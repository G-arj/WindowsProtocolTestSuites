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1920518" w:displacedByCustomXml="next"/>
    <w:sdt>
      <w:sdtPr>
        <w:rPr>
          <w:rFonts w:ascii="Verdana" w:hAnsi="Verdana" w:cs="Times New Roman"/>
          <w:sz w:val="18"/>
          <w:szCs w:val="24"/>
        </w:rPr>
        <w:id w:val="901247320"/>
        <w:docPartObj>
          <w:docPartGallery w:val="Cover Pages"/>
          <w:docPartUnique/>
        </w:docPartObj>
      </w:sdtPr>
      <w:sdtEndPr/>
      <w:sdtContent>
        <w:p w14:paraId="7C081424" w14:textId="38F7895E" w:rsidR="00A27717" w:rsidRDefault="00A27717" w:rsidP="009D162B">
          <w:pPr>
            <w:pStyle w:val="NormalLineSpacing"/>
          </w:pPr>
          <w:r>
            <w:rPr>
              <w:noProof/>
            </w:rPr>
            <mc:AlternateContent>
              <mc:Choice Requires="wpg">
                <w:drawing>
                  <wp:anchor distT="0" distB="0" distL="114300" distR="114300" simplePos="0" relativeHeight="251658243" behindDoc="0" locked="0" layoutInCell="1" allowOverlap="1" wp14:anchorId="5CF99D4A" wp14:editId="6F14159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DFC6F9" id="Group 149" o:spid="_x0000_s1026" style="position:absolute;margin-left:0;margin-top:0;width:8in;height:95.7pt;z-index:25165824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708D4FC4" wp14:editId="783A139A">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1F3864" w:themeColor="accent1" w:themeShade="80"/>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FF84210" w14:textId="3D2E44F6" w:rsidR="00B975AA" w:rsidRPr="002E5560" w:rsidRDefault="00B975AA">
                                    <w:pPr>
                                      <w:pStyle w:val="NoSpacing"/>
                                      <w:jc w:val="right"/>
                                      <w:rPr>
                                        <w:color w:val="1F3864" w:themeColor="accent1" w:themeShade="80"/>
                                        <w:sz w:val="28"/>
                                        <w:szCs w:val="28"/>
                                      </w:rPr>
                                    </w:pPr>
                                    <w:r w:rsidRPr="002E5560">
                                      <w:rPr>
                                        <w:color w:val="1F3864" w:themeColor="accent1" w:themeShade="80"/>
                                        <w:sz w:val="28"/>
                                        <w:szCs w:val="28"/>
                                      </w:rPr>
                                      <w:t>Greg Gille</w:t>
                                    </w:r>
                                  </w:p>
                                </w:sdtContent>
                              </w:sdt>
                              <w:p w14:paraId="420B2439" w14:textId="6FE7534F" w:rsidR="00B975AA" w:rsidRPr="002E5560" w:rsidRDefault="00D8682D">
                                <w:pPr>
                                  <w:pStyle w:val="NoSpacing"/>
                                  <w:jc w:val="right"/>
                                  <w:rPr>
                                    <w:color w:val="1F3864" w:themeColor="accent1" w:themeShade="80"/>
                                    <w:sz w:val="18"/>
                                    <w:szCs w:val="18"/>
                                  </w:rPr>
                                </w:pPr>
                                <w:sdt>
                                  <w:sdtPr>
                                    <w:rPr>
                                      <w:color w:val="1F3864" w:themeColor="accent1" w:themeShade="80"/>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975AA" w:rsidRPr="002E5560">
                                      <w:rPr>
                                        <w:color w:val="1F3864" w:themeColor="accent1" w:themeShade="80"/>
                                        <w:sz w:val="18"/>
                                        <w:szCs w:val="18"/>
                                      </w:rPr>
                                      <w:t>greggill@microsoft.com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08D4FC4"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1F3864" w:themeColor="accent1" w:themeShade="80"/>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FF84210" w14:textId="3D2E44F6" w:rsidR="00B975AA" w:rsidRPr="002E5560" w:rsidRDefault="00B975AA">
                              <w:pPr>
                                <w:pStyle w:val="NoSpacing"/>
                                <w:jc w:val="right"/>
                                <w:rPr>
                                  <w:color w:val="1F3864" w:themeColor="accent1" w:themeShade="80"/>
                                  <w:sz w:val="28"/>
                                  <w:szCs w:val="28"/>
                                </w:rPr>
                              </w:pPr>
                              <w:r w:rsidRPr="002E5560">
                                <w:rPr>
                                  <w:color w:val="1F3864" w:themeColor="accent1" w:themeShade="80"/>
                                  <w:sz w:val="28"/>
                                  <w:szCs w:val="28"/>
                                </w:rPr>
                                <w:t>Greg Gille</w:t>
                              </w:r>
                            </w:p>
                          </w:sdtContent>
                        </w:sdt>
                        <w:p w14:paraId="420B2439" w14:textId="6FE7534F" w:rsidR="00B975AA" w:rsidRPr="002E5560" w:rsidRDefault="00D8682D">
                          <w:pPr>
                            <w:pStyle w:val="NoSpacing"/>
                            <w:jc w:val="right"/>
                            <w:rPr>
                              <w:color w:val="1F3864" w:themeColor="accent1" w:themeShade="80"/>
                              <w:sz w:val="18"/>
                              <w:szCs w:val="18"/>
                            </w:rPr>
                          </w:pPr>
                          <w:sdt>
                            <w:sdtPr>
                              <w:rPr>
                                <w:color w:val="1F3864" w:themeColor="accent1" w:themeShade="80"/>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975AA" w:rsidRPr="002E5560">
                                <w:rPr>
                                  <w:color w:val="1F3864" w:themeColor="accent1" w:themeShade="80"/>
                                  <w:sz w:val="18"/>
                                  <w:szCs w:val="18"/>
                                </w:rPr>
                                <w:t>greggill@microsoft.com</w:t>
                              </w:r>
                            </w:sdtContent>
                          </w:sdt>
                        </w:p>
                      </w:txbxContent>
                    </v:textbox>
                    <w10:wrap type="square" anchorx="page" anchory="page"/>
                  </v:shape>
                </w:pict>
              </mc:Fallback>
            </mc:AlternateContent>
          </w:r>
        </w:p>
        <w:p w14:paraId="31BBA210" w14:textId="0B5DB01F" w:rsidR="00A27717" w:rsidRDefault="00A27717">
          <w:pPr>
            <w:spacing w:before="0" w:after="0"/>
            <w:rPr>
              <w:rFonts w:ascii="Candara" w:eastAsia="Times New Roman" w:hAnsi="Candara" w:cs="Segoe UI"/>
              <w:color w:val="24292E"/>
              <w:sz w:val="22"/>
              <w:szCs w:val="21"/>
              <w:lang w:val="en"/>
            </w:rPr>
          </w:pPr>
          <w:r>
            <w:rPr>
              <w:noProof/>
            </w:rPr>
            <mc:AlternateContent>
              <mc:Choice Requires="wps">
                <w:drawing>
                  <wp:anchor distT="0" distB="0" distL="114300" distR="114300" simplePos="0" relativeHeight="251658242" behindDoc="0" locked="0" layoutInCell="1" allowOverlap="1" wp14:anchorId="670EEF75" wp14:editId="7F233C14">
                    <wp:simplePos x="0" y="0"/>
                    <wp:positionH relativeFrom="margin">
                      <wp:align>center</wp:align>
                    </wp:positionH>
                    <wp:positionV relativeFrom="page">
                      <wp:posOffset>6131422</wp:posOffset>
                    </wp:positionV>
                    <wp:extent cx="7315200" cy="1009650"/>
                    <wp:effectExtent l="0" t="0" r="0" b="254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23CF45" w14:textId="14848A54" w:rsidR="00B975AA" w:rsidRPr="002E5560" w:rsidRDefault="00B975AA">
                                <w:pPr>
                                  <w:pStyle w:val="NoSpacing"/>
                                  <w:jc w:val="right"/>
                                  <w:rPr>
                                    <w:color w:val="1F3864" w:themeColor="accent1" w:themeShade="80"/>
                                    <w:sz w:val="28"/>
                                    <w:szCs w:val="28"/>
                                  </w:rPr>
                                </w:pPr>
                                <w:r w:rsidRPr="002E5560">
                                  <w:rPr>
                                    <w:color w:val="1F3864" w:themeColor="accent1" w:themeShade="80"/>
                                    <w:sz w:val="28"/>
                                    <w:szCs w:val="28"/>
                                  </w:rPr>
                                  <w:t>Abstract</w:t>
                                </w:r>
                              </w:p>
                              <w:p w14:paraId="3BBB81CC" w14:textId="2CA5EE78" w:rsidR="00B975AA" w:rsidRPr="002E5560" w:rsidRDefault="00B975AA">
                                <w:pPr>
                                  <w:pStyle w:val="NoSpacing"/>
                                  <w:jc w:val="right"/>
                                  <w:rPr>
                                    <w:color w:val="1F3864" w:themeColor="accent1" w:themeShade="80"/>
                                  </w:rPr>
                                </w:pPr>
                                <w:r w:rsidRPr="002E5560">
                                  <w:rPr>
                                    <w:color w:val="1F3864" w:themeColor="accent1" w:themeShade="80"/>
                                  </w:rPr>
                                  <w:t>Revised 9-2020</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0ED339E0" w14:textId="2F4EE40A" w:rsidR="00B975AA" w:rsidRDefault="00B975AA">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70EEF75" id="Text Box 153" o:spid="_x0000_s1027" type="#_x0000_t202" style="position:absolute;margin-left:0;margin-top:482.8pt;width:8in;height:79.5pt;z-index:25165824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" filled="f" stroked="f" strokeweight=".5pt">
                    <v:textbox style="mso-fit-shape-to-text:t" inset="126pt,0,54pt,0">
                      <w:txbxContent>
                        <w:p w14:paraId="0E23CF45" w14:textId="14848A54" w:rsidR="00B975AA" w:rsidRPr="002E5560" w:rsidRDefault="00B975AA">
                          <w:pPr>
                            <w:pStyle w:val="NoSpacing"/>
                            <w:jc w:val="right"/>
                            <w:rPr>
                              <w:color w:val="1F3864" w:themeColor="accent1" w:themeShade="80"/>
                              <w:sz w:val="28"/>
                              <w:szCs w:val="28"/>
                            </w:rPr>
                          </w:pPr>
                          <w:r w:rsidRPr="002E5560">
                            <w:rPr>
                              <w:color w:val="1F3864" w:themeColor="accent1" w:themeShade="80"/>
                              <w:sz w:val="28"/>
                              <w:szCs w:val="28"/>
                            </w:rPr>
                            <w:t>Abstract</w:t>
                          </w:r>
                        </w:p>
                        <w:p w14:paraId="3BBB81CC" w14:textId="2CA5EE78" w:rsidR="00B975AA" w:rsidRPr="002E5560" w:rsidRDefault="00B975AA">
                          <w:pPr>
                            <w:pStyle w:val="NoSpacing"/>
                            <w:jc w:val="right"/>
                            <w:rPr>
                              <w:color w:val="1F3864" w:themeColor="accent1" w:themeShade="80"/>
                            </w:rPr>
                          </w:pPr>
                          <w:r w:rsidRPr="002E5560">
                            <w:rPr>
                              <w:color w:val="1F3864" w:themeColor="accent1" w:themeShade="80"/>
                            </w:rPr>
                            <w:t>Revised 9-2020</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0ED339E0" w14:textId="2F4EE40A" w:rsidR="00B975AA" w:rsidRDefault="00B975AA">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8240" behindDoc="0" locked="0" layoutInCell="1" allowOverlap="1" wp14:anchorId="3C7724A3" wp14:editId="31BDF7D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2115185"/>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5043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5A395D" w14:textId="628C63B3" w:rsidR="00B975AA" w:rsidRPr="0031334C" w:rsidRDefault="00B975AA" w:rsidP="00A27717">
                                <w:pPr>
                                  <w:pStyle w:val="BodyText"/>
                                  <w:ind w:left="144"/>
                                  <w:rPr>
                                    <w:b/>
                                    <w:bCs/>
                                    <w:color w:val="1F3864" w:themeColor="accent1" w:themeShade="80"/>
                                    <w:sz w:val="56"/>
                                    <w:szCs w:val="56"/>
                                  </w:rPr>
                                </w:pPr>
                                <w:r w:rsidRPr="0031334C">
                                  <w:rPr>
                                    <w:b/>
                                    <w:bCs/>
                                    <w:color w:val="1F3864" w:themeColor="accent1" w:themeShade="80"/>
                                    <w:sz w:val="56"/>
                                    <w:szCs w:val="56"/>
                                  </w:rPr>
                                  <w:t>RDP Client Test Suite User Guide</w:t>
                                </w:r>
                              </w:p>
                              <w:p w14:paraId="4457AD61" w14:textId="3270BA09" w:rsidR="00B975AA" w:rsidRPr="0031334C" w:rsidRDefault="00B975AA" w:rsidP="00AE7A1C">
                                <w:pPr>
                                  <w:ind w:left="1890" w:right="78"/>
                                  <w:rPr>
                                    <w:smallCaps/>
                                    <w:color w:val="1F3864" w:themeColor="accent1" w:themeShade="80"/>
                                    <w:sz w:val="28"/>
                                    <w:szCs w:val="28"/>
                                  </w:rPr>
                                </w:pPr>
                                <w:r w:rsidRPr="0031334C">
                                  <w:rPr>
                                    <w:color w:val="1F3864" w:themeColor="accent1" w:themeShade="80"/>
                                    <w:sz w:val="28"/>
                                    <w:szCs w:val="28"/>
                                  </w:rPr>
                                  <w:t>Installation, Configuration, Test Execution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C7724A3" id="Text Box 154" o:spid="_x0000_s1028" type="#_x0000_t202" style="position:absolute;margin-left:0;margin-top:0;width:8in;height:166.55pt;z-index:251658240;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" filled="f" stroked="f" strokeweight=".5pt">
                    <v:textbox inset="126pt,0,54pt,0">
                      <w:txbxContent>
                        <w:p w14:paraId="745A395D" w14:textId="628C63B3" w:rsidR="00B975AA" w:rsidRPr="0031334C" w:rsidRDefault="00B975AA" w:rsidP="00A27717">
                          <w:pPr>
                            <w:pStyle w:val="BodyText"/>
                            <w:ind w:left="144"/>
                            <w:rPr>
                              <w:b/>
                              <w:bCs/>
                              <w:color w:val="1F3864" w:themeColor="accent1" w:themeShade="80"/>
                              <w:sz w:val="56"/>
                              <w:szCs w:val="56"/>
                            </w:rPr>
                          </w:pPr>
                          <w:r w:rsidRPr="0031334C">
                            <w:rPr>
                              <w:b/>
                              <w:bCs/>
                              <w:color w:val="1F3864" w:themeColor="accent1" w:themeShade="80"/>
                              <w:sz w:val="56"/>
                              <w:szCs w:val="56"/>
                            </w:rPr>
                            <w:t>RDP Client Test Suite User Guide</w:t>
                          </w:r>
                        </w:p>
                        <w:p w14:paraId="4457AD61" w14:textId="3270BA09" w:rsidR="00B975AA" w:rsidRPr="0031334C" w:rsidRDefault="00B975AA" w:rsidP="00AE7A1C">
                          <w:pPr>
                            <w:ind w:left="1890" w:right="78"/>
                            <w:rPr>
                              <w:smallCaps/>
                              <w:color w:val="1F3864" w:themeColor="accent1" w:themeShade="80"/>
                              <w:sz w:val="28"/>
                              <w:szCs w:val="28"/>
                            </w:rPr>
                          </w:pPr>
                          <w:r w:rsidRPr="0031334C">
                            <w:rPr>
                              <w:color w:val="1F3864" w:themeColor="accent1" w:themeShade="80"/>
                              <w:sz w:val="28"/>
                              <w:szCs w:val="28"/>
                            </w:rPr>
                            <w:t>Installation, Configuration, Test Execution</w:t>
                          </w:r>
                        </w:p>
                      </w:txbxContent>
                    </v:textbox>
                    <w10:wrap type="square" anchorx="page" anchory="page"/>
                  </v:shape>
                </w:pict>
              </mc:Fallback>
            </mc:AlternateContent>
          </w:r>
          <w:r>
            <w:br w:type="page"/>
          </w:r>
        </w:p>
      </w:sdtContent>
    </w:sdt>
    <w:bookmarkEnd w:id="0"/>
    <w:p w14:paraId="09972679" w14:textId="77777777" w:rsidR="00FD4219" w:rsidRDefault="00FD4219" w:rsidP="00FD4219">
      <w:pPr>
        <w:pStyle w:val="BodyTextSpacer"/>
      </w:pPr>
    </w:p>
    <w:p w14:paraId="35FDE090" w14:textId="0596E9E2" w:rsidR="00C72101" w:rsidRPr="00837187" w:rsidRDefault="00026B75" w:rsidP="00C72101">
      <w:pPr>
        <w:pStyle w:val="BodyText"/>
        <w:rPr>
          <w:b/>
          <w:bCs/>
          <w:color w:val="1F3864" w:themeColor="accent1" w:themeShade="80"/>
          <w:sz w:val="32"/>
          <w:szCs w:val="32"/>
        </w:rPr>
      </w:pPr>
      <w:r w:rsidRPr="00837187">
        <w:rPr>
          <w:b/>
          <w:bCs/>
          <w:color w:val="1F3864" w:themeColor="accent1" w:themeShade="80"/>
          <w:sz w:val="32"/>
          <w:szCs w:val="32"/>
        </w:rPr>
        <w:t>Table of Contents</w:t>
      </w:r>
    </w:p>
    <w:p w14:paraId="67A5CDA0" w14:textId="5140A728" w:rsidR="008F45CC" w:rsidRDefault="003152AA">
      <w:pPr>
        <w:pStyle w:val="TOC1"/>
        <w:rPr>
          <w:rFonts w:asciiTheme="minorHAnsi" w:eastAsiaTheme="minorEastAsia" w:hAnsiTheme="minorHAnsi" w:cstheme="minorBidi"/>
          <w:b w:val="0"/>
          <w:bCs w:val="0"/>
          <w:noProof/>
          <w:sz w:val="22"/>
          <w:szCs w:val="22"/>
          <w:lang w:eastAsia="zh-CN"/>
        </w:rPr>
      </w:pPr>
      <w:r w:rsidRPr="004E7E45">
        <w:rPr>
          <w:rFonts w:ascii="Candara" w:hAnsi="Candara"/>
          <w:sz w:val="22"/>
          <w:szCs w:val="22"/>
          <w:lang w:val="en"/>
        </w:rPr>
        <w:fldChar w:fldCharType="begin"/>
      </w:r>
      <w:r w:rsidRPr="004E7E45">
        <w:rPr>
          <w:rFonts w:ascii="Candara" w:hAnsi="Candara"/>
          <w:sz w:val="22"/>
          <w:szCs w:val="22"/>
          <w:lang w:val="en"/>
        </w:rPr>
        <w:instrText xml:space="preserve"> TOC \o "1-4" \h \z \u </w:instrText>
      </w:r>
      <w:r w:rsidRPr="004E7E45">
        <w:rPr>
          <w:rFonts w:ascii="Candara" w:hAnsi="Candara"/>
          <w:sz w:val="22"/>
          <w:szCs w:val="22"/>
          <w:lang w:val="en"/>
        </w:rPr>
        <w:fldChar w:fldCharType="separate"/>
      </w:r>
      <w:hyperlink w:anchor="_Toc67404976" w:history="1">
        <w:r w:rsidR="008F45CC" w:rsidRPr="00717A12">
          <w:rPr>
            <w:rStyle w:val="Hyperlink"/>
            <w:noProof/>
          </w:rPr>
          <w:t>Introduction</w:t>
        </w:r>
        <w:r w:rsidR="008F45CC">
          <w:rPr>
            <w:noProof/>
            <w:webHidden/>
          </w:rPr>
          <w:tab/>
        </w:r>
        <w:r w:rsidR="008F45CC">
          <w:rPr>
            <w:noProof/>
            <w:webHidden/>
          </w:rPr>
          <w:fldChar w:fldCharType="begin"/>
        </w:r>
        <w:r w:rsidR="008F45CC">
          <w:rPr>
            <w:noProof/>
            <w:webHidden/>
          </w:rPr>
          <w:instrText xml:space="preserve"> PAGEREF _Toc67404976 \h </w:instrText>
        </w:r>
        <w:r w:rsidR="008F45CC">
          <w:rPr>
            <w:noProof/>
            <w:webHidden/>
          </w:rPr>
        </w:r>
        <w:r w:rsidR="008F45CC">
          <w:rPr>
            <w:noProof/>
            <w:webHidden/>
          </w:rPr>
          <w:fldChar w:fldCharType="separate"/>
        </w:r>
        <w:r w:rsidR="008F45CC">
          <w:rPr>
            <w:noProof/>
            <w:webHidden/>
          </w:rPr>
          <w:t>4</w:t>
        </w:r>
        <w:r w:rsidR="008F45CC">
          <w:rPr>
            <w:noProof/>
            <w:webHidden/>
          </w:rPr>
          <w:fldChar w:fldCharType="end"/>
        </w:r>
      </w:hyperlink>
    </w:p>
    <w:p w14:paraId="5ECE57D4" w14:textId="5F0E6E4B" w:rsidR="008F45CC" w:rsidRDefault="00D8682D">
      <w:pPr>
        <w:pStyle w:val="TOC1"/>
        <w:rPr>
          <w:rFonts w:asciiTheme="minorHAnsi" w:eastAsiaTheme="minorEastAsia" w:hAnsiTheme="minorHAnsi" w:cstheme="minorBidi"/>
          <w:b w:val="0"/>
          <w:bCs w:val="0"/>
          <w:noProof/>
          <w:sz w:val="22"/>
          <w:szCs w:val="22"/>
          <w:lang w:eastAsia="zh-CN"/>
        </w:rPr>
      </w:pPr>
      <w:hyperlink w:anchor="_Toc67404977" w:history="1">
        <w:r w:rsidR="008F45CC" w:rsidRPr="00717A12">
          <w:rPr>
            <w:rStyle w:val="Hyperlink"/>
            <w:noProof/>
            <w:lang w:val="en"/>
          </w:rPr>
          <w:t>Getting Started with RDP Client Test Suite</w:t>
        </w:r>
        <w:r w:rsidR="008F45CC">
          <w:rPr>
            <w:noProof/>
            <w:webHidden/>
          </w:rPr>
          <w:tab/>
        </w:r>
        <w:r w:rsidR="008F45CC">
          <w:rPr>
            <w:noProof/>
            <w:webHidden/>
          </w:rPr>
          <w:fldChar w:fldCharType="begin"/>
        </w:r>
        <w:r w:rsidR="008F45CC">
          <w:rPr>
            <w:noProof/>
            <w:webHidden/>
          </w:rPr>
          <w:instrText xml:space="preserve"> PAGEREF _Toc67404977 \h </w:instrText>
        </w:r>
        <w:r w:rsidR="008F45CC">
          <w:rPr>
            <w:noProof/>
            <w:webHidden/>
          </w:rPr>
        </w:r>
        <w:r w:rsidR="008F45CC">
          <w:rPr>
            <w:noProof/>
            <w:webHidden/>
          </w:rPr>
          <w:fldChar w:fldCharType="separate"/>
        </w:r>
        <w:r w:rsidR="008F45CC">
          <w:rPr>
            <w:noProof/>
            <w:webHidden/>
          </w:rPr>
          <w:t>5</w:t>
        </w:r>
        <w:r w:rsidR="008F45CC">
          <w:rPr>
            <w:noProof/>
            <w:webHidden/>
          </w:rPr>
          <w:fldChar w:fldCharType="end"/>
        </w:r>
      </w:hyperlink>
    </w:p>
    <w:p w14:paraId="2D0C3EA7" w14:textId="619F7858" w:rsidR="008F45CC" w:rsidRDefault="00D8682D">
      <w:pPr>
        <w:pStyle w:val="TOC2"/>
        <w:rPr>
          <w:rFonts w:asciiTheme="minorHAnsi" w:eastAsiaTheme="minorEastAsia" w:hAnsiTheme="minorHAnsi" w:cstheme="minorBidi"/>
          <w:noProof/>
          <w:sz w:val="22"/>
          <w:szCs w:val="22"/>
          <w:lang w:eastAsia="zh-CN"/>
        </w:rPr>
      </w:pPr>
      <w:hyperlink w:anchor="_Toc67404978" w:history="1">
        <w:r w:rsidR="008F45CC" w:rsidRPr="00717A12">
          <w:rPr>
            <w:rStyle w:val="Hyperlink"/>
            <w:noProof/>
            <w:lang w:val="en"/>
          </w:rPr>
          <w:t>License Information</w:t>
        </w:r>
        <w:r w:rsidR="008F45CC">
          <w:rPr>
            <w:noProof/>
            <w:webHidden/>
          </w:rPr>
          <w:tab/>
        </w:r>
        <w:r w:rsidR="008F45CC">
          <w:rPr>
            <w:noProof/>
            <w:webHidden/>
          </w:rPr>
          <w:fldChar w:fldCharType="begin"/>
        </w:r>
        <w:r w:rsidR="008F45CC">
          <w:rPr>
            <w:noProof/>
            <w:webHidden/>
          </w:rPr>
          <w:instrText xml:space="preserve"> PAGEREF _Toc67404978 \h </w:instrText>
        </w:r>
        <w:r w:rsidR="008F45CC">
          <w:rPr>
            <w:noProof/>
            <w:webHidden/>
          </w:rPr>
        </w:r>
        <w:r w:rsidR="008F45CC">
          <w:rPr>
            <w:noProof/>
            <w:webHidden/>
          </w:rPr>
          <w:fldChar w:fldCharType="separate"/>
        </w:r>
        <w:r w:rsidR="008F45CC">
          <w:rPr>
            <w:noProof/>
            <w:webHidden/>
          </w:rPr>
          <w:t>5</w:t>
        </w:r>
        <w:r w:rsidR="008F45CC">
          <w:rPr>
            <w:noProof/>
            <w:webHidden/>
          </w:rPr>
          <w:fldChar w:fldCharType="end"/>
        </w:r>
      </w:hyperlink>
    </w:p>
    <w:p w14:paraId="49CC4FF4" w14:textId="3CFA9A65" w:rsidR="008F45CC" w:rsidRDefault="00D8682D">
      <w:pPr>
        <w:pStyle w:val="TOC2"/>
        <w:rPr>
          <w:rFonts w:asciiTheme="minorHAnsi" w:eastAsiaTheme="minorEastAsia" w:hAnsiTheme="minorHAnsi" w:cstheme="minorBidi"/>
          <w:noProof/>
          <w:sz w:val="22"/>
          <w:szCs w:val="22"/>
          <w:lang w:eastAsia="zh-CN"/>
        </w:rPr>
      </w:pPr>
      <w:hyperlink w:anchor="_Toc67404979" w:history="1">
        <w:r w:rsidR="008F45CC" w:rsidRPr="00717A12">
          <w:rPr>
            <w:rStyle w:val="Hyperlink"/>
            <w:noProof/>
            <w:lang w:val="en"/>
          </w:rPr>
          <w:t>Further Assistance</w:t>
        </w:r>
        <w:r w:rsidR="008F45CC">
          <w:rPr>
            <w:noProof/>
            <w:webHidden/>
          </w:rPr>
          <w:tab/>
        </w:r>
        <w:r w:rsidR="008F45CC">
          <w:rPr>
            <w:noProof/>
            <w:webHidden/>
          </w:rPr>
          <w:fldChar w:fldCharType="begin"/>
        </w:r>
        <w:r w:rsidR="008F45CC">
          <w:rPr>
            <w:noProof/>
            <w:webHidden/>
          </w:rPr>
          <w:instrText xml:space="preserve"> PAGEREF _Toc67404979 \h </w:instrText>
        </w:r>
        <w:r w:rsidR="008F45CC">
          <w:rPr>
            <w:noProof/>
            <w:webHidden/>
          </w:rPr>
        </w:r>
        <w:r w:rsidR="008F45CC">
          <w:rPr>
            <w:noProof/>
            <w:webHidden/>
          </w:rPr>
          <w:fldChar w:fldCharType="separate"/>
        </w:r>
        <w:r w:rsidR="008F45CC">
          <w:rPr>
            <w:noProof/>
            <w:webHidden/>
          </w:rPr>
          <w:t>5</w:t>
        </w:r>
        <w:r w:rsidR="008F45CC">
          <w:rPr>
            <w:noProof/>
            <w:webHidden/>
          </w:rPr>
          <w:fldChar w:fldCharType="end"/>
        </w:r>
      </w:hyperlink>
    </w:p>
    <w:p w14:paraId="3E2421D3" w14:textId="6528D496" w:rsidR="008F45CC" w:rsidRDefault="00D8682D">
      <w:pPr>
        <w:pStyle w:val="TOC2"/>
        <w:rPr>
          <w:rFonts w:asciiTheme="minorHAnsi" w:eastAsiaTheme="minorEastAsia" w:hAnsiTheme="minorHAnsi" w:cstheme="minorBidi"/>
          <w:noProof/>
          <w:sz w:val="22"/>
          <w:szCs w:val="22"/>
          <w:lang w:eastAsia="zh-CN"/>
        </w:rPr>
      </w:pPr>
      <w:hyperlink w:anchor="_Toc67404980" w:history="1">
        <w:r w:rsidR="008F45CC" w:rsidRPr="00717A12">
          <w:rPr>
            <w:rStyle w:val="Hyperlink"/>
            <w:noProof/>
            <w:lang w:val="en"/>
          </w:rPr>
          <w:t>RDP Client Test Suite Setup Overview</w:t>
        </w:r>
        <w:r w:rsidR="008F45CC">
          <w:rPr>
            <w:noProof/>
            <w:webHidden/>
          </w:rPr>
          <w:tab/>
        </w:r>
        <w:r w:rsidR="008F45CC">
          <w:rPr>
            <w:noProof/>
            <w:webHidden/>
          </w:rPr>
          <w:fldChar w:fldCharType="begin"/>
        </w:r>
        <w:r w:rsidR="008F45CC">
          <w:rPr>
            <w:noProof/>
            <w:webHidden/>
          </w:rPr>
          <w:instrText xml:space="preserve"> PAGEREF _Toc67404980 \h </w:instrText>
        </w:r>
        <w:r w:rsidR="008F45CC">
          <w:rPr>
            <w:noProof/>
            <w:webHidden/>
          </w:rPr>
        </w:r>
        <w:r w:rsidR="008F45CC">
          <w:rPr>
            <w:noProof/>
            <w:webHidden/>
          </w:rPr>
          <w:fldChar w:fldCharType="separate"/>
        </w:r>
        <w:r w:rsidR="008F45CC">
          <w:rPr>
            <w:noProof/>
            <w:webHidden/>
          </w:rPr>
          <w:t>5</w:t>
        </w:r>
        <w:r w:rsidR="008F45CC">
          <w:rPr>
            <w:noProof/>
            <w:webHidden/>
          </w:rPr>
          <w:fldChar w:fldCharType="end"/>
        </w:r>
      </w:hyperlink>
    </w:p>
    <w:p w14:paraId="0B3281DC" w14:textId="76242214" w:rsidR="008F45CC" w:rsidRDefault="00D8682D">
      <w:pPr>
        <w:pStyle w:val="TOC3"/>
        <w:rPr>
          <w:rFonts w:asciiTheme="minorHAnsi" w:eastAsiaTheme="minorEastAsia" w:hAnsiTheme="minorHAnsi" w:cstheme="minorBidi"/>
          <w:noProof/>
          <w:sz w:val="22"/>
          <w:szCs w:val="22"/>
          <w:lang w:eastAsia="zh-CN"/>
        </w:rPr>
      </w:pPr>
      <w:hyperlink w:anchor="_Toc67404981" w:history="1">
        <w:r w:rsidR="008F45CC" w:rsidRPr="00717A12">
          <w:rPr>
            <w:rStyle w:val="Hyperlink"/>
            <w:noProof/>
          </w:rPr>
          <w:t>Choosing the RDP Test Case Execution Method</w:t>
        </w:r>
        <w:r w:rsidR="008F45CC">
          <w:rPr>
            <w:noProof/>
            <w:webHidden/>
          </w:rPr>
          <w:tab/>
        </w:r>
        <w:r w:rsidR="008F45CC">
          <w:rPr>
            <w:noProof/>
            <w:webHidden/>
          </w:rPr>
          <w:fldChar w:fldCharType="begin"/>
        </w:r>
        <w:r w:rsidR="008F45CC">
          <w:rPr>
            <w:noProof/>
            <w:webHidden/>
          </w:rPr>
          <w:instrText xml:space="preserve"> PAGEREF _Toc67404981 \h </w:instrText>
        </w:r>
        <w:r w:rsidR="008F45CC">
          <w:rPr>
            <w:noProof/>
            <w:webHidden/>
          </w:rPr>
        </w:r>
        <w:r w:rsidR="008F45CC">
          <w:rPr>
            <w:noProof/>
            <w:webHidden/>
          </w:rPr>
          <w:fldChar w:fldCharType="separate"/>
        </w:r>
        <w:r w:rsidR="008F45CC">
          <w:rPr>
            <w:noProof/>
            <w:webHidden/>
          </w:rPr>
          <w:t>7</w:t>
        </w:r>
        <w:r w:rsidR="008F45CC">
          <w:rPr>
            <w:noProof/>
            <w:webHidden/>
          </w:rPr>
          <w:fldChar w:fldCharType="end"/>
        </w:r>
      </w:hyperlink>
    </w:p>
    <w:p w14:paraId="2BAC7F1C" w14:textId="1B80B685" w:rsidR="008F45CC" w:rsidRDefault="00D8682D">
      <w:pPr>
        <w:pStyle w:val="TOC1"/>
        <w:rPr>
          <w:rFonts w:asciiTheme="minorHAnsi" w:eastAsiaTheme="minorEastAsia" w:hAnsiTheme="minorHAnsi" w:cstheme="minorBidi"/>
          <w:b w:val="0"/>
          <w:bCs w:val="0"/>
          <w:noProof/>
          <w:sz w:val="22"/>
          <w:szCs w:val="22"/>
          <w:lang w:eastAsia="zh-CN"/>
        </w:rPr>
      </w:pPr>
      <w:hyperlink w:anchor="_Toc67404982" w:history="1">
        <w:r w:rsidR="008F45CC" w:rsidRPr="00717A12">
          <w:rPr>
            <w:rStyle w:val="Hyperlink"/>
            <w:noProof/>
            <w:lang w:val="en"/>
          </w:rPr>
          <w:t>Test Environment Requirements</w:t>
        </w:r>
        <w:r w:rsidR="008F45CC">
          <w:rPr>
            <w:noProof/>
            <w:webHidden/>
          </w:rPr>
          <w:tab/>
        </w:r>
        <w:r w:rsidR="008F45CC">
          <w:rPr>
            <w:noProof/>
            <w:webHidden/>
          </w:rPr>
          <w:fldChar w:fldCharType="begin"/>
        </w:r>
        <w:r w:rsidR="008F45CC">
          <w:rPr>
            <w:noProof/>
            <w:webHidden/>
          </w:rPr>
          <w:instrText xml:space="preserve"> PAGEREF _Toc67404982 \h </w:instrText>
        </w:r>
        <w:r w:rsidR="008F45CC">
          <w:rPr>
            <w:noProof/>
            <w:webHidden/>
          </w:rPr>
        </w:r>
        <w:r w:rsidR="008F45CC">
          <w:rPr>
            <w:noProof/>
            <w:webHidden/>
          </w:rPr>
          <w:fldChar w:fldCharType="separate"/>
        </w:r>
        <w:r w:rsidR="008F45CC">
          <w:rPr>
            <w:noProof/>
            <w:webHidden/>
          </w:rPr>
          <w:t>8</w:t>
        </w:r>
        <w:r w:rsidR="008F45CC">
          <w:rPr>
            <w:noProof/>
            <w:webHidden/>
          </w:rPr>
          <w:fldChar w:fldCharType="end"/>
        </w:r>
      </w:hyperlink>
    </w:p>
    <w:p w14:paraId="139512C4" w14:textId="35EE4534" w:rsidR="008F45CC" w:rsidRDefault="00D8682D">
      <w:pPr>
        <w:pStyle w:val="TOC2"/>
        <w:rPr>
          <w:rFonts w:asciiTheme="minorHAnsi" w:eastAsiaTheme="minorEastAsia" w:hAnsiTheme="minorHAnsi" w:cstheme="minorBidi"/>
          <w:noProof/>
          <w:sz w:val="22"/>
          <w:szCs w:val="22"/>
          <w:lang w:eastAsia="zh-CN"/>
        </w:rPr>
      </w:pPr>
      <w:hyperlink w:anchor="_Toc67404983" w:history="1">
        <w:r w:rsidR="008F45CC" w:rsidRPr="00717A12">
          <w:rPr>
            <w:rStyle w:val="Hyperlink"/>
            <w:noProof/>
            <w:lang w:val="en"/>
          </w:rPr>
          <w:t>Test Environment Computer Requirements</w:t>
        </w:r>
        <w:r w:rsidR="008F45CC">
          <w:rPr>
            <w:noProof/>
            <w:webHidden/>
          </w:rPr>
          <w:tab/>
        </w:r>
        <w:r w:rsidR="008F45CC">
          <w:rPr>
            <w:noProof/>
            <w:webHidden/>
          </w:rPr>
          <w:fldChar w:fldCharType="begin"/>
        </w:r>
        <w:r w:rsidR="008F45CC">
          <w:rPr>
            <w:noProof/>
            <w:webHidden/>
          </w:rPr>
          <w:instrText xml:space="preserve"> PAGEREF _Toc67404983 \h </w:instrText>
        </w:r>
        <w:r w:rsidR="008F45CC">
          <w:rPr>
            <w:noProof/>
            <w:webHidden/>
          </w:rPr>
        </w:r>
        <w:r w:rsidR="008F45CC">
          <w:rPr>
            <w:noProof/>
            <w:webHidden/>
          </w:rPr>
          <w:fldChar w:fldCharType="separate"/>
        </w:r>
        <w:r w:rsidR="008F45CC">
          <w:rPr>
            <w:noProof/>
            <w:webHidden/>
          </w:rPr>
          <w:t>9</w:t>
        </w:r>
        <w:r w:rsidR="008F45CC">
          <w:rPr>
            <w:noProof/>
            <w:webHidden/>
          </w:rPr>
          <w:fldChar w:fldCharType="end"/>
        </w:r>
      </w:hyperlink>
    </w:p>
    <w:p w14:paraId="58FDA884" w14:textId="3DCEFB10" w:rsidR="008F45CC" w:rsidRDefault="00D8682D">
      <w:pPr>
        <w:pStyle w:val="TOC3"/>
        <w:rPr>
          <w:rFonts w:asciiTheme="minorHAnsi" w:eastAsiaTheme="minorEastAsia" w:hAnsiTheme="minorHAnsi" w:cstheme="minorBidi"/>
          <w:noProof/>
          <w:sz w:val="22"/>
          <w:szCs w:val="22"/>
          <w:lang w:eastAsia="zh-CN"/>
        </w:rPr>
      </w:pPr>
      <w:hyperlink w:anchor="_Toc67404984" w:history="1">
        <w:r w:rsidR="008F45CC" w:rsidRPr="00717A12">
          <w:rPr>
            <w:rStyle w:val="Hyperlink"/>
            <w:noProof/>
            <w:lang w:val="en"/>
          </w:rPr>
          <w:t>Driver Computer</w:t>
        </w:r>
        <w:r w:rsidR="008F45CC">
          <w:rPr>
            <w:noProof/>
            <w:webHidden/>
          </w:rPr>
          <w:tab/>
        </w:r>
        <w:r w:rsidR="008F45CC">
          <w:rPr>
            <w:noProof/>
            <w:webHidden/>
          </w:rPr>
          <w:fldChar w:fldCharType="begin"/>
        </w:r>
        <w:r w:rsidR="008F45CC">
          <w:rPr>
            <w:noProof/>
            <w:webHidden/>
          </w:rPr>
          <w:instrText xml:space="preserve"> PAGEREF _Toc67404984 \h </w:instrText>
        </w:r>
        <w:r w:rsidR="008F45CC">
          <w:rPr>
            <w:noProof/>
            <w:webHidden/>
          </w:rPr>
        </w:r>
        <w:r w:rsidR="008F45CC">
          <w:rPr>
            <w:noProof/>
            <w:webHidden/>
          </w:rPr>
          <w:fldChar w:fldCharType="separate"/>
        </w:r>
        <w:r w:rsidR="008F45CC">
          <w:rPr>
            <w:noProof/>
            <w:webHidden/>
          </w:rPr>
          <w:t>10</w:t>
        </w:r>
        <w:r w:rsidR="008F45CC">
          <w:rPr>
            <w:noProof/>
            <w:webHidden/>
          </w:rPr>
          <w:fldChar w:fldCharType="end"/>
        </w:r>
      </w:hyperlink>
    </w:p>
    <w:p w14:paraId="1636BC74" w14:textId="4F06EC66" w:rsidR="008F45CC" w:rsidRDefault="00D8682D">
      <w:pPr>
        <w:pStyle w:val="TOC3"/>
        <w:rPr>
          <w:rFonts w:asciiTheme="minorHAnsi" w:eastAsiaTheme="minorEastAsia" w:hAnsiTheme="minorHAnsi" w:cstheme="minorBidi"/>
          <w:noProof/>
          <w:sz w:val="22"/>
          <w:szCs w:val="22"/>
          <w:lang w:eastAsia="zh-CN"/>
        </w:rPr>
      </w:pPr>
      <w:hyperlink w:anchor="_Toc67404985" w:history="1">
        <w:r w:rsidR="008F45CC" w:rsidRPr="00717A12">
          <w:rPr>
            <w:rStyle w:val="Hyperlink"/>
            <w:noProof/>
            <w:lang w:val="en"/>
          </w:rPr>
          <w:t>System Under Test (SUT)</w:t>
        </w:r>
        <w:r w:rsidR="008F45CC">
          <w:rPr>
            <w:noProof/>
            <w:webHidden/>
          </w:rPr>
          <w:tab/>
        </w:r>
        <w:r w:rsidR="008F45CC">
          <w:rPr>
            <w:noProof/>
            <w:webHidden/>
          </w:rPr>
          <w:fldChar w:fldCharType="begin"/>
        </w:r>
        <w:r w:rsidR="008F45CC">
          <w:rPr>
            <w:noProof/>
            <w:webHidden/>
          </w:rPr>
          <w:instrText xml:space="preserve"> PAGEREF _Toc67404985 \h </w:instrText>
        </w:r>
        <w:r w:rsidR="008F45CC">
          <w:rPr>
            <w:noProof/>
            <w:webHidden/>
          </w:rPr>
        </w:r>
        <w:r w:rsidR="008F45CC">
          <w:rPr>
            <w:noProof/>
            <w:webHidden/>
          </w:rPr>
          <w:fldChar w:fldCharType="separate"/>
        </w:r>
        <w:r w:rsidR="008F45CC">
          <w:rPr>
            <w:noProof/>
            <w:webHidden/>
          </w:rPr>
          <w:t>11</w:t>
        </w:r>
        <w:r w:rsidR="008F45CC">
          <w:rPr>
            <w:noProof/>
            <w:webHidden/>
          </w:rPr>
          <w:fldChar w:fldCharType="end"/>
        </w:r>
      </w:hyperlink>
    </w:p>
    <w:p w14:paraId="4CE86237" w14:textId="60498FE7" w:rsidR="008F45CC" w:rsidRDefault="00D8682D">
      <w:pPr>
        <w:pStyle w:val="TOC3"/>
        <w:rPr>
          <w:rFonts w:asciiTheme="minorHAnsi" w:eastAsiaTheme="minorEastAsia" w:hAnsiTheme="minorHAnsi" w:cstheme="minorBidi"/>
          <w:noProof/>
          <w:sz w:val="22"/>
          <w:szCs w:val="22"/>
          <w:lang w:eastAsia="zh-CN"/>
        </w:rPr>
      </w:pPr>
      <w:hyperlink w:anchor="_Toc67404986" w:history="1">
        <w:r w:rsidR="008F45CC" w:rsidRPr="00717A12">
          <w:rPr>
            <w:rStyle w:val="Hyperlink"/>
            <w:noProof/>
            <w:lang w:val="en"/>
          </w:rPr>
          <w:t>Domain Controller</w:t>
        </w:r>
        <w:r w:rsidR="008F45CC">
          <w:rPr>
            <w:noProof/>
            <w:webHidden/>
          </w:rPr>
          <w:tab/>
        </w:r>
        <w:r w:rsidR="008F45CC">
          <w:rPr>
            <w:noProof/>
            <w:webHidden/>
          </w:rPr>
          <w:fldChar w:fldCharType="begin"/>
        </w:r>
        <w:r w:rsidR="008F45CC">
          <w:rPr>
            <w:noProof/>
            <w:webHidden/>
          </w:rPr>
          <w:instrText xml:space="preserve"> PAGEREF _Toc67404986 \h </w:instrText>
        </w:r>
        <w:r w:rsidR="008F45CC">
          <w:rPr>
            <w:noProof/>
            <w:webHidden/>
          </w:rPr>
        </w:r>
        <w:r w:rsidR="008F45CC">
          <w:rPr>
            <w:noProof/>
            <w:webHidden/>
          </w:rPr>
          <w:fldChar w:fldCharType="separate"/>
        </w:r>
        <w:r w:rsidR="008F45CC">
          <w:rPr>
            <w:noProof/>
            <w:webHidden/>
          </w:rPr>
          <w:t>11</w:t>
        </w:r>
        <w:r w:rsidR="008F45CC">
          <w:rPr>
            <w:noProof/>
            <w:webHidden/>
          </w:rPr>
          <w:fldChar w:fldCharType="end"/>
        </w:r>
      </w:hyperlink>
    </w:p>
    <w:p w14:paraId="0A0CBB0A" w14:textId="21DEF535" w:rsidR="008F45CC" w:rsidRDefault="00D8682D">
      <w:pPr>
        <w:pStyle w:val="TOC2"/>
        <w:rPr>
          <w:rFonts w:asciiTheme="minorHAnsi" w:eastAsiaTheme="minorEastAsia" w:hAnsiTheme="minorHAnsi" w:cstheme="minorBidi"/>
          <w:noProof/>
          <w:sz w:val="22"/>
          <w:szCs w:val="22"/>
          <w:lang w:eastAsia="zh-CN"/>
        </w:rPr>
      </w:pPr>
      <w:hyperlink w:anchor="_Toc67404987" w:history="1">
        <w:r w:rsidR="008F45CC" w:rsidRPr="00717A12">
          <w:rPr>
            <w:rStyle w:val="Hyperlink"/>
            <w:noProof/>
            <w:lang w:val="en"/>
          </w:rPr>
          <w:t>Software Installation</w:t>
        </w:r>
        <w:r w:rsidR="008F45CC">
          <w:rPr>
            <w:noProof/>
            <w:webHidden/>
          </w:rPr>
          <w:tab/>
        </w:r>
        <w:r w:rsidR="008F45CC">
          <w:rPr>
            <w:noProof/>
            <w:webHidden/>
          </w:rPr>
          <w:fldChar w:fldCharType="begin"/>
        </w:r>
        <w:r w:rsidR="008F45CC">
          <w:rPr>
            <w:noProof/>
            <w:webHidden/>
          </w:rPr>
          <w:instrText xml:space="preserve"> PAGEREF _Toc67404987 \h </w:instrText>
        </w:r>
        <w:r w:rsidR="008F45CC">
          <w:rPr>
            <w:noProof/>
            <w:webHidden/>
          </w:rPr>
        </w:r>
        <w:r w:rsidR="008F45CC">
          <w:rPr>
            <w:noProof/>
            <w:webHidden/>
          </w:rPr>
          <w:fldChar w:fldCharType="separate"/>
        </w:r>
        <w:r w:rsidR="008F45CC">
          <w:rPr>
            <w:noProof/>
            <w:webHidden/>
          </w:rPr>
          <w:t>12</w:t>
        </w:r>
        <w:r w:rsidR="008F45CC">
          <w:rPr>
            <w:noProof/>
            <w:webHidden/>
          </w:rPr>
          <w:fldChar w:fldCharType="end"/>
        </w:r>
      </w:hyperlink>
    </w:p>
    <w:p w14:paraId="2570270E" w14:textId="0533F775" w:rsidR="008F45CC" w:rsidRDefault="00D8682D">
      <w:pPr>
        <w:pStyle w:val="TOC3"/>
        <w:rPr>
          <w:rFonts w:asciiTheme="minorHAnsi" w:eastAsiaTheme="minorEastAsia" w:hAnsiTheme="minorHAnsi" w:cstheme="minorBidi"/>
          <w:noProof/>
          <w:sz w:val="22"/>
          <w:szCs w:val="22"/>
          <w:lang w:eastAsia="zh-CN"/>
        </w:rPr>
      </w:pPr>
      <w:hyperlink w:anchor="_Toc67404988" w:history="1">
        <w:r w:rsidR="008F45CC" w:rsidRPr="00717A12">
          <w:rPr>
            <w:rStyle w:val="Hyperlink"/>
            <w:noProof/>
            <w:lang w:val="en"/>
          </w:rPr>
          <w:t>Required Prerequisite Software</w:t>
        </w:r>
        <w:r w:rsidR="008F45CC">
          <w:rPr>
            <w:noProof/>
            <w:webHidden/>
          </w:rPr>
          <w:tab/>
        </w:r>
        <w:r w:rsidR="008F45CC">
          <w:rPr>
            <w:noProof/>
            <w:webHidden/>
          </w:rPr>
          <w:fldChar w:fldCharType="begin"/>
        </w:r>
        <w:r w:rsidR="008F45CC">
          <w:rPr>
            <w:noProof/>
            <w:webHidden/>
          </w:rPr>
          <w:instrText xml:space="preserve"> PAGEREF _Toc67404988 \h </w:instrText>
        </w:r>
        <w:r w:rsidR="008F45CC">
          <w:rPr>
            <w:noProof/>
            <w:webHidden/>
          </w:rPr>
        </w:r>
        <w:r w:rsidR="008F45CC">
          <w:rPr>
            <w:noProof/>
            <w:webHidden/>
          </w:rPr>
          <w:fldChar w:fldCharType="separate"/>
        </w:r>
        <w:r w:rsidR="008F45CC">
          <w:rPr>
            <w:noProof/>
            <w:webHidden/>
          </w:rPr>
          <w:t>12</w:t>
        </w:r>
        <w:r w:rsidR="008F45CC">
          <w:rPr>
            <w:noProof/>
            <w:webHidden/>
          </w:rPr>
          <w:fldChar w:fldCharType="end"/>
        </w:r>
      </w:hyperlink>
    </w:p>
    <w:p w14:paraId="5A97154F" w14:textId="2E080911" w:rsidR="008F45CC" w:rsidRDefault="00D8682D">
      <w:pPr>
        <w:pStyle w:val="TOC3"/>
        <w:rPr>
          <w:rFonts w:asciiTheme="minorHAnsi" w:eastAsiaTheme="minorEastAsia" w:hAnsiTheme="minorHAnsi" w:cstheme="minorBidi"/>
          <w:noProof/>
          <w:sz w:val="22"/>
          <w:szCs w:val="22"/>
          <w:lang w:eastAsia="zh-CN"/>
        </w:rPr>
      </w:pPr>
      <w:hyperlink w:anchor="_Toc67404989" w:history="1">
        <w:r w:rsidR="008F45CC" w:rsidRPr="00717A12">
          <w:rPr>
            <w:rStyle w:val="Hyperlink"/>
            <w:noProof/>
          </w:rPr>
          <w:t>RDP Client Test Suite Software Installation</w:t>
        </w:r>
        <w:r w:rsidR="008F45CC">
          <w:rPr>
            <w:noProof/>
            <w:webHidden/>
          </w:rPr>
          <w:tab/>
        </w:r>
        <w:r w:rsidR="008F45CC">
          <w:rPr>
            <w:noProof/>
            <w:webHidden/>
          </w:rPr>
          <w:fldChar w:fldCharType="begin"/>
        </w:r>
        <w:r w:rsidR="008F45CC">
          <w:rPr>
            <w:noProof/>
            <w:webHidden/>
          </w:rPr>
          <w:instrText xml:space="preserve"> PAGEREF _Toc67404989 \h </w:instrText>
        </w:r>
        <w:r w:rsidR="008F45CC">
          <w:rPr>
            <w:noProof/>
            <w:webHidden/>
          </w:rPr>
        </w:r>
        <w:r w:rsidR="008F45CC">
          <w:rPr>
            <w:noProof/>
            <w:webHidden/>
          </w:rPr>
          <w:fldChar w:fldCharType="separate"/>
        </w:r>
        <w:r w:rsidR="008F45CC">
          <w:rPr>
            <w:noProof/>
            <w:webHidden/>
          </w:rPr>
          <w:t>12</w:t>
        </w:r>
        <w:r w:rsidR="008F45CC">
          <w:rPr>
            <w:noProof/>
            <w:webHidden/>
          </w:rPr>
          <w:fldChar w:fldCharType="end"/>
        </w:r>
      </w:hyperlink>
    </w:p>
    <w:p w14:paraId="71194DA4" w14:textId="7E7EFB02" w:rsidR="008F45CC" w:rsidRDefault="00D8682D">
      <w:pPr>
        <w:pStyle w:val="TOC4"/>
        <w:rPr>
          <w:rFonts w:asciiTheme="minorHAnsi" w:eastAsiaTheme="minorEastAsia" w:hAnsiTheme="minorHAnsi" w:cstheme="minorBidi"/>
          <w:noProof/>
          <w:sz w:val="22"/>
          <w:szCs w:val="22"/>
          <w:lang w:eastAsia="zh-CN"/>
        </w:rPr>
      </w:pPr>
      <w:hyperlink w:anchor="_Toc67404990" w:history="1">
        <w:r w:rsidR="008F45CC" w:rsidRPr="00717A12">
          <w:rPr>
            <w:rStyle w:val="Hyperlink"/>
            <w:noProof/>
          </w:rPr>
          <w:t>Other RDP Client Test Suite Acquisition Methods</w:t>
        </w:r>
        <w:r w:rsidR="008F45CC">
          <w:rPr>
            <w:noProof/>
            <w:webHidden/>
          </w:rPr>
          <w:tab/>
        </w:r>
        <w:r w:rsidR="008F45CC">
          <w:rPr>
            <w:noProof/>
            <w:webHidden/>
          </w:rPr>
          <w:fldChar w:fldCharType="begin"/>
        </w:r>
        <w:r w:rsidR="008F45CC">
          <w:rPr>
            <w:noProof/>
            <w:webHidden/>
          </w:rPr>
          <w:instrText xml:space="preserve"> PAGEREF _Toc67404990 \h </w:instrText>
        </w:r>
        <w:r w:rsidR="008F45CC">
          <w:rPr>
            <w:noProof/>
            <w:webHidden/>
          </w:rPr>
        </w:r>
        <w:r w:rsidR="008F45CC">
          <w:rPr>
            <w:noProof/>
            <w:webHidden/>
          </w:rPr>
          <w:fldChar w:fldCharType="separate"/>
        </w:r>
        <w:r w:rsidR="008F45CC">
          <w:rPr>
            <w:noProof/>
            <w:webHidden/>
          </w:rPr>
          <w:t>12</w:t>
        </w:r>
        <w:r w:rsidR="008F45CC">
          <w:rPr>
            <w:noProof/>
            <w:webHidden/>
          </w:rPr>
          <w:fldChar w:fldCharType="end"/>
        </w:r>
      </w:hyperlink>
    </w:p>
    <w:p w14:paraId="72C47387" w14:textId="3BF9461C" w:rsidR="008F45CC" w:rsidRDefault="00D8682D">
      <w:pPr>
        <w:pStyle w:val="TOC3"/>
        <w:rPr>
          <w:rFonts w:asciiTheme="minorHAnsi" w:eastAsiaTheme="minorEastAsia" w:hAnsiTheme="minorHAnsi" w:cstheme="minorBidi"/>
          <w:noProof/>
          <w:sz w:val="22"/>
          <w:szCs w:val="22"/>
          <w:lang w:eastAsia="zh-CN"/>
        </w:rPr>
      </w:pPr>
      <w:hyperlink w:anchor="_Toc67404991" w:history="1">
        <w:r w:rsidR="008F45CC" w:rsidRPr="00717A12">
          <w:rPr>
            <w:rStyle w:val="Hyperlink"/>
            <w:noProof/>
            <w:lang w:val="en"/>
          </w:rPr>
          <w:t>Optional Software</w:t>
        </w:r>
        <w:r w:rsidR="008F45CC">
          <w:rPr>
            <w:noProof/>
            <w:webHidden/>
          </w:rPr>
          <w:tab/>
        </w:r>
        <w:r w:rsidR="008F45CC">
          <w:rPr>
            <w:noProof/>
            <w:webHidden/>
          </w:rPr>
          <w:fldChar w:fldCharType="begin"/>
        </w:r>
        <w:r w:rsidR="008F45CC">
          <w:rPr>
            <w:noProof/>
            <w:webHidden/>
          </w:rPr>
          <w:instrText xml:space="preserve"> PAGEREF _Toc67404991 \h </w:instrText>
        </w:r>
        <w:r w:rsidR="008F45CC">
          <w:rPr>
            <w:noProof/>
            <w:webHidden/>
          </w:rPr>
        </w:r>
        <w:r w:rsidR="008F45CC">
          <w:rPr>
            <w:noProof/>
            <w:webHidden/>
          </w:rPr>
          <w:fldChar w:fldCharType="separate"/>
        </w:r>
        <w:r w:rsidR="008F45CC">
          <w:rPr>
            <w:noProof/>
            <w:webHidden/>
          </w:rPr>
          <w:t>13</w:t>
        </w:r>
        <w:r w:rsidR="008F45CC">
          <w:rPr>
            <w:noProof/>
            <w:webHidden/>
          </w:rPr>
          <w:fldChar w:fldCharType="end"/>
        </w:r>
      </w:hyperlink>
    </w:p>
    <w:p w14:paraId="7590F20F" w14:textId="4EA0D6F7" w:rsidR="008F45CC" w:rsidRDefault="00D8682D">
      <w:pPr>
        <w:pStyle w:val="TOC2"/>
        <w:rPr>
          <w:rFonts w:asciiTheme="minorHAnsi" w:eastAsiaTheme="minorEastAsia" w:hAnsiTheme="minorHAnsi" w:cstheme="minorBidi"/>
          <w:noProof/>
          <w:sz w:val="22"/>
          <w:szCs w:val="22"/>
          <w:lang w:eastAsia="zh-CN"/>
        </w:rPr>
      </w:pPr>
      <w:hyperlink w:anchor="_Toc67404992" w:history="1">
        <w:r w:rsidR="008F45CC" w:rsidRPr="00717A12">
          <w:rPr>
            <w:rStyle w:val="Hyperlink"/>
            <w:noProof/>
            <w:lang w:val="en"/>
          </w:rPr>
          <w:t>Network Configuration</w:t>
        </w:r>
        <w:r w:rsidR="008F45CC">
          <w:rPr>
            <w:noProof/>
            <w:webHidden/>
          </w:rPr>
          <w:tab/>
        </w:r>
        <w:r w:rsidR="008F45CC">
          <w:rPr>
            <w:noProof/>
            <w:webHidden/>
          </w:rPr>
          <w:fldChar w:fldCharType="begin"/>
        </w:r>
        <w:r w:rsidR="008F45CC">
          <w:rPr>
            <w:noProof/>
            <w:webHidden/>
          </w:rPr>
          <w:instrText xml:space="preserve"> PAGEREF _Toc67404992 \h </w:instrText>
        </w:r>
        <w:r w:rsidR="008F45CC">
          <w:rPr>
            <w:noProof/>
            <w:webHidden/>
          </w:rPr>
        </w:r>
        <w:r w:rsidR="008F45CC">
          <w:rPr>
            <w:noProof/>
            <w:webHidden/>
          </w:rPr>
          <w:fldChar w:fldCharType="separate"/>
        </w:r>
        <w:r w:rsidR="008F45CC">
          <w:rPr>
            <w:noProof/>
            <w:webHidden/>
          </w:rPr>
          <w:t>14</w:t>
        </w:r>
        <w:r w:rsidR="008F45CC">
          <w:rPr>
            <w:noProof/>
            <w:webHidden/>
          </w:rPr>
          <w:fldChar w:fldCharType="end"/>
        </w:r>
      </w:hyperlink>
    </w:p>
    <w:p w14:paraId="54A31891" w14:textId="05CFF32C" w:rsidR="008F45CC" w:rsidRDefault="00D8682D">
      <w:pPr>
        <w:pStyle w:val="TOC3"/>
        <w:rPr>
          <w:rFonts w:asciiTheme="minorHAnsi" w:eastAsiaTheme="minorEastAsia" w:hAnsiTheme="minorHAnsi" w:cstheme="minorBidi"/>
          <w:noProof/>
          <w:sz w:val="22"/>
          <w:szCs w:val="22"/>
          <w:lang w:eastAsia="zh-CN"/>
        </w:rPr>
      </w:pPr>
      <w:hyperlink w:anchor="_Toc67404993" w:history="1">
        <w:r w:rsidR="008F45CC" w:rsidRPr="00717A12">
          <w:rPr>
            <w:rStyle w:val="Hyperlink"/>
            <w:noProof/>
            <w:lang w:val="en"/>
          </w:rPr>
          <w:t>Network Infrastructure</w:t>
        </w:r>
        <w:r w:rsidR="008F45CC">
          <w:rPr>
            <w:noProof/>
            <w:webHidden/>
          </w:rPr>
          <w:tab/>
        </w:r>
        <w:r w:rsidR="008F45CC">
          <w:rPr>
            <w:noProof/>
            <w:webHidden/>
          </w:rPr>
          <w:fldChar w:fldCharType="begin"/>
        </w:r>
        <w:r w:rsidR="008F45CC">
          <w:rPr>
            <w:noProof/>
            <w:webHidden/>
          </w:rPr>
          <w:instrText xml:space="preserve"> PAGEREF _Toc67404993 \h </w:instrText>
        </w:r>
        <w:r w:rsidR="008F45CC">
          <w:rPr>
            <w:noProof/>
            <w:webHidden/>
          </w:rPr>
        </w:r>
        <w:r w:rsidR="008F45CC">
          <w:rPr>
            <w:noProof/>
            <w:webHidden/>
          </w:rPr>
          <w:fldChar w:fldCharType="separate"/>
        </w:r>
        <w:r w:rsidR="008F45CC">
          <w:rPr>
            <w:noProof/>
            <w:webHidden/>
          </w:rPr>
          <w:t>14</w:t>
        </w:r>
        <w:r w:rsidR="008F45CC">
          <w:rPr>
            <w:noProof/>
            <w:webHidden/>
          </w:rPr>
          <w:fldChar w:fldCharType="end"/>
        </w:r>
      </w:hyperlink>
    </w:p>
    <w:p w14:paraId="0FF25AE7" w14:textId="34C10A14" w:rsidR="008F45CC" w:rsidRDefault="00D8682D">
      <w:pPr>
        <w:pStyle w:val="TOC3"/>
        <w:rPr>
          <w:rFonts w:asciiTheme="minorHAnsi" w:eastAsiaTheme="minorEastAsia" w:hAnsiTheme="minorHAnsi" w:cstheme="minorBidi"/>
          <w:noProof/>
          <w:sz w:val="22"/>
          <w:szCs w:val="22"/>
          <w:lang w:eastAsia="zh-CN"/>
        </w:rPr>
      </w:pPr>
      <w:hyperlink w:anchor="_Toc67404994" w:history="1">
        <w:r w:rsidR="008F45CC" w:rsidRPr="00717A12">
          <w:rPr>
            <w:rStyle w:val="Hyperlink"/>
            <w:noProof/>
            <w:lang w:val="en"/>
          </w:rPr>
          <w:t>Workgroup Environment</w:t>
        </w:r>
        <w:r w:rsidR="008F45CC">
          <w:rPr>
            <w:noProof/>
            <w:webHidden/>
          </w:rPr>
          <w:tab/>
        </w:r>
        <w:r w:rsidR="008F45CC">
          <w:rPr>
            <w:noProof/>
            <w:webHidden/>
          </w:rPr>
          <w:fldChar w:fldCharType="begin"/>
        </w:r>
        <w:r w:rsidR="008F45CC">
          <w:rPr>
            <w:noProof/>
            <w:webHidden/>
          </w:rPr>
          <w:instrText xml:space="preserve"> PAGEREF _Toc67404994 \h </w:instrText>
        </w:r>
        <w:r w:rsidR="008F45CC">
          <w:rPr>
            <w:noProof/>
            <w:webHidden/>
          </w:rPr>
        </w:r>
        <w:r w:rsidR="008F45CC">
          <w:rPr>
            <w:noProof/>
            <w:webHidden/>
          </w:rPr>
          <w:fldChar w:fldCharType="separate"/>
        </w:r>
        <w:r w:rsidR="008F45CC">
          <w:rPr>
            <w:noProof/>
            <w:webHidden/>
          </w:rPr>
          <w:t>14</w:t>
        </w:r>
        <w:r w:rsidR="008F45CC">
          <w:rPr>
            <w:noProof/>
            <w:webHidden/>
          </w:rPr>
          <w:fldChar w:fldCharType="end"/>
        </w:r>
      </w:hyperlink>
    </w:p>
    <w:p w14:paraId="5F961CCB" w14:textId="3020EACD" w:rsidR="008F45CC" w:rsidRDefault="00D8682D">
      <w:pPr>
        <w:pStyle w:val="TOC3"/>
        <w:rPr>
          <w:rFonts w:asciiTheme="minorHAnsi" w:eastAsiaTheme="minorEastAsia" w:hAnsiTheme="minorHAnsi" w:cstheme="minorBidi"/>
          <w:noProof/>
          <w:sz w:val="22"/>
          <w:szCs w:val="22"/>
          <w:lang w:eastAsia="zh-CN"/>
        </w:rPr>
      </w:pPr>
      <w:hyperlink w:anchor="_Toc67404995" w:history="1">
        <w:r w:rsidR="008F45CC" w:rsidRPr="00717A12">
          <w:rPr>
            <w:rStyle w:val="Hyperlink"/>
            <w:noProof/>
            <w:lang w:val="en"/>
          </w:rPr>
          <w:t>Domain Environment</w:t>
        </w:r>
        <w:r w:rsidR="008F45CC">
          <w:rPr>
            <w:noProof/>
            <w:webHidden/>
          </w:rPr>
          <w:tab/>
        </w:r>
        <w:r w:rsidR="008F45CC">
          <w:rPr>
            <w:noProof/>
            <w:webHidden/>
          </w:rPr>
          <w:fldChar w:fldCharType="begin"/>
        </w:r>
        <w:r w:rsidR="008F45CC">
          <w:rPr>
            <w:noProof/>
            <w:webHidden/>
          </w:rPr>
          <w:instrText xml:space="preserve"> PAGEREF _Toc67404995 \h </w:instrText>
        </w:r>
        <w:r w:rsidR="008F45CC">
          <w:rPr>
            <w:noProof/>
            <w:webHidden/>
          </w:rPr>
        </w:r>
        <w:r w:rsidR="008F45CC">
          <w:rPr>
            <w:noProof/>
            <w:webHidden/>
          </w:rPr>
          <w:fldChar w:fldCharType="separate"/>
        </w:r>
        <w:r w:rsidR="008F45CC">
          <w:rPr>
            <w:noProof/>
            <w:webHidden/>
          </w:rPr>
          <w:t>15</w:t>
        </w:r>
        <w:r w:rsidR="008F45CC">
          <w:rPr>
            <w:noProof/>
            <w:webHidden/>
          </w:rPr>
          <w:fldChar w:fldCharType="end"/>
        </w:r>
      </w:hyperlink>
    </w:p>
    <w:p w14:paraId="1CDB7F86" w14:textId="1BDCADA3" w:rsidR="008F45CC" w:rsidRDefault="00D8682D">
      <w:pPr>
        <w:pStyle w:val="TOC2"/>
        <w:rPr>
          <w:rFonts w:asciiTheme="minorHAnsi" w:eastAsiaTheme="minorEastAsia" w:hAnsiTheme="minorHAnsi" w:cstheme="minorBidi"/>
          <w:noProof/>
          <w:sz w:val="22"/>
          <w:szCs w:val="22"/>
          <w:lang w:eastAsia="zh-CN"/>
        </w:rPr>
      </w:pPr>
      <w:hyperlink w:anchor="_Toc67404996" w:history="1">
        <w:r w:rsidR="008F45CC" w:rsidRPr="00717A12">
          <w:rPr>
            <w:rStyle w:val="Hyperlink"/>
            <w:noProof/>
            <w:lang w:val="en"/>
          </w:rPr>
          <w:t>Verifying Test Environment Connectivity</w:t>
        </w:r>
        <w:r w:rsidR="008F45CC">
          <w:rPr>
            <w:noProof/>
            <w:webHidden/>
          </w:rPr>
          <w:tab/>
        </w:r>
        <w:r w:rsidR="008F45CC">
          <w:rPr>
            <w:noProof/>
            <w:webHidden/>
          </w:rPr>
          <w:fldChar w:fldCharType="begin"/>
        </w:r>
        <w:r w:rsidR="008F45CC">
          <w:rPr>
            <w:noProof/>
            <w:webHidden/>
          </w:rPr>
          <w:instrText xml:space="preserve"> PAGEREF _Toc67404996 \h </w:instrText>
        </w:r>
        <w:r w:rsidR="008F45CC">
          <w:rPr>
            <w:noProof/>
            <w:webHidden/>
          </w:rPr>
        </w:r>
        <w:r w:rsidR="008F45CC">
          <w:rPr>
            <w:noProof/>
            <w:webHidden/>
          </w:rPr>
          <w:fldChar w:fldCharType="separate"/>
        </w:r>
        <w:r w:rsidR="008F45CC">
          <w:rPr>
            <w:noProof/>
            <w:webHidden/>
          </w:rPr>
          <w:t>15</w:t>
        </w:r>
        <w:r w:rsidR="008F45CC">
          <w:rPr>
            <w:noProof/>
            <w:webHidden/>
          </w:rPr>
          <w:fldChar w:fldCharType="end"/>
        </w:r>
      </w:hyperlink>
    </w:p>
    <w:p w14:paraId="2BB8011C" w14:textId="5B4F36BA" w:rsidR="008F45CC" w:rsidRDefault="00D8682D">
      <w:pPr>
        <w:pStyle w:val="TOC1"/>
        <w:rPr>
          <w:rFonts w:asciiTheme="minorHAnsi" w:eastAsiaTheme="minorEastAsia" w:hAnsiTheme="minorHAnsi" w:cstheme="minorBidi"/>
          <w:b w:val="0"/>
          <w:bCs w:val="0"/>
          <w:noProof/>
          <w:sz w:val="22"/>
          <w:szCs w:val="22"/>
          <w:lang w:eastAsia="zh-CN"/>
        </w:rPr>
      </w:pPr>
      <w:hyperlink w:anchor="_Toc67404997" w:history="1">
        <w:r w:rsidR="008F45CC" w:rsidRPr="00717A12">
          <w:rPr>
            <w:rStyle w:val="Hyperlink"/>
            <w:noProof/>
            <w:lang w:val="en"/>
          </w:rPr>
          <w:t xml:space="preserve">Setting up Test </w:t>
        </w:r>
        <w:r w:rsidR="008F45CC" w:rsidRPr="00717A12">
          <w:rPr>
            <w:rStyle w:val="Hyperlink"/>
            <w:noProof/>
          </w:rPr>
          <w:t>Environment</w:t>
        </w:r>
        <w:r w:rsidR="008F45CC" w:rsidRPr="00717A12">
          <w:rPr>
            <w:rStyle w:val="Hyperlink"/>
            <w:noProof/>
            <w:lang w:val="en"/>
          </w:rPr>
          <w:t xml:space="preserve"> Computers</w:t>
        </w:r>
        <w:r w:rsidR="008F45CC">
          <w:rPr>
            <w:noProof/>
            <w:webHidden/>
          </w:rPr>
          <w:tab/>
        </w:r>
        <w:r w:rsidR="008F45CC">
          <w:rPr>
            <w:noProof/>
            <w:webHidden/>
          </w:rPr>
          <w:fldChar w:fldCharType="begin"/>
        </w:r>
        <w:r w:rsidR="008F45CC">
          <w:rPr>
            <w:noProof/>
            <w:webHidden/>
          </w:rPr>
          <w:instrText xml:space="preserve"> PAGEREF _Toc67404997 \h </w:instrText>
        </w:r>
        <w:r w:rsidR="008F45CC">
          <w:rPr>
            <w:noProof/>
            <w:webHidden/>
          </w:rPr>
        </w:r>
        <w:r w:rsidR="008F45CC">
          <w:rPr>
            <w:noProof/>
            <w:webHidden/>
          </w:rPr>
          <w:fldChar w:fldCharType="separate"/>
        </w:r>
        <w:r w:rsidR="008F45CC">
          <w:rPr>
            <w:noProof/>
            <w:webHidden/>
          </w:rPr>
          <w:t>16</w:t>
        </w:r>
        <w:r w:rsidR="008F45CC">
          <w:rPr>
            <w:noProof/>
            <w:webHidden/>
          </w:rPr>
          <w:fldChar w:fldCharType="end"/>
        </w:r>
      </w:hyperlink>
    </w:p>
    <w:p w14:paraId="4D0F694F" w14:textId="7D6406AC" w:rsidR="008F45CC" w:rsidRDefault="00D8682D">
      <w:pPr>
        <w:pStyle w:val="TOC2"/>
        <w:rPr>
          <w:rFonts w:asciiTheme="minorHAnsi" w:eastAsiaTheme="minorEastAsia" w:hAnsiTheme="minorHAnsi" w:cstheme="minorBidi"/>
          <w:noProof/>
          <w:sz w:val="22"/>
          <w:szCs w:val="22"/>
          <w:lang w:eastAsia="zh-CN"/>
        </w:rPr>
      </w:pPr>
      <w:hyperlink w:anchor="_Toc67404998" w:history="1">
        <w:r w:rsidR="008F45CC" w:rsidRPr="00717A12">
          <w:rPr>
            <w:rStyle w:val="Hyperlink"/>
            <w:noProof/>
            <w:lang w:val="en"/>
          </w:rPr>
          <w:t>Extracted Files and Folders</w:t>
        </w:r>
        <w:r w:rsidR="008F45CC">
          <w:rPr>
            <w:noProof/>
            <w:webHidden/>
          </w:rPr>
          <w:tab/>
        </w:r>
        <w:r w:rsidR="008F45CC">
          <w:rPr>
            <w:noProof/>
            <w:webHidden/>
          </w:rPr>
          <w:fldChar w:fldCharType="begin"/>
        </w:r>
        <w:r w:rsidR="008F45CC">
          <w:rPr>
            <w:noProof/>
            <w:webHidden/>
          </w:rPr>
          <w:instrText xml:space="preserve"> PAGEREF _Toc67404998 \h </w:instrText>
        </w:r>
        <w:r w:rsidR="008F45CC">
          <w:rPr>
            <w:noProof/>
            <w:webHidden/>
          </w:rPr>
        </w:r>
        <w:r w:rsidR="008F45CC">
          <w:rPr>
            <w:noProof/>
            <w:webHidden/>
          </w:rPr>
          <w:fldChar w:fldCharType="separate"/>
        </w:r>
        <w:r w:rsidR="008F45CC">
          <w:rPr>
            <w:noProof/>
            <w:webHidden/>
          </w:rPr>
          <w:t>17</w:t>
        </w:r>
        <w:r w:rsidR="008F45CC">
          <w:rPr>
            <w:noProof/>
            <w:webHidden/>
          </w:rPr>
          <w:fldChar w:fldCharType="end"/>
        </w:r>
      </w:hyperlink>
    </w:p>
    <w:p w14:paraId="6347E93E" w14:textId="7D75AE41" w:rsidR="008F45CC" w:rsidRDefault="00D8682D">
      <w:pPr>
        <w:pStyle w:val="TOC2"/>
        <w:rPr>
          <w:rFonts w:asciiTheme="minorHAnsi" w:eastAsiaTheme="minorEastAsia" w:hAnsiTheme="minorHAnsi" w:cstheme="minorBidi"/>
          <w:noProof/>
          <w:sz w:val="22"/>
          <w:szCs w:val="22"/>
          <w:lang w:eastAsia="zh-CN"/>
        </w:rPr>
      </w:pPr>
      <w:hyperlink w:anchor="_Toc67404999" w:history="1">
        <w:r w:rsidR="008F45CC" w:rsidRPr="00717A12">
          <w:rPr>
            <w:rStyle w:val="Hyperlink"/>
            <w:noProof/>
            <w:lang w:val="en"/>
          </w:rPr>
          <w:t>Setting Up the Driver Computer</w:t>
        </w:r>
        <w:r w:rsidR="008F45CC">
          <w:rPr>
            <w:noProof/>
            <w:webHidden/>
          </w:rPr>
          <w:tab/>
        </w:r>
        <w:r w:rsidR="008F45CC">
          <w:rPr>
            <w:noProof/>
            <w:webHidden/>
          </w:rPr>
          <w:fldChar w:fldCharType="begin"/>
        </w:r>
        <w:r w:rsidR="008F45CC">
          <w:rPr>
            <w:noProof/>
            <w:webHidden/>
          </w:rPr>
          <w:instrText xml:space="preserve"> PAGEREF _Toc67404999 \h </w:instrText>
        </w:r>
        <w:r w:rsidR="008F45CC">
          <w:rPr>
            <w:noProof/>
            <w:webHidden/>
          </w:rPr>
        </w:r>
        <w:r w:rsidR="008F45CC">
          <w:rPr>
            <w:noProof/>
            <w:webHidden/>
          </w:rPr>
          <w:fldChar w:fldCharType="separate"/>
        </w:r>
        <w:r w:rsidR="008F45CC">
          <w:rPr>
            <w:noProof/>
            <w:webHidden/>
          </w:rPr>
          <w:t>17</w:t>
        </w:r>
        <w:r w:rsidR="008F45CC">
          <w:rPr>
            <w:noProof/>
            <w:webHidden/>
          </w:rPr>
          <w:fldChar w:fldCharType="end"/>
        </w:r>
      </w:hyperlink>
    </w:p>
    <w:p w14:paraId="58CBDECA" w14:textId="04EE71F2" w:rsidR="008F45CC" w:rsidRDefault="00D8682D">
      <w:pPr>
        <w:pStyle w:val="TOC2"/>
        <w:rPr>
          <w:rFonts w:asciiTheme="minorHAnsi" w:eastAsiaTheme="minorEastAsia" w:hAnsiTheme="minorHAnsi" w:cstheme="minorBidi"/>
          <w:noProof/>
          <w:sz w:val="22"/>
          <w:szCs w:val="22"/>
          <w:lang w:eastAsia="zh-CN"/>
        </w:rPr>
      </w:pPr>
      <w:hyperlink w:anchor="_Toc67405000" w:history="1">
        <w:r w:rsidR="008F45CC" w:rsidRPr="00717A12">
          <w:rPr>
            <w:rStyle w:val="Hyperlink"/>
            <w:noProof/>
            <w:lang w:val="en"/>
          </w:rPr>
          <w:t>Setting Up the Windows-Based SUT</w:t>
        </w:r>
        <w:r w:rsidR="008F45CC">
          <w:rPr>
            <w:noProof/>
            <w:webHidden/>
          </w:rPr>
          <w:tab/>
        </w:r>
        <w:r w:rsidR="008F45CC">
          <w:rPr>
            <w:noProof/>
            <w:webHidden/>
          </w:rPr>
          <w:fldChar w:fldCharType="begin"/>
        </w:r>
        <w:r w:rsidR="008F45CC">
          <w:rPr>
            <w:noProof/>
            <w:webHidden/>
          </w:rPr>
          <w:instrText xml:space="preserve"> PAGEREF _Toc67405000 \h </w:instrText>
        </w:r>
        <w:r w:rsidR="008F45CC">
          <w:rPr>
            <w:noProof/>
            <w:webHidden/>
          </w:rPr>
        </w:r>
        <w:r w:rsidR="008F45CC">
          <w:rPr>
            <w:noProof/>
            <w:webHidden/>
          </w:rPr>
          <w:fldChar w:fldCharType="separate"/>
        </w:r>
        <w:r w:rsidR="008F45CC">
          <w:rPr>
            <w:noProof/>
            <w:webHidden/>
          </w:rPr>
          <w:t>17</w:t>
        </w:r>
        <w:r w:rsidR="008F45CC">
          <w:rPr>
            <w:noProof/>
            <w:webHidden/>
          </w:rPr>
          <w:fldChar w:fldCharType="end"/>
        </w:r>
      </w:hyperlink>
    </w:p>
    <w:p w14:paraId="202EE179" w14:textId="78869E3F" w:rsidR="008F45CC" w:rsidRDefault="00D8682D">
      <w:pPr>
        <w:pStyle w:val="TOC2"/>
        <w:rPr>
          <w:rFonts w:asciiTheme="minorHAnsi" w:eastAsiaTheme="minorEastAsia" w:hAnsiTheme="minorHAnsi" w:cstheme="minorBidi"/>
          <w:noProof/>
          <w:sz w:val="22"/>
          <w:szCs w:val="22"/>
          <w:lang w:eastAsia="zh-CN"/>
        </w:rPr>
      </w:pPr>
      <w:hyperlink w:anchor="_Toc67405001" w:history="1">
        <w:r w:rsidR="008F45CC" w:rsidRPr="00717A12">
          <w:rPr>
            <w:rStyle w:val="Hyperlink"/>
            <w:noProof/>
            <w:lang w:val="en"/>
          </w:rPr>
          <w:t>Setting Up the Windows-Based Domain Controller</w:t>
        </w:r>
        <w:r w:rsidR="008F45CC">
          <w:rPr>
            <w:noProof/>
            <w:webHidden/>
          </w:rPr>
          <w:tab/>
        </w:r>
        <w:r w:rsidR="008F45CC">
          <w:rPr>
            <w:noProof/>
            <w:webHidden/>
          </w:rPr>
          <w:fldChar w:fldCharType="begin"/>
        </w:r>
        <w:r w:rsidR="008F45CC">
          <w:rPr>
            <w:noProof/>
            <w:webHidden/>
          </w:rPr>
          <w:instrText xml:space="preserve"> PAGEREF _Toc67405001 \h </w:instrText>
        </w:r>
        <w:r w:rsidR="008F45CC">
          <w:rPr>
            <w:noProof/>
            <w:webHidden/>
          </w:rPr>
        </w:r>
        <w:r w:rsidR="008F45CC">
          <w:rPr>
            <w:noProof/>
            <w:webHidden/>
          </w:rPr>
          <w:fldChar w:fldCharType="separate"/>
        </w:r>
        <w:r w:rsidR="008F45CC">
          <w:rPr>
            <w:noProof/>
            <w:webHidden/>
          </w:rPr>
          <w:t>18</w:t>
        </w:r>
        <w:r w:rsidR="008F45CC">
          <w:rPr>
            <w:noProof/>
            <w:webHidden/>
          </w:rPr>
          <w:fldChar w:fldCharType="end"/>
        </w:r>
      </w:hyperlink>
    </w:p>
    <w:p w14:paraId="418C9CA0" w14:textId="2C9A8796" w:rsidR="008F45CC" w:rsidRDefault="00D8682D">
      <w:pPr>
        <w:pStyle w:val="TOC2"/>
        <w:rPr>
          <w:rFonts w:asciiTheme="minorHAnsi" w:eastAsiaTheme="minorEastAsia" w:hAnsiTheme="minorHAnsi" w:cstheme="minorBidi"/>
          <w:noProof/>
          <w:sz w:val="22"/>
          <w:szCs w:val="22"/>
          <w:lang w:eastAsia="zh-CN"/>
        </w:rPr>
      </w:pPr>
      <w:hyperlink w:anchor="_Toc67405002" w:history="1">
        <w:r w:rsidR="008F45CC" w:rsidRPr="00717A12">
          <w:rPr>
            <w:rStyle w:val="Hyperlink"/>
            <w:noProof/>
          </w:rPr>
          <w:t>Reviewing Installed Files and Folders</w:t>
        </w:r>
        <w:r w:rsidR="008F45CC">
          <w:rPr>
            <w:noProof/>
            <w:webHidden/>
          </w:rPr>
          <w:tab/>
        </w:r>
        <w:r w:rsidR="008F45CC">
          <w:rPr>
            <w:noProof/>
            <w:webHidden/>
          </w:rPr>
          <w:fldChar w:fldCharType="begin"/>
        </w:r>
        <w:r w:rsidR="008F45CC">
          <w:rPr>
            <w:noProof/>
            <w:webHidden/>
          </w:rPr>
          <w:instrText xml:space="preserve"> PAGEREF _Toc67405002 \h </w:instrText>
        </w:r>
        <w:r w:rsidR="008F45CC">
          <w:rPr>
            <w:noProof/>
            <w:webHidden/>
          </w:rPr>
        </w:r>
        <w:r w:rsidR="008F45CC">
          <w:rPr>
            <w:noProof/>
            <w:webHidden/>
          </w:rPr>
          <w:fldChar w:fldCharType="separate"/>
        </w:r>
        <w:r w:rsidR="008F45CC">
          <w:rPr>
            <w:noProof/>
            <w:webHidden/>
          </w:rPr>
          <w:t>18</w:t>
        </w:r>
        <w:r w:rsidR="008F45CC">
          <w:rPr>
            <w:noProof/>
            <w:webHidden/>
          </w:rPr>
          <w:fldChar w:fldCharType="end"/>
        </w:r>
      </w:hyperlink>
    </w:p>
    <w:p w14:paraId="4A616C68" w14:textId="0591DDA8" w:rsidR="008F45CC" w:rsidRDefault="00D8682D">
      <w:pPr>
        <w:pStyle w:val="TOC2"/>
        <w:rPr>
          <w:rFonts w:asciiTheme="minorHAnsi" w:eastAsiaTheme="minorEastAsia" w:hAnsiTheme="minorHAnsi" w:cstheme="minorBidi"/>
          <w:noProof/>
          <w:sz w:val="22"/>
          <w:szCs w:val="22"/>
          <w:lang w:eastAsia="zh-CN"/>
        </w:rPr>
      </w:pPr>
      <w:hyperlink w:anchor="_Toc67405003" w:history="1">
        <w:r w:rsidR="008F45CC" w:rsidRPr="00717A12">
          <w:rPr>
            <w:rStyle w:val="Hyperlink"/>
            <w:noProof/>
            <w:lang w:val="en"/>
          </w:rPr>
          <w:t>Configuring Windows Test Environment Computers</w:t>
        </w:r>
        <w:r w:rsidR="008F45CC">
          <w:rPr>
            <w:noProof/>
            <w:webHidden/>
          </w:rPr>
          <w:tab/>
        </w:r>
        <w:r w:rsidR="008F45CC">
          <w:rPr>
            <w:noProof/>
            <w:webHidden/>
          </w:rPr>
          <w:fldChar w:fldCharType="begin"/>
        </w:r>
        <w:r w:rsidR="008F45CC">
          <w:rPr>
            <w:noProof/>
            <w:webHidden/>
          </w:rPr>
          <w:instrText xml:space="preserve"> PAGEREF _Toc67405003 \h </w:instrText>
        </w:r>
        <w:r w:rsidR="008F45CC">
          <w:rPr>
            <w:noProof/>
            <w:webHidden/>
          </w:rPr>
        </w:r>
        <w:r w:rsidR="008F45CC">
          <w:rPr>
            <w:noProof/>
            <w:webHidden/>
          </w:rPr>
          <w:fldChar w:fldCharType="separate"/>
        </w:r>
        <w:r w:rsidR="008F45CC">
          <w:rPr>
            <w:noProof/>
            <w:webHidden/>
          </w:rPr>
          <w:t>18</w:t>
        </w:r>
        <w:r w:rsidR="008F45CC">
          <w:rPr>
            <w:noProof/>
            <w:webHidden/>
          </w:rPr>
          <w:fldChar w:fldCharType="end"/>
        </w:r>
      </w:hyperlink>
    </w:p>
    <w:p w14:paraId="1688BA29" w14:textId="07A1AB1F" w:rsidR="008F45CC" w:rsidRDefault="00D8682D">
      <w:pPr>
        <w:pStyle w:val="TOC2"/>
        <w:rPr>
          <w:rFonts w:asciiTheme="minorHAnsi" w:eastAsiaTheme="minorEastAsia" w:hAnsiTheme="minorHAnsi" w:cstheme="minorBidi"/>
          <w:noProof/>
          <w:sz w:val="22"/>
          <w:szCs w:val="22"/>
          <w:lang w:eastAsia="zh-CN"/>
        </w:rPr>
      </w:pPr>
      <w:hyperlink w:anchor="_Toc67405004" w:history="1">
        <w:r w:rsidR="008F45CC" w:rsidRPr="00717A12">
          <w:rPr>
            <w:rStyle w:val="Hyperlink"/>
            <w:noProof/>
            <w:lang w:val="en"/>
          </w:rPr>
          <w:t>Configuring the SUT</w:t>
        </w:r>
        <w:r w:rsidR="008F45CC">
          <w:rPr>
            <w:noProof/>
            <w:webHidden/>
          </w:rPr>
          <w:tab/>
        </w:r>
        <w:r w:rsidR="008F45CC">
          <w:rPr>
            <w:noProof/>
            <w:webHidden/>
          </w:rPr>
          <w:fldChar w:fldCharType="begin"/>
        </w:r>
        <w:r w:rsidR="008F45CC">
          <w:rPr>
            <w:noProof/>
            <w:webHidden/>
          </w:rPr>
          <w:instrText xml:space="preserve"> PAGEREF _Toc67405004 \h </w:instrText>
        </w:r>
        <w:r w:rsidR="008F45CC">
          <w:rPr>
            <w:noProof/>
            <w:webHidden/>
          </w:rPr>
        </w:r>
        <w:r w:rsidR="008F45CC">
          <w:rPr>
            <w:noProof/>
            <w:webHidden/>
          </w:rPr>
          <w:fldChar w:fldCharType="separate"/>
        </w:r>
        <w:r w:rsidR="008F45CC">
          <w:rPr>
            <w:noProof/>
            <w:webHidden/>
          </w:rPr>
          <w:t>19</w:t>
        </w:r>
        <w:r w:rsidR="008F45CC">
          <w:rPr>
            <w:noProof/>
            <w:webHidden/>
          </w:rPr>
          <w:fldChar w:fldCharType="end"/>
        </w:r>
      </w:hyperlink>
    </w:p>
    <w:p w14:paraId="165A6B59" w14:textId="71558399" w:rsidR="008F45CC" w:rsidRDefault="00D8682D">
      <w:pPr>
        <w:pStyle w:val="TOC2"/>
        <w:rPr>
          <w:rFonts w:asciiTheme="minorHAnsi" w:eastAsiaTheme="minorEastAsia" w:hAnsiTheme="minorHAnsi" w:cstheme="minorBidi"/>
          <w:noProof/>
          <w:sz w:val="22"/>
          <w:szCs w:val="22"/>
          <w:lang w:eastAsia="zh-CN"/>
        </w:rPr>
      </w:pPr>
      <w:hyperlink w:anchor="_Toc67405005" w:history="1">
        <w:r w:rsidR="008F45CC" w:rsidRPr="00717A12">
          <w:rPr>
            <w:rStyle w:val="Hyperlink"/>
            <w:noProof/>
            <w:lang w:val="en"/>
          </w:rPr>
          <w:t>Configuring the Driver Computer</w:t>
        </w:r>
        <w:r w:rsidR="008F45CC">
          <w:rPr>
            <w:noProof/>
            <w:webHidden/>
          </w:rPr>
          <w:tab/>
        </w:r>
        <w:r w:rsidR="008F45CC">
          <w:rPr>
            <w:noProof/>
            <w:webHidden/>
          </w:rPr>
          <w:fldChar w:fldCharType="begin"/>
        </w:r>
        <w:r w:rsidR="008F45CC">
          <w:rPr>
            <w:noProof/>
            <w:webHidden/>
          </w:rPr>
          <w:instrText xml:space="preserve"> PAGEREF _Toc67405005 \h </w:instrText>
        </w:r>
        <w:r w:rsidR="008F45CC">
          <w:rPr>
            <w:noProof/>
            <w:webHidden/>
          </w:rPr>
        </w:r>
        <w:r w:rsidR="008F45CC">
          <w:rPr>
            <w:noProof/>
            <w:webHidden/>
          </w:rPr>
          <w:fldChar w:fldCharType="separate"/>
        </w:r>
        <w:r w:rsidR="008F45CC">
          <w:rPr>
            <w:noProof/>
            <w:webHidden/>
          </w:rPr>
          <w:t>23</w:t>
        </w:r>
        <w:r w:rsidR="008F45CC">
          <w:rPr>
            <w:noProof/>
            <w:webHidden/>
          </w:rPr>
          <w:fldChar w:fldCharType="end"/>
        </w:r>
      </w:hyperlink>
    </w:p>
    <w:p w14:paraId="25D4EE81" w14:textId="2491E39A" w:rsidR="008F45CC" w:rsidRDefault="00D8682D">
      <w:pPr>
        <w:pStyle w:val="TOC2"/>
        <w:rPr>
          <w:rFonts w:asciiTheme="minorHAnsi" w:eastAsiaTheme="minorEastAsia" w:hAnsiTheme="minorHAnsi" w:cstheme="minorBidi"/>
          <w:noProof/>
          <w:sz w:val="22"/>
          <w:szCs w:val="22"/>
          <w:lang w:eastAsia="zh-CN"/>
        </w:rPr>
      </w:pPr>
      <w:hyperlink w:anchor="_Toc67405006" w:history="1">
        <w:r w:rsidR="008F45CC" w:rsidRPr="00717A12">
          <w:rPr>
            <w:rStyle w:val="Hyperlink"/>
            <w:noProof/>
            <w:lang w:val="en"/>
          </w:rPr>
          <w:t>Configuring Non-Windows Test Environment Computers</w:t>
        </w:r>
        <w:r w:rsidR="008F45CC">
          <w:rPr>
            <w:noProof/>
            <w:webHidden/>
          </w:rPr>
          <w:tab/>
        </w:r>
        <w:r w:rsidR="008F45CC">
          <w:rPr>
            <w:noProof/>
            <w:webHidden/>
          </w:rPr>
          <w:fldChar w:fldCharType="begin"/>
        </w:r>
        <w:r w:rsidR="008F45CC">
          <w:rPr>
            <w:noProof/>
            <w:webHidden/>
          </w:rPr>
          <w:instrText xml:space="preserve"> PAGEREF _Toc67405006 \h </w:instrText>
        </w:r>
        <w:r w:rsidR="008F45CC">
          <w:rPr>
            <w:noProof/>
            <w:webHidden/>
          </w:rPr>
        </w:r>
        <w:r w:rsidR="008F45CC">
          <w:rPr>
            <w:noProof/>
            <w:webHidden/>
          </w:rPr>
          <w:fldChar w:fldCharType="separate"/>
        </w:r>
        <w:r w:rsidR="008F45CC">
          <w:rPr>
            <w:noProof/>
            <w:webHidden/>
          </w:rPr>
          <w:t>27</w:t>
        </w:r>
        <w:r w:rsidR="008F45CC">
          <w:rPr>
            <w:noProof/>
            <w:webHidden/>
          </w:rPr>
          <w:fldChar w:fldCharType="end"/>
        </w:r>
      </w:hyperlink>
    </w:p>
    <w:p w14:paraId="74CE950A" w14:textId="1299DAF0" w:rsidR="008F45CC" w:rsidRDefault="00D8682D">
      <w:pPr>
        <w:pStyle w:val="TOC1"/>
        <w:rPr>
          <w:rFonts w:asciiTheme="minorHAnsi" w:eastAsiaTheme="minorEastAsia" w:hAnsiTheme="minorHAnsi" w:cstheme="minorBidi"/>
          <w:b w:val="0"/>
          <w:bCs w:val="0"/>
          <w:noProof/>
          <w:sz w:val="22"/>
          <w:szCs w:val="22"/>
          <w:lang w:eastAsia="zh-CN"/>
        </w:rPr>
      </w:pPr>
      <w:hyperlink w:anchor="_Toc67405007" w:history="1">
        <w:r w:rsidR="008F45CC" w:rsidRPr="00717A12">
          <w:rPr>
            <w:rStyle w:val="Hyperlink"/>
            <w:noProof/>
            <w:lang w:val="en"/>
          </w:rPr>
          <w:t>Configuring the Test Suite</w:t>
        </w:r>
        <w:r w:rsidR="008F45CC">
          <w:rPr>
            <w:noProof/>
            <w:webHidden/>
          </w:rPr>
          <w:tab/>
        </w:r>
        <w:r w:rsidR="008F45CC">
          <w:rPr>
            <w:noProof/>
            <w:webHidden/>
          </w:rPr>
          <w:fldChar w:fldCharType="begin"/>
        </w:r>
        <w:r w:rsidR="008F45CC">
          <w:rPr>
            <w:noProof/>
            <w:webHidden/>
          </w:rPr>
          <w:instrText xml:space="preserve"> PAGEREF _Toc67405007 \h </w:instrText>
        </w:r>
        <w:r w:rsidR="008F45CC">
          <w:rPr>
            <w:noProof/>
            <w:webHidden/>
          </w:rPr>
        </w:r>
        <w:r w:rsidR="008F45CC">
          <w:rPr>
            <w:noProof/>
            <w:webHidden/>
          </w:rPr>
          <w:fldChar w:fldCharType="separate"/>
        </w:r>
        <w:r w:rsidR="008F45CC">
          <w:rPr>
            <w:noProof/>
            <w:webHidden/>
          </w:rPr>
          <w:t>28</w:t>
        </w:r>
        <w:r w:rsidR="008F45CC">
          <w:rPr>
            <w:noProof/>
            <w:webHidden/>
          </w:rPr>
          <w:fldChar w:fldCharType="end"/>
        </w:r>
      </w:hyperlink>
    </w:p>
    <w:p w14:paraId="34389A18" w14:textId="0E7A58A7" w:rsidR="008F45CC" w:rsidRDefault="00D8682D">
      <w:pPr>
        <w:pStyle w:val="TOC2"/>
        <w:rPr>
          <w:rFonts w:asciiTheme="minorHAnsi" w:eastAsiaTheme="minorEastAsia" w:hAnsiTheme="minorHAnsi" w:cstheme="minorBidi"/>
          <w:noProof/>
          <w:sz w:val="22"/>
          <w:szCs w:val="22"/>
          <w:lang w:eastAsia="zh-CN"/>
        </w:rPr>
      </w:pPr>
      <w:hyperlink w:anchor="_Toc67405008" w:history="1">
        <w:r w:rsidR="008F45CC" w:rsidRPr="00717A12">
          <w:rPr>
            <w:rStyle w:val="Hyperlink"/>
            <w:noProof/>
            <w:lang w:val="en"/>
          </w:rPr>
          <w:t>Required Configuration Settings</w:t>
        </w:r>
        <w:r w:rsidR="008F45CC">
          <w:rPr>
            <w:noProof/>
            <w:webHidden/>
          </w:rPr>
          <w:tab/>
        </w:r>
        <w:r w:rsidR="008F45CC">
          <w:rPr>
            <w:noProof/>
            <w:webHidden/>
          </w:rPr>
          <w:fldChar w:fldCharType="begin"/>
        </w:r>
        <w:r w:rsidR="008F45CC">
          <w:rPr>
            <w:noProof/>
            <w:webHidden/>
          </w:rPr>
          <w:instrText xml:space="preserve"> PAGEREF _Toc67405008 \h </w:instrText>
        </w:r>
        <w:r w:rsidR="008F45CC">
          <w:rPr>
            <w:noProof/>
            <w:webHidden/>
          </w:rPr>
        </w:r>
        <w:r w:rsidR="008F45CC">
          <w:rPr>
            <w:noProof/>
            <w:webHidden/>
          </w:rPr>
          <w:fldChar w:fldCharType="separate"/>
        </w:r>
        <w:r w:rsidR="008F45CC">
          <w:rPr>
            <w:noProof/>
            <w:webHidden/>
          </w:rPr>
          <w:t>28</w:t>
        </w:r>
        <w:r w:rsidR="008F45CC">
          <w:rPr>
            <w:noProof/>
            <w:webHidden/>
          </w:rPr>
          <w:fldChar w:fldCharType="end"/>
        </w:r>
      </w:hyperlink>
    </w:p>
    <w:p w14:paraId="7A7C4F20" w14:textId="6CD6EB2D" w:rsidR="008F45CC" w:rsidRDefault="00D8682D">
      <w:pPr>
        <w:pStyle w:val="TOC3"/>
        <w:rPr>
          <w:rFonts w:asciiTheme="minorHAnsi" w:eastAsiaTheme="minorEastAsia" w:hAnsiTheme="minorHAnsi" w:cstheme="minorBidi"/>
          <w:noProof/>
          <w:sz w:val="22"/>
          <w:szCs w:val="22"/>
          <w:lang w:eastAsia="zh-CN"/>
        </w:rPr>
      </w:pPr>
      <w:hyperlink w:anchor="_Toc67405009" w:history="1">
        <w:r w:rsidR="008F45CC" w:rsidRPr="00717A12">
          <w:rPr>
            <w:rStyle w:val="Hyperlink"/>
            <w:noProof/>
            <w:lang w:val="en"/>
          </w:rPr>
          <w:t>Common Required Property Settings</w:t>
        </w:r>
        <w:r w:rsidR="008F45CC">
          <w:rPr>
            <w:noProof/>
            <w:webHidden/>
          </w:rPr>
          <w:tab/>
        </w:r>
        <w:r w:rsidR="008F45CC">
          <w:rPr>
            <w:noProof/>
            <w:webHidden/>
          </w:rPr>
          <w:fldChar w:fldCharType="begin"/>
        </w:r>
        <w:r w:rsidR="008F45CC">
          <w:rPr>
            <w:noProof/>
            <w:webHidden/>
          </w:rPr>
          <w:instrText xml:space="preserve"> PAGEREF _Toc67405009 \h </w:instrText>
        </w:r>
        <w:r w:rsidR="008F45CC">
          <w:rPr>
            <w:noProof/>
            <w:webHidden/>
          </w:rPr>
        </w:r>
        <w:r w:rsidR="008F45CC">
          <w:rPr>
            <w:noProof/>
            <w:webHidden/>
          </w:rPr>
          <w:fldChar w:fldCharType="separate"/>
        </w:r>
        <w:r w:rsidR="008F45CC">
          <w:rPr>
            <w:noProof/>
            <w:webHidden/>
          </w:rPr>
          <w:t>29</w:t>
        </w:r>
        <w:r w:rsidR="008F45CC">
          <w:rPr>
            <w:noProof/>
            <w:webHidden/>
          </w:rPr>
          <w:fldChar w:fldCharType="end"/>
        </w:r>
      </w:hyperlink>
    </w:p>
    <w:p w14:paraId="0DF4789D" w14:textId="53834A32" w:rsidR="008F45CC" w:rsidRDefault="00D8682D">
      <w:pPr>
        <w:pStyle w:val="TOC3"/>
        <w:rPr>
          <w:rFonts w:asciiTheme="minorHAnsi" w:eastAsiaTheme="minorEastAsia" w:hAnsiTheme="minorHAnsi" w:cstheme="minorBidi"/>
          <w:noProof/>
          <w:sz w:val="22"/>
          <w:szCs w:val="22"/>
          <w:lang w:eastAsia="zh-CN"/>
        </w:rPr>
      </w:pPr>
      <w:hyperlink w:anchor="_Toc67405010" w:history="1">
        <w:r w:rsidR="008F45CC" w:rsidRPr="00717A12">
          <w:rPr>
            <w:rStyle w:val="Hyperlink"/>
            <w:noProof/>
            <w:lang w:val="en"/>
          </w:rPr>
          <w:t>Property Settings Required for RDP Protocol Extension Test Cases</w:t>
        </w:r>
        <w:r w:rsidR="008F45CC">
          <w:rPr>
            <w:noProof/>
            <w:webHidden/>
          </w:rPr>
          <w:tab/>
        </w:r>
        <w:r w:rsidR="008F45CC">
          <w:rPr>
            <w:noProof/>
            <w:webHidden/>
          </w:rPr>
          <w:fldChar w:fldCharType="begin"/>
        </w:r>
        <w:r w:rsidR="008F45CC">
          <w:rPr>
            <w:noProof/>
            <w:webHidden/>
          </w:rPr>
          <w:instrText xml:space="preserve"> PAGEREF _Toc67405010 \h </w:instrText>
        </w:r>
        <w:r w:rsidR="008F45CC">
          <w:rPr>
            <w:noProof/>
            <w:webHidden/>
          </w:rPr>
        </w:r>
        <w:r w:rsidR="008F45CC">
          <w:rPr>
            <w:noProof/>
            <w:webHidden/>
          </w:rPr>
          <w:fldChar w:fldCharType="separate"/>
        </w:r>
        <w:r w:rsidR="008F45CC">
          <w:rPr>
            <w:noProof/>
            <w:webHidden/>
          </w:rPr>
          <w:t>32</w:t>
        </w:r>
        <w:r w:rsidR="008F45CC">
          <w:rPr>
            <w:noProof/>
            <w:webHidden/>
          </w:rPr>
          <w:fldChar w:fldCharType="end"/>
        </w:r>
      </w:hyperlink>
    </w:p>
    <w:p w14:paraId="76C3C76B" w14:textId="2C23EAF1" w:rsidR="008F45CC" w:rsidRDefault="00D8682D">
      <w:pPr>
        <w:pStyle w:val="TOC4"/>
        <w:rPr>
          <w:rFonts w:asciiTheme="minorHAnsi" w:eastAsiaTheme="minorEastAsia" w:hAnsiTheme="minorHAnsi" w:cstheme="minorBidi"/>
          <w:noProof/>
          <w:sz w:val="22"/>
          <w:szCs w:val="22"/>
          <w:lang w:eastAsia="zh-CN"/>
        </w:rPr>
      </w:pPr>
      <w:hyperlink w:anchor="_Toc67405011" w:history="1">
        <w:r w:rsidR="008F45CC" w:rsidRPr="00717A12">
          <w:rPr>
            <w:rStyle w:val="Hyperlink"/>
            <w:noProof/>
            <w:lang w:val="en"/>
          </w:rPr>
          <w:t>MS-RDPBCGR Required Property Settings</w:t>
        </w:r>
        <w:r w:rsidR="008F45CC">
          <w:rPr>
            <w:noProof/>
            <w:webHidden/>
          </w:rPr>
          <w:tab/>
        </w:r>
        <w:r w:rsidR="008F45CC">
          <w:rPr>
            <w:noProof/>
            <w:webHidden/>
          </w:rPr>
          <w:fldChar w:fldCharType="begin"/>
        </w:r>
        <w:r w:rsidR="008F45CC">
          <w:rPr>
            <w:noProof/>
            <w:webHidden/>
          </w:rPr>
          <w:instrText xml:space="preserve"> PAGEREF _Toc67405011 \h </w:instrText>
        </w:r>
        <w:r w:rsidR="008F45CC">
          <w:rPr>
            <w:noProof/>
            <w:webHidden/>
          </w:rPr>
        </w:r>
        <w:r w:rsidR="008F45CC">
          <w:rPr>
            <w:noProof/>
            <w:webHidden/>
          </w:rPr>
          <w:fldChar w:fldCharType="separate"/>
        </w:r>
        <w:r w:rsidR="008F45CC">
          <w:rPr>
            <w:noProof/>
            <w:webHidden/>
          </w:rPr>
          <w:t>32</w:t>
        </w:r>
        <w:r w:rsidR="008F45CC">
          <w:rPr>
            <w:noProof/>
            <w:webHidden/>
          </w:rPr>
          <w:fldChar w:fldCharType="end"/>
        </w:r>
      </w:hyperlink>
    </w:p>
    <w:p w14:paraId="4FC65067" w14:textId="0108D413" w:rsidR="008F45CC" w:rsidRDefault="00D8682D">
      <w:pPr>
        <w:pStyle w:val="TOC4"/>
        <w:rPr>
          <w:rFonts w:asciiTheme="minorHAnsi" w:eastAsiaTheme="minorEastAsia" w:hAnsiTheme="minorHAnsi" w:cstheme="minorBidi"/>
          <w:noProof/>
          <w:sz w:val="22"/>
          <w:szCs w:val="22"/>
          <w:lang w:eastAsia="zh-CN"/>
        </w:rPr>
      </w:pPr>
      <w:hyperlink w:anchor="_Toc67405012" w:history="1">
        <w:r w:rsidR="008F45CC" w:rsidRPr="00717A12">
          <w:rPr>
            <w:rStyle w:val="Hyperlink"/>
            <w:noProof/>
            <w:lang w:val="en"/>
          </w:rPr>
          <w:t>MS-RDPRFX Required Property Settings</w:t>
        </w:r>
        <w:r w:rsidR="008F45CC">
          <w:rPr>
            <w:noProof/>
            <w:webHidden/>
          </w:rPr>
          <w:tab/>
        </w:r>
        <w:r w:rsidR="008F45CC">
          <w:rPr>
            <w:noProof/>
            <w:webHidden/>
          </w:rPr>
          <w:fldChar w:fldCharType="begin"/>
        </w:r>
        <w:r w:rsidR="008F45CC">
          <w:rPr>
            <w:noProof/>
            <w:webHidden/>
          </w:rPr>
          <w:instrText xml:space="preserve"> PAGEREF _Toc67405012 \h </w:instrText>
        </w:r>
        <w:r w:rsidR="008F45CC">
          <w:rPr>
            <w:noProof/>
            <w:webHidden/>
          </w:rPr>
        </w:r>
        <w:r w:rsidR="008F45CC">
          <w:rPr>
            <w:noProof/>
            <w:webHidden/>
          </w:rPr>
          <w:fldChar w:fldCharType="separate"/>
        </w:r>
        <w:r w:rsidR="008F45CC">
          <w:rPr>
            <w:noProof/>
            <w:webHidden/>
          </w:rPr>
          <w:t>33</w:t>
        </w:r>
        <w:r w:rsidR="008F45CC">
          <w:rPr>
            <w:noProof/>
            <w:webHidden/>
          </w:rPr>
          <w:fldChar w:fldCharType="end"/>
        </w:r>
      </w:hyperlink>
    </w:p>
    <w:p w14:paraId="06075511" w14:textId="3FF89F88" w:rsidR="008F45CC" w:rsidRDefault="00D8682D">
      <w:pPr>
        <w:pStyle w:val="TOC4"/>
        <w:rPr>
          <w:rFonts w:asciiTheme="minorHAnsi" w:eastAsiaTheme="minorEastAsia" w:hAnsiTheme="minorHAnsi" w:cstheme="minorBidi"/>
          <w:noProof/>
          <w:sz w:val="22"/>
          <w:szCs w:val="22"/>
          <w:lang w:eastAsia="zh-CN"/>
        </w:rPr>
      </w:pPr>
      <w:hyperlink w:anchor="_Toc67405013" w:history="1">
        <w:r w:rsidR="008F45CC" w:rsidRPr="00717A12">
          <w:rPr>
            <w:rStyle w:val="Hyperlink"/>
            <w:noProof/>
            <w:lang w:val="en"/>
          </w:rPr>
          <w:t>MS-RDPEGFX Required Property Settings</w:t>
        </w:r>
        <w:r w:rsidR="008F45CC">
          <w:rPr>
            <w:noProof/>
            <w:webHidden/>
          </w:rPr>
          <w:tab/>
        </w:r>
        <w:r w:rsidR="008F45CC">
          <w:rPr>
            <w:noProof/>
            <w:webHidden/>
          </w:rPr>
          <w:fldChar w:fldCharType="begin"/>
        </w:r>
        <w:r w:rsidR="008F45CC">
          <w:rPr>
            <w:noProof/>
            <w:webHidden/>
          </w:rPr>
          <w:instrText xml:space="preserve"> PAGEREF _Toc67405013 \h </w:instrText>
        </w:r>
        <w:r w:rsidR="008F45CC">
          <w:rPr>
            <w:noProof/>
            <w:webHidden/>
          </w:rPr>
        </w:r>
        <w:r w:rsidR="008F45CC">
          <w:rPr>
            <w:noProof/>
            <w:webHidden/>
          </w:rPr>
          <w:fldChar w:fldCharType="separate"/>
        </w:r>
        <w:r w:rsidR="008F45CC">
          <w:rPr>
            <w:noProof/>
            <w:webHidden/>
          </w:rPr>
          <w:t>33</w:t>
        </w:r>
        <w:r w:rsidR="008F45CC">
          <w:rPr>
            <w:noProof/>
            <w:webHidden/>
          </w:rPr>
          <w:fldChar w:fldCharType="end"/>
        </w:r>
      </w:hyperlink>
    </w:p>
    <w:p w14:paraId="625711E4" w14:textId="4C8E338D" w:rsidR="008F45CC" w:rsidRDefault="00D8682D">
      <w:pPr>
        <w:pStyle w:val="TOC4"/>
        <w:rPr>
          <w:rFonts w:asciiTheme="minorHAnsi" w:eastAsiaTheme="minorEastAsia" w:hAnsiTheme="minorHAnsi" w:cstheme="minorBidi"/>
          <w:noProof/>
          <w:sz w:val="22"/>
          <w:szCs w:val="22"/>
          <w:lang w:eastAsia="zh-CN"/>
        </w:rPr>
      </w:pPr>
      <w:hyperlink w:anchor="_Toc67405014" w:history="1">
        <w:r w:rsidR="008F45CC" w:rsidRPr="00717A12">
          <w:rPr>
            <w:rStyle w:val="Hyperlink"/>
            <w:noProof/>
            <w:lang w:val="en"/>
          </w:rPr>
          <w:t>MS-RDPEDISP Required Property Settings</w:t>
        </w:r>
        <w:r w:rsidR="008F45CC">
          <w:rPr>
            <w:noProof/>
            <w:webHidden/>
          </w:rPr>
          <w:tab/>
        </w:r>
        <w:r w:rsidR="008F45CC">
          <w:rPr>
            <w:noProof/>
            <w:webHidden/>
          </w:rPr>
          <w:fldChar w:fldCharType="begin"/>
        </w:r>
        <w:r w:rsidR="008F45CC">
          <w:rPr>
            <w:noProof/>
            <w:webHidden/>
          </w:rPr>
          <w:instrText xml:space="preserve"> PAGEREF _Toc67405014 \h </w:instrText>
        </w:r>
        <w:r w:rsidR="008F45CC">
          <w:rPr>
            <w:noProof/>
            <w:webHidden/>
          </w:rPr>
        </w:r>
        <w:r w:rsidR="008F45CC">
          <w:rPr>
            <w:noProof/>
            <w:webHidden/>
          </w:rPr>
          <w:fldChar w:fldCharType="separate"/>
        </w:r>
        <w:r w:rsidR="008F45CC">
          <w:rPr>
            <w:noProof/>
            <w:webHidden/>
          </w:rPr>
          <w:t>34</w:t>
        </w:r>
        <w:r w:rsidR="008F45CC">
          <w:rPr>
            <w:noProof/>
            <w:webHidden/>
          </w:rPr>
          <w:fldChar w:fldCharType="end"/>
        </w:r>
      </w:hyperlink>
    </w:p>
    <w:p w14:paraId="415631D1" w14:textId="26A5C999" w:rsidR="008F45CC" w:rsidRDefault="00D8682D">
      <w:pPr>
        <w:pStyle w:val="TOC2"/>
        <w:rPr>
          <w:rFonts w:asciiTheme="minorHAnsi" w:eastAsiaTheme="minorEastAsia" w:hAnsiTheme="minorHAnsi" w:cstheme="minorBidi"/>
          <w:noProof/>
          <w:sz w:val="22"/>
          <w:szCs w:val="22"/>
          <w:lang w:eastAsia="zh-CN"/>
        </w:rPr>
      </w:pPr>
      <w:hyperlink w:anchor="_Toc67405015" w:history="1">
        <w:r w:rsidR="008F45CC" w:rsidRPr="00717A12">
          <w:rPr>
            <w:rStyle w:val="Hyperlink"/>
            <w:noProof/>
            <w:lang w:val="en"/>
          </w:rPr>
          <w:t>Optional Configuration Settings</w:t>
        </w:r>
        <w:r w:rsidR="008F45CC">
          <w:rPr>
            <w:noProof/>
            <w:webHidden/>
          </w:rPr>
          <w:tab/>
        </w:r>
        <w:r w:rsidR="008F45CC">
          <w:rPr>
            <w:noProof/>
            <w:webHidden/>
          </w:rPr>
          <w:fldChar w:fldCharType="begin"/>
        </w:r>
        <w:r w:rsidR="008F45CC">
          <w:rPr>
            <w:noProof/>
            <w:webHidden/>
          </w:rPr>
          <w:instrText xml:space="preserve"> PAGEREF _Toc67405015 \h </w:instrText>
        </w:r>
        <w:r w:rsidR="008F45CC">
          <w:rPr>
            <w:noProof/>
            <w:webHidden/>
          </w:rPr>
        </w:r>
        <w:r w:rsidR="008F45CC">
          <w:rPr>
            <w:noProof/>
            <w:webHidden/>
          </w:rPr>
          <w:fldChar w:fldCharType="separate"/>
        </w:r>
        <w:r w:rsidR="008F45CC">
          <w:rPr>
            <w:noProof/>
            <w:webHidden/>
          </w:rPr>
          <w:t>35</w:t>
        </w:r>
        <w:r w:rsidR="008F45CC">
          <w:rPr>
            <w:noProof/>
            <w:webHidden/>
          </w:rPr>
          <w:fldChar w:fldCharType="end"/>
        </w:r>
      </w:hyperlink>
    </w:p>
    <w:p w14:paraId="22C1FE89" w14:textId="77F76247" w:rsidR="008F45CC" w:rsidRDefault="00D8682D">
      <w:pPr>
        <w:pStyle w:val="TOC1"/>
        <w:rPr>
          <w:rFonts w:asciiTheme="minorHAnsi" w:eastAsiaTheme="minorEastAsia" w:hAnsiTheme="minorHAnsi" w:cstheme="minorBidi"/>
          <w:b w:val="0"/>
          <w:bCs w:val="0"/>
          <w:noProof/>
          <w:sz w:val="22"/>
          <w:szCs w:val="22"/>
          <w:lang w:eastAsia="zh-CN"/>
        </w:rPr>
      </w:pPr>
      <w:hyperlink w:anchor="_Toc67405016" w:history="1">
        <w:r w:rsidR="008F45CC" w:rsidRPr="00717A12">
          <w:rPr>
            <w:rStyle w:val="Hyperlink"/>
            <w:noProof/>
          </w:rPr>
          <w:t>Running Test Cases</w:t>
        </w:r>
        <w:r w:rsidR="008F45CC">
          <w:rPr>
            <w:noProof/>
            <w:webHidden/>
          </w:rPr>
          <w:tab/>
        </w:r>
        <w:r w:rsidR="008F45CC">
          <w:rPr>
            <w:noProof/>
            <w:webHidden/>
          </w:rPr>
          <w:fldChar w:fldCharType="begin"/>
        </w:r>
        <w:r w:rsidR="008F45CC">
          <w:rPr>
            <w:noProof/>
            <w:webHidden/>
          </w:rPr>
          <w:instrText xml:space="preserve"> PAGEREF _Toc67405016 \h </w:instrText>
        </w:r>
        <w:r w:rsidR="008F45CC">
          <w:rPr>
            <w:noProof/>
            <w:webHidden/>
          </w:rPr>
        </w:r>
        <w:r w:rsidR="008F45CC">
          <w:rPr>
            <w:noProof/>
            <w:webHidden/>
          </w:rPr>
          <w:fldChar w:fldCharType="separate"/>
        </w:r>
        <w:r w:rsidR="008F45CC">
          <w:rPr>
            <w:noProof/>
            <w:webHidden/>
          </w:rPr>
          <w:t>36</w:t>
        </w:r>
        <w:r w:rsidR="008F45CC">
          <w:rPr>
            <w:noProof/>
            <w:webHidden/>
          </w:rPr>
          <w:fldChar w:fldCharType="end"/>
        </w:r>
      </w:hyperlink>
    </w:p>
    <w:p w14:paraId="074E9EEC" w14:textId="67C20F1C" w:rsidR="008F45CC" w:rsidRDefault="00D8682D">
      <w:pPr>
        <w:pStyle w:val="TOC2"/>
        <w:rPr>
          <w:rFonts w:asciiTheme="minorHAnsi" w:eastAsiaTheme="minorEastAsia" w:hAnsiTheme="minorHAnsi" w:cstheme="minorBidi"/>
          <w:noProof/>
          <w:sz w:val="22"/>
          <w:szCs w:val="22"/>
          <w:lang w:eastAsia="zh-CN"/>
        </w:rPr>
      </w:pPr>
      <w:hyperlink w:anchor="_Toc67405017" w:history="1">
        <w:r w:rsidR="008F45CC" w:rsidRPr="00717A12">
          <w:rPr>
            <w:rStyle w:val="Hyperlink"/>
            <w:noProof/>
            <w:lang w:val="en"/>
          </w:rPr>
          <w:t>Test Run Pre-Configuration</w:t>
        </w:r>
        <w:r w:rsidR="008F45CC">
          <w:rPr>
            <w:noProof/>
            <w:webHidden/>
          </w:rPr>
          <w:tab/>
        </w:r>
        <w:r w:rsidR="008F45CC">
          <w:rPr>
            <w:noProof/>
            <w:webHidden/>
          </w:rPr>
          <w:fldChar w:fldCharType="begin"/>
        </w:r>
        <w:r w:rsidR="008F45CC">
          <w:rPr>
            <w:noProof/>
            <w:webHidden/>
          </w:rPr>
          <w:instrText xml:space="preserve"> PAGEREF _Toc67405017 \h </w:instrText>
        </w:r>
        <w:r w:rsidR="008F45CC">
          <w:rPr>
            <w:noProof/>
            <w:webHidden/>
          </w:rPr>
        </w:r>
        <w:r w:rsidR="008F45CC">
          <w:rPr>
            <w:noProof/>
            <w:webHidden/>
          </w:rPr>
          <w:fldChar w:fldCharType="separate"/>
        </w:r>
        <w:r w:rsidR="008F45CC">
          <w:rPr>
            <w:noProof/>
            <w:webHidden/>
          </w:rPr>
          <w:t>37</w:t>
        </w:r>
        <w:r w:rsidR="008F45CC">
          <w:rPr>
            <w:noProof/>
            <w:webHidden/>
          </w:rPr>
          <w:fldChar w:fldCharType="end"/>
        </w:r>
      </w:hyperlink>
    </w:p>
    <w:p w14:paraId="6E336C58" w14:textId="6665FD07" w:rsidR="008F45CC" w:rsidRDefault="00D8682D">
      <w:pPr>
        <w:pStyle w:val="TOC3"/>
        <w:rPr>
          <w:rFonts w:asciiTheme="minorHAnsi" w:eastAsiaTheme="minorEastAsia" w:hAnsiTheme="minorHAnsi" w:cstheme="minorBidi"/>
          <w:noProof/>
          <w:sz w:val="22"/>
          <w:szCs w:val="22"/>
          <w:lang w:eastAsia="zh-CN"/>
        </w:rPr>
      </w:pPr>
      <w:hyperlink w:anchor="_Toc67405018" w:history="1">
        <w:r w:rsidR="008F45CC" w:rsidRPr="00717A12">
          <w:rPr>
            <w:rStyle w:val="Hyperlink"/>
            <w:noProof/>
          </w:rPr>
          <w:t>Configuring Common Test Suite Mode Settings</w:t>
        </w:r>
        <w:r w:rsidR="008F45CC">
          <w:rPr>
            <w:noProof/>
            <w:webHidden/>
          </w:rPr>
          <w:tab/>
        </w:r>
        <w:r w:rsidR="008F45CC">
          <w:rPr>
            <w:noProof/>
            <w:webHidden/>
          </w:rPr>
          <w:fldChar w:fldCharType="begin"/>
        </w:r>
        <w:r w:rsidR="008F45CC">
          <w:rPr>
            <w:noProof/>
            <w:webHidden/>
          </w:rPr>
          <w:instrText xml:space="preserve"> PAGEREF _Toc67405018 \h </w:instrText>
        </w:r>
        <w:r w:rsidR="008F45CC">
          <w:rPr>
            <w:noProof/>
            <w:webHidden/>
          </w:rPr>
        </w:r>
        <w:r w:rsidR="008F45CC">
          <w:rPr>
            <w:noProof/>
            <w:webHidden/>
          </w:rPr>
          <w:fldChar w:fldCharType="separate"/>
        </w:r>
        <w:r w:rsidR="008F45CC">
          <w:rPr>
            <w:noProof/>
            <w:webHidden/>
          </w:rPr>
          <w:t>37</w:t>
        </w:r>
        <w:r w:rsidR="008F45CC">
          <w:rPr>
            <w:noProof/>
            <w:webHidden/>
          </w:rPr>
          <w:fldChar w:fldCharType="end"/>
        </w:r>
      </w:hyperlink>
    </w:p>
    <w:p w14:paraId="45D0570B" w14:textId="74930F7C" w:rsidR="008F45CC" w:rsidRDefault="00D8682D">
      <w:pPr>
        <w:pStyle w:val="TOC4"/>
        <w:rPr>
          <w:rFonts w:asciiTheme="minorHAnsi" w:eastAsiaTheme="minorEastAsia" w:hAnsiTheme="minorHAnsi" w:cstheme="minorBidi"/>
          <w:noProof/>
          <w:sz w:val="22"/>
          <w:szCs w:val="22"/>
          <w:lang w:eastAsia="zh-CN"/>
        </w:rPr>
      </w:pPr>
      <w:hyperlink w:anchor="_Toc67405019" w:history="1">
        <w:r w:rsidR="008F45CC" w:rsidRPr="00717A12">
          <w:rPr>
            <w:rStyle w:val="Hyperlink"/>
            <w:noProof/>
          </w:rPr>
          <w:t>Controlling the RDP Client on a Windows SUT Computer</w:t>
        </w:r>
        <w:r w:rsidR="008F45CC">
          <w:rPr>
            <w:noProof/>
            <w:webHidden/>
          </w:rPr>
          <w:tab/>
        </w:r>
        <w:r w:rsidR="008F45CC">
          <w:rPr>
            <w:noProof/>
            <w:webHidden/>
          </w:rPr>
          <w:fldChar w:fldCharType="begin"/>
        </w:r>
        <w:r w:rsidR="008F45CC">
          <w:rPr>
            <w:noProof/>
            <w:webHidden/>
          </w:rPr>
          <w:instrText xml:space="preserve"> PAGEREF _Toc67405019 \h </w:instrText>
        </w:r>
        <w:r w:rsidR="008F45CC">
          <w:rPr>
            <w:noProof/>
            <w:webHidden/>
          </w:rPr>
        </w:r>
        <w:r w:rsidR="008F45CC">
          <w:rPr>
            <w:noProof/>
            <w:webHidden/>
          </w:rPr>
          <w:fldChar w:fldCharType="separate"/>
        </w:r>
        <w:r w:rsidR="008F45CC">
          <w:rPr>
            <w:noProof/>
            <w:webHidden/>
          </w:rPr>
          <w:t>37</w:t>
        </w:r>
        <w:r w:rsidR="008F45CC">
          <w:rPr>
            <w:noProof/>
            <w:webHidden/>
          </w:rPr>
          <w:fldChar w:fldCharType="end"/>
        </w:r>
      </w:hyperlink>
    </w:p>
    <w:p w14:paraId="64A80A33" w14:textId="704E4FF6" w:rsidR="008F45CC" w:rsidRDefault="00D8682D">
      <w:pPr>
        <w:pStyle w:val="TOC4"/>
        <w:rPr>
          <w:rFonts w:asciiTheme="minorHAnsi" w:eastAsiaTheme="minorEastAsia" w:hAnsiTheme="minorHAnsi" w:cstheme="minorBidi"/>
          <w:noProof/>
          <w:sz w:val="22"/>
          <w:szCs w:val="22"/>
          <w:lang w:eastAsia="zh-CN"/>
        </w:rPr>
      </w:pPr>
      <w:hyperlink w:anchor="_Toc67405020" w:history="1">
        <w:r w:rsidR="008F45CC" w:rsidRPr="00717A12">
          <w:rPr>
            <w:rStyle w:val="Hyperlink"/>
            <w:noProof/>
          </w:rPr>
          <w:t>Running Test Cases in the Test Suite Modes</w:t>
        </w:r>
        <w:r w:rsidR="008F45CC">
          <w:rPr>
            <w:noProof/>
            <w:webHidden/>
          </w:rPr>
          <w:tab/>
        </w:r>
        <w:r w:rsidR="008F45CC">
          <w:rPr>
            <w:noProof/>
            <w:webHidden/>
          </w:rPr>
          <w:fldChar w:fldCharType="begin"/>
        </w:r>
        <w:r w:rsidR="008F45CC">
          <w:rPr>
            <w:noProof/>
            <w:webHidden/>
          </w:rPr>
          <w:instrText xml:space="preserve"> PAGEREF _Toc67405020 \h </w:instrText>
        </w:r>
        <w:r w:rsidR="008F45CC">
          <w:rPr>
            <w:noProof/>
            <w:webHidden/>
          </w:rPr>
        </w:r>
        <w:r w:rsidR="008F45CC">
          <w:rPr>
            <w:noProof/>
            <w:webHidden/>
          </w:rPr>
          <w:fldChar w:fldCharType="separate"/>
        </w:r>
        <w:r w:rsidR="008F45CC">
          <w:rPr>
            <w:noProof/>
            <w:webHidden/>
          </w:rPr>
          <w:t>38</w:t>
        </w:r>
        <w:r w:rsidR="008F45CC">
          <w:rPr>
            <w:noProof/>
            <w:webHidden/>
          </w:rPr>
          <w:fldChar w:fldCharType="end"/>
        </w:r>
      </w:hyperlink>
    </w:p>
    <w:p w14:paraId="1D9C3220" w14:textId="4DE65083" w:rsidR="008F45CC" w:rsidRDefault="00D8682D">
      <w:pPr>
        <w:pStyle w:val="TOC3"/>
        <w:rPr>
          <w:rFonts w:asciiTheme="minorHAnsi" w:eastAsiaTheme="minorEastAsia" w:hAnsiTheme="minorHAnsi" w:cstheme="minorBidi"/>
          <w:noProof/>
          <w:sz w:val="22"/>
          <w:szCs w:val="22"/>
          <w:lang w:eastAsia="zh-CN"/>
        </w:rPr>
      </w:pPr>
      <w:hyperlink w:anchor="_Toc67405021" w:history="1">
        <w:r w:rsidR="008F45CC" w:rsidRPr="00717A12">
          <w:rPr>
            <w:rStyle w:val="Hyperlink"/>
            <w:noProof/>
          </w:rPr>
          <w:t>Configuring the Test Suite Mode for MS-RDPEI Events</w:t>
        </w:r>
        <w:r w:rsidR="008F45CC">
          <w:rPr>
            <w:noProof/>
            <w:webHidden/>
          </w:rPr>
          <w:tab/>
        </w:r>
        <w:r w:rsidR="008F45CC">
          <w:rPr>
            <w:noProof/>
            <w:webHidden/>
          </w:rPr>
          <w:fldChar w:fldCharType="begin"/>
        </w:r>
        <w:r w:rsidR="008F45CC">
          <w:rPr>
            <w:noProof/>
            <w:webHidden/>
          </w:rPr>
          <w:instrText xml:space="preserve"> PAGEREF _Toc67405021 \h </w:instrText>
        </w:r>
        <w:r w:rsidR="008F45CC">
          <w:rPr>
            <w:noProof/>
            <w:webHidden/>
          </w:rPr>
        </w:r>
        <w:r w:rsidR="008F45CC">
          <w:rPr>
            <w:noProof/>
            <w:webHidden/>
          </w:rPr>
          <w:fldChar w:fldCharType="separate"/>
        </w:r>
        <w:r w:rsidR="008F45CC">
          <w:rPr>
            <w:noProof/>
            <w:webHidden/>
          </w:rPr>
          <w:t>39</w:t>
        </w:r>
        <w:r w:rsidR="008F45CC">
          <w:rPr>
            <w:noProof/>
            <w:webHidden/>
          </w:rPr>
          <w:fldChar w:fldCharType="end"/>
        </w:r>
      </w:hyperlink>
    </w:p>
    <w:p w14:paraId="0C3BC92C" w14:textId="2CA05AA8" w:rsidR="008F45CC" w:rsidRDefault="00D8682D">
      <w:pPr>
        <w:pStyle w:val="TOC4"/>
        <w:rPr>
          <w:rFonts w:asciiTheme="minorHAnsi" w:eastAsiaTheme="minorEastAsia" w:hAnsiTheme="minorHAnsi" w:cstheme="minorBidi"/>
          <w:noProof/>
          <w:sz w:val="22"/>
          <w:szCs w:val="22"/>
          <w:lang w:eastAsia="zh-CN"/>
        </w:rPr>
      </w:pPr>
      <w:hyperlink w:anchor="_Toc67405022" w:history="1">
        <w:r w:rsidR="008F45CC" w:rsidRPr="00717A12">
          <w:rPr>
            <w:rStyle w:val="Hyperlink"/>
            <w:noProof/>
          </w:rPr>
          <w:t>Choosing a Test Suite Mode Setting for MS-RDPEI Test Cases</w:t>
        </w:r>
        <w:r w:rsidR="008F45CC">
          <w:rPr>
            <w:noProof/>
            <w:webHidden/>
          </w:rPr>
          <w:tab/>
        </w:r>
        <w:r w:rsidR="008F45CC">
          <w:rPr>
            <w:noProof/>
            <w:webHidden/>
          </w:rPr>
          <w:fldChar w:fldCharType="begin"/>
        </w:r>
        <w:r w:rsidR="008F45CC">
          <w:rPr>
            <w:noProof/>
            <w:webHidden/>
          </w:rPr>
          <w:instrText xml:space="preserve"> PAGEREF _Toc67405022 \h </w:instrText>
        </w:r>
        <w:r w:rsidR="008F45CC">
          <w:rPr>
            <w:noProof/>
            <w:webHidden/>
          </w:rPr>
        </w:r>
        <w:r w:rsidR="008F45CC">
          <w:rPr>
            <w:noProof/>
            <w:webHidden/>
          </w:rPr>
          <w:fldChar w:fldCharType="separate"/>
        </w:r>
        <w:r w:rsidR="008F45CC">
          <w:rPr>
            <w:noProof/>
            <w:webHidden/>
          </w:rPr>
          <w:t>39</w:t>
        </w:r>
        <w:r w:rsidR="008F45CC">
          <w:rPr>
            <w:noProof/>
            <w:webHidden/>
          </w:rPr>
          <w:fldChar w:fldCharType="end"/>
        </w:r>
      </w:hyperlink>
    </w:p>
    <w:p w14:paraId="6CA164C3" w14:textId="2F8E70EF" w:rsidR="008F45CC" w:rsidRDefault="00D8682D">
      <w:pPr>
        <w:pStyle w:val="TOC4"/>
        <w:rPr>
          <w:rFonts w:asciiTheme="minorHAnsi" w:eastAsiaTheme="minorEastAsia" w:hAnsiTheme="minorHAnsi" w:cstheme="minorBidi"/>
          <w:noProof/>
          <w:sz w:val="22"/>
          <w:szCs w:val="22"/>
          <w:lang w:eastAsia="zh-CN"/>
        </w:rPr>
      </w:pPr>
      <w:hyperlink w:anchor="_Toc67405023" w:history="1">
        <w:r w:rsidR="008F45CC" w:rsidRPr="00717A12">
          <w:rPr>
            <w:rStyle w:val="Hyperlink"/>
            <w:noProof/>
          </w:rPr>
          <w:t>Running MS-RDPEI Test Cases in the Test Suite Modes</w:t>
        </w:r>
        <w:r w:rsidR="008F45CC">
          <w:rPr>
            <w:noProof/>
            <w:webHidden/>
          </w:rPr>
          <w:tab/>
        </w:r>
        <w:r w:rsidR="008F45CC">
          <w:rPr>
            <w:noProof/>
            <w:webHidden/>
          </w:rPr>
          <w:fldChar w:fldCharType="begin"/>
        </w:r>
        <w:r w:rsidR="008F45CC">
          <w:rPr>
            <w:noProof/>
            <w:webHidden/>
          </w:rPr>
          <w:instrText xml:space="preserve"> PAGEREF _Toc67405023 \h </w:instrText>
        </w:r>
        <w:r w:rsidR="008F45CC">
          <w:rPr>
            <w:noProof/>
            <w:webHidden/>
          </w:rPr>
        </w:r>
        <w:r w:rsidR="008F45CC">
          <w:rPr>
            <w:noProof/>
            <w:webHidden/>
          </w:rPr>
          <w:fldChar w:fldCharType="separate"/>
        </w:r>
        <w:r w:rsidR="008F45CC">
          <w:rPr>
            <w:noProof/>
            <w:webHidden/>
          </w:rPr>
          <w:t>39</w:t>
        </w:r>
        <w:r w:rsidR="008F45CC">
          <w:rPr>
            <w:noProof/>
            <w:webHidden/>
          </w:rPr>
          <w:fldChar w:fldCharType="end"/>
        </w:r>
      </w:hyperlink>
    </w:p>
    <w:p w14:paraId="06A38D7F" w14:textId="43DB25D6" w:rsidR="008F45CC" w:rsidRDefault="00D8682D">
      <w:pPr>
        <w:pStyle w:val="TOC3"/>
        <w:rPr>
          <w:rFonts w:asciiTheme="minorHAnsi" w:eastAsiaTheme="minorEastAsia" w:hAnsiTheme="minorHAnsi" w:cstheme="minorBidi"/>
          <w:noProof/>
          <w:sz w:val="22"/>
          <w:szCs w:val="22"/>
          <w:lang w:eastAsia="zh-CN"/>
        </w:rPr>
      </w:pPr>
      <w:hyperlink w:anchor="_Toc67405024" w:history="1">
        <w:r w:rsidR="008F45CC" w:rsidRPr="00717A12">
          <w:rPr>
            <w:rStyle w:val="Hyperlink"/>
            <w:noProof/>
          </w:rPr>
          <w:t>Configuring the Test Suite Mode for MS-RDPEDISP Events</w:t>
        </w:r>
        <w:r w:rsidR="008F45CC">
          <w:rPr>
            <w:noProof/>
            <w:webHidden/>
          </w:rPr>
          <w:tab/>
        </w:r>
        <w:r w:rsidR="008F45CC">
          <w:rPr>
            <w:noProof/>
            <w:webHidden/>
          </w:rPr>
          <w:fldChar w:fldCharType="begin"/>
        </w:r>
        <w:r w:rsidR="008F45CC">
          <w:rPr>
            <w:noProof/>
            <w:webHidden/>
          </w:rPr>
          <w:instrText xml:space="preserve"> PAGEREF _Toc67405024 \h </w:instrText>
        </w:r>
        <w:r w:rsidR="008F45CC">
          <w:rPr>
            <w:noProof/>
            <w:webHidden/>
          </w:rPr>
        </w:r>
        <w:r w:rsidR="008F45CC">
          <w:rPr>
            <w:noProof/>
            <w:webHidden/>
          </w:rPr>
          <w:fldChar w:fldCharType="separate"/>
        </w:r>
        <w:r w:rsidR="008F45CC">
          <w:rPr>
            <w:noProof/>
            <w:webHidden/>
          </w:rPr>
          <w:t>40</w:t>
        </w:r>
        <w:r w:rsidR="008F45CC">
          <w:rPr>
            <w:noProof/>
            <w:webHidden/>
          </w:rPr>
          <w:fldChar w:fldCharType="end"/>
        </w:r>
      </w:hyperlink>
    </w:p>
    <w:p w14:paraId="4B77EFF7" w14:textId="518C73BD" w:rsidR="008F45CC" w:rsidRDefault="00D8682D">
      <w:pPr>
        <w:pStyle w:val="TOC4"/>
        <w:rPr>
          <w:rFonts w:asciiTheme="minorHAnsi" w:eastAsiaTheme="minorEastAsia" w:hAnsiTheme="minorHAnsi" w:cstheme="minorBidi"/>
          <w:noProof/>
          <w:sz w:val="22"/>
          <w:szCs w:val="22"/>
          <w:lang w:eastAsia="zh-CN"/>
        </w:rPr>
      </w:pPr>
      <w:hyperlink w:anchor="_Toc67405025" w:history="1">
        <w:r w:rsidR="008F45CC" w:rsidRPr="00717A12">
          <w:rPr>
            <w:rStyle w:val="Hyperlink"/>
            <w:noProof/>
          </w:rPr>
          <w:t>Choosing a Test Suite Mode Setting for MS-RDPEDISP Test Cases</w:t>
        </w:r>
        <w:r w:rsidR="008F45CC">
          <w:rPr>
            <w:noProof/>
            <w:webHidden/>
          </w:rPr>
          <w:tab/>
        </w:r>
        <w:r w:rsidR="008F45CC">
          <w:rPr>
            <w:noProof/>
            <w:webHidden/>
          </w:rPr>
          <w:fldChar w:fldCharType="begin"/>
        </w:r>
        <w:r w:rsidR="008F45CC">
          <w:rPr>
            <w:noProof/>
            <w:webHidden/>
          </w:rPr>
          <w:instrText xml:space="preserve"> PAGEREF _Toc67405025 \h </w:instrText>
        </w:r>
        <w:r w:rsidR="008F45CC">
          <w:rPr>
            <w:noProof/>
            <w:webHidden/>
          </w:rPr>
        </w:r>
        <w:r w:rsidR="008F45CC">
          <w:rPr>
            <w:noProof/>
            <w:webHidden/>
          </w:rPr>
          <w:fldChar w:fldCharType="separate"/>
        </w:r>
        <w:r w:rsidR="008F45CC">
          <w:rPr>
            <w:noProof/>
            <w:webHidden/>
          </w:rPr>
          <w:t>40</w:t>
        </w:r>
        <w:r w:rsidR="008F45CC">
          <w:rPr>
            <w:noProof/>
            <w:webHidden/>
          </w:rPr>
          <w:fldChar w:fldCharType="end"/>
        </w:r>
      </w:hyperlink>
    </w:p>
    <w:p w14:paraId="533DC4B9" w14:textId="1E3CBF79" w:rsidR="008F45CC" w:rsidRDefault="00D8682D">
      <w:pPr>
        <w:pStyle w:val="TOC4"/>
        <w:rPr>
          <w:rFonts w:asciiTheme="minorHAnsi" w:eastAsiaTheme="minorEastAsia" w:hAnsiTheme="minorHAnsi" w:cstheme="minorBidi"/>
          <w:noProof/>
          <w:sz w:val="22"/>
          <w:szCs w:val="22"/>
          <w:lang w:eastAsia="zh-CN"/>
        </w:rPr>
      </w:pPr>
      <w:hyperlink w:anchor="_Toc67405026" w:history="1">
        <w:r w:rsidR="008F45CC" w:rsidRPr="00717A12">
          <w:rPr>
            <w:rStyle w:val="Hyperlink"/>
            <w:noProof/>
          </w:rPr>
          <w:t>Running MS-RDPEDISP Test Cases in the Test Suite Modes</w:t>
        </w:r>
        <w:r w:rsidR="008F45CC">
          <w:rPr>
            <w:noProof/>
            <w:webHidden/>
          </w:rPr>
          <w:tab/>
        </w:r>
        <w:r w:rsidR="008F45CC">
          <w:rPr>
            <w:noProof/>
            <w:webHidden/>
          </w:rPr>
          <w:fldChar w:fldCharType="begin"/>
        </w:r>
        <w:r w:rsidR="008F45CC">
          <w:rPr>
            <w:noProof/>
            <w:webHidden/>
          </w:rPr>
          <w:instrText xml:space="preserve"> PAGEREF _Toc67405026 \h </w:instrText>
        </w:r>
        <w:r w:rsidR="008F45CC">
          <w:rPr>
            <w:noProof/>
            <w:webHidden/>
          </w:rPr>
        </w:r>
        <w:r w:rsidR="008F45CC">
          <w:rPr>
            <w:noProof/>
            <w:webHidden/>
          </w:rPr>
          <w:fldChar w:fldCharType="separate"/>
        </w:r>
        <w:r w:rsidR="008F45CC">
          <w:rPr>
            <w:noProof/>
            <w:webHidden/>
          </w:rPr>
          <w:t>40</w:t>
        </w:r>
        <w:r w:rsidR="008F45CC">
          <w:rPr>
            <w:noProof/>
            <w:webHidden/>
          </w:rPr>
          <w:fldChar w:fldCharType="end"/>
        </w:r>
      </w:hyperlink>
    </w:p>
    <w:p w14:paraId="03B0DFED" w14:textId="20B22B5A" w:rsidR="008F45CC" w:rsidRDefault="00D8682D">
      <w:pPr>
        <w:pStyle w:val="TOC2"/>
        <w:rPr>
          <w:rFonts w:asciiTheme="minorHAnsi" w:eastAsiaTheme="minorEastAsia" w:hAnsiTheme="minorHAnsi" w:cstheme="minorBidi"/>
          <w:noProof/>
          <w:sz w:val="22"/>
          <w:szCs w:val="22"/>
          <w:lang w:eastAsia="zh-CN"/>
        </w:rPr>
      </w:pPr>
      <w:hyperlink w:anchor="_Toc67405027" w:history="1">
        <w:r w:rsidR="008F45CC" w:rsidRPr="00717A12">
          <w:rPr>
            <w:rStyle w:val="Hyperlink"/>
            <w:noProof/>
            <w:lang w:val="en"/>
          </w:rPr>
          <w:t>Running Verification Tests</w:t>
        </w:r>
        <w:r w:rsidR="008F45CC">
          <w:rPr>
            <w:noProof/>
            <w:webHidden/>
          </w:rPr>
          <w:tab/>
        </w:r>
        <w:r w:rsidR="008F45CC">
          <w:rPr>
            <w:noProof/>
            <w:webHidden/>
          </w:rPr>
          <w:fldChar w:fldCharType="begin"/>
        </w:r>
        <w:r w:rsidR="008F45CC">
          <w:rPr>
            <w:noProof/>
            <w:webHidden/>
          </w:rPr>
          <w:instrText xml:space="preserve"> PAGEREF _Toc67405027 \h </w:instrText>
        </w:r>
        <w:r w:rsidR="008F45CC">
          <w:rPr>
            <w:noProof/>
            <w:webHidden/>
          </w:rPr>
        </w:r>
        <w:r w:rsidR="008F45CC">
          <w:rPr>
            <w:noProof/>
            <w:webHidden/>
          </w:rPr>
          <w:fldChar w:fldCharType="separate"/>
        </w:r>
        <w:r w:rsidR="008F45CC">
          <w:rPr>
            <w:noProof/>
            <w:webHidden/>
          </w:rPr>
          <w:t>41</w:t>
        </w:r>
        <w:r w:rsidR="008F45CC">
          <w:rPr>
            <w:noProof/>
            <w:webHidden/>
          </w:rPr>
          <w:fldChar w:fldCharType="end"/>
        </w:r>
      </w:hyperlink>
    </w:p>
    <w:p w14:paraId="338B3E19" w14:textId="23F19EC9" w:rsidR="008F45CC" w:rsidRDefault="00D8682D">
      <w:pPr>
        <w:pStyle w:val="TOC2"/>
        <w:rPr>
          <w:rFonts w:asciiTheme="minorHAnsi" w:eastAsiaTheme="minorEastAsia" w:hAnsiTheme="minorHAnsi" w:cstheme="minorBidi"/>
          <w:noProof/>
          <w:sz w:val="22"/>
          <w:szCs w:val="22"/>
          <w:lang w:eastAsia="zh-CN"/>
        </w:rPr>
      </w:pPr>
      <w:hyperlink w:anchor="_Toc67405028" w:history="1">
        <w:r w:rsidR="008F45CC" w:rsidRPr="00717A12">
          <w:rPr>
            <w:rStyle w:val="Hyperlink"/>
            <w:noProof/>
            <w:lang w:val="en"/>
          </w:rPr>
          <w:t>Running All Test Cases</w:t>
        </w:r>
        <w:r w:rsidR="008F45CC">
          <w:rPr>
            <w:noProof/>
            <w:webHidden/>
          </w:rPr>
          <w:tab/>
        </w:r>
        <w:r w:rsidR="008F45CC">
          <w:rPr>
            <w:noProof/>
            <w:webHidden/>
          </w:rPr>
          <w:fldChar w:fldCharType="begin"/>
        </w:r>
        <w:r w:rsidR="008F45CC">
          <w:rPr>
            <w:noProof/>
            <w:webHidden/>
          </w:rPr>
          <w:instrText xml:space="preserve"> PAGEREF _Toc67405028 \h </w:instrText>
        </w:r>
        <w:r w:rsidR="008F45CC">
          <w:rPr>
            <w:noProof/>
            <w:webHidden/>
          </w:rPr>
        </w:r>
        <w:r w:rsidR="008F45CC">
          <w:rPr>
            <w:noProof/>
            <w:webHidden/>
          </w:rPr>
          <w:fldChar w:fldCharType="separate"/>
        </w:r>
        <w:r w:rsidR="008F45CC">
          <w:rPr>
            <w:noProof/>
            <w:webHidden/>
          </w:rPr>
          <w:t>41</w:t>
        </w:r>
        <w:r w:rsidR="008F45CC">
          <w:rPr>
            <w:noProof/>
            <w:webHidden/>
          </w:rPr>
          <w:fldChar w:fldCharType="end"/>
        </w:r>
      </w:hyperlink>
    </w:p>
    <w:p w14:paraId="7FDA04FE" w14:textId="5237E62B" w:rsidR="008F45CC" w:rsidRDefault="00D8682D">
      <w:pPr>
        <w:pStyle w:val="TOC2"/>
        <w:rPr>
          <w:rFonts w:asciiTheme="minorHAnsi" w:eastAsiaTheme="minorEastAsia" w:hAnsiTheme="minorHAnsi" w:cstheme="minorBidi"/>
          <w:noProof/>
          <w:sz w:val="22"/>
          <w:szCs w:val="22"/>
          <w:lang w:eastAsia="zh-CN"/>
        </w:rPr>
      </w:pPr>
      <w:hyperlink w:anchor="_Toc67405029" w:history="1">
        <w:r w:rsidR="008F45CC" w:rsidRPr="00717A12">
          <w:rPr>
            <w:rStyle w:val="Hyperlink"/>
            <w:noProof/>
            <w:lang w:val="en"/>
          </w:rPr>
          <w:t>Running Specific Test Cases</w:t>
        </w:r>
        <w:r w:rsidR="008F45CC">
          <w:rPr>
            <w:noProof/>
            <w:webHidden/>
          </w:rPr>
          <w:tab/>
        </w:r>
        <w:r w:rsidR="008F45CC">
          <w:rPr>
            <w:noProof/>
            <w:webHidden/>
          </w:rPr>
          <w:fldChar w:fldCharType="begin"/>
        </w:r>
        <w:r w:rsidR="008F45CC">
          <w:rPr>
            <w:noProof/>
            <w:webHidden/>
          </w:rPr>
          <w:instrText xml:space="preserve"> PAGEREF _Toc67405029 \h </w:instrText>
        </w:r>
        <w:r w:rsidR="008F45CC">
          <w:rPr>
            <w:noProof/>
            <w:webHidden/>
          </w:rPr>
        </w:r>
        <w:r w:rsidR="008F45CC">
          <w:rPr>
            <w:noProof/>
            <w:webHidden/>
          </w:rPr>
          <w:fldChar w:fldCharType="separate"/>
        </w:r>
        <w:r w:rsidR="008F45CC">
          <w:rPr>
            <w:noProof/>
            <w:webHidden/>
          </w:rPr>
          <w:t>42</w:t>
        </w:r>
        <w:r w:rsidR="008F45CC">
          <w:rPr>
            <w:noProof/>
            <w:webHidden/>
          </w:rPr>
          <w:fldChar w:fldCharType="end"/>
        </w:r>
      </w:hyperlink>
    </w:p>
    <w:p w14:paraId="69FE8227" w14:textId="3CCBC055" w:rsidR="008F45CC" w:rsidRDefault="00D8682D">
      <w:pPr>
        <w:pStyle w:val="TOC2"/>
        <w:rPr>
          <w:rFonts w:asciiTheme="minorHAnsi" w:eastAsiaTheme="minorEastAsia" w:hAnsiTheme="minorHAnsi" w:cstheme="minorBidi"/>
          <w:noProof/>
          <w:sz w:val="22"/>
          <w:szCs w:val="22"/>
          <w:lang w:eastAsia="zh-CN"/>
        </w:rPr>
      </w:pPr>
      <w:hyperlink w:anchor="_Toc67405030" w:history="1">
        <w:r w:rsidR="008F45CC" w:rsidRPr="00717A12">
          <w:rPr>
            <w:rStyle w:val="Hyperlink"/>
            <w:noProof/>
            <w:lang w:val="en"/>
          </w:rPr>
          <w:t>Example: Running Test Cases in Interactive Mode</w:t>
        </w:r>
        <w:r w:rsidR="008F45CC">
          <w:rPr>
            <w:noProof/>
            <w:webHidden/>
          </w:rPr>
          <w:tab/>
        </w:r>
        <w:r w:rsidR="008F45CC">
          <w:rPr>
            <w:noProof/>
            <w:webHidden/>
          </w:rPr>
          <w:fldChar w:fldCharType="begin"/>
        </w:r>
        <w:r w:rsidR="008F45CC">
          <w:rPr>
            <w:noProof/>
            <w:webHidden/>
          </w:rPr>
          <w:instrText xml:space="preserve"> PAGEREF _Toc67405030 \h </w:instrText>
        </w:r>
        <w:r w:rsidR="008F45CC">
          <w:rPr>
            <w:noProof/>
            <w:webHidden/>
          </w:rPr>
        </w:r>
        <w:r w:rsidR="008F45CC">
          <w:rPr>
            <w:noProof/>
            <w:webHidden/>
          </w:rPr>
          <w:fldChar w:fldCharType="separate"/>
        </w:r>
        <w:r w:rsidR="008F45CC">
          <w:rPr>
            <w:noProof/>
            <w:webHidden/>
          </w:rPr>
          <w:t>42</w:t>
        </w:r>
        <w:r w:rsidR="008F45CC">
          <w:rPr>
            <w:noProof/>
            <w:webHidden/>
          </w:rPr>
          <w:fldChar w:fldCharType="end"/>
        </w:r>
      </w:hyperlink>
    </w:p>
    <w:p w14:paraId="63D3F200" w14:textId="24D40C29" w:rsidR="008F45CC" w:rsidRDefault="00D8682D">
      <w:pPr>
        <w:pStyle w:val="TOC2"/>
        <w:rPr>
          <w:rFonts w:asciiTheme="minorHAnsi" w:eastAsiaTheme="minorEastAsia" w:hAnsiTheme="minorHAnsi" w:cstheme="minorBidi"/>
          <w:noProof/>
          <w:sz w:val="22"/>
          <w:szCs w:val="22"/>
          <w:lang w:eastAsia="zh-CN"/>
        </w:rPr>
      </w:pPr>
      <w:hyperlink w:anchor="_Toc67405031" w:history="1">
        <w:r w:rsidR="008F45CC" w:rsidRPr="00717A12">
          <w:rPr>
            <w:rStyle w:val="Hyperlink"/>
            <w:noProof/>
            <w:lang w:val="en"/>
          </w:rPr>
          <w:t>Example: Running RDPEI Test Cases in Interactive Mode</w:t>
        </w:r>
        <w:r w:rsidR="008F45CC">
          <w:rPr>
            <w:noProof/>
            <w:webHidden/>
          </w:rPr>
          <w:tab/>
        </w:r>
        <w:r w:rsidR="008F45CC">
          <w:rPr>
            <w:noProof/>
            <w:webHidden/>
          </w:rPr>
          <w:fldChar w:fldCharType="begin"/>
        </w:r>
        <w:r w:rsidR="008F45CC">
          <w:rPr>
            <w:noProof/>
            <w:webHidden/>
          </w:rPr>
          <w:instrText xml:space="preserve"> PAGEREF _Toc67405031 \h </w:instrText>
        </w:r>
        <w:r w:rsidR="008F45CC">
          <w:rPr>
            <w:noProof/>
            <w:webHidden/>
          </w:rPr>
        </w:r>
        <w:r w:rsidR="008F45CC">
          <w:rPr>
            <w:noProof/>
            <w:webHidden/>
          </w:rPr>
          <w:fldChar w:fldCharType="separate"/>
        </w:r>
        <w:r w:rsidR="008F45CC">
          <w:rPr>
            <w:noProof/>
            <w:webHidden/>
          </w:rPr>
          <w:t>44</w:t>
        </w:r>
        <w:r w:rsidR="008F45CC">
          <w:rPr>
            <w:noProof/>
            <w:webHidden/>
          </w:rPr>
          <w:fldChar w:fldCharType="end"/>
        </w:r>
      </w:hyperlink>
    </w:p>
    <w:p w14:paraId="54F7D00D" w14:textId="2BAFCBE8" w:rsidR="008F45CC" w:rsidRDefault="00D8682D">
      <w:pPr>
        <w:pStyle w:val="TOC2"/>
        <w:rPr>
          <w:rFonts w:asciiTheme="minorHAnsi" w:eastAsiaTheme="minorEastAsia" w:hAnsiTheme="minorHAnsi" w:cstheme="minorBidi"/>
          <w:noProof/>
          <w:sz w:val="22"/>
          <w:szCs w:val="22"/>
          <w:lang w:eastAsia="zh-CN"/>
        </w:rPr>
      </w:pPr>
      <w:hyperlink w:anchor="_Toc67405032" w:history="1">
        <w:r w:rsidR="008F45CC" w:rsidRPr="00717A12">
          <w:rPr>
            <w:rStyle w:val="Hyperlink"/>
            <w:noProof/>
            <w:lang w:val="en"/>
          </w:rPr>
          <w:t>Viewing Test Results</w:t>
        </w:r>
        <w:r w:rsidR="008F45CC">
          <w:rPr>
            <w:noProof/>
            <w:webHidden/>
          </w:rPr>
          <w:tab/>
        </w:r>
        <w:r w:rsidR="008F45CC">
          <w:rPr>
            <w:noProof/>
            <w:webHidden/>
          </w:rPr>
          <w:fldChar w:fldCharType="begin"/>
        </w:r>
        <w:r w:rsidR="008F45CC">
          <w:rPr>
            <w:noProof/>
            <w:webHidden/>
          </w:rPr>
          <w:instrText xml:space="preserve"> PAGEREF _Toc67405032 \h </w:instrText>
        </w:r>
        <w:r w:rsidR="008F45CC">
          <w:rPr>
            <w:noProof/>
            <w:webHidden/>
          </w:rPr>
        </w:r>
        <w:r w:rsidR="008F45CC">
          <w:rPr>
            <w:noProof/>
            <w:webHidden/>
          </w:rPr>
          <w:fldChar w:fldCharType="separate"/>
        </w:r>
        <w:r w:rsidR="008F45CC">
          <w:rPr>
            <w:noProof/>
            <w:webHidden/>
          </w:rPr>
          <w:t>45</w:t>
        </w:r>
        <w:r w:rsidR="008F45CC">
          <w:rPr>
            <w:noProof/>
            <w:webHidden/>
          </w:rPr>
          <w:fldChar w:fldCharType="end"/>
        </w:r>
      </w:hyperlink>
    </w:p>
    <w:p w14:paraId="41F56BB3" w14:textId="1316F538" w:rsidR="008F45CC" w:rsidRDefault="00D8682D">
      <w:pPr>
        <w:pStyle w:val="TOC2"/>
        <w:rPr>
          <w:rFonts w:asciiTheme="minorHAnsi" w:eastAsiaTheme="minorEastAsia" w:hAnsiTheme="minorHAnsi" w:cstheme="minorBidi"/>
          <w:noProof/>
          <w:sz w:val="22"/>
          <w:szCs w:val="22"/>
          <w:lang w:eastAsia="zh-CN"/>
        </w:rPr>
      </w:pPr>
      <w:hyperlink w:anchor="_Toc67405033" w:history="1">
        <w:r w:rsidR="008F45CC" w:rsidRPr="00717A12">
          <w:rPr>
            <w:rStyle w:val="Hyperlink"/>
            <w:noProof/>
          </w:rPr>
          <w:t>Running and Debugging Test Cases with Visual Studio</w:t>
        </w:r>
        <w:r w:rsidR="008F45CC">
          <w:rPr>
            <w:noProof/>
            <w:webHidden/>
          </w:rPr>
          <w:tab/>
        </w:r>
        <w:r w:rsidR="008F45CC">
          <w:rPr>
            <w:noProof/>
            <w:webHidden/>
          </w:rPr>
          <w:fldChar w:fldCharType="begin"/>
        </w:r>
        <w:r w:rsidR="008F45CC">
          <w:rPr>
            <w:noProof/>
            <w:webHidden/>
          </w:rPr>
          <w:instrText xml:space="preserve"> PAGEREF _Toc67405033 \h </w:instrText>
        </w:r>
        <w:r w:rsidR="008F45CC">
          <w:rPr>
            <w:noProof/>
            <w:webHidden/>
          </w:rPr>
        </w:r>
        <w:r w:rsidR="008F45CC">
          <w:rPr>
            <w:noProof/>
            <w:webHidden/>
          </w:rPr>
          <w:fldChar w:fldCharType="separate"/>
        </w:r>
        <w:r w:rsidR="008F45CC">
          <w:rPr>
            <w:noProof/>
            <w:webHidden/>
          </w:rPr>
          <w:t>46</w:t>
        </w:r>
        <w:r w:rsidR="008F45CC">
          <w:rPr>
            <w:noProof/>
            <w:webHidden/>
          </w:rPr>
          <w:fldChar w:fldCharType="end"/>
        </w:r>
      </w:hyperlink>
    </w:p>
    <w:p w14:paraId="7F3177DB" w14:textId="4F9131AA" w:rsidR="008F45CC" w:rsidRDefault="00D8682D">
      <w:pPr>
        <w:pStyle w:val="TOC1"/>
        <w:rPr>
          <w:rFonts w:asciiTheme="minorHAnsi" w:eastAsiaTheme="minorEastAsia" w:hAnsiTheme="minorHAnsi" w:cstheme="minorBidi"/>
          <w:b w:val="0"/>
          <w:bCs w:val="0"/>
          <w:noProof/>
          <w:sz w:val="22"/>
          <w:szCs w:val="22"/>
          <w:lang w:eastAsia="zh-CN"/>
        </w:rPr>
      </w:pPr>
      <w:hyperlink w:anchor="_Toc67405034" w:history="1">
        <w:r w:rsidR="008F45CC" w:rsidRPr="00717A12">
          <w:rPr>
            <w:rStyle w:val="Hyperlink"/>
            <w:noProof/>
            <w:lang w:val="en"/>
          </w:rPr>
          <w:t>Using Protocol Test Manager</w:t>
        </w:r>
        <w:r w:rsidR="008F45CC">
          <w:rPr>
            <w:noProof/>
            <w:webHidden/>
          </w:rPr>
          <w:tab/>
        </w:r>
        <w:r w:rsidR="008F45CC">
          <w:rPr>
            <w:noProof/>
            <w:webHidden/>
          </w:rPr>
          <w:fldChar w:fldCharType="begin"/>
        </w:r>
        <w:r w:rsidR="008F45CC">
          <w:rPr>
            <w:noProof/>
            <w:webHidden/>
          </w:rPr>
          <w:instrText xml:space="preserve"> PAGEREF _Toc67405034 \h </w:instrText>
        </w:r>
        <w:r w:rsidR="008F45CC">
          <w:rPr>
            <w:noProof/>
            <w:webHidden/>
          </w:rPr>
        </w:r>
        <w:r w:rsidR="008F45CC">
          <w:rPr>
            <w:noProof/>
            <w:webHidden/>
          </w:rPr>
          <w:fldChar w:fldCharType="separate"/>
        </w:r>
        <w:r w:rsidR="008F45CC">
          <w:rPr>
            <w:noProof/>
            <w:webHidden/>
          </w:rPr>
          <w:t>47</w:t>
        </w:r>
        <w:r w:rsidR="008F45CC">
          <w:rPr>
            <w:noProof/>
            <w:webHidden/>
          </w:rPr>
          <w:fldChar w:fldCharType="end"/>
        </w:r>
      </w:hyperlink>
    </w:p>
    <w:p w14:paraId="27D017DA" w14:textId="64294140" w:rsidR="008F45CC" w:rsidRDefault="00D8682D">
      <w:pPr>
        <w:pStyle w:val="TOC2"/>
        <w:rPr>
          <w:rFonts w:asciiTheme="minorHAnsi" w:eastAsiaTheme="minorEastAsia" w:hAnsiTheme="minorHAnsi" w:cstheme="minorBidi"/>
          <w:noProof/>
          <w:sz w:val="22"/>
          <w:szCs w:val="22"/>
          <w:lang w:eastAsia="zh-CN"/>
        </w:rPr>
      </w:pPr>
      <w:hyperlink w:anchor="_Toc67405035" w:history="1">
        <w:r w:rsidR="008F45CC" w:rsidRPr="00717A12">
          <w:rPr>
            <w:rStyle w:val="Hyperlink"/>
            <w:noProof/>
            <w:lang w:val="en"/>
          </w:rPr>
          <w:t>Installing the Protocol Test Manager</w:t>
        </w:r>
        <w:r w:rsidR="008F45CC">
          <w:rPr>
            <w:noProof/>
            <w:webHidden/>
          </w:rPr>
          <w:tab/>
        </w:r>
        <w:r w:rsidR="008F45CC">
          <w:rPr>
            <w:noProof/>
            <w:webHidden/>
          </w:rPr>
          <w:fldChar w:fldCharType="begin"/>
        </w:r>
        <w:r w:rsidR="008F45CC">
          <w:rPr>
            <w:noProof/>
            <w:webHidden/>
          </w:rPr>
          <w:instrText xml:space="preserve"> PAGEREF _Toc67405035 \h </w:instrText>
        </w:r>
        <w:r w:rsidR="008F45CC">
          <w:rPr>
            <w:noProof/>
            <w:webHidden/>
          </w:rPr>
        </w:r>
        <w:r w:rsidR="008F45CC">
          <w:rPr>
            <w:noProof/>
            <w:webHidden/>
          </w:rPr>
          <w:fldChar w:fldCharType="separate"/>
        </w:r>
        <w:r w:rsidR="008F45CC">
          <w:rPr>
            <w:noProof/>
            <w:webHidden/>
          </w:rPr>
          <w:t>48</w:t>
        </w:r>
        <w:r w:rsidR="008F45CC">
          <w:rPr>
            <w:noProof/>
            <w:webHidden/>
          </w:rPr>
          <w:fldChar w:fldCharType="end"/>
        </w:r>
      </w:hyperlink>
    </w:p>
    <w:p w14:paraId="752FD372" w14:textId="5FC015A1" w:rsidR="008F45CC" w:rsidRDefault="00D8682D">
      <w:pPr>
        <w:pStyle w:val="TOC2"/>
        <w:rPr>
          <w:rFonts w:asciiTheme="minorHAnsi" w:eastAsiaTheme="minorEastAsia" w:hAnsiTheme="minorHAnsi" w:cstheme="minorBidi"/>
          <w:noProof/>
          <w:sz w:val="22"/>
          <w:szCs w:val="22"/>
          <w:lang w:eastAsia="zh-CN"/>
        </w:rPr>
      </w:pPr>
      <w:hyperlink w:anchor="_Toc67405036" w:history="1">
        <w:r w:rsidR="008F45CC" w:rsidRPr="00717A12">
          <w:rPr>
            <w:rStyle w:val="Hyperlink"/>
            <w:noProof/>
            <w:lang w:val="en"/>
          </w:rPr>
          <w:t>Running the Protocol Test Manager</w:t>
        </w:r>
        <w:r w:rsidR="008F45CC">
          <w:rPr>
            <w:noProof/>
            <w:webHidden/>
          </w:rPr>
          <w:tab/>
        </w:r>
        <w:r w:rsidR="008F45CC">
          <w:rPr>
            <w:noProof/>
            <w:webHidden/>
          </w:rPr>
          <w:fldChar w:fldCharType="begin"/>
        </w:r>
        <w:r w:rsidR="008F45CC">
          <w:rPr>
            <w:noProof/>
            <w:webHidden/>
          </w:rPr>
          <w:instrText xml:space="preserve"> PAGEREF _Toc67405036 \h </w:instrText>
        </w:r>
        <w:r w:rsidR="008F45CC">
          <w:rPr>
            <w:noProof/>
            <w:webHidden/>
          </w:rPr>
        </w:r>
        <w:r w:rsidR="008F45CC">
          <w:rPr>
            <w:noProof/>
            <w:webHidden/>
          </w:rPr>
          <w:fldChar w:fldCharType="separate"/>
        </w:r>
        <w:r w:rsidR="008F45CC">
          <w:rPr>
            <w:noProof/>
            <w:webHidden/>
          </w:rPr>
          <w:t>48</w:t>
        </w:r>
        <w:r w:rsidR="008F45CC">
          <w:rPr>
            <w:noProof/>
            <w:webHidden/>
          </w:rPr>
          <w:fldChar w:fldCharType="end"/>
        </w:r>
      </w:hyperlink>
    </w:p>
    <w:p w14:paraId="46CFA0AB" w14:textId="1EE420F2" w:rsidR="008F45CC" w:rsidRDefault="00D8682D">
      <w:pPr>
        <w:pStyle w:val="TOC3"/>
        <w:rPr>
          <w:rFonts w:asciiTheme="minorHAnsi" w:eastAsiaTheme="minorEastAsia" w:hAnsiTheme="minorHAnsi" w:cstheme="minorBidi"/>
          <w:noProof/>
          <w:sz w:val="22"/>
          <w:szCs w:val="22"/>
          <w:lang w:eastAsia="zh-CN"/>
        </w:rPr>
      </w:pPr>
      <w:hyperlink w:anchor="_Toc67405037" w:history="1">
        <w:r w:rsidR="008F45CC" w:rsidRPr="00717A12">
          <w:rPr>
            <w:rStyle w:val="Hyperlink"/>
            <w:noProof/>
          </w:rPr>
          <w:t>Monitoring Test Case Execution</w:t>
        </w:r>
        <w:r w:rsidR="008F45CC">
          <w:rPr>
            <w:noProof/>
            <w:webHidden/>
          </w:rPr>
          <w:tab/>
        </w:r>
        <w:r w:rsidR="008F45CC">
          <w:rPr>
            <w:noProof/>
            <w:webHidden/>
          </w:rPr>
          <w:fldChar w:fldCharType="begin"/>
        </w:r>
        <w:r w:rsidR="008F45CC">
          <w:rPr>
            <w:noProof/>
            <w:webHidden/>
          </w:rPr>
          <w:instrText xml:space="preserve"> PAGEREF _Toc67405037 \h </w:instrText>
        </w:r>
        <w:r w:rsidR="008F45CC">
          <w:rPr>
            <w:noProof/>
            <w:webHidden/>
          </w:rPr>
        </w:r>
        <w:r w:rsidR="008F45CC">
          <w:rPr>
            <w:noProof/>
            <w:webHidden/>
          </w:rPr>
          <w:fldChar w:fldCharType="separate"/>
        </w:r>
        <w:r w:rsidR="008F45CC">
          <w:rPr>
            <w:noProof/>
            <w:webHidden/>
          </w:rPr>
          <w:t>59</w:t>
        </w:r>
        <w:r w:rsidR="008F45CC">
          <w:rPr>
            <w:noProof/>
            <w:webHidden/>
          </w:rPr>
          <w:fldChar w:fldCharType="end"/>
        </w:r>
      </w:hyperlink>
    </w:p>
    <w:p w14:paraId="26539B76" w14:textId="503DC71E" w:rsidR="008F45CC" w:rsidRDefault="00D8682D">
      <w:pPr>
        <w:pStyle w:val="TOC3"/>
        <w:rPr>
          <w:rFonts w:asciiTheme="minorHAnsi" w:eastAsiaTheme="minorEastAsia" w:hAnsiTheme="minorHAnsi" w:cstheme="minorBidi"/>
          <w:noProof/>
          <w:sz w:val="22"/>
          <w:szCs w:val="22"/>
          <w:lang w:eastAsia="zh-CN"/>
        </w:rPr>
      </w:pPr>
      <w:hyperlink w:anchor="_Toc67405038" w:history="1">
        <w:r w:rsidR="008F45CC" w:rsidRPr="00717A12">
          <w:rPr>
            <w:rStyle w:val="Hyperlink"/>
            <w:noProof/>
          </w:rPr>
          <w:t>Running the Test Cases</w:t>
        </w:r>
        <w:r w:rsidR="008F45CC">
          <w:rPr>
            <w:noProof/>
            <w:webHidden/>
          </w:rPr>
          <w:tab/>
        </w:r>
        <w:r w:rsidR="008F45CC">
          <w:rPr>
            <w:noProof/>
            <w:webHidden/>
          </w:rPr>
          <w:fldChar w:fldCharType="begin"/>
        </w:r>
        <w:r w:rsidR="008F45CC">
          <w:rPr>
            <w:noProof/>
            <w:webHidden/>
          </w:rPr>
          <w:instrText xml:space="preserve"> PAGEREF _Toc67405038 \h </w:instrText>
        </w:r>
        <w:r w:rsidR="008F45CC">
          <w:rPr>
            <w:noProof/>
            <w:webHidden/>
          </w:rPr>
        </w:r>
        <w:r w:rsidR="008F45CC">
          <w:rPr>
            <w:noProof/>
            <w:webHidden/>
          </w:rPr>
          <w:fldChar w:fldCharType="separate"/>
        </w:r>
        <w:r w:rsidR="008F45CC">
          <w:rPr>
            <w:noProof/>
            <w:webHidden/>
          </w:rPr>
          <w:t>60</w:t>
        </w:r>
        <w:r w:rsidR="008F45CC">
          <w:rPr>
            <w:noProof/>
            <w:webHidden/>
          </w:rPr>
          <w:fldChar w:fldCharType="end"/>
        </w:r>
      </w:hyperlink>
    </w:p>
    <w:p w14:paraId="707FC173" w14:textId="180C65AE" w:rsidR="008F45CC" w:rsidRDefault="00D8682D">
      <w:pPr>
        <w:pStyle w:val="TOC3"/>
        <w:rPr>
          <w:rFonts w:asciiTheme="minorHAnsi" w:eastAsiaTheme="minorEastAsia" w:hAnsiTheme="minorHAnsi" w:cstheme="minorBidi"/>
          <w:noProof/>
          <w:sz w:val="22"/>
          <w:szCs w:val="22"/>
          <w:lang w:eastAsia="zh-CN"/>
        </w:rPr>
      </w:pPr>
      <w:hyperlink w:anchor="_Toc67405039" w:history="1">
        <w:r w:rsidR="008F45CC" w:rsidRPr="00717A12">
          <w:rPr>
            <w:rStyle w:val="Hyperlink"/>
            <w:noProof/>
          </w:rPr>
          <w:t>Reviewing the Test Results</w:t>
        </w:r>
        <w:r w:rsidR="008F45CC">
          <w:rPr>
            <w:noProof/>
            <w:webHidden/>
          </w:rPr>
          <w:tab/>
        </w:r>
        <w:r w:rsidR="008F45CC">
          <w:rPr>
            <w:noProof/>
            <w:webHidden/>
          </w:rPr>
          <w:fldChar w:fldCharType="begin"/>
        </w:r>
        <w:r w:rsidR="008F45CC">
          <w:rPr>
            <w:noProof/>
            <w:webHidden/>
          </w:rPr>
          <w:instrText xml:space="preserve"> PAGEREF _Toc67405039 \h </w:instrText>
        </w:r>
        <w:r w:rsidR="008F45CC">
          <w:rPr>
            <w:noProof/>
            <w:webHidden/>
          </w:rPr>
        </w:r>
        <w:r w:rsidR="008F45CC">
          <w:rPr>
            <w:noProof/>
            <w:webHidden/>
          </w:rPr>
          <w:fldChar w:fldCharType="separate"/>
        </w:r>
        <w:r w:rsidR="008F45CC">
          <w:rPr>
            <w:noProof/>
            <w:webHidden/>
          </w:rPr>
          <w:t>62</w:t>
        </w:r>
        <w:r w:rsidR="008F45CC">
          <w:rPr>
            <w:noProof/>
            <w:webHidden/>
          </w:rPr>
          <w:fldChar w:fldCharType="end"/>
        </w:r>
      </w:hyperlink>
    </w:p>
    <w:p w14:paraId="702D52D5" w14:textId="204BC5D0" w:rsidR="008F45CC" w:rsidRDefault="00D8682D">
      <w:pPr>
        <w:pStyle w:val="TOC4"/>
        <w:rPr>
          <w:rFonts w:asciiTheme="minorHAnsi" w:eastAsiaTheme="minorEastAsia" w:hAnsiTheme="minorHAnsi" w:cstheme="minorBidi"/>
          <w:noProof/>
          <w:sz w:val="22"/>
          <w:szCs w:val="22"/>
          <w:lang w:eastAsia="zh-CN"/>
        </w:rPr>
      </w:pPr>
      <w:hyperlink w:anchor="_Toc67405040" w:history="1">
        <w:r w:rsidR="008F45CC" w:rsidRPr="00717A12">
          <w:rPr>
            <w:rStyle w:val="Hyperlink"/>
            <w:noProof/>
          </w:rPr>
          <w:t>Test Results Output Status Indicators</w:t>
        </w:r>
        <w:r w:rsidR="008F45CC">
          <w:rPr>
            <w:noProof/>
            <w:webHidden/>
          </w:rPr>
          <w:tab/>
        </w:r>
        <w:r w:rsidR="008F45CC">
          <w:rPr>
            <w:noProof/>
            <w:webHidden/>
          </w:rPr>
          <w:fldChar w:fldCharType="begin"/>
        </w:r>
        <w:r w:rsidR="008F45CC">
          <w:rPr>
            <w:noProof/>
            <w:webHidden/>
          </w:rPr>
          <w:instrText xml:space="preserve"> PAGEREF _Toc67405040 \h </w:instrText>
        </w:r>
        <w:r w:rsidR="008F45CC">
          <w:rPr>
            <w:noProof/>
            <w:webHidden/>
          </w:rPr>
        </w:r>
        <w:r w:rsidR="008F45CC">
          <w:rPr>
            <w:noProof/>
            <w:webHidden/>
          </w:rPr>
          <w:fldChar w:fldCharType="separate"/>
        </w:r>
        <w:r w:rsidR="008F45CC">
          <w:rPr>
            <w:noProof/>
            <w:webHidden/>
          </w:rPr>
          <w:t>62</w:t>
        </w:r>
        <w:r w:rsidR="008F45CC">
          <w:rPr>
            <w:noProof/>
            <w:webHidden/>
          </w:rPr>
          <w:fldChar w:fldCharType="end"/>
        </w:r>
      </w:hyperlink>
    </w:p>
    <w:p w14:paraId="15CFB18A" w14:textId="48680EDE" w:rsidR="008F45CC" w:rsidRDefault="00D8682D">
      <w:pPr>
        <w:pStyle w:val="TOC4"/>
        <w:rPr>
          <w:rFonts w:asciiTheme="minorHAnsi" w:eastAsiaTheme="minorEastAsia" w:hAnsiTheme="minorHAnsi" w:cstheme="minorBidi"/>
          <w:noProof/>
          <w:sz w:val="22"/>
          <w:szCs w:val="22"/>
          <w:lang w:eastAsia="zh-CN"/>
        </w:rPr>
      </w:pPr>
      <w:hyperlink w:anchor="_Toc67405041" w:history="1">
        <w:r w:rsidR="008F45CC" w:rsidRPr="00717A12">
          <w:rPr>
            <w:rStyle w:val="Hyperlink"/>
            <w:noProof/>
          </w:rPr>
          <w:t>StandardOut Category Status Indicators</w:t>
        </w:r>
        <w:r w:rsidR="008F45CC">
          <w:rPr>
            <w:noProof/>
            <w:webHidden/>
          </w:rPr>
          <w:tab/>
        </w:r>
        <w:r w:rsidR="008F45CC">
          <w:rPr>
            <w:noProof/>
            <w:webHidden/>
          </w:rPr>
          <w:fldChar w:fldCharType="begin"/>
        </w:r>
        <w:r w:rsidR="008F45CC">
          <w:rPr>
            <w:noProof/>
            <w:webHidden/>
          </w:rPr>
          <w:instrText xml:space="preserve"> PAGEREF _Toc67405041 \h </w:instrText>
        </w:r>
        <w:r w:rsidR="008F45CC">
          <w:rPr>
            <w:noProof/>
            <w:webHidden/>
          </w:rPr>
        </w:r>
        <w:r w:rsidR="008F45CC">
          <w:rPr>
            <w:noProof/>
            <w:webHidden/>
          </w:rPr>
          <w:fldChar w:fldCharType="separate"/>
        </w:r>
        <w:r w:rsidR="008F45CC">
          <w:rPr>
            <w:noProof/>
            <w:webHidden/>
          </w:rPr>
          <w:t>64</w:t>
        </w:r>
        <w:r w:rsidR="008F45CC">
          <w:rPr>
            <w:noProof/>
            <w:webHidden/>
          </w:rPr>
          <w:fldChar w:fldCharType="end"/>
        </w:r>
      </w:hyperlink>
    </w:p>
    <w:p w14:paraId="5BDAADDC" w14:textId="71E76ADF" w:rsidR="008F45CC" w:rsidRDefault="00D8682D">
      <w:pPr>
        <w:pStyle w:val="TOC4"/>
        <w:rPr>
          <w:rFonts w:asciiTheme="minorHAnsi" w:eastAsiaTheme="minorEastAsia" w:hAnsiTheme="minorHAnsi" w:cstheme="minorBidi"/>
          <w:noProof/>
          <w:sz w:val="22"/>
          <w:szCs w:val="22"/>
          <w:lang w:eastAsia="zh-CN"/>
        </w:rPr>
      </w:pPr>
      <w:hyperlink w:anchor="_Toc67405042" w:history="1">
        <w:r w:rsidR="008F45CC" w:rsidRPr="00717A12">
          <w:rPr>
            <w:rStyle w:val="Hyperlink"/>
            <w:noProof/>
          </w:rPr>
          <w:t>ErrorStackTrace Category</w:t>
        </w:r>
        <w:r w:rsidR="008F45CC">
          <w:rPr>
            <w:noProof/>
            <w:webHidden/>
          </w:rPr>
          <w:tab/>
        </w:r>
        <w:r w:rsidR="008F45CC">
          <w:rPr>
            <w:noProof/>
            <w:webHidden/>
          </w:rPr>
          <w:fldChar w:fldCharType="begin"/>
        </w:r>
        <w:r w:rsidR="008F45CC">
          <w:rPr>
            <w:noProof/>
            <w:webHidden/>
          </w:rPr>
          <w:instrText xml:space="preserve"> PAGEREF _Toc67405042 \h </w:instrText>
        </w:r>
        <w:r w:rsidR="008F45CC">
          <w:rPr>
            <w:noProof/>
            <w:webHidden/>
          </w:rPr>
        </w:r>
        <w:r w:rsidR="008F45CC">
          <w:rPr>
            <w:noProof/>
            <w:webHidden/>
          </w:rPr>
          <w:fldChar w:fldCharType="separate"/>
        </w:r>
        <w:r w:rsidR="008F45CC">
          <w:rPr>
            <w:noProof/>
            <w:webHidden/>
          </w:rPr>
          <w:t>66</w:t>
        </w:r>
        <w:r w:rsidR="008F45CC">
          <w:rPr>
            <w:noProof/>
            <w:webHidden/>
          </w:rPr>
          <w:fldChar w:fldCharType="end"/>
        </w:r>
      </w:hyperlink>
    </w:p>
    <w:p w14:paraId="6F4CA9A2" w14:textId="3BD0F3DA" w:rsidR="008F45CC" w:rsidRDefault="00D8682D">
      <w:pPr>
        <w:pStyle w:val="TOC4"/>
        <w:rPr>
          <w:rFonts w:asciiTheme="minorHAnsi" w:eastAsiaTheme="minorEastAsia" w:hAnsiTheme="minorHAnsi" w:cstheme="minorBidi"/>
          <w:noProof/>
          <w:sz w:val="22"/>
          <w:szCs w:val="22"/>
          <w:lang w:eastAsia="zh-CN"/>
        </w:rPr>
      </w:pPr>
      <w:hyperlink w:anchor="_Toc67405043" w:history="1">
        <w:r w:rsidR="008F45CC" w:rsidRPr="00717A12">
          <w:rPr>
            <w:rStyle w:val="Hyperlink"/>
            <w:noProof/>
          </w:rPr>
          <w:t>ErrorMessage Category</w:t>
        </w:r>
        <w:r w:rsidR="008F45CC">
          <w:rPr>
            <w:noProof/>
            <w:webHidden/>
          </w:rPr>
          <w:tab/>
        </w:r>
        <w:r w:rsidR="008F45CC">
          <w:rPr>
            <w:noProof/>
            <w:webHidden/>
          </w:rPr>
          <w:fldChar w:fldCharType="begin"/>
        </w:r>
        <w:r w:rsidR="008F45CC">
          <w:rPr>
            <w:noProof/>
            <w:webHidden/>
          </w:rPr>
          <w:instrText xml:space="preserve"> PAGEREF _Toc67405043 \h </w:instrText>
        </w:r>
        <w:r w:rsidR="008F45CC">
          <w:rPr>
            <w:noProof/>
            <w:webHidden/>
          </w:rPr>
        </w:r>
        <w:r w:rsidR="008F45CC">
          <w:rPr>
            <w:noProof/>
            <w:webHidden/>
          </w:rPr>
          <w:fldChar w:fldCharType="separate"/>
        </w:r>
        <w:r w:rsidR="008F45CC">
          <w:rPr>
            <w:noProof/>
            <w:webHidden/>
          </w:rPr>
          <w:t>66</w:t>
        </w:r>
        <w:r w:rsidR="008F45CC">
          <w:rPr>
            <w:noProof/>
            <w:webHidden/>
          </w:rPr>
          <w:fldChar w:fldCharType="end"/>
        </w:r>
      </w:hyperlink>
    </w:p>
    <w:p w14:paraId="6B14AE73" w14:textId="40644E21" w:rsidR="008F45CC" w:rsidRDefault="00D8682D">
      <w:pPr>
        <w:pStyle w:val="TOC2"/>
        <w:rPr>
          <w:rFonts w:asciiTheme="minorHAnsi" w:eastAsiaTheme="minorEastAsia" w:hAnsiTheme="minorHAnsi" w:cstheme="minorBidi"/>
          <w:noProof/>
          <w:sz w:val="22"/>
          <w:szCs w:val="22"/>
          <w:lang w:eastAsia="zh-CN"/>
        </w:rPr>
      </w:pPr>
      <w:hyperlink w:anchor="_Toc67405044" w:history="1">
        <w:r w:rsidR="008F45CC" w:rsidRPr="00717A12">
          <w:rPr>
            <w:rStyle w:val="Hyperlink"/>
            <w:noProof/>
          </w:rPr>
          <w:t>Other PTM Configuration and Execution Methods</w:t>
        </w:r>
        <w:r w:rsidR="008F45CC">
          <w:rPr>
            <w:noProof/>
            <w:webHidden/>
          </w:rPr>
          <w:tab/>
        </w:r>
        <w:r w:rsidR="008F45CC">
          <w:rPr>
            <w:noProof/>
            <w:webHidden/>
          </w:rPr>
          <w:fldChar w:fldCharType="begin"/>
        </w:r>
        <w:r w:rsidR="008F45CC">
          <w:rPr>
            <w:noProof/>
            <w:webHidden/>
          </w:rPr>
          <w:instrText xml:space="preserve"> PAGEREF _Toc67405044 \h </w:instrText>
        </w:r>
        <w:r w:rsidR="008F45CC">
          <w:rPr>
            <w:noProof/>
            <w:webHidden/>
          </w:rPr>
        </w:r>
        <w:r w:rsidR="008F45CC">
          <w:rPr>
            <w:noProof/>
            <w:webHidden/>
          </w:rPr>
          <w:fldChar w:fldCharType="separate"/>
        </w:r>
        <w:r w:rsidR="008F45CC">
          <w:rPr>
            <w:noProof/>
            <w:webHidden/>
          </w:rPr>
          <w:t>67</w:t>
        </w:r>
        <w:r w:rsidR="008F45CC">
          <w:rPr>
            <w:noProof/>
            <w:webHidden/>
          </w:rPr>
          <w:fldChar w:fldCharType="end"/>
        </w:r>
      </w:hyperlink>
    </w:p>
    <w:p w14:paraId="137562B3" w14:textId="60735256" w:rsidR="008F45CC" w:rsidRDefault="00D8682D">
      <w:pPr>
        <w:pStyle w:val="TOC3"/>
        <w:rPr>
          <w:rFonts w:asciiTheme="minorHAnsi" w:eastAsiaTheme="minorEastAsia" w:hAnsiTheme="minorHAnsi" w:cstheme="minorBidi"/>
          <w:noProof/>
          <w:sz w:val="22"/>
          <w:szCs w:val="22"/>
          <w:lang w:eastAsia="zh-CN"/>
        </w:rPr>
      </w:pPr>
      <w:hyperlink w:anchor="_Toc67405045" w:history="1">
        <w:r w:rsidR="008F45CC" w:rsidRPr="00717A12">
          <w:rPr>
            <w:rStyle w:val="Hyperlink"/>
            <w:noProof/>
          </w:rPr>
          <w:t>Manual Configuration of Test Cases and Properties</w:t>
        </w:r>
        <w:r w:rsidR="008F45CC">
          <w:rPr>
            <w:noProof/>
            <w:webHidden/>
          </w:rPr>
          <w:tab/>
        </w:r>
        <w:r w:rsidR="008F45CC">
          <w:rPr>
            <w:noProof/>
            <w:webHidden/>
          </w:rPr>
          <w:fldChar w:fldCharType="begin"/>
        </w:r>
        <w:r w:rsidR="008F45CC">
          <w:rPr>
            <w:noProof/>
            <w:webHidden/>
          </w:rPr>
          <w:instrText xml:space="preserve"> PAGEREF _Toc67405045 \h </w:instrText>
        </w:r>
        <w:r w:rsidR="008F45CC">
          <w:rPr>
            <w:noProof/>
            <w:webHidden/>
          </w:rPr>
        </w:r>
        <w:r w:rsidR="008F45CC">
          <w:rPr>
            <w:noProof/>
            <w:webHidden/>
          </w:rPr>
          <w:fldChar w:fldCharType="separate"/>
        </w:r>
        <w:r w:rsidR="008F45CC">
          <w:rPr>
            <w:noProof/>
            <w:webHidden/>
          </w:rPr>
          <w:t>67</w:t>
        </w:r>
        <w:r w:rsidR="008F45CC">
          <w:rPr>
            <w:noProof/>
            <w:webHidden/>
          </w:rPr>
          <w:fldChar w:fldCharType="end"/>
        </w:r>
      </w:hyperlink>
    </w:p>
    <w:p w14:paraId="19581651" w14:textId="541F44AF" w:rsidR="008F45CC" w:rsidRDefault="00D8682D">
      <w:pPr>
        <w:pStyle w:val="TOC3"/>
        <w:rPr>
          <w:rFonts w:asciiTheme="minorHAnsi" w:eastAsiaTheme="minorEastAsia" w:hAnsiTheme="minorHAnsi" w:cstheme="minorBidi"/>
          <w:noProof/>
          <w:sz w:val="22"/>
          <w:szCs w:val="22"/>
          <w:lang w:eastAsia="zh-CN"/>
        </w:rPr>
      </w:pPr>
      <w:hyperlink w:anchor="_Toc67405046" w:history="1">
        <w:r w:rsidR="008F45CC" w:rsidRPr="00717A12">
          <w:rPr>
            <w:rStyle w:val="Hyperlink"/>
            <w:noProof/>
          </w:rPr>
          <w:t>Working with Profiles</w:t>
        </w:r>
        <w:r w:rsidR="008F45CC">
          <w:rPr>
            <w:noProof/>
            <w:webHidden/>
          </w:rPr>
          <w:tab/>
        </w:r>
        <w:r w:rsidR="008F45CC">
          <w:rPr>
            <w:noProof/>
            <w:webHidden/>
          </w:rPr>
          <w:fldChar w:fldCharType="begin"/>
        </w:r>
        <w:r w:rsidR="008F45CC">
          <w:rPr>
            <w:noProof/>
            <w:webHidden/>
          </w:rPr>
          <w:instrText xml:space="preserve"> PAGEREF _Toc67405046 \h </w:instrText>
        </w:r>
        <w:r w:rsidR="008F45CC">
          <w:rPr>
            <w:noProof/>
            <w:webHidden/>
          </w:rPr>
        </w:r>
        <w:r w:rsidR="008F45CC">
          <w:rPr>
            <w:noProof/>
            <w:webHidden/>
          </w:rPr>
          <w:fldChar w:fldCharType="separate"/>
        </w:r>
        <w:r w:rsidR="008F45CC">
          <w:rPr>
            <w:noProof/>
            <w:webHidden/>
          </w:rPr>
          <w:t>68</w:t>
        </w:r>
        <w:r w:rsidR="008F45CC">
          <w:rPr>
            <w:noProof/>
            <w:webHidden/>
          </w:rPr>
          <w:fldChar w:fldCharType="end"/>
        </w:r>
      </w:hyperlink>
    </w:p>
    <w:p w14:paraId="635CD81F" w14:textId="251D0572" w:rsidR="008F45CC" w:rsidRDefault="00D8682D">
      <w:pPr>
        <w:pStyle w:val="TOC4"/>
        <w:rPr>
          <w:rFonts w:asciiTheme="minorHAnsi" w:eastAsiaTheme="minorEastAsia" w:hAnsiTheme="minorHAnsi" w:cstheme="minorBidi"/>
          <w:noProof/>
          <w:sz w:val="22"/>
          <w:szCs w:val="22"/>
          <w:lang w:eastAsia="zh-CN"/>
        </w:rPr>
      </w:pPr>
      <w:hyperlink w:anchor="_Toc67405047" w:history="1">
        <w:r w:rsidR="008F45CC" w:rsidRPr="00717A12">
          <w:rPr>
            <w:rStyle w:val="Hyperlink"/>
            <w:noProof/>
          </w:rPr>
          <w:t>Saving a Profile</w:t>
        </w:r>
        <w:r w:rsidR="008F45CC">
          <w:rPr>
            <w:noProof/>
            <w:webHidden/>
          </w:rPr>
          <w:tab/>
        </w:r>
        <w:r w:rsidR="008F45CC">
          <w:rPr>
            <w:noProof/>
            <w:webHidden/>
          </w:rPr>
          <w:fldChar w:fldCharType="begin"/>
        </w:r>
        <w:r w:rsidR="008F45CC">
          <w:rPr>
            <w:noProof/>
            <w:webHidden/>
          </w:rPr>
          <w:instrText xml:space="preserve"> PAGEREF _Toc67405047 \h </w:instrText>
        </w:r>
        <w:r w:rsidR="008F45CC">
          <w:rPr>
            <w:noProof/>
            <w:webHidden/>
          </w:rPr>
        </w:r>
        <w:r w:rsidR="008F45CC">
          <w:rPr>
            <w:noProof/>
            <w:webHidden/>
          </w:rPr>
          <w:fldChar w:fldCharType="separate"/>
        </w:r>
        <w:r w:rsidR="008F45CC">
          <w:rPr>
            <w:noProof/>
            <w:webHidden/>
          </w:rPr>
          <w:t>68</w:t>
        </w:r>
        <w:r w:rsidR="008F45CC">
          <w:rPr>
            <w:noProof/>
            <w:webHidden/>
          </w:rPr>
          <w:fldChar w:fldCharType="end"/>
        </w:r>
      </w:hyperlink>
    </w:p>
    <w:p w14:paraId="7BDC0E07" w14:textId="2FAE4906" w:rsidR="008F45CC" w:rsidRDefault="00D8682D">
      <w:pPr>
        <w:pStyle w:val="TOC4"/>
        <w:rPr>
          <w:rFonts w:asciiTheme="minorHAnsi" w:eastAsiaTheme="minorEastAsia" w:hAnsiTheme="minorHAnsi" w:cstheme="minorBidi"/>
          <w:noProof/>
          <w:sz w:val="22"/>
          <w:szCs w:val="22"/>
          <w:lang w:eastAsia="zh-CN"/>
        </w:rPr>
      </w:pPr>
      <w:hyperlink w:anchor="_Toc67405048" w:history="1">
        <w:r w:rsidR="008F45CC" w:rsidRPr="00717A12">
          <w:rPr>
            <w:rStyle w:val="Hyperlink"/>
            <w:noProof/>
          </w:rPr>
          <w:t>Loading a Profile</w:t>
        </w:r>
        <w:r w:rsidR="008F45CC">
          <w:rPr>
            <w:noProof/>
            <w:webHidden/>
          </w:rPr>
          <w:tab/>
        </w:r>
        <w:r w:rsidR="008F45CC">
          <w:rPr>
            <w:noProof/>
            <w:webHidden/>
          </w:rPr>
          <w:fldChar w:fldCharType="begin"/>
        </w:r>
        <w:r w:rsidR="008F45CC">
          <w:rPr>
            <w:noProof/>
            <w:webHidden/>
          </w:rPr>
          <w:instrText xml:space="preserve"> PAGEREF _Toc67405048 \h </w:instrText>
        </w:r>
        <w:r w:rsidR="008F45CC">
          <w:rPr>
            <w:noProof/>
            <w:webHidden/>
          </w:rPr>
        </w:r>
        <w:r w:rsidR="008F45CC">
          <w:rPr>
            <w:noProof/>
            <w:webHidden/>
          </w:rPr>
          <w:fldChar w:fldCharType="separate"/>
        </w:r>
        <w:r w:rsidR="008F45CC">
          <w:rPr>
            <w:noProof/>
            <w:webHidden/>
          </w:rPr>
          <w:t>69</w:t>
        </w:r>
        <w:r w:rsidR="008F45CC">
          <w:rPr>
            <w:noProof/>
            <w:webHidden/>
          </w:rPr>
          <w:fldChar w:fldCharType="end"/>
        </w:r>
      </w:hyperlink>
    </w:p>
    <w:p w14:paraId="44130A8B" w14:textId="08A26C86" w:rsidR="008F45CC" w:rsidRDefault="00D8682D">
      <w:pPr>
        <w:pStyle w:val="TOC3"/>
        <w:rPr>
          <w:rFonts w:asciiTheme="minorHAnsi" w:eastAsiaTheme="minorEastAsia" w:hAnsiTheme="minorHAnsi" w:cstheme="minorBidi"/>
          <w:noProof/>
          <w:sz w:val="22"/>
          <w:szCs w:val="22"/>
          <w:lang w:eastAsia="zh-CN"/>
        </w:rPr>
      </w:pPr>
      <w:hyperlink w:anchor="_Toc67405049" w:history="1">
        <w:r w:rsidR="008F45CC" w:rsidRPr="00717A12">
          <w:rPr>
            <w:rStyle w:val="Hyperlink"/>
            <w:noProof/>
          </w:rPr>
          <w:t>Executing Test Cases from the Command Line</w:t>
        </w:r>
        <w:r w:rsidR="008F45CC">
          <w:rPr>
            <w:noProof/>
            <w:webHidden/>
          </w:rPr>
          <w:tab/>
        </w:r>
        <w:r w:rsidR="008F45CC">
          <w:rPr>
            <w:noProof/>
            <w:webHidden/>
          </w:rPr>
          <w:fldChar w:fldCharType="begin"/>
        </w:r>
        <w:r w:rsidR="008F45CC">
          <w:rPr>
            <w:noProof/>
            <w:webHidden/>
          </w:rPr>
          <w:instrText xml:space="preserve"> PAGEREF _Toc67405049 \h </w:instrText>
        </w:r>
        <w:r w:rsidR="008F45CC">
          <w:rPr>
            <w:noProof/>
            <w:webHidden/>
          </w:rPr>
        </w:r>
        <w:r w:rsidR="008F45CC">
          <w:rPr>
            <w:noProof/>
            <w:webHidden/>
          </w:rPr>
          <w:fldChar w:fldCharType="separate"/>
        </w:r>
        <w:r w:rsidR="008F45CC">
          <w:rPr>
            <w:noProof/>
            <w:webHidden/>
          </w:rPr>
          <w:t>69</w:t>
        </w:r>
        <w:r w:rsidR="008F45CC">
          <w:rPr>
            <w:noProof/>
            <w:webHidden/>
          </w:rPr>
          <w:fldChar w:fldCharType="end"/>
        </w:r>
      </w:hyperlink>
    </w:p>
    <w:p w14:paraId="298854D5" w14:textId="185BAACD" w:rsidR="008F45CC" w:rsidRDefault="00D8682D">
      <w:pPr>
        <w:pStyle w:val="TOC1"/>
        <w:rPr>
          <w:rFonts w:asciiTheme="minorHAnsi" w:eastAsiaTheme="minorEastAsia" w:hAnsiTheme="minorHAnsi" w:cstheme="minorBidi"/>
          <w:b w:val="0"/>
          <w:bCs w:val="0"/>
          <w:noProof/>
          <w:sz w:val="22"/>
          <w:szCs w:val="22"/>
          <w:lang w:eastAsia="zh-CN"/>
        </w:rPr>
      </w:pPr>
      <w:hyperlink w:anchor="_Toc67405050" w:history="1">
        <w:r w:rsidR="008F45CC" w:rsidRPr="00717A12">
          <w:rPr>
            <w:rStyle w:val="Hyperlink"/>
            <w:noProof/>
            <w:lang w:val="en"/>
          </w:rPr>
          <w:t>Viewing RDP Output Data with Message Analyzer</w:t>
        </w:r>
        <w:r w:rsidR="008F45CC">
          <w:rPr>
            <w:noProof/>
            <w:webHidden/>
          </w:rPr>
          <w:tab/>
        </w:r>
        <w:r w:rsidR="008F45CC">
          <w:rPr>
            <w:noProof/>
            <w:webHidden/>
          </w:rPr>
          <w:fldChar w:fldCharType="begin"/>
        </w:r>
        <w:r w:rsidR="008F45CC">
          <w:rPr>
            <w:noProof/>
            <w:webHidden/>
          </w:rPr>
          <w:instrText xml:space="preserve"> PAGEREF _Toc67405050 \h </w:instrText>
        </w:r>
        <w:r w:rsidR="008F45CC">
          <w:rPr>
            <w:noProof/>
            <w:webHidden/>
          </w:rPr>
        </w:r>
        <w:r w:rsidR="008F45CC">
          <w:rPr>
            <w:noProof/>
            <w:webHidden/>
          </w:rPr>
          <w:fldChar w:fldCharType="separate"/>
        </w:r>
        <w:r w:rsidR="008F45CC">
          <w:rPr>
            <w:noProof/>
            <w:webHidden/>
          </w:rPr>
          <w:t>70</w:t>
        </w:r>
        <w:r w:rsidR="008F45CC">
          <w:rPr>
            <w:noProof/>
            <w:webHidden/>
          </w:rPr>
          <w:fldChar w:fldCharType="end"/>
        </w:r>
      </w:hyperlink>
    </w:p>
    <w:p w14:paraId="6E2B3D27" w14:textId="1102960B" w:rsidR="008F45CC" w:rsidRDefault="00D8682D">
      <w:pPr>
        <w:pStyle w:val="TOC2"/>
        <w:rPr>
          <w:rFonts w:asciiTheme="minorHAnsi" w:eastAsiaTheme="minorEastAsia" w:hAnsiTheme="minorHAnsi" w:cstheme="minorBidi"/>
          <w:noProof/>
          <w:sz w:val="22"/>
          <w:szCs w:val="22"/>
          <w:lang w:eastAsia="zh-CN"/>
        </w:rPr>
      </w:pPr>
      <w:hyperlink w:anchor="_Toc67405051" w:history="1">
        <w:r w:rsidR="008F45CC" w:rsidRPr="00717A12">
          <w:rPr>
            <w:rStyle w:val="Hyperlink"/>
            <w:noProof/>
            <w:lang w:val="en"/>
          </w:rPr>
          <w:t>Install and Configure Microsoft Message Analyzer</w:t>
        </w:r>
        <w:r w:rsidR="008F45CC">
          <w:rPr>
            <w:noProof/>
            <w:webHidden/>
          </w:rPr>
          <w:tab/>
        </w:r>
        <w:r w:rsidR="008F45CC">
          <w:rPr>
            <w:noProof/>
            <w:webHidden/>
          </w:rPr>
          <w:fldChar w:fldCharType="begin"/>
        </w:r>
        <w:r w:rsidR="008F45CC">
          <w:rPr>
            <w:noProof/>
            <w:webHidden/>
          </w:rPr>
          <w:instrText xml:space="preserve"> PAGEREF _Toc67405051 \h </w:instrText>
        </w:r>
        <w:r w:rsidR="008F45CC">
          <w:rPr>
            <w:noProof/>
            <w:webHidden/>
          </w:rPr>
        </w:r>
        <w:r w:rsidR="008F45CC">
          <w:rPr>
            <w:noProof/>
            <w:webHidden/>
          </w:rPr>
          <w:fldChar w:fldCharType="separate"/>
        </w:r>
        <w:r w:rsidR="008F45CC">
          <w:rPr>
            <w:noProof/>
            <w:webHidden/>
          </w:rPr>
          <w:t>71</w:t>
        </w:r>
        <w:r w:rsidR="008F45CC">
          <w:rPr>
            <w:noProof/>
            <w:webHidden/>
          </w:rPr>
          <w:fldChar w:fldCharType="end"/>
        </w:r>
      </w:hyperlink>
    </w:p>
    <w:p w14:paraId="0BD5EFD7" w14:textId="401FD9CF" w:rsidR="008F45CC" w:rsidRDefault="00D8682D">
      <w:pPr>
        <w:pStyle w:val="TOC2"/>
        <w:rPr>
          <w:rFonts w:asciiTheme="minorHAnsi" w:eastAsiaTheme="minorEastAsia" w:hAnsiTheme="minorHAnsi" w:cstheme="minorBidi"/>
          <w:noProof/>
          <w:sz w:val="22"/>
          <w:szCs w:val="22"/>
          <w:lang w:eastAsia="zh-CN"/>
        </w:rPr>
      </w:pPr>
      <w:hyperlink w:anchor="_Toc67405052" w:history="1">
        <w:r w:rsidR="008F45CC" w:rsidRPr="00717A12">
          <w:rPr>
            <w:rStyle w:val="Hyperlink"/>
            <w:noProof/>
            <w:lang w:val="en"/>
          </w:rPr>
          <w:t>Capturing RDP Traffic with Microsoft Message Analyzer</w:t>
        </w:r>
        <w:r w:rsidR="008F45CC">
          <w:rPr>
            <w:noProof/>
            <w:webHidden/>
          </w:rPr>
          <w:tab/>
        </w:r>
        <w:r w:rsidR="008F45CC">
          <w:rPr>
            <w:noProof/>
            <w:webHidden/>
          </w:rPr>
          <w:fldChar w:fldCharType="begin"/>
        </w:r>
        <w:r w:rsidR="008F45CC">
          <w:rPr>
            <w:noProof/>
            <w:webHidden/>
          </w:rPr>
          <w:instrText xml:space="preserve"> PAGEREF _Toc67405052 \h </w:instrText>
        </w:r>
        <w:r w:rsidR="008F45CC">
          <w:rPr>
            <w:noProof/>
            <w:webHidden/>
          </w:rPr>
        </w:r>
        <w:r w:rsidR="008F45CC">
          <w:rPr>
            <w:noProof/>
            <w:webHidden/>
          </w:rPr>
          <w:fldChar w:fldCharType="separate"/>
        </w:r>
        <w:r w:rsidR="008F45CC">
          <w:rPr>
            <w:noProof/>
            <w:webHidden/>
          </w:rPr>
          <w:t>73</w:t>
        </w:r>
        <w:r w:rsidR="008F45CC">
          <w:rPr>
            <w:noProof/>
            <w:webHidden/>
          </w:rPr>
          <w:fldChar w:fldCharType="end"/>
        </w:r>
      </w:hyperlink>
    </w:p>
    <w:p w14:paraId="295EC986" w14:textId="3E8B699C" w:rsidR="008F45CC" w:rsidRDefault="00D8682D">
      <w:pPr>
        <w:pStyle w:val="TOC1"/>
        <w:rPr>
          <w:rFonts w:asciiTheme="minorHAnsi" w:eastAsiaTheme="minorEastAsia" w:hAnsiTheme="minorHAnsi" w:cstheme="minorBidi"/>
          <w:b w:val="0"/>
          <w:bCs w:val="0"/>
          <w:noProof/>
          <w:sz w:val="22"/>
          <w:szCs w:val="22"/>
          <w:lang w:eastAsia="zh-CN"/>
        </w:rPr>
      </w:pPr>
      <w:hyperlink w:anchor="_Toc67405053" w:history="1">
        <w:r w:rsidR="008F45CC" w:rsidRPr="00717A12">
          <w:rPr>
            <w:rStyle w:val="Hyperlink"/>
            <w:noProof/>
            <w:lang w:val="en"/>
          </w:rPr>
          <w:t>Troubleshooting</w:t>
        </w:r>
        <w:r w:rsidR="008F45CC">
          <w:rPr>
            <w:noProof/>
            <w:webHidden/>
          </w:rPr>
          <w:tab/>
        </w:r>
        <w:r w:rsidR="008F45CC">
          <w:rPr>
            <w:noProof/>
            <w:webHidden/>
          </w:rPr>
          <w:fldChar w:fldCharType="begin"/>
        </w:r>
        <w:r w:rsidR="008F45CC">
          <w:rPr>
            <w:noProof/>
            <w:webHidden/>
          </w:rPr>
          <w:instrText xml:space="preserve"> PAGEREF _Toc67405053 \h </w:instrText>
        </w:r>
        <w:r w:rsidR="008F45CC">
          <w:rPr>
            <w:noProof/>
            <w:webHidden/>
          </w:rPr>
        </w:r>
        <w:r w:rsidR="008F45CC">
          <w:rPr>
            <w:noProof/>
            <w:webHidden/>
          </w:rPr>
          <w:fldChar w:fldCharType="separate"/>
        </w:r>
        <w:r w:rsidR="008F45CC">
          <w:rPr>
            <w:noProof/>
            <w:webHidden/>
          </w:rPr>
          <w:t>78</w:t>
        </w:r>
        <w:r w:rsidR="008F45CC">
          <w:rPr>
            <w:noProof/>
            <w:webHidden/>
          </w:rPr>
          <w:fldChar w:fldCharType="end"/>
        </w:r>
      </w:hyperlink>
    </w:p>
    <w:p w14:paraId="3465D8EC" w14:textId="36085FF6" w:rsidR="008F45CC" w:rsidRDefault="00D8682D">
      <w:pPr>
        <w:pStyle w:val="TOC2"/>
        <w:rPr>
          <w:rFonts w:asciiTheme="minorHAnsi" w:eastAsiaTheme="minorEastAsia" w:hAnsiTheme="minorHAnsi" w:cstheme="minorBidi"/>
          <w:noProof/>
          <w:sz w:val="22"/>
          <w:szCs w:val="22"/>
          <w:lang w:eastAsia="zh-CN"/>
        </w:rPr>
      </w:pPr>
      <w:hyperlink w:anchor="_Toc67405054" w:history="1">
        <w:r w:rsidR="008F45CC" w:rsidRPr="00717A12">
          <w:rPr>
            <w:rStyle w:val="Hyperlink"/>
            <w:noProof/>
            <w:lang w:val="en"/>
          </w:rPr>
          <w:t>Ping Failure</w:t>
        </w:r>
        <w:r w:rsidR="008F45CC">
          <w:rPr>
            <w:noProof/>
            <w:webHidden/>
          </w:rPr>
          <w:tab/>
        </w:r>
        <w:r w:rsidR="008F45CC">
          <w:rPr>
            <w:noProof/>
            <w:webHidden/>
          </w:rPr>
          <w:fldChar w:fldCharType="begin"/>
        </w:r>
        <w:r w:rsidR="008F45CC">
          <w:rPr>
            <w:noProof/>
            <w:webHidden/>
          </w:rPr>
          <w:instrText xml:space="preserve"> PAGEREF _Toc67405054 \h </w:instrText>
        </w:r>
        <w:r w:rsidR="008F45CC">
          <w:rPr>
            <w:noProof/>
            <w:webHidden/>
          </w:rPr>
        </w:r>
        <w:r w:rsidR="008F45CC">
          <w:rPr>
            <w:noProof/>
            <w:webHidden/>
          </w:rPr>
          <w:fldChar w:fldCharType="separate"/>
        </w:r>
        <w:r w:rsidR="008F45CC">
          <w:rPr>
            <w:noProof/>
            <w:webHidden/>
          </w:rPr>
          <w:t>78</w:t>
        </w:r>
        <w:r w:rsidR="008F45CC">
          <w:rPr>
            <w:noProof/>
            <w:webHidden/>
          </w:rPr>
          <w:fldChar w:fldCharType="end"/>
        </w:r>
      </w:hyperlink>
    </w:p>
    <w:p w14:paraId="423F94E6" w14:textId="5945F1F3" w:rsidR="008F45CC" w:rsidRDefault="00D8682D">
      <w:pPr>
        <w:pStyle w:val="TOC2"/>
        <w:rPr>
          <w:rFonts w:asciiTheme="minorHAnsi" w:eastAsiaTheme="minorEastAsia" w:hAnsiTheme="minorHAnsi" w:cstheme="minorBidi"/>
          <w:noProof/>
          <w:sz w:val="22"/>
          <w:szCs w:val="22"/>
          <w:lang w:eastAsia="zh-CN"/>
        </w:rPr>
      </w:pPr>
      <w:hyperlink w:anchor="_Toc67405055" w:history="1">
        <w:r w:rsidR="008F45CC" w:rsidRPr="00717A12">
          <w:rPr>
            <w:rStyle w:val="Hyperlink"/>
            <w:noProof/>
            <w:lang w:val="en"/>
          </w:rPr>
          <w:t>Test Run Issues</w:t>
        </w:r>
        <w:r w:rsidR="008F45CC">
          <w:rPr>
            <w:noProof/>
            <w:webHidden/>
          </w:rPr>
          <w:tab/>
        </w:r>
        <w:r w:rsidR="008F45CC">
          <w:rPr>
            <w:noProof/>
            <w:webHidden/>
          </w:rPr>
          <w:fldChar w:fldCharType="begin"/>
        </w:r>
        <w:r w:rsidR="008F45CC">
          <w:rPr>
            <w:noProof/>
            <w:webHidden/>
          </w:rPr>
          <w:instrText xml:space="preserve"> PAGEREF _Toc67405055 \h </w:instrText>
        </w:r>
        <w:r w:rsidR="008F45CC">
          <w:rPr>
            <w:noProof/>
            <w:webHidden/>
          </w:rPr>
        </w:r>
        <w:r w:rsidR="008F45CC">
          <w:rPr>
            <w:noProof/>
            <w:webHidden/>
          </w:rPr>
          <w:fldChar w:fldCharType="separate"/>
        </w:r>
        <w:r w:rsidR="008F45CC">
          <w:rPr>
            <w:noProof/>
            <w:webHidden/>
          </w:rPr>
          <w:t>79</w:t>
        </w:r>
        <w:r w:rsidR="008F45CC">
          <w:rPr>
            <w:noProof/>
            <w:webHidden/>
          </w:rPr>
          <w:fldChar w:fldCharType="end"/>
        </w:r>
      </w:hyperlink>
    </w:p>
    <w:p w14:paraId="1C401A1E" w14:textId="58E2DB2B" w:rsidR="008F45CC" w:rsidRDefault="00D8682D">
      <w:pPr>
        <w:pStyle w:val="TOC2"/>
        <w:rPr>
          <w:rFonts w:asciiTheme="minorHAnsi" w:eastAsiaTheme="minorEastAsia" w:hAnsiTheme="minorHAnsi" w:cstheme="minorBidi"/>
          <w:noProof/>
          <w:sz w:val="22"/>
          <w:szCs w:val="22"/>
          <w:lang w:eastAsia="zh-CN"/>
        </w:rPr>
      </w:pPr>
      <w:hyperlink w:anchor="_Toc67405056" w:history="1">
        <w:r w:rsidR="008F45CC" w:rsidRPr="00717A12">
          <w:rPr>
            <w:rStyle w:val="Hyperlink"/>
            <w:noProof/>
            <w:lang w:val="en"/>
          </w:rPr>
          <w:t>RDPEUSB Test Cases Fail</w:t>
        </w:r>
        <w:r w:rsidR="008F45CC">
          <w:rPr>
            <w:noProof/>
            <w:webHidden/>
          </w:rPr>
          <w:tab/>
        </w:r>
        <w:r w:rsidR="008F45CC">
          <w:rPr>
            <w:noProof/>
            <w:webHidden/>
          </w:rPr>
          <w:fldChar w:fldCharType="begin"/>
        </w:r>
        <w:r w:rsidR="008F45CC">
          <w:rPr>
            <w:noProof/>
            <w:webHidden/>
          </w:rPr>
          <w:instrText xml:space="preserve"> PAGEREF _Toc67405056 \h </w:instrText>
        </w:r>
        <w:r w:rsidR="008F45CC">
          <w:rPr>
            <w:noProof/>
            <w:webHidden/>
          </w:rPr>
        </w:r>
        <w:r w:rsidR="008F45CC">
          <w:rPr>
            <w:noProof/>
            <w:webHidden/>
          </w:rPr>
          <w:fldChar w:fldCharType="separate"/>
        </w:r>
        <w:r w:rsidR="008F45CC">
          <w:rPr>
            <w:noProof/>
            <w:webHidden/>
          </w:rPr>
          <w:t>79</w:t>
        </w:r>
        <w:r w:rsidR="008F45CC">
          <w:rPr>
            <w:noProof/>
            <w:webHidden/>
          </w:rPr>
          <w:fldChar w:fldCharType="end"/>
        </w:r>
      </w:hyperlink>
    </w:p>
    <w:p w14:paraId="6236AD37" w14:textId="7B71171E" w:rsidR="008F45CC" w:rsidRDefault="00D8682D">
      <w:pPr>
        <w:pStyle w:val="TOC2"/>
        <w:rPr>
          <w:rFonts w:asciiTheme="minorHAnsi" w:eastAsiaTheme="minorEastAsia" w:hAnsiTheme="minorHAnsi" w:cstheme="minorBidi"/>
          <w:noProof/>
          <w:sz w:val="22"/>
          <w:szCs w:val="22"/>
          <w:lang w:eastAsia="zh-CN"/>
        </w:rPr>
      </w:pPr>
      <w:hyperlink w:anchor="_Toc67405057" w:history="1">
        <w:r w:rsidR="008F45CC" w:rsidRPr="00717A12">
          <w:rPr>
            <w:rStyle w:val="Hyperlink"/>
            <w:noProof/>
            <w:lang w:val="en"/>
          </w:rPr>
          <w:t>RDPEUDP and RDPEMT Test Cases Fail</w:t>
        </w:r>
        <w:r w:rsidR="008F45CC">
          <w:rPr>
            <w:noProof/>
            <w:webHidden/>
          </w:rPr>
          <w:tab/>
        </w:r>
        <w:r w:rsidR="008F45CC">
          <w:rPr>
            <w:noProof/>
            <w:webHidden/>
          </w:rPr>
          <w:fldChar w:fldCharType="begin"/>
        </w:r>
        <w:r w:rsidR="008F45CC">
          <w:rPr>
            <w:noProof/>
            <w:webHidden/>
          </w:rPr>
          <w:instrText xml:space="preserve"> PAGEREF _Toc67405057 \h </w:instrText>
        </w:r>
        <w:r w:rsidR="008F45CC">
          <w:rPr>
            <w:noProof/>
            <w:webHidden/>
          </w:rPr>
        </w:r>
        <w:r w:rsidR="008F45CC">
          <w:rPr>
            <w:noProof/>
            <w:webHidden/>
          </w:rPr>
          <w:fldChar w:fldCharType="separate"/>
        </w:r>
        <w:r w:rsidR="008F45CC">
          <w:rPr>
            <w:noProof/>
            <w:webHidden/>
          </w:rPr>
          <w:t>79</w:t>
        </w:r>
        <w:r w:rsidR="008F45CC">
          <w:rPr>
            <w:noProof/>
            <w:webHidden/>
          </w:rPr>
          <w:fldChar w:fldCharType="end"/>
        </w:r>
      </w:hyperlink>
    </w:p>
    <w:p w14:paraId="669FF949" w14:textId="1D481AF8" w:rsidR="008F45CC" w:rsidRDefault="00D8682D">
      <w:pPr>
        <w:pStyle w:val="TOC2"/>
        <w:rPr>
          <w:rFonts w:asciiTheme="minorHAnsi" w:eastAsiaTheme="minorEastAsia" w:hAnsiTheme="minorHAnsi" w:cstheme="minorBidi"/>
          <w:noProof/>
          <w:sz w:val="22"/>
          <w:szCs w:val="22"/>
          <w:lang w:eastAsia="zh-CN"/>
        </w:rPr>
      </w:pPr>
      <w:hyperlink w:anchor="_Toc67405058" w:history="1">
        <w:r w:rsidR="008F45CC" w:rsidRPr="00717A12">
          <w:rPr>
            <w:rStyle w:val="Hyperlink"/>
            <w:noProof/>
            <w:lang w:val="en"/>
          </w:rPr>
          <w:t>RDPBCGR Test Cases Fail When Running in PowerShell Mode</w:t>
        </w:r>
        <w:r w:rsidR="008F45CC">
          <w:rPr>
            <w:noProof/>
            <w:webHidden/>
          </w:rPr>
          <w:tab/>
        </w:r>
        <w:r w:rsidR="008F45CC">
          <w:rPr>
            <w:noProof/>
            <w:webHidden/>
          </w:rPr>
          <w:fldChar w:fldCharType="begin"/>
        </w:r>
        <w:r w:rsidR="008F45CC">
          <w:rPr>
            <w:noProof/>
            <w:webHidden/>
          </w:rPr>
          <w:instrText xml:space="preserve"> PAGEREF _Toc67405058 \h </w:instrText>
        </w:r>
        <w:r w:rsidR="008F45CC">
          <w:rPr>
            <w:noProof/>
            <w:webHidden/>
          </w:rPr>
        </w:r>
        <w:r w:rsidR="008F45CC">
          <w:rPr>
            <w:noProof/>
            <w:webHidden/>
          </w:rPr>
          <w:fldChar w:fldCharType="separate"/>
        </w:r>
        <w:r w:rsidR="008F45CC">
          <w:rPr>
            <w:noProof/>
            <w:webHidden/>
          </w:rPr>
          <w:t>80</w:t>
        </w:r>
        <w:r w:rsidR="008F45CC">
          <w:rPr>
            <w:noProof/>
            <w:webHidden/>
          </w:rPr>
          <w:fldChar w:fldCharType="end"/>
        </w:r>
      </w:hyperlink>
    </w:p>
    <w:p w14:paraId="222B4B59" w14:textId="03E4AE4F" w:rsidR="008F45CC" w:rsidRDefault="00D8682D">
      <w:pPr>
        <w:pStyle w:val="TOC2"/>
        <w:rPr>
          <w:rFonts w:asciiTheme="minorHAnsi" w:eastAsiaTheme="minorEastAsia" w:hAnsiTheme="minorHAnsi" w:cstheme="minorBidi"/>
          <w:noProof/>
          <w:sz w:val="22"/>
          <w:szCs w:val="22"/>
          <w:lang w:eastAsia="zh-CN"/>
        </w:rPr>
      </w:pPr>
      <w:hyperlink w:anchor="_Toc67405059" w:history="1">
        <w:r w:rsidR="008F45CC" w:rsidRPr="00717A12">
          <w:rPr>
            <w:rStyle w:val="Hyperlink"/>
            <w:noProof/>
            <w:lang w:val="en"/>
          </w:rPr>
          <w:t>RDPEGFX Test Cases Require H264 Enabled on SUT</w:t>
        </w:r>
        <w:r w:rsidR="008F45CC">
          <w:rPr>
            <w:noProof/>
            <w:webHidden/>
          </w:rPr>
          <w:tab/>
        </w:r>
        <w:r w:rsidR="008F45CC">
          <w:rPr>
            <w:noProof/>
            <w:webHidden/>
          </w:rPr>
          <w:fldChar w:fldCharType="begin"/>
        </w:r>
        <w:r w:rsidR="008F45CC">
          <w:rPr>
            <w:noProof/>
            <w:webHidden/>
          </w:rPr>
          <w:instrText xml:space="preserve"> PAGEREF _Toc67405059 \h </w:instrText>
        </w:r>
        <w:r w:rsidR="008F45CC">
          <w:rPr>
            <w:noProof/>
            <w:webHidden/>
          </w:rPr>
        </w:r>
        <w:r w:rsidR="008F45CC">
          <w:rPr>
            <w:noProof/>
            <w:webHidden/>
          </w:rPr>
          <w:fldChar w:fldCharType="separate"/>
        </w:r>
        <w:r w:rsidR="008F45CC">
          <w:rPr>
            <w:noProof/>
            <w:webHidden/>
          </w:rPr>
          <w:t>80</w:t>
        </w:r>
        <w:r w:rsidR="008F45CC">
          <w:rPr>
            <w:noProof/>
            <w:webHidden/>
          </w:rPr>
          <w:fldChar w:fldCharType="end"/>
        </w:r>
      </w:hyperlink>
    </w:p>
    <w:p w14:paraId="71F66966" w14:textId="49E16E06" w:rsidR="008F45CC" w:rsidRDefault="00D8682D">
      <w:pPr>
        <w:pStyle w:val="TOC2"/>
        <w:rPr>
          <w:rFonts w:asciiTheme="minorHAnsi" w:eastAsiaTheme="minorEastAsia" w:hAnsiTheme="minorHAnsi" w:cstheme="minorBidi"/>
          <w:noProof/>
          <w:sz w:val="22"/>
          <w:szCs w:val="22"/>
          <w:lang w:eastAsia="zh-CN"/>
        </w:rPr>
      </w:pPr>
      <w:hyperlink w:anchor="_Toc67405060" w:history="1">
        <w:r w:rsidR="008F45CC" w:rsidRPr="00717A12">
          <w:rPr>
            <w:rStyle w:val="Hyperlink"/>
            <w:noProof/>
            <w:lang w:val="en"/>
          </w:rPr>
          <w:t>Test Cases Fail When Using the TLS or CredSSP Protocol</w:t>
        </w:r>
        <w:r w:rsidR="008F45CC">
          <w:rPr>
            <w:noProof/>
            <w:webHidden/>
          </w:rPr>
          <w:tab/>
        </w:r>
        <w:r w:rsidR="008F45CC">
          <w:rPr>
            <w:noProof/>
            <w:webHidden/>
          </w:rPr>
          <w:fldChar w:fldCharType="begin"/>
        </w:r>
        <w:r w:rsidR="008F45CC">
          <w:rPr>
            <w:noProof/>
            <w:webHidden/>
          </w:rPr>
          <w:instrText xml:space="preserve"> PAGEREF _Toc67405060 \h </w:instrText>
        </w:r>
        <w:r w:rsidR="008F45CC">
          <w:rPr>
            <w:noProof/>
            <w:webHidden/>
          </w:rPr>
        </w:r>
        <w:r w:rsidR="008F45CC">
          <w:rPr>
            <w:noProof/>
            <w:webHidden/>
          </w:rPr>
          <w:fldChar w:fldCharType="separate"/>
        </w:r>
        <w:r w:rsidR="008F45CC">
          <w:rPr>
            <w:noProof/>
            <w:webHidden/>
          </w:rPr>
          <w:t>80</w:t>
        </w:r>
        <w:r w:rsidR="008F45CC">
          <w:rPr>
            <w:noProof/>
            <w:webHidden/>
          </w:rPr>
          <w:fldChar w:fldCharType="end"/>
        </w:r>
      </w:hyperlink>
    </w:p>
    <w:p w14:paraId="1536669E" w14:textId="7B43352D" w:rsidR="008F45CC" w:rsidRDefault="00D8682D">
      <w:pPr>
        <w:pStyle w:val="TOC1"/>
        <w:rPr>
          <w:rFonts w:asciiTheme="minorHAnsi" w:eastAsiaTheme="minorEastAsia" w:hAnsiTheme="minorHAnsi" w:cstheme="minorBidi"/>
          <w:b w:val="0"/>
          <w:bCs w:val="0"/>
          <w:noProof/>
          <w:sz w:val="22"/>
          <w:szCs w:val="22"/>
          <w:lang w:eastAsia="zh-CN"/>
        </w:rPr>
      </w:pPr>
      <w:hyperlink w:anchor="_Toc67405061" w:history="1">
        <w:r w:rsidR="008F45CC" w:rsidRPr="00717A12">
          <w:rPr>
            <w:rStyle w:val="Hyperlink"/>
            <w:noProof/>
            <w:lang w:val="en"/>
          </w:rPr>
          <w:t>Resources and References</w:t>
        </w:r>
        <w:r w:rsidR="008F45CC">
          <w:rPr>
            <w:noProof/>
            <w:webHidden/>
          </w:rPr>
          <w:tab/>
        </w:r>
        <w:r w:rsidR="008F45CC">
          <w:rPr>
            <w:noProof/>
            <w:webHidden/>
          </w:rPr>
          <w:fldChar w:fldCharType="begin"/>
        </w:r>
        <w:r w:rsidR="008F45CC">
          <w:rPr>
            <w:noProof/>
            <w:webHidden/>
          </w:rPr>
          <w:instrText xml:space="preserve"> PAGEREF _Toc67405061 \h </w:instrText>
        </w:r>
        <w:r w:rsidR="008F45CC">
          <w:rPr>
            <w:noProof/>
            <w:webHidden/>
          </w:rPr>
        </w:r>
        <w:r w:rsidR="008F45CC">
          <w:rPr>
            <w:noProof/>
            <w:webHidden/>
          </w:rPr>
          <w:fldChar w:fldCharType="separate"/>
        </w:r>
        <w:r w:rsidR="008F45CC">
          <w:rPr>
            <w:noProof/>
            <w:webHidden/>
          </w:rPr>
          <w:t>82</w:t>
        </w:r>
        <w:r w:rsidR="008F45CC">
          <w:rPr>
            <w:noProof/>
            <w:webHidden/>
          </w:rPr>
          <w:fldChar w:fldCharType="end"/>
        </w:r>
      </w:hyperlink>
    </w:p>
    <w:p w14:paraId="232E32C2" w14:textId="630B78EA" w:rsidR="009E2EF8" w:rsidRPr="005B31B9" w:rsidRDefault="003152AA" w:rsidP="009E2EF8">
      <w:pPr>
        <w:pStyle w:val="BodyText"/>
      </w:pPr>
      <w:r w:rsidRPr="004E7E45">
        <w:fldChar w:fldCharType="end"/>
      </w:r>
    </w:p>
    <w:p w14:paraId="2A03C19C" w14:textId="2C5EA916" w:rsidR="005B31B9" w:rsidRDefault="005B31B9">
      <w:pPr>
        <w:spacing w:before="0" w:after="0"/>
        <w:rPr>
          <w:rFonts w:ascii="Candara" w:hAnsi="Candara"/>
        </w:rPr>
      </w:pPr>
      <w:r>
        <w:rPr>
          <w:rFonts w:ascii="Candara" w:hAnsi="Candara"/>
        </w:rPr>
        <w:br w:type="page"/>
      </w:r>
    </w:p>
    <w:p w14:paraId="4689818A" w14:textId="77777777" w:rsidR="005B31B9" w:rsidRPr="005B31B9" w:rsidRDefault="005B31B9">
      <w:pPr>
        <w:spacing w:before="0" w:after="0"/>
        <w:rPr>
          <w:rFonts w:ascii="Candara" w:hAnsi="Candara"/>
        </w:rPr>
      </w:pPr>
    </w:p>
    <w:p w14:paraId="16F0C9D0" w14:textId="4DBA1A72" w:rsidR="005B31B9" w:rsidRDefault="005B31B9">
      <w:pPr>
        <w:spacing w:before="0" w:after="0"/>
        <w:rPr>
          <w:rFonts w:ascii="Candara" w:hAnsi="Candara"/>
          <w:b/>
          <w:bCs/>
          <w:color w:val="1F3864" w:themeColor="accent1" w:themeShade="80"/>
          <w:sz w:val="32"/>
          <w:szCs w:val="32"/>
        </w:rPr>
      </w:pPr>
      <w:r w:rsidRPr="00837187">
        <w:rPr>
          <w:rFonts w:ascii="Candara" w:hAnsi="Candara"/>
          <w:b/>
          <w:bCs/>
          <w:color w:val="1F3864" w:themeColor="accent1" w:themeShade="80"/>
          <w:sz w:val="32"/>
          <w:szCs w:val="32"/>
        </w:rPr>
        <w:t>List of Figures</w:t>
      </w:r>
    </w:p>
    <w:p w14:paraId="779559C2" w14:textId="77777777" w:rsidR="00B975AA" w:rsidRDefault="00B975AA">
      <w:pPr>
        <w:spacing w:before="0" w:after="0"/>
        <w:rPr>
          <w:rFonts w:ascii="Candara" w:hAnsi="Candara"/>
          <w:b/>
          <w:bCs/>
          <w:color w:val="1F3864" w:themeColor="accent1" w:themeShade="80"/>
          <w:sz w:val="32"/>
          <w:szCs w:val="32"/>
        </w:rPr>
      </w:pPr>
    </w:p>
    <w:p w14:paraId="253DF03E" w14:textId="77777777" w:rsidR="008F45CC" w:rsidRPr="00837187" w:rsidRDefault="008F45CC">
      <w:pPr>
        <w:spacing w:before="0" w:after="0"/>
        <w:rPr>
          <w:rFonts w:ascii="Candara" w:hAnsi="Candara"/>
          <w:b/>
          <w:bCs/>
          <w:color w:val="1F3864" w:themeColor="accent1" w:themeShade="80"/>
          <w:sz w:val="32"/>
          <w:szCs w:val="32"/>
          <w:lang w:eastAsia="zh-CN"/>
        </w:rPr>
      </w:pPr>
    </w:p>
    <w:p w14:paraId="3AB74D20" w14:textId="7ABA0AB9" w:rsidR="003F7D0B" w:rsidRDefault="006A0987">
      <w:pPr>
        <w:pStyle w:val="TableofFigures"/>
        <w:tabs>
          <w:tab w:val="right" w:leader="dot" w:pos="10070"/>
        </w:tabs>
        <w:rPr>
          <w:rFonts w:asciiTheme="minorHAnsi" w:eastAsiaTheme="minorEastAsia" w:hAnsiTheme="minorHAnsi" w:cstheme="minorBidi"/>
          <w:noProof/>
          <w:sz w:val="22"/>
          <w:szCs w:val="22"/>
          <w:lang w:eastAsia="zh-CN"/>
        </w:rPr>
      </w:pPr>
      <w:r w:rsidRPr="00837187">
        <w:rPr>
          <w:rFonts w:ascii="Candara" w:hAnsi="Candara"/>
          <w:color w:val="003399"/>
        </w:rPr>
        <w:fldChar w:fldCharType="begin"/>
      </w:r>
      <w:r w:rsidRPr="00837187">
        <w:rPr>
          <w:rFonts w:ascii="Candara" w:hAnsi="Candara"/>
          <w:color w:val="003399"/>
        </w:rPr>
        <w:instrText xml:space="preserve"> TOC \h \z \c "Figure" </w:instrText>
      </w:r>
      <w:r w:rsidRPr="00837187">
        <w:rPr>
          <w:rFonts w:ascii="Candara" w:hAnsi="Candara"/>
          <w:color w:val="003399"/>
        </w:rPr>
        <w:fldChar w:fldCharType="separate"/>
      </w:r>
      <w:hyperlink w:anchor="_Toc67405457" w:history="1">
        <w:r w:rsidR="003F7D0B" w:rsidRPr="00257243">
          <w:rPr>
            <w:rStyle w:val="Hyperlink"/>
            <w:noProof/>
          </w:rPr>
          <w:t>Figure 1.  Workgroup Environment architecture</w:t>
        </w:r>
        <w:r w:rsidR="003F7D0B">
          <w:rPr>
            <w:noProof/>
            <w:webHidden/>
          </w:rPr>
          <w:tab/>
        </w:r>
        <w:r w:rsidR="003F7D0B">
          <w:rPr>
            <w:noProof/>
            <w:webHidden/>
          </w:rPr>
          <w:fldChar w:fldCharType="begin"/>
        </w:r>
        <w:r w:rsidR="003F7D0B">
          <w:rPr>
            <w:noProof/>
            <w:webHidden/>
          </w:rPr>
          <w:instrText xml:space="preserve"> PAGEREF _Toc67405457 \h </w:instrText>
        </w:r>
        <w:r w:rsidR="003F7D0B">
          <w:rPr>
            <w:noProof/>
            <w:webHidden/>
          </w:rPr>
        </w:r>
        <w:r w:rsidR="003F7D0B">
          <w:rPr>
            <w:noProof/>
            <w:webHidden/>
          </w:rPr>
          <w:fldChar w:fldCharType="separate"/>
        </w:r>
        <w:r w:rsidR="003F7D0B">
          <w:rPr>
            <w:noProof/>
            <w:webHidden/>
          </w:rPr>
          <w:t>14</w:t>
        </w:r>
        <w:r w:rsidR="003F7D0B">
          <w:rPr>
            <w:noProof/>
            <w:webHidden/>
          </w:rPr>
          <w:fldChar w:fldCharType="end"/>
        </w:r>
      </w:hyperlink>
    </w:p>
    <w:p w14:paraId="2516A309" w14:textId="7ECE2561" w:rsidR="003F7D0B" w:rsidRDefault="00D8682D">
      <w:pPr>
        <w:pStyle w:val="TableofFigures"/>
        <w:tabs>
          <w:tab w:val="right" w:leader="dot" w:pos="10070"/>
        </w:tabs>
        <w:rPr>
          <w:rFonts w:asciiTheme="minorHAnsi" w:eastAsiaTheme="minorEastAsia" w:hAnsiTheme="minorHAnsi" w:cstheme="minorBidi"/>
          <w:noProof/>
          <w:sz w:val="22"/>
          <w:szCs w:val="22"/>
          <w:lang w:eastAsia="zh-CN"/>
        </w:rPr>
      </w:pPr>
      <w:hyperlink w:anchor="_Toc67405458" w:history="1">
        <w:r w:rsidR="003F7D0B" w:rsidRPr="00257243">
          <w:rPr>
            <w:rStyle w:val="Hyperlink"/>
            <w:noProof/>
          </w:rPr>
          <w:t>Figure 2. Domain Environment architecture</w:t>
        </w:r>
        <w:r w:rsidR="003F7D0B">
          <w:rPr>
            <w:noProof/>
            <w:webHidden/>
          </w:rPr>
          <w:tab/>
        </w:r>
        <w:r w:rsidR="003F7D0B">
          <w:rPr>
            <w:noProof/>
            <w:webHidden/>
          </w:rPr>
          <w:fldChar w:fldCharType="begin"/>
        </w:r>
        <w:r w:rsidR="003F7D0B">
          <w:rPr>
            <w:noProof/>
            <w:webHidden/>
          </w:rPr>
          <w:instrText xml:space="preserve"> PAGEREF _Toc67405458 \h </w:instrText>
        </w:r>
        <w:r w:rsidR="003F7D0B">
          <w:rPr>
            <w:noProof/>
            <w:webHidden/>
          </w:rPr>
        </w:r>
        <w:r w:rsidR="003F7D0B">
          <w:rPr>
            <w:noProof/>
            <w:webHidden/>
          </w:rPr>
          <w:fldChar w:fldCharType="separate"/>
        </w:r>
        <w:r w:rsidR="003F7D0B">
          <w:rPr>
            <w:noProof/>
            <w:webHidden/>
          </w:rPr>
          <w:t>15</w:t>
        </w:r>
        <w:r w:rsidR="003F7D0B">
          <w:rPr>
            <w:noProof/>
            <w:webHidden/>
          </w:rPr>
          <w:fldChar w:fldCharType="end"/>
        </w:r>
      </w:hyperlink>
    </w:p>
    <w:p w14:paraId="70796503" w14:textId="1A2777F8" w:rsidR="003F7D0B" w:rsidRDefault="00D8682D">
      <w:pPr>
        <w:pStyle w:val="TableofFigures"/>
        <w:tabs>
          <w:tab w:val="right" w:leader="dot" w:pos="10070"/>
        </w:tabs>
        <w:rPr>
          <w:rFonts w:asciiTheme="minorHAnsi" w:eastAsiaTheme="minorEastAsia" w:hAnsiTheme="minorHAnsi" w:cstheme="minorBidi"/>
          <w:noProof/>
          <w:sz w:val="22"/>
          <w:szCs w:val="22"/>
          <w:lang w:eastAsia="zh-CN"/>
        </w:rPr>
      </w:pPr>
      <w:hyperlink w:anchor="_Toc67405459" w:history="1">
        <w:r w:rsidR="003F7D0B" w:rsidRPr="00257243">
          <w:rPr>
            <w:rStyle w:val="Hyperlink"/>
            <w:noProof/>
          </w:rPr>
          <w:t>Figure 3.  RDPConnectWithNegotiationApproach dialog</w:t>
        </w:r>
        <w:r w:rsidR="003F7D0B">
          <w:rPr>
            <w:noProof/>
            <w:webHidden/>
          </w:rPr>
          <w:tab/>
        </w:r>
        <w:r w:rsidR="003F7D0B">
          <w:rPr>
            <w:noProof/>
            <w:webHidden/>
          </w:rPr>
          <w:fldChar w:fldCharType="begin"/>
        </w:r>
        <w:r w:rsidR="003F7D0B">
          <w:rPr>
            <w:noProof/>
            <w:webHidden/>
          </w:rPr>
          <w:instrText xml:space="preserve"> PAGEREF _Toc67405459 \h </w:instrText>
        </w:r>
        <w:r w:rsidR="003F7D0B">
          <w:rPr>
            <w:noProof/>
            <w:webHidden/>
          </w:rPr>
        </w:r>
        <w:r w:rsidR="003F7D0B">
          <w:rPr>
            <w:noProof/>
            <w:webHidden/>
          </w:rPr>
          <w:fldChar w:fldCharType="separate"/>
        </w:r>
        <w:r w:rsidR="003F7D0B">
          <w:rPr>
            <w:noProof/>
            <w:webHidden/>
          </w:rPr>
          <w:t>43</w:t>
        </w:r>
        <w:r w:rsidR="003F7D0B">
          <w:rPr>
            <w:noProof/>
            <w:webHidden/>
          </w:rPr>
          <w:fldChar w:fldCharType="end"/>
        </w:r>
      </w:hyperlink>
    </w:p>
    <w:p w14:paraId="7C250EA2" w14:textId="0671DB0A" w:rsidR="003F7D0B" w:rsidRDefault="00D8682D">
      <w:pPr>
        <w:pStyle w:val="TableofFigures"/>
        <w:tabs>
          <w:tab w:val="right" w:leader="dot" w:pos="10070"/>
        </w:tabs>
        <w:rPr>
          <w:rFonts w:asciiTheme="minorHAnsi" w:eastAsiaTheme="minorEastAsia" w:hAnsiTheme="minorHAnsi" w:cstheme="minorBidi"/>
          <w:noProof/>
          <w:sz w:val="22"/>
          <w:szCs w:val="22"/>
          <w:lang w:eastAsia="zh-CN"/>
        </w:rPr>
      </w:pPr>
      <w:hyperlink w:anchor="_Toc67405460" w:history="1">
        <w:r w:rsidR="003F7D0B" w:rsidRPr="00257243">
          <w:rPr>
            <w:rStyle w:val="Hyperlink"/>
            <w:noProof/>
          </w:rPr>
          <w:t>Figure 4.  TriggerClientDisconnectAll dialog</w:t>
        </w:r>
        <w:r w:rsidR="003F7D0B">
          <w:rPr>
            <w:noProof/>
            <w:webHidden/>
          </w:rPr>
          <w:tab/>
        </w:r>
        <w:r w:rsidR="003F7D0B">
          <w:rPr>
            <w:noProof/>
            <w:webHidden/>
          </w:rPr>
          <w:fldChar w:fldCharType="begin"/>
        </w:r>
        <w:r w:rsidR="003F7D0B">
          <w:rPr>
            <w:noProof/>
            <w:webHidden/>
          </w:rPr>
          <w:instrText xml:space="preserve"> PAGEREF _Toc67405460 \h </w:instrText>
        </w:r>
        <w:r w:rsidR="003F7D0B">
          <w:rPr>
            <w:noProof/>
            <w:webHidden/>
          </w:rPr>
        </w:r>
        <w:r w:rsidR="003F7D0B">
          <w:rPr>
            <w:noProof/>
            <w:webHidden/>
          </w:rPr>
          <w:fldChar w:fldCharType="separate"/>
        </w:r>
        <w:r w:rsidR="003F7D0B">
          <w:rPr>
            <w:noProof/>
            <w:webHidden/>
          </w:rPr>
          <w:t>44</w:t>
        </w:r>
        <w:r w:rsidR="003F7D0B">
          <w:rPr>
            <w:noProof/>
            <w:webHidden/>
          </w:rPr>
          <w:fldChar w:fldCharType="end"/>
        </w:r>
      </w:hyperlink>
    </w:p>
    <w:p w14:paraId="34AF6872" w14:textId="77F8EAE7" w:rsidR="003F7D0B" w:rsidRDefault="00D8682D">
      <w:pPr>
        <w:pStyle w:val="TableofFigures"/>
        <w:tabs>
          <w:tab w:val="right" w:leader="dot" w:pos="10070"/>
        </w:tabs>
        <w:rPr>
          <w:rFonts w:asciiTheme="minorHAnsi" w:eastAsiaTheme="minorEastAsia" w:hAnsiTheme="minorHAnsi" w:cstheme="minorBidi"/>
          <w:noProof/>
          <w:sz w:val="22"/>
          <w:szCs w:val="22"/>
          <w:lang w:eastAsia="zh-CN"/>
        </w:rPr>
      </w:pPr>
      <w:hyperlink w:anchor="_Toc67405461" w:history="1">
        <w:r w:rsidR="003F7D0B" w:rsidRPr="00257243">
          <w:rPr>
            <w:rStyle w:val="Hyperlink"/>
            <w:noProof/>
          </w:rPr>
          <w:t>Figure 5.  RDP Touch screen prompt</w:t>
        </w:r>
        <w:r w:rsidR="003F7D0B">
          <w:rPr>
            <w:noProof/>
            <w:webHidden/>
          </w:rPr>
          <w:tab/>
        </w:r>
        <w:r w:rsidR="003F7D0B">
          <w:rPr>
            <w:noProof/>
            <w:webHidden/>
          </w:rPr>
          <w:fldChar w:fldCharType="begin"/>
        </w:r>
        <w:r w:rsidR="003F7D0B">
          <w:rPr>
            <w:noProof/>
            <w:webHidden/>
          </w:rPr>
          <w:instrText xml:space="preserve"> PAGEREF _Toc67405461 \h </w:instrText>
        </w:r>
        <w:r w:rsidR="003F7D0B">
          <w:rPr>
            <w:noProof/>
            <w:webHidden/>
          </w:rPr>
        </w:r>
        <w:r w:rsidR="003F7D0B">
          <w:rPr>
            <w:noProof/>
            <w:webHidden/>
          </w:rPr>
          <w:fldChar w:fldCharType="separate"/>
        </w:r>
        <w:r w:rsidR="003F7D0B">
          <w:rPr>
            <w:noProof/>
            <w:webHidden/>
          </w:rPr>
          <w:t>45</w:t>
        </w:r>
        <w:r w:rsidR="003F7D0B">
          <w:rPr>
            <w:noProof/>
            <w:webHidden/>
          </w:rPr>
          <w:fldChar w:fldCharType="end"/>
        </w:r>
      </w:hyperlink>
    </w:p>
    <w:p w14:paraId="4846A02D" w14:textId="29B57EF6" w:rsidR="003F7D0B" w:rsidRDefault="00D8682D">
      <w:pPr>
        <w:pStyle w:val="TableofFigures"/>
        <w:tabs>
          <w:tab w:val="right" w:leader="dot" w:pos="10070"/>
        </w:tabs>
        <w:rPr>
          <w:rFonts w:asciiTheme="minorHAnsi" w:eastAsiaTheme="minorEastAsia" w:hAnsiTheme="minorHAnsi" w:cstheme="minorBidi"/>
          <w:noProof/>
          <w:sz w:val="22"/>
          <w:szCs w:val="22"/>
          <w:lang w:eastAsia="zh-CN"/>
        </w:rPr>
      </w:pPr>
      <w:hyperlink w:anchor="_Toc67405462" w:history="1">
        <w:r w:rsidR="003F7D0B" w:rsidRPr="00257243">
          <w:rPr>
            <w:rStyle w:val="Hyperlink"/>
            <w:noProof/>
          </w:rPr>
          <w:t>Figure 6.  RDP Touch screen response</w:t>
        </w:r>
        <w:r w:rsidR="003F7D0B">
          <w:rPr>
            <w:noProof/>
            <w:webHidden/>
          </w:rPr>
          <w:tab/>
        </w:r>
        <w:r w:rsidR="003F7D0B">
          <w:rPr>
            <w:noProof/>
            <w:webHidden/>
          </w:rPr>
          <w:fldChar w:fldCharType="begin"/>
        </w:r>
        <w:r w:rsidR="003F7D0B">
          <w:rPr>
            <w:noProof/>
            <w:webHidden/>
          </w:rPr>
          <w:instrText xml:space="preserve"> PAGEREF _Toc67405462 \h </w:instrText>
        </w:r>
        <w:r w:rsidR="003F7D0B">
          <w:rPr>
            <w:noProof/>
            <w:webHidden/>
          </w:rPr>
        </w:r>
        <w:r w:rsidR="003F7D0B">
          <w:rPr>
            <w:noProof/>
            <w:webHidden/>
          </w:rPr>
          <w:fldChar w:fldCharType="separate"/>
        </w:r>
        <w:r w:rsidR="003F7D0B">
          <w:rPr>
            <w:noProof/>
            <w:webHidden/>
          </w:rPr>
          <w:t>45</w:t>
        </w:r>
        <w:r w:rsidR="003F7D0B">
          <w:rPr>
            <w:noProof/>
            <w:webHidden/>
          </w:rPr>
          <w:fldChar w:fldCharType="end"/>
        </w:r>
      </w:hyperlink>
    </w:p>
    <w:p w14:paraId="587BB21E" w14:textId="02C322C3" w:rsidR="003F7D0B" w:rsidRDefault="00D8682D">
      <w:pPr>
        <w:pStyle w:val="TableofFigures"/>
        <w:tabs>
          <w:tab w:val="right" w:leader="dot" w:pos="10070"/>
        </w:tabs>
        <w:rPr>
          <w:rFonts w:asciiTheme="minorHAnsi" w:eastAsiaTheme="minorEastAsia" w:hAnsiTheme="minorHAnsi" w:cstheme="minorBidi"/>
          <w:noProof/>
          <w:sz w:val="22"/>
          <w:szCs w:val="22"/>
          <w:lang w:eastAsia="zh-CN"/>
        </w:rPr>
      </w:pPr>
      <w:hyperlink w:anchor="_Toc67405463" w:history="1">
        <w:r w:rsidR="003F7D0B" w:rsidRPr="00257243">
          <w:rPr>
            <w:rStyle w:val="Hyperlink"/>
            <w:noProof/>
          </w:rPr>
          <w:t>Figure 7.  Protocol Test Manager: Launching the Configuration Wizard for RDP Client Test Suite</w:t>
        </w:r>
        <w:r w:rsidR="003F7D0B">
          <w:rPr>
            <w:noProof/>
            <w:webHidden/>
          </w:rPr>
          <w:tab/>
        </w:r>
        <w:r w:rsidR="003F7D0B">
          <w:rPr>
            <w:noProof/>
            <w:webHidden/>
          </w:rPr>
          <w:fldChar w:fldCharType="begin"/>
        </w:r>
        <w:r w:rsidR="003F7D0B">
          <w:rPr>
            <w:noProof/>
            <w:webHidden/>
          </w:rPr>
          <w:instrText xml:space="preserve"> PAGEREF _Toc67405463 \h </w:instrText>
        </w:r>
        <w:r w:rsidR="003F7D0B">
          <w:rPr>
            <w:noProof/>
            <w:webHidden/>
          </w:rPr>
        </w:r>
        <w:r w:rsidR="003F7D0B">
          <w:rPr>
            <w:noProof/>
            <w:webHidden/>
          </w:rPr>
          <w:fldChar w:fldCharType="separate"/>
        </w:r>
        <w:r w:rsidR="003F7D0B">
          <w:rPr>
            <w:noProof/>
            <w:webHidden/>
          </w:rPr>
          <w:t>49</w:t>
        </w:r>
        <w:r w:rsidR="003F7D0B">
          <w:rPr>
            <w:noProof/>
            <w:webHidden/>
          </w:rPr>
          <w:fldChar w:fldCharType="end"/>
        </w:r>
      </w:hyperlink>
    </w:p>
    <w:p w14:paraId="1C6D0596" w14:textId="63690933" w:rsidR="003F7D0B" w:rsidRDefault="00D8682D">
      <w:pPr>
        <w:pStyle w:val="TableofFigures"/>
        <w:tabs>
          <w:tab w:val="right" w:leader="dot" w:pos="10070"/>
        </w:tabs>
        <w:rPr>
          <w:rFonts w:asciiTheme="minorHAnsi" w:eastAsiaTheme="minorEastAsia" w:hAnsiTheme="minorHAnsi" w:cstheme="minorBidi"/>
          <w:noProof/>
          <w:sz w:val="22"/>
          <w:szCs w:val="22"/>
          <w:lang w:eastAsia="zh-CN"/>
        </w:rPr>
      </w:pPr>
      <w:hyperlink w:anchor="_Toc67405464" w:history="1">
        <w:r w:rsidR="003F7D0B" w:rsidRPr="00257243">
          <w:rPr>
            <w:rStyle w:val="Hyperlink"/>
            <w:noProof/>
          </w:rPr>
          <w:t>Figure 8.  Protocol Test Manager: Selecting RDP Client Test Suite Folder Path</w:t>
        </w:r>
        <w:r w:rsidR="003F7D0B">
          <w:rPr>
            <w:noProof/>
            <w:webHidden/>
          </w:rPr>
          <w:tab/>
        </w:r>
        <w:r w:rsidR="003F7D0B">
          <w:rPr>
            <w:noProof/>
            <w:webHidden/>
          </w:rPr>
          <w:fldChar w:fldCharType="begin"/>
        </w:r>
        <w:r w:rsidR="003F7D0B">
          <w:rPr>
            <w:noProof/>
            <w:webHidden/>
          </w:rPr>
          <w:instrText xml:space="preserve"> PAGEREF _Toc67405464 \h </w:instrText>
        </w:r>
        <w:r w:rsidR="003F7D0B">
          <w:rPr>
            <w:noProof/>
            <w:webHidden/>
          </w:rPr>
        </w:r>
        <w:r w:rsidR="003F7D0B">
          <w:rPr>
            <w:noProof/>
            <w:webHidden/>
          </w:rPr>
          <w:fldChar w:fldCharType="separate"/>
        </w:r>
        <w:r w:rsidR="003F7D0B">
          <w:rPr>
            <w:noProof/>
            <w:webHidden/>
          </w:rPr>
          <w:t>50</w:t>
        </w:r>
        <w:r w:rsidR="003F7D0B">
          <w:rPr>
            <w:noProof/>
            <w:webHidden/>
          </w:rPr>
          <w:fldChar w:fldCharType="end"/>
        </w:r>
      </w:hyperlink>
    </w:p>
    <w:p w14:paraId="1D7C196C" w14:textId="47CB5877" w:rsidR="003F7D0B" w:rsidRDefault="00D8682D">
      <w:pPr>
        <w:pStyle w:val="TableofFigures"/>
        <w:tabs>
          <w:tab w:val="right" w:leader="dot" w:pos="10070"/>
        </w:tabs>
        <w:rPr>
          <w:rFonts w:asciiTheme="minorHAnsi" w:eastAsiaTheme="minorEastAsia" w:hAnsiTheme="minorHAnsi" w:cstheme="minorBidi"/>
          <w:noProof/>
          <w:sz w:val="22"/>
          <w:szCs w:val="22"/>
          <w:lang w:eastAsia="zh-CN"/>
        </w:rPr>
      </w:pPr>
      <w:hyperlink w:anchor="_Toc67405465" w:history="1">
        <w:r w:rsidR="003F7D0B" w:rsidRPr="00257243">
          <w:rPr>
            <w:rStyle w:val="Hyperlink"/>
            <w:noProof/>
          </w:rPr>
          <w:t>Figure 9.  Protocol Test Manager: Reviewing the RDP Test Suite family of protocols</w:t>
        </w:r>
        <w:r w:rsidR="003F7D0B">
          <w:rPr>
            <w:noProof/>
            <w:webHidden/>
          </w:rPr>
          <w:tab/>
        </w:r>
        <w:r w:rsidR="003F7D0B">
          <w:rPr>
            <w:noProof/>
            <w:webHidden/>
          </w:rPr>
          <w:fldChar w:fldCharType="begin"/>
        </w:r>
        <w:r w:rsidR="003F7D0B">
          <w:rPr>
            <w:noProof/>
            <w:webHidden/>
          </w:rPr>
          <w:instrText xml:space="preserve"> PAGEREF _Toc67405465 \h </w:instrText>
        </w:r>
        <w:r w:rsidR="003F7D0B">
          <w:rPr>
            <w:noProof/>
            <w:webHidden/>
          </w:rPr>
        </w:r>
        <w:r w:rsidR="003F7D0B">
          <w:rPr>
            <w:noProof/>
            <w:webHidden/>
          </w:rPr>
          <w:fldChar w:fldCharType="separate"/>
        </w:r>
        <w:r w:rsidR="003F7D0B">
          <w:rPr>
            <w:noProof/>
            <w:webHidden/>
          </w:rPr>
          <w:t>51</w:t>
        </w:r>
        <w:r w:rsidR="003F7D0B">
          <w:rPr>
            <w:noProof/>
            <w:webHidden/>
          </w:rPr>
          <w:fldChar w:fldCharType="end"/>
        </w:r>
      </w:hyperlink>
    </w:p>
    <w:p w14:paraId="3CE7F41D" w14:textId="6343A51E" w:rsidR="003F7D0B" w:rsidRDefault="00D8682D">
      <w:pPr>
        <w:pStyle w:val="TableofFigures"/>
        <w:tabs>
          <w:tab w:val="right" w:leader="dot" w:pos="10070"/>
        </w:tabs>
        <w:rPr>
          <w:rFonts w:asciiTheme="minorHAnsi" w:eastAsiaTheme="minorEastAsia" w:hAnsiTheme="minorHAnsi" w:cstheme="minorBidi"/>
          <w:noProof/>
          <w:sz w:val="22"/>
          <w:szCs w:val="22"/>
          <w:lang w:eastAsia="zh-CN"/>
        </w:rPr>
      </w:pPr>
      <w:hyperlink w:anchor="_Toc67405466" w:history="1">
        <w:r w:rsidR="003F7D0B" w:rsidRPr="00257243">
          <w:rPr>
            <w:rStyle w:val="Hyperlink"/>
            <w:noProof/>
          </w:rPr>
          <w:t>Figure 10.  Protocol Test Manager: Choosing the configuration method</w:t>
        </w:r>
        <w:r w:rsidR="003F7D0B">
          <w:rPr>
            <w:noProof/>
            <w:webHidden/>
          </w:rPr>
          <w:tab/>
        </w:r>
        <w:r w:rsidR="003F7D0B">
          <w:rPr>
            <w:noProof/>
            <w:webHidden/>
          </w:rPr>
          <w:fldChar w:fldCharType="begin"/>
        </w:r>
        <w:r w:rsidR="003F7D0B">
          <w:rPr>
            <w:noProof/>
            <w:webHidden/>
          </w:rPr>
          <w:instrText xml:space="preserve"> PAGEREF _Toc67405466 \h </w:instrText>
        </w:r>
        <w:r w:rsidR="003F7D0B">
          <w:rPr>
            <w:noProof/>
            <w:webHidden/>
          </w:rPr>
        </w:r>
        <w:r w:rsidR="003F7D0B">
          <w:rPr>
            <w:noProof/>
            <w:webHidden/>
          </w:rPr>
          <w:fldChar w:fldCharType="separate"/>
        </w:r>
        <w:r w:rsidR="003F7D0B">
          <w:rPr>
            <w:noProof/>
            <w:webHidden/>
          </w:rPr>
          <w:t>52</w:t>
        </w:r>
        <w:r w:rsidR="003F7D0B">
          <w:rPr>
            <w:noProof/>
            <w:webHidden/>
          </w:rPr>
          <w:fldChar w:fldCharType="end"/>
        </w:r>
      </w:hyperlink>
    </w:p>
    <w:p w14:paraId="298CD900" w14:textId="4EA90462" w:rsidR="003F7D0B" w:rsidRDefault="00D8682D">
      <w:pPr>
        <w:pStyle w:val="TableofFigures"/>
        <w:tabs>
          <w:tab w:val="right" w:leader="dot" w:pos="10070"/>
        </w:tabs>
        <w:rPr>
          <w:rFonts w:asciiTheme="minorHAnsi" w:eastAsiaTheme="minorEastAsia" w:hAnsiTheme="minorHAnsi" w:cstheme="minorBidi"/>
          <w:noProof/>
          <w:sz w:val="22"/>
          <w:szCs w:val="22"/>
          <w:lang w:eastAsia="zh-CN"/>
        </w:rPr>
      </w:pPr>
      <w:hyperlink w:anchor="_Toc67405467" w:history="1">
        <w:r w:rsidR="003F7D0B" w:rsidRPr="00257243">
          <w:rPr>
            <w:rStyle w:val="Hyperlink"/>
            <w:noProof/>
          </w:rPr>
          <w:t>Figure 11.  Protocol Test Manager: Verifying SUT connection parameters</w:t>
        </w:r>
        <w:r w:rsidR="003F7D0B">
          <w:rPr>
            <w:noProof/>
            <w:webHidden/>
          </w:rPr>
          <w:tab/>
        </w:r>
        <w:r w:rsidR="003F7D0B">
          <w:rPr>
            <w:noProof/>
            <w:webHidden/>
          </w:rPr>
          <w:fldChar w:fldCharType="begin"/>
        </w:r>
        <w:r w:rsidR="003F7D0B">
          <w:rPr>
            <w:noProof/>
            <w:webHidden/>
          </w:rPr>
          <w:instrText xml:space="preserve"> PAGEREF _Toc67405467 \h </w:instrText>
        </w:r>
        <w:r w:rsidR="003F7D0B">
          <w:rPr>
            <w:noProof/>
            <w:webHidden/>
          </w:rPr>
        </w:r>
        <w:r w:rsidR="003F7D0B">
          <w:rPr>
            <w:noProof/>
            <w:webHidden/>
          </w:rPr>
          <w:fldChar w:fldCharType="separate"/>
        </w:r>
        <w:r w:rsidR="003F7D0B">
          <w:rPr>
            <w:noProof/>
            <w:webHidden/>
          </w:rPr>
          <w:t>53</w:t>
        </w:r>
        <w:r w:rsidR="003F7D0B">
          <w:rPr>
            <w:noProof/>
            <w:webHidden/>
          </w:rPr>
          <w:fldChar w:fldCharType="end"/>
        </w:r>
      </w:hyperlink>
    </w:p>
    <w:p w14:paraId="1B6D8E06" w14:textId="39CC4159" w:rsidR="003F7D0B" w:rsidRDefault="00D8682D">
      <w:pPr>
        <w:pStyle w:val="TableofFigures"/>
        <w:tabs>
          <w:tab w:val="right" w:leader="dot" w:pos="10070"/>
        </w:tabs>
        <w:rPr>
          <w:rFonts w:asciiTheme="minorHAnsi" w:eastAsiaTheme="minorEastAsia" w:hAnsiTheme="minorHAnsi" w:cstheme="minorBidi"/>
          <w:noProof/>
          <w:sz w:val="22"/>
          <w:szCs w:val="22"/>
          <w:lang w:eastAsia="zh-CN"/>
        </w:rPr>
      </w:pPr>
      <w:hyperlink w:anchor="_Toc67405468" w:history="1">
        <w:r w:rsidR="003F7D0B" w:rsidRPr="00257243">
          <w:rPr>
            <w:rStyle w:val="Hyperlink"/>
            <w:noProof/>
          </w:rPr>
          <w:t>Figure 12.  Protocol Test Manager: Reviewing the Detection Results</w:t>
        </w:r>
        <w:r w:rsidR="003F7D0B">
          <w:rPr>
            <w:noProof/>
            <w:webHidden/>
          </w:rPr>
          <w:tab/>
        </w:r>
        <w:r w:rsidR="003F7D0B">
          <w:rPr>
            <w:noProof/>
            <w:webHidden/>
          </w:rPr>
          <w:fldChar w:fldCharType="begin"/>
        </w:r>
        <w:r w:rsidR="003F7D0B">
          <w:rPr>
            <w:noProof/>
            <w:webHidden/>
          </w:rPr>
          <w:instrText xml:space="preserve"> PAGEREF _Toc67405468 \h </w:instrText>
        </w:r>
        <w:r w:rsidR="003F7D0B">
          <w:rPr>
            <w:noProof/>
            <w:webHidden/>
          </w:rPr>
        </w:r>
        <w:r w:rsidR="003F7D0B">
          <w:rPr>
            <w:noProof/>
            <w:webHidden/>
          </w:rPr>
          <w:fldChar w:fldCharType="separate"/>
        </w:r>
        <w:r w:rsidR="003F7D0B">
          <w:rPr>
            <w:noProof/>
            <w:webHidden/>
          </w:rPr>
          <w:t>54</w:t>
        </w:r>
        <w:r w:rsidR="003F7D0B">
          <w:rPr>
            <w:noProof/>
            <w:webHidden/>
          </w:rPr>
          <w:fldChar w:fldCharType="end"/>
        </w:r>
      </w:hyperlink>
    </w:p>
    <w:p w14:paraId="54EE386C" w14:textId="754C20EC" w:rsidR="003F7D0B" w:rsidRDefault="00D8682D">
      <w:pPr>
        <w:pStyle w:val="TableofFigures"/>
        <w:tabs>
          <w:tab w:val="right" w:leader="dot" w:pos="10070"/>
        </w:tabs>
        <w:rPr>
          <w:rFonts w:asciiTheme="minorHAnsi" w:eastAsiaTheme="minorEastAsia" w:hAnsiTheme="minorHAnsi" w:cstheme="minorBidi"/>
          <w:noProof/>
          <w:sz w:val="22"/>
          <w:szCs w:val="22"/>
          <w:lang w:eastAsia="zh-CN"/>
        </w:rPr>
      </w:pPr>
      <w:hyperlink w:anchor="_Toc67405469" w:history="1">
        <w:r w:rsidR="003F7D0B" w:rsidRPr="00257243">
          <w:rPr>
            <w:rStyle w:val="Hyperlink"/>
            <w:noProof/>
          </w:rPr>
          <w:t>Figure 13.  Protocol Test Manager: Selecting (filtering) Test Cases</w:t>
        </w:r>
        <w:r w:rsidR="003F7D0B">
          <w:rPr>
            <w:noProof/>
            <w:webHidden/>
          </w:rPr>
          <w:tab/>
        </w:r>
        <w:r w:rsidR="003F7D0B">
          <w:rPr>
            <w:noProof/>
            <w:webHidden/>
          </w:rPr>
          <w:fldChar w:fldCharType="begin"/>
        </w:r>
        <w:r w:rsidR="003F7D0B">
          <w:rPr>
            <w:noProof/>
            <w:webHidden/>
          </w:rPr>
          <w:instrText xml:space="preserve"> PAGEREF _Toc67405469 \h </w:instrText>
        </w:r>
        <w:r w:rsidR="003F7D0B">
          <w:rPr>
            <w:noProof/>
            <w:webHidden/>
          </w:rPr>
        </w:r>
        <w:r w:rsidR="003F7D0B">
          <w:rPr>
            <w:noProof/>
            <w:webHidden/>
          </w:rPr>
          <w:fldChar w:fldCharType="separate"/>
        </w:r>
        <w:r w:rsidR="003F7D0B">
          <w:rPr>
            <w:noProof/>
            <w:webHidden/>
          </w:rPr>
          <w:t>55</w:t>
        </w:r>
        <w:r w:rsidR="003F7D0B">
          <w:rPr>
            <w:noProof/>
            <w:webHidden/>
          </w:rPr>
          <w:fldChar w:fldCharType="end"/>
        </w:r>
      </w:hyperlink>
    </w:p>
    <w:p w14:paraId="51F76292" w14:textId="71586768" w:rsidR="003F7D0B" w:rsidRDefault="00D8682D">
      <w:pPr>
        <w:pStyle w:val="TableofFigures"/>
        <w:tabs>
          <w:tab w:val="right" w:leader="dot" w:pos="10070"/>
        </w:tabs>
        <w:rPr>
          <w:rFonts w:asciiTheme="minorHAnsi" w:eastAsiaTheme="minorEastAsia" w:hAnsiTheme="minorHAnsi" w:cstheme="minorBidi"/>
          <w:noProof/>
          <w:sz w:val="22"/>
          <w:szCs w:val="22"/>
          <w:lang w:eastAsia="zh-CN"/>
        </w:rPr>
      </w:pPr>
      <w:hyperlink w:anchor="_Toc67405470" w:history="1">
        <w:r w:rsidR="003F7D0B" w:rsidRPr="00257243">
          <w:rPr>
            <w:rStyle w:val="Hyperlink"/>
            <w:noProof/>
          </w:rPr>
          <w:t>Figure 14.  Protocol Test Manager: Reviewing/configuring Test Case properties</w:t>
        </w:r>
        <w:r w:rsidR="003F7D0B">
          <w:rPr>
            <w:noProof/>
            <w:webHidden/>
          </w:rPr>
          <w:tab/>
        </w:r>
        <w:r w:rsidR="003F7D0B">
          <w:rPr>
            <w:noProof/>
            <w:webHidden/>
          </w:rPr>
          <w:fldChar w:fldCharType="begin"/>
        </w:r>
        <w:r w:rsidR="003F7D0B">
          <w:rPr>
            <w:noProof/>
            <w:webHidden/>
          </w:rPr>
          <w:instrText xml:space="preserve"> PAGEREF _Toc67405470 \h </w:instrText>
        </w:r>
        <w:r w:rsidR="003F7D0B">
          <w:rPr>
            <w:noProof/>
            <w:webHidden/>
          </w:rPr>
        </w:r>
        <w:r w:rsidR="003F7D0B">
          <w:rPr>
            <w:noProof/>
            <w:webHidden/>
          </w:rPr>
          <w:fldChar w:fldCharType="separate"/>
        </w:r>
        <w:r w:rsidR="003F7D0B">
          <w:rPr>
            <w:noProof/>
            <w:webHidden/>
          </w:rPr>
          <w:t>56</w:t>
        </w:r>
        <w:r w:rsidR="003F7D0B">
          <w:rPr>
            <w:noProof/>
            <w:webHidden/>
          </w:rPr>
          <w:fldChar w:fldCharType="end"/>
        </w:r>
      </w:hyperlink>
    </w:p>
    <w:p w14:paraId="1A8D64FE" w14:textId="65C77329" w:rsidR="003F7D0B" w:rsidRDefault="00D8682D">
      <w:pPr>
        <w:pStyle w:val="TableofFigures"/>
        <w:tabs>
          <w:tab w:val="right" w:leader="dot" w:pos="10070"/>
        </w:tabs>
        <w:rPr>
          <w:rFonts w:asciiTheme="minorHAnsi" w:eastAsiaTheme="minorEastAsia" w:hAnsiTheme="minorHAnsi" w:cstheme="minorBidi"/>
          <w:noProof/>
          <w:sz w:val="22"/>
          <w:szCs w:val="22"/>
          <w:lang w:eastAsia="zh-CN"/>
        </w:rPr>
      </w:pPr>
      <w:hyperlink w:anchor="_Toc67405471" w:history="1">
        <w:r w:rsidR="003F7D0B" w:rsidRPr="00257243">
          <w:rPr>
            <w:rStyle w:val="Hyperlink"/>
            <w:noProof/>
          </w:rPr>
          <w:t>Figure 15.  Protocol Test Manager: Configuring the Adapters</w:t>
        </w:r>
        <w:r w:rsidR="003F7D0B">
          <w:rPr>
            <w:noProof/>
            <w:webHidden/>
          </w:rPr>
          <w:tab/>
        </w:r>
        <w:r w:rsidR="003F7D0B">
          <w:rPr>
            <w:noProof/>
            <w:webHidden/>
          </w:rPr>
          <w:fldChar w:fldCharType="begin"/>
        </w:r>
        <w:r w:rsidR="003F7D0B">
          <w:rPr>
            <w:noProof/>
            <w:webHidden/>
          </w:rPr>
          <w:instrText xml:space="preserve"> PAGEREF _Toc67405471 \h </w:instrText>
        </w:r>
        <w:r w:rsidR="003F7D0B">
          <w:rPr>
            <w:noProof/>
            <w:webHidden/>
          </w:rPr>
        </w:r>
        <w:r w:rsidR="003F7D0B">
          <w:rPr>
            <w:noProof/>
            <w:webHidden/>
          </w:rPr>
          <w:fldChar w:fldCharType="separate"/>
        </w:r>
        <w:r w:rsidR="003F7D0B">
          <w:rPr>
            <w:noProof/>
            <w:webHidden/>
          </w:rPr>
          <w:t>57</w:t>
        </w:r>
        <w:r w:rsidR="003F7D0B">
          <w:rPr>
            <w:noProof/>
            <w:webHidden/>
          </w:rPr>
          <w:fldChar w:fldCharType="end"/>
        </w:r>
      </w:hyperlink>
    </w:p>
    <w:p w14:paraId="3D68119B" w14:textId="7F8BAA76" w:rsidR="003F7D0B" w:rsidRDefault="00D8682D">
      <w:pPr>
        <w:pStyle w:val="TableofFigures"/>
        <w:tabs>
          <w:tab w:val="right" w:leader="dot" w:pos="10070"/>
        </w:tabs>
        <w:rPr>
          <w:rFonts w:asciiTheme="minorHAnsi" w:eastAsiaTheme="minorEastAsia" w:hAnsiTheme="minorHAnsi" w:cstheme="minorBidi"/>
          <w:noProof/>
          <w:sz w:val="22"/>
          <w:szCs w:val="22"/>
          <w:lang w:eastAsia="zh-CN"/>
        </w:rPr>
      </w:pPr>
      <w:hyperlink w:anchor="_Toc67405472" w:history="1">
        <w:r w:rsidR="003F7D0B" w:rsidRPr="00257243">
          <w:rPr>
            <w:rStyle w:val="Hyperlink"/>
            <w:noProof/>
          </w:rPr>
          <w:t>Figure 16.  Protocol Test Manager: Running the selected Test Cases</w:t>
        </w:r>
        <w:r w:rsidR="003F7D0B">
          <w:rPr>
            <w:noProof/>
            <w:webHidden/>
          </w:rPr>
          <w:tab/>
        </w:r>
        <w:r w:rsidR="003F7D0B">
          <w:rPr>
            <w:noProof/>
            <w:webHidden/>
          </w:rPr>
          <w:fldChar w:fldCharType="begin"/>
        </w:r>
        <w:r w:rsidR="003F7D0B">
          <w:rPr>
            <w:noProof/>
            <w:webHidden/>
          </w:rPr>
          <w:instrText xml:space="preserve"> PAGEREF _Toc67405472 \h </w:instrText>
        </w:r>
        <w:r w:rsidR="003F7D0B">
          <w:rPr>
            <w:noProof/>
            <w:webHidden/>
          </w:rPr>
        </w:r>
        <w:r w:rsidR="003F7D0B">
          <w:rPr>
            <w:noProof/>
            <w:webHidden/>
          </w:rPr>
          <w:fldChar w:fldCharType="separate"/>
        </w:r>
        <w:r w:rsidR="003F7D0B">
          <w:rPr>
            <w:noProof/>
            <w:webHidden/>
          </w:rPr>
          <w:t>58</w:t>
        </w:r>
        <w:r w:rsidR="003F7D0B">
          <w:rPr>
            <w:noProof/>
            <w:webHidden/>
          </w:rPr>
          <w:fldChar w:fldCharType="end"/>
        </w:r>
      </w:hyperlink>
    </w:p>
    <w:p w14:paraId="5C783D06" w14:textId="7330E2FD" w:rsidR="003F7D0B" w:rsidRDefault="00D8682D">
      <w:pPr>
        <w:pStyle w:val="TableofFigures"/>
        <w:tabs>
          <w:tab w:val="right" w:leader="dot" w:pos="10070"/>
        </w:tabs>
        <w:rPr>
          <w:rFonts w:asciiTheme="minorHAnsi" w:eastAsiaTheme="minorEastAsia" w:hAnsiTheme="minorHAnsi" w:cstheme="minorBidi"/>
          <w:noProof/>
          <w:sz w:val="22"/>
          <w:szCs w:val="22"/>
          <w:lang w:eastAsia="zh-CN"/>
        </w:rPr>
      </w:pPr>
      <w:hyperlink w:anchor="_Toc67405473" w:history="1">
        <w:r w:rsidR="003F7D0B" w:rsidRPr="00257243">
          <w:rPr>
            <w:rStyle w:val="Hyperlink"/>
            <w:noProof/>
          </w:rPr>
          <w:t>Figure 17.  Protocol Test Manager: Removing Test Cases from execution</w:t>
        </w:r>
        <w:r w:rsidR="003F7D0B">
          <w:rPr>
            <w:noProof/>
            <w:webHidden/>
          </w:rPr>
          <w:tab/>
        </w:r>
        <w:r w:rsidR="003F7D0B">
          <w:rPr>
            <w:noProof/>
            <w:webHidden/>
          </w:rPr>
          <w:fldChar w:fldCharType="begin"/>
        </w:r>
        <w:r w:rsidR="003F7D0B">
          <w:rPr>
            <w:noProof/>
            <w:webHidden/>
          </w:rPr>
          <w:instrText xml:space="preserve"> PAGEREF _Toc67405473 \h </w:instrText>
        </w:r>
        <w:r w:rsidR="003F7D0B">
          <w:rPr>
            <w:noProof/>
            <w:webHidden/>
          </w:rPr>
        </w:r>
        <w:r w:rsidR="003F7D0B">
          <w:rPr>
            <w:noProof/>
            <w:webHidden/>
          </w:rPr>
          <w:fldChar w:fldCharType="separate"/>
        </w:r>
        <w:r w:rsidR="003F7D0B">
          <w:rPr>
            <w:noProof/>
            <w:webHidden/>
          </w:rPr>
          <w:t>60</w:t>
        </w:r>
        <w:r w:rsidR="003F7D0B">
          <w:rPr>
            <w:noProof/>
            <w:webHidden/>
          </w:rPr>
          <w:fldChar w:fldCharType="end"/>
        </w:r>
      </w:hyperlink>
    </w:p>
    <w:p w14:paraId="0BCA0798" w14:textId="361423F4" w:rsidR="003F7D0B" w:rsidRDefault="00D8682D">
      <w:pPr>
        <w:pStyle w:val="TableofFigures"/>
        <w:tabs>
          <w:tab w:val="right" w:leader="dot" w:pos="10070"/>
        </w:tabs>
        <w:rPr>
          <w:rFonts w:asciiTheme="minorHAnsi" w:eastAsiaTheme="minorEastAsia" w:hAnsiTheme="minorHAnsi" w:cstheme="minorBidi"/>
          <w:noProof/>
          <w:sz w:val="22"/>
          <w:szCs w:val="22"/>
          <w:lang w:eastAsia="zh-CN"/>
        </w:rPr>
      </w:pPr>
      <w:hyperlink w:anchor="_Toc67405474" w:history="1">
        <w:r w:rsidR="003F7D0B" w:rsidRPr="00257243">
          <w:rPr>
            <w:rStyle w:val="Hyperlink"/>
            <w:noProof/>
          </w:rPr>
          <w:t>Figure 18.  Protocol Test Manager: Context menu commands for Test Case execution</w:t>
        </w:r>
        <w:r w:rsidR="003F7D0B">
          <w:rPr>
            <w:noProof/>
            <w:webHidden/>
          </w:rPr>
          <w:tab/>
        </w:r>
        <w:r w:rsidR="003F7D0B">
          <w:rPr>
            <w:noProof/>
            <w:webHidden/>
          </w:rPr>
          <w:fldChar w:fldCharType="begin"/>
        </w:r>
        <w:r w:rsidR="003F7D0B">
          <w:rPr>
            <w:noProof/>
            <w:webHidden/>
          </w:rPr>
          <w:instrText xml:space="preserve"> PAGEREF _Toc67405474 \h </w:instrText>
        </w:r>
        <w:r w:rsidR="003F7D0B">
          <w:rPr>
            <w:noProof/>
            <w:webHidden/>
          </w:rPr>
        </w:r>
        <w:r w:rsidR="003F7D0B">
          <w:rPr>
            <w:noProof/>
            <w:webHidden/>
          </w:rPr>
          <w:fldChar w:fldCharType="separate"/>
        </w:r>
        <w:r w:rsidR="003F7D0B">
          <w:rPr>
            <w:noProof/>
            <w:webHidden/>
          </w:rPr>
          <w:t>61</w:t>
        </w:r>
        <w:r w:rsidR="003F7D0B">
          <w:rPr>
            <w:noProof/>
            <w:webHidden/>
          </w:rPr>
          <w:fldChar w:fldCharType="end"/>
        </w:r>
      </w:hyperlink>
    </w:p>
    <w:p w14:paraId="609201B9" w14:textId="4A358614" w:rsidR="003F7D0B" w:rsidRDefault="00D8682D">
      <w:pPr>
        <w:pStyle w:val="TableofFigures"/>
        <w:tabs>
          <w:tab w:val="right" w:leader="dot" w:pos="10070"/>
        </w:tabs>
        <w:rPr>
          <w:rFonts w:asciiTheme="minorHAnsi" w:eastAsiaTheme="minorEastAsia" w:hAnsiTheme="minorHAnsi" w:cstheme="minorBidi"/>
          <w:noProof/>
          <w:sz w:val="22"/>
          <w:szCs w:val="22"/>
          <w:lang w:eastAsia="zh-CN"/>
        </w:rPr>
      </w:pPr>
      <w:hyperlink w:anchor="_Toc67405475" w:history="1">
        <w:r w:rsidR="003F7D0B" w:rsidRPr="00257243">
          <w:rPr>
            <w:rStyle w:val="Hyperlink"/>
            <w:noProof/>
          </w:rPr>
          <w:t>Figure 19.  Protocol Test Manager: RDP Category grouping | Expanded ErrorMessage result</w:t>
        </w:r>
        <w:r w:rsidR="003F7D0B">
          <w:rPr>
            <w:noProof/>
            <w:webHidden/>
          </w:rPr>
          <w:tab/>
        </w:r>
        <w:r w:rsidR="003F7D0B">
          <w:rPr>
            <w:noProof/>
            <w:webHidden/>
          </w:rPr>
          <w:fldChar w:fldCharType="begin"/>
        </w:r>
        <w:r w:rsidR="003F7D0B">
          <w:rPr>
            <w:noProof/>
            <w:webHidden/>
          </w:rPr>
          <w:instrText xml:space="preserve"> PAGEREF _Toc67405475 \h </w:instrText>
        </w:r>
        <w:r w:rsidR="003F7D0B">
          <w:rPr>
            <w:noProof/>
            <w:webHidden/>
          </w:rPr>
        </w:r>
        <w:r w:rsidR="003F7D0B">
          <w:rPr>
            <w:noProof/>
            <w:webHidden/>
          </w:rPr>
          <w:fldChar w:fldCharType="separate"/>
        </w:r>
        <w:r w:rsidR="003F7D0B">
          <w:rPr>
            <w:noProof/>
            <w:webHidden/>
          </w:rPr>
          <w:t>64</w:t>
        </w:r>
        <w:r w:rsidR="003F7D0B">
          <w:rPr>
            <w:noProof/>
            <w:webHidden/>
          </w:rPr>
          <w:fldChar w:fldCharType="end"/>
        </w:r>
      </w:hyperlink>
    </w:p>
    <w:p w14:paraId="5C58F630" w14:textId="4C8F05FB" w:rsidR="003F7D0B" w:rsidRDefault="00D8682D">
      <w:pPr>
        <w:pStyle w:val="TableofFigures"/>
        <w:tabs>
          <w:tab w:val="right" w:leader="dot" w:pos="10070"/>
        </w:tabs>
        <w:rPr>
          <w:rFonts w:asciiTheme="minorHAnsi" w:eastAsiaTheme="minorEastAsia" w:hAnsiTheme="minorHAnsi" w:cstheme="minorBidi"/>
          <w:noProof/>
          <w:sz w:val="22"/>
          <w:szCs w:val="22"/>
          <w:lang w:eastAsia="zh-CN"/>
        </w:rPr>
      </w:pPr>
      <w:hyperlink w:anchor="_Toc67405476" w:history="1">
        <w:r w:rsidR="003F7D0B" w:rsidRPr="00257243">
          <w:rPr>
            <w:rStyle w:val="Hyperlink"/>
            <w:noProof/>
          </w:rPr>
          <w:t>Figure 20.  Protocol Test Manager: RDP BVT test category | StandardOut node</w:t>
        </w:r>
        <w:r w:rsidR="003F7D0B">
          <w:rPr>
            <w:noProof/>
            <w:webHidden/>
          </w:rPr>
          <w:tab/>
        </w:r>
        <w:r w:rsidR="003F7D0B">
          <w:rPr>
            <w:noProof/>
            <w:webHidden/>
          </w:rPr>
          <w:fldChar w:fldCharType="begin"/>
        </w:r>
        <w:r w:rsidR="003F7D0B">
          <w:rPr>
            <w:noProof/>
            <w:webHidden/>
          </w:rPr>
          <w:instrText xml:space="preserve"> PAGEREF _Toc67405476 \h </w:instrText>
        </w:r>
        <w:r w:rsidR="003F7D0B">
          <w:rPr>
            <w:noProof/>
            <w:webHidden/>
          </w:rPr>
        </w:r>
        <w:r w:rsidR="003F7D0B">
          <w:rPr>
            <w:noProof/>
            <w:webHidden/>
          </w:rPr>
          <w:fldChar w:fldCharType="separate"/>
        </w:r>
        <w:r w:rsidR="003F7D0B">
          <w:rPr>
            <w:noProof/>
            <w:webHidden/>
          </w:rPr>
          <w:t>65</w:t>
        </w:r>
        <w:r w:rsidR="003F7D0B">
          <w:rPr>
            <w:noProof/>
            <w:webHidden/>
          </w:rPr>
          <w:fldChar w:fldCharType="end"/>
        </w:r>
      </w:hyperlink>
    </w:p>
    <w:p w14:paraId="5BE9836D" w14:textId="3B453B05" w:rsidR="003F7D0B" w:rsidRDefault="00D8682D">
      <w:pPr>
        <w:pStyle w:val="TableofFigures"/>
        <w:tabs>
          <w:tab w:val="right" w:leader="dot" w:pos="10070"/>
        </w:tabs>
        <w:rPr>
          <w:rFonts w:asciiTheme="minorHAnsi" w:eastAsiaTheme="minorEastAsia" w:hAnsiTheme="minorHAnsi" w:cstheme="minorBidi"/>
          <w:noProof/>
          <w:sz w:val="22"/>
          <w:szCs w:val="22"/>
          <w:lang w:eastAsia="zh-CN"/>
        </w:rPr>
      </w:pPr>
      <w:hyperlink w:anchor="_Toc67405477" w:history="1">
        <w:r w:rsidR="003F7D0B" w:rsidRPr="00257243">
          <w:rPr>
            <w:rStyle w:val="Hyperlink"/>
            <w:noProof/>
          </w:rPr>
          <w:t>Figure 21.  Protocol Test Manager: Case List HTML test results display</w:t>
        </w:r>
        <w:r w:rsidR="003F7D0B">
          <w:rPr>
            <w:noProof/>
            <w:webHidden/>
          </w:rPr>
          <w:tab/>
        </w:r>
        <w:r w:rsidR="003F7D0B">
          <w:rPr>
            <w:noProof/>
            <w:webHidden/>
          </w:rPr>
          <w:fldChar w:fldCharType="begin"/>
        </w:r>
        <w:r w:rsidR="003F7D0B">
          <w:rPr>
            <w:noProof/>
            <w:webHidden/>
          </w:rPr>
          <w:instrText xml:space="preserve"> PAGEREF _Toc67405477 \h </w:instrText>
        </w:r>
        <w:r w:rsidR="003F7D0B">
          <w:rPr>
            <w:noProof/>
            <w:webHidden/>
          </w:rPr>
        </w:r>
        <w:r w:rsidR="003F7D0B">
          <w:rPr>
            <w:noProof/>
            <w:webHidden/>
          </w:rPr>
          <w:fldChar w:fldCharType="separate"/>
        </w:r>
        <w:r w:rsidR="003F7D0B">
          <w:rPr>
            <w:noProof/>
            <w:webHidden/>
          </w:rPr>
          <w:t>66</w:t>
        </w:r>
        <w:r w:rsidR="003F7D0B">
          <w:rPr>
            <w:noProof/>
            <w:webHidden/>
          </w:rPr>
          <w:fldChar w:fldCharType="end"/>
        </w:r>
      </w:hyperlink>
    </w:p>
    <w:p w14:paraId="2863CD55" w14:textId="1D858573" w:rsidR="003F7D0B" w:rsidRDefault="00D8682D">
      <w:pPr>
        <w:pStyle w:val="TableofFigures"/>
        <w:tabs>
          <w:tab w:val="right" w:leader="dot" w:pos="10070"/>
        </w:tabs>
        <w:rPr>
          <w:rFonts w:asciiTheme="minorHAnsi" w:eastAsiaTheme="minorEastAsia" w:hAnsiTheme="minorHAnsi" w:cstheme="minorBidi"/>
          <w:noProof/>
          <w:sz w:val="22"/>
          <w:szCs w:val="22"/>
          <w:lang w:eastAsia="zh-CN"/>
        </w:rPr>
      </w:pPr>
      <w:hyperlink w:anchor="_Toc67405478" w:history="1">
        <w:r w:rsidR="003F7D0B" w:rsidRPr="00257243">
          <w:rPr>
            <w:rStyle w:val="Hyperlink"/>
            <w:noProof/>
          </w:rPr>
          <w:t>Figure 22.  Protocol Test Manager: Saving a test case Profile</w:t>
        </w:r>
        <w:r w:rsidR="003F7D0B">
          <w:rPr>
            <w:noProof/>
            <w:webHidden/>
          </w:rPr>
          <w:tab/>
        </w:r>
        <w:r w:rsidR="003F7D0B">
          <w:rPr>
            <w:noProof/>
            <w:webHidden/>
          </w:rPr>
          <w:fldChar w:fldCharType="begin"/>
        </w:r>
        <w:r w:rsidR="003F7D0B">
          <w:rPr>
            <w:noProof/>
            <w:webHidden/>
          </w:rPr>
          <w:instrText xml:space="preserve"> PAGEREF _Toc67405478 \h </w:instrText>
        </w:r>
        <w:r w:rsidR="003F7D0B">
          <w:rPr>
            <w:noProof/>
            <w:webHidden/>
          </w:rPr>
        </w:r>
        <w:r w:rsidR="003F7D0B">
          <w:rPr>
            <w:noProof/>
            <w:webHidden/>
          </w:rPr>
          <w:fldChar w:fldCharType="separate"/>
        </w:r>
        <w:r w:rsidR="003F7D0B">
          <w:rPr>
            <w:noProof/>
            <w:webHidden/>
          </w:rPr>
          <w:t>69</w:t>
        </w:r>
        <w:r w:rsidR="003F7D0B">
          <w:rPr>
            <w:noProof/>
            <w:webHidden/>
          </w:rPr>
          <w:fldChar w:fldCharType="end"/>
        </w:r>
      </w:hyperlink>
    </w:p>
    <w:p w14:paraId="17C8FC77" w14:textId="3860B651" w:rsidR="003F7D0B" w:rsidRDefault="00D8682D">
      <w:pPr>
        <w:pStyle w:val="TableofFigures"/>
        <w:tabs>
          <w:tab w:val="right" w:leader="dot" w:pos="10070"/>
        </w:tabs>
        <w:rPr>
          <w:rFonts w:asciiTheme="minorHAnsi" w:eastAsiaTheme="minorEastAsia" w:hAnsiTheme="minorHAnsi" w:cstheme="minorBidi"/>
          <w:noProof/>
          <w:sz w:val="22"/>
          <w:szCs w:val="22"/>
          <w:lang w:eastAsia="zh-CN"/>
        </w:rPr>
      </w:pPr>
      <w:hyperlink w:anchor="_Toc67405479" w:history="1">
        <w:r w:rsidR="003F7D0B" w:rsidRPr="00257243">
          <w:rPr>
            <w:rStyle w:val="Hyperlink"/>
            <w:noProof/>
          </w:rPr>
          <w:t>Figure 23.  Message Analyzer Select Items to Import dialog</w:t>
        </w:r>
        <w:r w:rsidR="003F7D0B">
          <w:rPr>
            <w:noProof/>
            <w:webHidden/>
          </w:rPr>
          <w:tab/>
        </w:r>
        <w:r w:rsidR="003F7D0B">
          <w:rPr>
            <w:noProof/>
            <w:webHidden/>
          </w:rPr>
          <w:fldChar w:fldCharType="begin"/>
        </w:r>
        <w:r w:rsidR="003F7D0B">
          <w:rPr>
            <w:noProof/>
            <w:webHidden/>
          </w:rPr>
          <w:instrText xml:space="preserve"> PAGEREF _Toc67405479 \h </w:instrText>
        </w:r>
        <w:r w:rsidR="003F7D0B">
          <w:rPr>
            <w:noProof/>
            <w:webHidden/>
          </w:rPr>
        </w:r>
        <w:r w:rsidR="003F7D0B">
          <w:rPr>
            <w:noProof/>
            <w:webHidden/>
          </w:rPr>
          <w:fldChar w:fldCharType="separate"/>
        </w:r>
        <w:r w:rsidR="003F7D0B">
          <w:rPr>
            <w:noProof/>
            <w:webHidden/>
          </w:rPr>
          <w:t>72</w:t>
        </w:r>
        <w:r w:rsidR="003F7D0B">
          <w:rPr>
            <w:noProof/>
            <w:webHidden/>
          </w:rPr>
          <w:fldChar w:fldCharType="end"/>
        </w:r>
      </w:hyperlink>
    </w:p>
    <w:p w14:paraId="148A18C1" w14:textId="53378FB1" w:rsidR="003F7D0B" w:rsidRDefault="00D8682D">
      <w:pPr>
        <w:pStyle w:val="TableofFigures"/>
        <w:tabs>
          <w:tab w:val="right" w:leader="dot" w:pos="10070"/>
        </w:tabs>
        <w:rPr>
          <w:rFonts w:asciiTheme="minorHAnsi" w:eastAsiaTheme="minorEastAsia" w:hAnsiTheme="minorHAnsi" w:cstheme="minorBidi"/>
          <w:noProof/>
          <w:sz w:val="22"/>
          <w:szCs w:val="22"/>
          <w:lang w:eastAsia="zh-CN"/>
        </w:rPr>
      </w:pPr>
      <w:hyperlink w:anchor="_Toc67405480" w:history="1">
        <w:r w:rsidR="003F7D0B" w:rsidRPr="00257243">
          <w:rPr>
            <w:rStyle w:val="Hyperlink"/>
            <w:noProof/>
          </w:rPr>
          <w:t>Figure 24.  Message Analyzer session message providers</w:t>
        </w:r>
        <w:r w:rsidR="003F7D0B">
          <w:rPr>
            <w:noProof/>
            <w:webHidden/>
          </w:rPr>
          <w:tab/>
        </w:r>
        <w:r w:rsidR="003F7D0B">
          <w:rPr>
            <w:noProof/>
            <w:webHidden/>
          </w:rPr>
          <w:fldChar w:fldCharType="begin"/>
        </w:r>
        <w:r w:rsidR="003F7D0B">
          <w:rPr>
            <w:noProof/>
            <w:webHidden/>
          </w:rPr>
          <w:instrText xml:space="preserve"> PAGEREF _Toc67405480 \h </w:instrText>
        </w:r>
        <w:r w:rsidR="003F7D0B">
          <w:rPr>
            <w:noProof/>
            <w:webHidden/>
          </w:rPr>
        </w:r>
        <w:r w:rsidR="003F7D0B">
          <w:rPr>
            <w:noProof/>
            <w:webHidden/>
          </w:rPr>
          <w:fldChar w:fldCharType="separate"/>
        </w:r>
        <w:r w:rsidR="003F7D0B">
          <w:rPr>
            <w:noProof/>
            <w:webHidden/>
          </w:rPr>
          <w:t>74</w:t>
        </w:r>
        <w:r w:rsidR="003F7D0B">
          <w:rPr>
            <w:noProof/>
            <w:webHidden/>
          </w:rPr>
          <w:fldChar w:fldCharType="end"/>
        </w:r>
      </w:hyperlink>
    </w:p>
    <w:p w14:paraId="10E46E72" w14:textId="36FE3132" w:rsidR="003F7D0B" w:rsidRDefault="00D8682D">
      <w:pPr>
        <w:pStyle w:val="TableofFigures"/>
        <w:tabs>
          <w:tab w:val="right" w:leader="dot" w:pos="10070"/>
        </w:tabs>
        <w:rPr>
          <w:rFonts w:asciiTheme="minorHAnsi" w:eastAsiaTheme="minorEastAsia" w:hAnsiTheme="minorHAnsi" w:cstheme="minorBidi"/>
          <w:noProof/>
          <w:sz w:val="22"/>
          <w:szCs w:val="22"/>
          <w:lang w:eastAsia="zh-CN"/>
        </w:rPr>
      </w:pPr>
      <w:hyperlink w:anchor="_Toc67405481" w:history="1">
        <w:r w:rsidR="003F7D0B" w:rsidRPr="00257243">
          <w:rPr>
            <w:rStyle w:val="Hyperlink"/>
            <w:noProof/>
          </w:rPr>
          <w:t>Figure 25.  Message Analyzer trace results with filtering</w:t>
        </w:r>
        <w:r w:rsidR="003F7D0B">
          <w:rPr>
            <w:noProof/>
            <w:webHidden/>
          </w:rPr>
          <w:tab/>
        </w:r>
        <w:r w:rsidR="003F7D0B">
          <w:rPr>
            <w:noProof/>
            <w:webHidden/>
          </w:rPr>
          <w:fldChar w:fldCharType="begin"/>
        </w:r>
        <w:r w:rsidR="003F7D0B">
          <w:rPr>
            <w:noProof/>
            <w:webHidden/>
          </w:rPr>
          <w:instrText xml:space="preserve"> PAGEREF _Toc67405481 \h </w:instrText>
        </w:r>
        <w:r w:rsidR="003F7D0B">
          <w:rPr>
            <w:noProof/>
            <w:webHidden/>
          </w:rPr>
        </w:r>
        <w:r w:rsidR="003F7D0B">
          <w:rPr>
            <w:noProof/>
            <w:webHidden/>
          </w:rPr>
          <w:fldChar w:fldCharType="separate"/>
        </w:r>
        <w:r w:rsidR="003F7D0B">
          <w:rPr>
            <w:noProof/>
            <w:webHidden/>
          </w:rPr>
          <w:t>75</w:t>
        </w:r>
        <w:r w:rsidR="003F7D0B">
          <w:rPr>
            <w:noProof/>
            <w:webHidden/>
          </w:rPr>
          <w:fldChar w:fldCharType="end"/>
        </w:r>
      </w:hyperlink>
    </w:p>
    <w:p w14:paraId="266DC616" w14:textId="4413B2AE" w:rsidR="003F7D0B" w:rsidRDefault="00D8682D">
      <w:pPr>
        <w:pStyle w:val="TableofFigures"/>
        <w:tabs>
          <w:tab w:val="right" w:leader="dot" w:pos="10070"/>
        </w:tabs>
        <w:rPr>
          <w:rFonts w:asciiTheme="minorHAnsi" w:eastAsiaTheme="minorEastAsia" w:hAnsiTheme="minorHAnsi" w:cstheme="minorBidi"/>
          <w:noProof/>
          <w:sz w:val="22"/>
          <w:szCs w:val="22"/>
          <w:lang w:eastAsia="zh-CN"/>
        </w:rPr>
      </w:pPr>
      <w:hyperlink w:anchor="_Toc67405482" w:history="1">
        <w:r w:rsidR="003F7D0B" w:rsidRPr="00257243">
          <w:rPr>
            <w:rStyle w:val="Hyperlink"/>
            <w:noProof/>
          </w:rPr>
          <w:t>Figure 26.  Message Analyzer Grouping viewer with RDP data</w:t>
        </w:r>
        <w:r w:rsidR="003F7D0B">
          <w:rPr>
            <w:noProof/>
            <w:webHidden/>
          </w:rPr>
          <w:tab/>
        </w:r>
        <w:r w:rsidR="003F7D0B">
          <w:rPr>
            <w:noProof/>
            <w:webHidden/>
          </w:rPr>
          <w:fldChar w:fldCharType="begin"/>
        </w:r>
        <w:r w:rsidR="003F7D0B">
          <w:rPr>
            <w:noProof/>
            <w:webHidden/>
          </w:rPr>
          <w:instrText xml:space="preserve"> PAGEREF _Toc67405482 \h </w:instrText>
        </w:r>
        <w:r w:rsidR="003F7D0B">
          <w:rPr>
            <w:noProof/>
            <w:webHidden/>
          </w:rPr>
        </w:r>
        <w:r w:rsidR="003F7D0B">
          <w:rPr>
            <w:noProof/>
            <w:webHidden/>
          </w:rPr>
          <w:fldChar w:fldCharType="separate"/>
        </w:r>
        <w:r w:rsidR="003F7D0B">
          <w:rPr>
            <w:noProof/>
            <w:webHidden/>
          </w:rPr>
          <w:t>77</w:t>
        </w:r>
        <w:r w:rsidR="003F7D0B">
          <w:rPr>
            <w:noProof/>
            <w:webHidden/>
          </w:rPr>
          <w:fldChar w:fldCharType="end"/>
        </w:r>
      </w:hyperlink>
    </w:p>
    <w:p w14:paraId="5C54F615" w14:textId="61E32CD1" w:rsidR="003F7D0B" w:rsidRDefault="00D8682D">
      <w:pPr>
        <w:pStyle w:val="TableofFigures"/>
        <w:tabs>
          <w:tab w:val="right" w:leader="dot" w:pos="10070"/>
        </w:tabs>
        <w:rPr>
          <w:rFonts w:asciiTheme="minorHAnsi" w:eastAsiaTheme="minorEastAsia" w:hAnsiTheme="minorHAnsi" w:cstheme="minorBidi"/>
          <w:noProof/>
          <w:sz w:val="22"/>
          <w:szCs w:val="22"/>
          <w:lang w:eastAsia="zh-CN"/>
        </w:rPr>
      </w:pPr>
      <w:hyperlink w:anchor="_Toc67405483" w:history="1">
        <w:r w:rsidR="003F7D0B" w:rsidRPr="00257243">
          <w:rPr>
            <w:rStyle w:val="Hyperlink"/>
            <w:noProof/>
          </w:rPr>
          <w:t>Figure 27.  Message Analyzer Grouping viewer analysis</w:t>
        </w:r>
        <w:r w:rsidR="003F7D0B">
          <w:rPr>
            <w:noProof/>
            <w:webHidden/>
          </w:rPr>
          <w:tab/>
        </w:r>
        <w:r w:rsidR="003F7D0B">
          <w:rPr>
            <w:noProof/>
            <w:webHidden/>
          </w:rPr>
          <w:fldChar w:fldCharType="begin"/>
        </w:r>
        <w:r w:rsidR="003F7D0B">
          <w:rPr>
            <w:noProof/>
            <w:webHidden/>
          </w:rPr>
          <w:instrText xml:space="preserve"> PAGEREF _Toc67405483 \h </w:instrText>
        </w:r>
        <w:r w:rsidR="003F7D0B">
          <w:rPr>
            <w:noProof/>
            <w:webHidden/>
          </w:rPr>
        </w:r>
        <w:r w:rsidR="003F7D0B">
          <w:rPr>
            <w:noProof/>
            <w:webHidden/>
          </w:rPr>
          <w:fldChar w:fldCharType="separate"/>
        </w:r>
        <w:r w:rsidR="003F7D0B">
          <w:rPr>
            <w:noProof/>
            <w:webHidden/>
          </w:rPr>
          <w:t>78</w:t>
        </w:r>
        <w:r w:rsidR="003F7D0B">
          <w:rPr>
            <w:noProof/>
            <w:webHidden/>
          </w:rPr>
          <w:fldChar w:fldCharType="end"/>
        </w:r>
      </w:hyperlink>
    </w:p>
    <w:p w14:paraId="69B3E3FE" w14:textId="42717765" w:rsidR="009E2EF8" w:rsidRPr="005B31B9" w:rsidRDefault="006A0987">
      <w:pPr>
        <w:spacing w:before="0" w:after="0"/>
        <w:rPr>
          <w:rFonts w:ascii="Candara" w:eastAsia="Times New Roman" w:hAnsi="Candara" w:cs="Segoe UI"/>
          <w:color w:val="24292E"/>
          <w:sz w:val="22"/>
          <w:szCs w:val="21"/>
          <w:lang w:val="en"/>
        </w:rPr>
      </w:pPr>
      <w:r w:rsidRPr="00837187">
        <w:rPr>
          <w:rFonts w:ascii="Candara" w:hAnsi="Candara"/>
          <w:color w:val="003399"/>
        </w:rPr>
        <w:fldChar w:fldCharType="end"/>
      </w:r>
      <w:r w:rsidR="009E2EF8" w:rsidRPr="005B31B9">
        <w:rPr>
          <w:rFonts w:ascii="Candara" w:hAnsi="Candara"/>
        </w:rPr>
        <w:br w:type="page"/>
      </w:r>
    </w:p>
    <w:p w14:paraId="65E023F7" w14:textId="14E152B2" w:rsidR="002D3363" w:rsidRPr="00837187" w:rsidRDefault="00AB127A" w:rsidP="00263AD0">
      <w:pPr>
        <w:pStyle w:val="Heading1"/>
        <w:rPr>
          <w:rStyle w:val="InlineCode"/>
          <w:rFonts w:cs="Segoe UI"/>
          <w:szCs w:val="21"/>
          <w:lang w:val="en"/>
        </w:rPr>
      </w:pPr>
      <w:bookmarkStart w:id="1" w:name="_Toc67404976"/>
      <w:r w:rsidRPr="00837187">
        <w:lastRenderedPageBreak/>
        <w:t>Introduction</w:t>
      </w:r>
      <w:bookmarkEnd w:id="1"/>
    </w:p>
    <w:p w14:paraId="76F2596D" w14:textId="635EC26B" w:rsidR="00694A73" w:rsidRPr="000A6AE8" w:rsidRDefault="00694A73" w:rsidP="00AA7E93">
      <w:pPr>
        <w:pStyle w:val="BodyText"/>
      </w:pPr>
      <w:r w:rsidRPr="000A6AE8">
        <w:t>This User G</w:t>
      </w:r>
      <w:r w:rsidRPr="00801751">
        <w:t xml:space="preserve">uide provides the fundamentals for using the </w:t>
      </w:r>
      <w:bookmarkStart w:id="2" w:name="_Hlk41995651"/>
      <w:r w:rsidRPr="00AA7E93">
        <w:rPr>
          <w:b/>
          <w:bCs/>
        </w:rPr>
        <w:t>RDP Client Endpoint Test Suite</w:t>
      </w:r>
      <w:bookmarkEnd w:id="2"/>
      <w:r w:rsidR="00DD6CFE" w:rsidRPr="00AA7E93">
        <w:t xml:space="preserve">, hereinafter referred to as the </w:t>
      </w:r>
      <w:r w:rsidR="006B554B" w:rsidRPr="00695AE3">
        <w:rPr>
          <w:b/>
          <w:bCs/>
        </w:rPr>
        <w:t>RDP Client Test Suite</w:t>
      </w:r>
      <w:r w:rsidR="006B554B" w:rsidRPr="00801751">
        <w:t xml:space="preserve"> </w:t>
      </w:r>
      <w:r w:rsidR="006B554B" w:rsidRPr="006B554B">
        <w:t xml:space="preserve">or simply the </w:t>
      </w:r>
      <w:r w:rsidR="00DD6CFE" w:rsidRPr="00AA7E93">
        <w:rPr>
          <w:b/>
          <w:bCs/>
        </w:rPr>
        <w:t>Test Suite</w:t>
      </w:r>
      <w:r w:rsidRPr="000A6AE8">
        <w:t>. In this guide, you will learn how to do the following:</w:t>
      </w:r>
    </w:p>
    <w:p w14:paraId="03ED6011" w14:textId="47F7569F" w:rsidR="00694A73" w:rsidRPr="00AA7E93" w:rsidRDefault="00694A73" w:rsidP="00C05B58">
      <w:pPr>
        <w:pStyle w:val="BodyText"/>
        <w:numPr>
          <w:ilvl w:val="0"/>
          <w:numId w:val="11"/>
        </w:numPr>
      </w:pPr>
      <w:r w:rsidRPr="00AA7E93">
        <w:t xml:space="preserve">Configure the network for the </w:t>
      </w:r>
      <w:r w:rsidR="004C74E1">
        <w:t>T</w:t>
      </w:r>
      <w:r w:rsidRPr="00AA7E93">
        <w:t xml:space="preserve">est </w:t>
      </w:r>
      <w:r w:rsidR="004C74E1">
        <w:t>E</w:t>
      </w:r>
      <w:r w:rsidRPr="00AA7E93">
        <w:t>nvironment.</w:t>
      </w:r>
    </w:p>
    <w:p w14:paraId="448B1B61" w14:textId="196E2FFC" w:rsidR="00694A73" w:rsidRDefault="00694A73" w:rsidP="00C05B58">
      <w:pPr>
        <w:pStyle w:val="BodyText"/>
        <w:numPr>
          <w:ilvl w:val="0"/>
          <w:numId w:val="11"/>
        </w:numPr>
      </w:pPr>
      <w:r w:rsidRPr="00AA7E93">
        <w:t xml:space="preserve">Set up the </w:t>
      </w:r>
      <w:r w:rsidRPr="00AA7E93">
        <w:rPr>
          <w:b/>
          <w:bCs/>
        </w:rPr>
        <w:t xml:space="preserve">Driver </w:t>
      </w:r>
      <w:r w:rsidRPr="00A03827">
        <w:t>computer</w:t>
      </w:r>
      <w:r w:rsidRPr="00AA7E93">
        <w:t xml:space="preserve">, </w:t>
      </w:r>
      <w:r w:rsidRPr="00AA7E93">
        <w:rPr>
          <w:b/>
          <w:bCs/>
        </w:rPr>
        <w:t>SUT</w:t>
      </w:r>
      <w:r w:rsidR="004C74E1" w:rsidRPr="007F1E43">
        <w:rPr>
          <w:b/>
          <w:bCs/>
        </w:rPr>
        <w:t xml:space="preserve"> </w:t>
      </w:r>
      <w:r w:rsidR="004C74E1" w:rsidRPr="00A03827">
        <w:t>computer</w:t>
      </w:r>
      <w:r w:rsidR="007F1E43">
        <w:rPr>
          <w:b/>
          <w:bCs/>
        </w:rPr>
        <w:t xml:space="preserve"> </w:t>
      </w:r>
      <w:r w:rsidR="007F1E43" w:rsidRPr="007F1E43">
        <w:t>(system under test)</w:t>
      </w:r>
      <w:r w:rsidRPr="00AA7E93">
        <w:t xml:space="preserve">, and </w:t>
      </w:r>
      <w:r w:rsidR="004D5F14">
        <w:t xml:space="preserve">optionally a </w:t>
      </w:r>
      <w:r w:rsidR="004D5F14" w:rsidRPr="007F1E43">
        <w:rPr>
          <w:b/>
          <w:bCs/>
        </w:rPr>
        <w:t>DC</w:t>
      </w:r>
      <w:r w:rsidRPr="00AA7E93">
        <w:rPr>
          <w:b/>
          <w:bCs/>
        </w:rPr>
        <w:t xml:space="preserve"> </w:t>
      </w:r>
      <w:r w:rsidRPr="00A03827">
        <w:t>computer</w:t>
      </w:r>
      <w:r w:rsidRPr="00AA7E93">
        <w:t>.</w:t>
      </w:r>
    </w:p>
    <w:p w14:paraId="345FCE52" w14:textId="6EF3C972" w:rsidR="006B554B" w:rsidRPr="00AA7E93" w:rsidRDefault="006B554B" w:rsidP="00C05B58">
      <w:pPr>
        <w:pStyle w:val="BodyText"/>
        <w:numPr>
          <w:ilvl w:val="0"/>
          <w:numId w:val="11"/>
        </w:numPr>
      </w:pPr>
      <w:r w:rsidRPr="00695AE3">
        <w:t xml:space="preserve">Install </w:t>
      </w:r>
      <w:r w:rsidR="003C530F">
        <w:t xml:space="preserve">and configure </w:t>
      </w:r>
      <w:r w:rsidRPr="00695AE3">
        <w:t xml:space="preserve">the </w:t>
      </w:r>
      <w:r w:rsidRPr="004B1942">
        <w:rPr>
          <w:b/>
          <w:bCs/>
        </w:rPr>
        <w:t>Test Suite</w:t>
      </w:r>
      <w:r>
        <w:t>.</w:t>
      </w:r>
    </w:p>
    <w:p w14:paraId="27A642B7" w14:textId="03E543E8" w:rsidR="00694A73" w:rsidRPr="00AA7E93" w:rsidRDefault="00F32CDF" w:rsidP="00C05B58">
      <w:pPr>
        <w:pStyle w:val="BodyText"/>
        <w:numPr>
          <w:ilvl w:val="0"/>
          <w:numId w:val="11"/>
        </w:numPr>
      </w:pPr>
      <w:r>
        <w:t>Choose the test execution method (.</w:t>
      </w:r>
      <w:del w:id="3" w:author="Harley Zhang" w:date="2021-03-11T14:05:00Z">
        <w:r w:rsidDel="00AC6E9F">
          <w:delText xml:space="preserve">cmd </w:delText>
        </w:r>
      </w:del>
      <w:ins w:id="4" w:author="Harley Zhang" w:date="2021-03-11T14:05:00Z">
        <w:r w:rsidR="00AC6E9F">
          <w:t xml:space="preserve">ps1 </w:t>
        </w:r>
      </w:ins>
      <w:r>
        <w:t>scripts or UI-based) and</w:t>
      </w:r>
      <w:r w:rsidR="003C530F">
        <w:t xml:space="preserve"> d</w:t>
      </w:r>
      <w:r w:rsidR="007F1E43">
        <w:t>efine a</w:t>
      </w:r>
      <w:r w:rsidR="00694A73" w:rsidRPr="00AA7E93">
        <w:t xml:space="preserve"> </w:t>
      </w:r>
      <w:r w:rsidR="006B554B">
        <w:t>T</w:t>
      </w:r>
      <w:r w:rsidR="00694A73" w:rsidRPr="00AA7E93">
        <w:t xml:space="preserve">est </w:t>
      </w:r>
      <w:r w:rsidR="006B554B">
        <w:t xml:space="preserve">Case </w:t>
      </w:r>
      <w:r w:rsidR="00694A73" w:rsidRPr="00AA7E93">
        <w:t xml:space="preserve">configuration. </w:t>
      </w:r>
    </w:p>
    <w:p w14:paraId="019523F3" w14:textId="3FBB8C8E" w:rsidR="00E52E42" w:rsidRDefault="00694A73" w:rsidP="00C05B58">
      <w:pPr>
        <w:pStyle w:val="BodyText"/>
        <w:numPr>
          <w:ilvl w:val="0"/>
          <w:numId w:val="11"/>
        </w:numPr>
      </w:pPr>
      <w:r w:rsidRPr="00AA7E93">
        <w:t xml:space="preserve">Run the </w:t>
      </w:r>
      <w:r w:rsidR="00DD6CFE" w:rsidRPr="00AA7E93">
        <w:t>T</w:t>
      </w:r>
      <w:r w:rsidRPr="00AA7E93">
        <w:t xml:space="preserve">est </w:t>
      </w:r>
      <w:r w:rsidR="00DD6CFE" w:rsidRPr="00AA7E93">
        <w:t>C</w:t>
      </w:r>
      <w:r w:rsidRPr="00AA7E93">
        <w:t>ases to exercise the functions of various RDP protocol</w:t>
      </w:r>
      <w:r w:rsidR="00DC23A4">
        <w:t xml:space="preserve"> implementations</w:t>
      </w:r>
      <w:r w:rsidR="004C74E1">
        <w:t>.</w:t>
      </w:r>
    </w:p>
    <w:p w14:paraId="7393C4A9" w14:textId="300CFFF2" w:rsidR="0075371A" w:rsidRDefault="007655AC" w:rsidP="00C05B58">
      <w:pPr>
        <w:pStyle w:val="BodyText"/>
        <w:numPr>
          <w:ilvl w:val="0"/>
          <w:numId w:val="11"/>
        </w:numPr>
      </w:pPr>
      <w:r>
        <w:t xml:space="preserve">Review output data logs or </w:t>
      </w:r>
      <w:r w:rsidR="00084C89">
        <w:t xml:space="preserve">use the </w:t>
      </w:r>
      <w:r>
        <w:t>output data displays in Protocol Test Manager (PTM)</w:t>
      </w:r>
      <w:r w:rsidR="00CA5C67">
        <w:t xml:space="preserve"> for analysis</w:t>
      </w:r>
      <w:r>
        <w:t>.</w:t>
      </w:r>
    </w:p>
    <w:p w14:paraId="44D76C08" w14:textId="0778DC79" w:rsidR="00AB127A" w:rsidRDefault="00AB127A" w:rsidP="00E52E42">
      <w:pPr>
        <w:pStyle w:val="BodyText"/>
      </w:pPr>
      <w:r w:rsidRPr="00692880">
        <w:t>Th</w:t>
      </w:r>
      <w:r w:rsidR="00EE4D7E" w:rsidRPr="00692880">
        <w:t>e</w:t>
      </w:r>
      <w:r w:rsidRPr="00692880">
        <w:t xml:space="preserve"> </w:t>
      </w:r>
      <w:r w:rsidR="00EE4D7E" w:rsidRPr="0084479C">
        <w:rPr>
          <w:b/>
          <w:bCs/>
        </w:rPr>
        <w:t>RDP Client Endpoint Test Suite</w:t>
      </w:r>
      <w:r w:rsidRPr="00692880">
        <w:t xml:space="preserve"> is designed to test implementations of the following protocols</w:t>
      </w:r>
      <w:r w:rsidR="000A7EE8" w:rsidRPr="00692880">
        <w:t xml:space="preserve">, </w:t>
      </w:r>
      <w:r w:rsidR="00FC42B5">
        <w:t>the</w:t>
      </w:r>
      <w:r w:rsidR="000A7EE8" w:rsidRPr="00AA7E93">
        <w:t xml:space="preserve"> document</w:t>
      </w:r>
      <w:r w:rsidR="00FC42B5">
        <w:t>ation for which is located</w:t>
      </w:r>
      <w:r w:rsidR="000A7EE8" w:rsidRPr="00AA7E93">
        <w:t xml:space="preserve"> on the </w:t>
      </w:r>
      <w:hyperlink r:id="rId11" w:history="1">
        <w:r w:rsidR="00547E18" w:rsidRPr="00547E18">
          <w:rPr>
            <w:rStyle w:val="Hyperlink"/>
          </w:rPr>
          <w:t>Technical Documents</w:t>
        </w:r>
      </w:hyperlink>
      <w:r w:rsidR="000A7EE8" w:rsidRPr="00AA7E93">
        <w:t xml:space="preserve"> site</w:t>
      </w:r>
      <w:r w:rsidRPr="00E52E42">
        <w:t>:</w:t>
      </w:r>
    </w:p>
    <w:p w14:paraId="609623B7" w14:textId="77777777" w:rsidR="00E52E42" w:rsidRDefault="00E52E42" w:rsidP="00C05B58">
      <w:pPr>
        <w:pStyle w:val="BodyText"/>
        <w:numPr>
          <w:ilvl w:val="0"/>
          <w:numId w:val="12"/>
        </w:numPr>
        <w:spacing w:before="120"/>
      </w:pPr>
      <w:r>
        <w:t>[MS-RDPBCGR]: Remote Desktop Protocol: Basic Connectivity and Graphics Remoting Specification</w:t>
      </w:r>
    </w:p>
    <w:p w14:paraId="7AE50FAC" w14:textId="77777777" w:rsidR="00E52E42" w:rsidRDefault="00E52E42" w:rsidP="00C05B58">
      <w:pPr>
        <w:pStyle w:val="BodyText"/>
        <w:numPr>
          <w:ilvl w:val="0"/>
          <w:numId w:val="12"/>
        </w:numPr>
        <w:spacing w:before="120"/>
      </w:pPr>
      <w:r>
        <w:t>[MS-RDPEUSB]: Remote Desktop Protocol: USB Devices Virtual Channel Extension</w:t>
      </w:r>
    </w:p>
    <w:p w14:paraId="409744C7" w14:textId="77777777" w:rsidR="00E52E42" w:rsidRDefault="00E52E42" w:rsidP="00C05B58">
      <w:pPr>
        <w:pStyle w:val="BodyText"/>
        <w:numPr>
          <w:ilvl w:val="0"/>
          <w:numId w:val="12"/>
        </w:numPr>
        <w:spacing w:before="120"/>
      </w:pPr>
      <w:r>
        <w:t>[MS-RDPEVOR]: Remote Desktop Protocol: Video Optimized Remoting Virtual Channel Extension</w:t>
      </w:r>
    </w:p>
    <w:p w14:paraId="0636538C" w14:textId="77777777" w:rsidR="00E52E42" w:rsidRDefault="00E52E42" w:rsidP="00C05B58">
      <w:pPr>
        <w:pStyle w:val="BodyText"/>
        <w:numPr>
          <w:ilvl w:val="0"/>
          <w:numId w:val="12"/>
        </w:numPr>
        <w:spacing w:before="120"/>
      </w:pPr>
      <w:r>
        <w:t>[MS-RDPRFX]: Remote Desktop Protocol: RemoteFX Codec Extension</w:t>
      </w:r>
    </w:p>
    <w:p w14:paraId="6D2FDFBF" w14:textId="77777777" w:rsidR="00E52E42" w:rsidRDefault="00E52E42" w:rsidP="00C05B58">
      <w:pPr>
        <w:pStyle w:val="BodyText"/>
        <w:numPr>
          <w:ilvl w:val="0"/>
          <w:numId w:val="12"/>
        </w:numPr>
        <w:spacing w:before="120"/>
      </w:pPr>
      <w:r>
        <w:t>[MS-RDPEUDP]: Remote Desktop Protocol: UDP Transport Extension</w:t>
      </w:r>
    </w:p>
    <w:p w14:paraId="60A7A3F0" w14:textId="77777777" w:rsidR="00E52E42" w:rsidRDefault="00E52E42" w:rsidP="00C05B58">
      <w:pPr>
        <w:pStyle w:val="BodyText"/>
        <w:numPr>
          <w:ilvl w:val="0"/>
          <w:numId w:val="12"/>
        </w:numPr>
        <w:spacing w:before="120"/>
      </w:pPr>
      <w:r>
        <w:t>[MS-RDPEMT]: Remote Desktop Protocol: Multitransport Extension</w:t>
      </w:r>
    </w:p>
    <w:p w14:paraId="1A490A47" w14:textId="77777777" w:rsidR="00E52E42" w:rsidRDefault="00E52E42" w:rsidP="00C05B58">
      <w:pPr>
        <w:pStyle w:val="BodyText"/>
        <w:numPr>
          <w:ilvl w:val="0"/>
          <w:numId w:val="12"/>
        </w:numPr>
        <w:spacing w:before="120"/>
      </w:pPr>
      <w:r>
        <w:t>[MS-RDPEI]: Remote Desktop Protocol: Input Virtual Channel Extension</w:t>
      </w:r>
    </w:p>
    <w:p w14:paraId="7F1C0255" w14:textId="77777777" w:rsidR="00E52E42" w:rsidRDefault="00E52E42" w:rsidP="00C05B58">
      <w:pPr>
        <w:pStyle w:val="BodyText"/>
        <w:numPr>
          <w:ilvl w:val="0"/>
          <w:numId w:val="12"/>
        </w:numPr>
        <w:spacing w:before="120"/>
      </w:pPr>
      <w:r>
        <w:t>[MS-RDPEGFX]: Remote Desktop Protocol: Graphics Pipeline Extension</w:t>
      </w:r>
    </w:p>
    <w:p w14:paraId="70926E16" w14:textId="77777777" w:rsidR="00E52E42" w:rsidRDefault="00E52E42" w:rsidP="00C05B58">
      <w:pPr>
        <w:pStyle w:val="BodyText"/>
        <w:numPr>
          <w:ilvl w:val="0"/>
          <w:numId w:val="12"/>
        </w:numPr>
        <w:spacing w:before="120"/>
      </w:pPr>
      <w:r>
        <w:t>[MS-RDPEDISP]: Remote Desktop Protocol: Display Update Virtual Channel Extension</w:t>
      </w:r>
    </w:p>
    <w:p w14:paraId="3C9641E5" w14:textId="77777777" w:rsidR="00E52E42" w:rsidRDefault="00E52E42" w:rsidP="00C05B58">
      <w:pPr>
        <w:pStyle w:val="BodyText"/>
        <w:numPr>
          <w:ilvl w:val="0"/>
          <w:numId w:val="12"/>
        </w:numPr>
        <w:spacing w:before="120"/>
      </w:pPr>
      <w:r>
        <w:t>[MS-RDPEDYC]: Remote Desktop Protocol: Dynamic Channel Virtual Channel Extension</w:t>
      </w:r>
    </w:p>
    <w:p w14:paraId="2220D92D" w14:textId="34EF5687" w:rsidR="00E52E42" w:rsidRPr="005B48E2" w:rsidRDefault="00E52E42" w:rsidP="00C05B58">
      <w:pPr>
        <w:pStyle w:val="BodyText"/>
        <w:numPr>
          <w:ilvl w:val="0"/>
          <w:numId w:val="12"/>
        </w:numPr>
      </w:pPr>
      <w:r>
        <w:t>[MS-RDPEGT]: Remote Desktop Protocol: Geometry Tracking Virtual Channel Protocol Extension</w:t>
      </w:r>
    </w:p>
    <w:p w14:paraId="539A2489" w14:textId="77777777" w:rsidR="007655AC" w:rsidRDefault="007655AC" w:rsidP="007655AC">
      <w:pPr>
        <w:pStyle w:val="BodyTextSpacer"/>
      </w:pPr>
    </w:p>
    <w:p w14:paraId="7215884D" w14:textId="730F53D8" w:rsidR="00F87492" w:rsidRDefault="00252F13" w:rsidP="00F87492">
      <w:pPr>
        <w:pStyle w:val="BodyText"/>
      </w:pPr>
      <w:r>
        <w:pict w14:anchorId="149B808E">
          <v:shape id="Graphic 42" o:spid="_x0000_i1026" type="#_x0000_t75" alt="Magnifying glass" style="width:15.75pt;height:15.7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">
            <v:imagedata r:id="rId12" o:title="" cropbottom="-854f" cropright="-854f"/>
          </v:shape>
        </w:pict>
      </w:r>
      <w:r w:rsidR="00266A92">
        <w:t xml:space="preserve"> </w:t>
      </w:r>
      <w:r w:rsidR="00007182">
        <w:t xml:space="preserve"> </w:t>
      </w:r>
      <w:r w:rsidR="00F87492">
        <w:t xml:space="preserve">The content of this User Guide is </w:t>
      </w:r>
      <w:r w:rsidR="008E36E1">
        <w:t>organized</w:t>
      </w:r>
      <w:r w:rsidR="00F87492">
        <w:t xml:space="preserve"> </w:t>
      </w:r>
      <w:r w:rsidR="008E36E1">
        <w:t>under</w:t>
      </w:r>
      <w:r w:rsidR="00F87492">
        <w:t xml:space="preserve"> the following major topics: </w:t>
      </w:r>
    </w:p>
    <w:p w14:paraId="7BF4BB8C" w14:textId="3844AE3F" w:rsidR="00F87492" w:rsidRDefault="00D8682D" w:rsidP="00266A92">
      <w:pPr>
        <w:pStyle w:val="BodyText"/>
        <w:ind w:left="405"/>
      </w:pPr>
      <w:hyperlink w:anchor="_Getting_Started_with" w:history="1">
        <w:r w:rsidR="00F87492" w:rsidRPr="008E36E1">
          <w:rPr>
            <w:rStyle w:val="Hyperlink"/>
          </w:rPr>
          <w:t>Getting Started with the RDP Client Test Suite</w:t>
        </w:r>
      </w:hyperlink>
    </w:p>
    <w:p w14:paraId="1E31E80A" w14:textId="3DDD7902" w:rsidR="00F87492" w:rsidRDefault="00D8682D" w:rsidP="00266A92">
      <w:pPr>
        <w:pStyle w:val="BodyText"/>
        <w:ind w:left="405"/>
      </w:pPr>
      <w:hyperlink w:anchor="_Test_Environment_Requirements" w:history="1">
        <w:r w:rsidR="00F87492" w:rsidRPr="008E36E1">
          <w:rPr>
            <w:rStyle w:val="Hyperlink"/>
          </w:rPr>
          <w:t>Test Environment Requirements</w:t>
        </w:r>
      </w:hyperlink>
    </w:p>
    <w:p w14:paraId="0DA35FB2" w14:textId="74781E8F" w:rsidR="00F87492" w:rsidRDefault="00D8682D" w:rsidP="00266A92">
      <w:pPr>
        <w:pStyle w:val="BodyText"/>
        <w:ind w:left="405"/>
      </w:pPr>
      <w:hyperlink w:anchor="_Setting_up_Test" w:history="1">
        <w:r w:rsidR="00F87492" w:rsidRPr="008E36E1">
          <w:rPr>
            <w:rStyle w:val="Hyperlink"/>
          </w:rPr>
          <w:t>Setting Up Test Environment Computers</w:t>
        </w:r>
      </w:hyperlink>
    </w:p>
    <w:p w14:paraId="5F051167" w14:textId="3F39562D" w:rsidR="00F87492" w:rsidRDefault="00D8682D" w:rsidP="00266A92">
      <w:pPr>
        <w:pStyle w:val="BodyText"/>
        <w:ind w:left="405"/>
      </w:pPr>
      <w:hyperlink w:anchor="_Configure_the_Test" w:history="1">
        <w:r w:rsidR="00F87492" w:rsidRPr="008E36E1">
          <w:rPr>
            <w:rStyle w:val="Hyperlink"/>
          </w:rPr>
          <w:t>Confi</w:t>
        </w:r>
        <w:r w:rsidR="008E36E1" w:rsidRPr="008E36E1">
          <w:rPr>
            <w:rStyle w:val="Hyperlink"/>
          </w:rPr>
          <w:t>guring the Test Suite</w:t>
        </w:r>
      </w:hyperlink>
    </w:p>
    <w:p w14:paraId="4C4D71DC" w14:textId="15ABCA80" w:rsidR="008E36E1" w:rsidRDefault="00D8682D" w:rsidP="00266A92">
      <w:pPr>
        <w:pStyle w:val="BodyText"/>
        <w:ind w:left="405"/>
      </w:pPr>
      <w:hyperlink w:anchor="_Running_Test_Cases_1" w:history="1">
        <w:r w:rsidR="008E36E1" w:rsidRPr="008E36E1">
          <w:rPr>
            <w:rStyle w:val="Hyperlink"/>
          </w:rPr>
          <w:t>Running Test Cases</w:t>
        </w:r>
      </w:hyperlink>
    </w:p>
    <w:p w14:paraId="41B91905" w14:textId="7A845548" w:rsidR="008E36E1" w:rsidRDefault="00D8682D" w:rsidP="00266A92">
      <w:pPr>
        <w:pStyle w:val="BodyText"/>
        <w:ind w:left="405"/>
      </w:pPr>
      <w:hyperlink w:anchor="_Using_Protocol_Test" w:history="1">
        <w:r w:rsidR="008E36E1" w:rsidRPr="008E36E1">
          <w:rPr>
            <w:rStyle w:val="Hyperlink"/>
          </w:rPr>
          <w:t>Using the Protocol Test Manager</w:t>
        </w:r>
      </w:hyperlink>
    </w:p>
    <w:p w14:paraId="4F2E7B9A" w14:textId="41C8A19E" w:rsidR="008E36E1" w:rsidRDefault="00D8682D" w:rsidP="00266A92">
      <w:pPr>
        <w:pStyle w:val="BodyText"/>
        <w:ind w:left="405"/>
      </w:pPr>
      <w:hyperlink w:anchor="_Viewing_RDP_Output" w:history="1">
        <w:r w:rsidR="008E36E1" w:rsidRPr="008E36E1">
          <w:rPr>
            <w:rStyle w:val="Hyperlink"/>
          </w:rPr>
          <w:t>Viewing RDP Output Data with Message Analyzer</w:t>
        </w:r>
      </w:hyperlink>
    </w:p>
    <w:p w14:paraId="058ADA5C" w14:textId="48ED0AFB" w:rsidR="008E36E1" w:rsidRDefault="00D8682D" w:rsidP="00266A92">
      <w:pPr>
        <w:pStyle w:val="BodyText"/>
        <w:ind w:left="405"/>
      </w:pPr>
      <w:hyperlink w:anchor="_Troubleshooting" w:history="1">
        <w:r w:rsidR="008E36E1" w:rsidRPr="008E36E1">
          <w:rPr>
            <w:rStyle w:val="Hyperlink"/>
          </w:rPr>
          <w:t>Troubleshooting</w:t>
        </w:r>
      </w:hyperlink>
    </w:p>
    <w:p w14:paraId="28119753" w14:textId="48CB1E31" w:rsidR="008E36E1" w:rsidRDefault="00D8682D" w:rsidP="00266A92">
      <w:pPr>
        <w:pStyle w:val="BodyText"/>
        <w:ind w:left="405"/>
      </w:pPr>
      <w:hyperlink w:anchor="_Resources_and_References_1" w:history="1">
        <w:r w:rsidR="008E36E1" w:rsidRPr="008E36E1">
          <w:rPr>
            <w:rStyle w:val="Hyperlink"/>
          </w:rPr>
          <w:t>Resources and References</w:t>
        </w:r>
      </w:hyperlink>
    </w:p>
    <w:p w14:paraId="18CAFC2E" w14:textId="77777777" w:rsidR="008E36E1" w:rsidRPr="004F129B" w:rsidRDefault="008E36E1" w:rsidP="008E36E1">
      <w:pPr>
        <w:pStyle w:val="MoreInfo"/>
      </w:pPr>
      <w:r w:rsidRPr="005F1C94">
        <w:lastRenderedPageBreak/>
        <w:t>More Information</w:t>
      </w:r>
    </w:p>
    <w:p w14:paraId="3E3938A5" w14:textId="77777777" w:rsidR="008E36E1" w:rsidRDefault="008E36E1" w:rsidP="008E36E1">
      <w:pPr>
        <w:pStyle w:val="MoreInfoText"/>
      </w:pPr>
      <w:r w:rsidRPr="00501E90">
        <w:rPr>
          <w:b/>
          <w:bCs w:val="0"/>
        </w:rPr>
        <w:t>To learn more</w:t>
      </w:r>
      <w:r w:rsidRPr="00501E90">
        <w:t xml:space="preserve"> about the Test Suite and Test Environment in which protocol implementations are tested, you can link off to the following documents from the </w:t>
      </w:r>
      <w:hyperlink w:anchor="_Resources_and_References" w:history="1">
        <w:r w:rsidRPr="00AA7E93">
          <w:rPr>
            <w:rStyle w:val="Hyperlink"/>
          </w:rPr>
          <w:t>Resou</w:t>
        </w:r>
        <w:r>
          <w:rPr>
            <w:rStyle w:val="Hyperlink"/>
          </w:rPr>
          <w:t>r</w:t>
        </w:r>
        <w:r w:rsidRPr="00AA7E93">
          <w:rPr>
            <w:rStyle w:val="Hyperlink"/>
          </w:rPr>
          <w:t>ces and References</w:t>
        </w:r>
      </w:hyperlink>
      <w:r w:rsidRPr="00501E90">
        <w:t xml:space="preserve"> section of this User Guide.</w:t>
      </w:r>
    </w:p>
    <w:p w14:paraId="343EEACF" w14:textId="77777777" w:rsidR="008E36E1" w:rsidRPr="004C4C69" w:rsidRDefault="008E36E1" w:rsidP="008E36E1">
      <w:pPr>
        <w:pStyle w:val="BodyTextSpacer"/>
      </w:pPr>
    </w:p>
    <w:p w14:paraId="6CC2CB02" w14:textId="37FDD41C" w:rsidR="008E36E1" w:rsidRPr="00FC42B5" w:rsidRDefault="008E36E1" w:rsidP="00C05B58">
      <w:pPr>
        <w:pStyle w:val="MoreInfoText"/>
        <w:numPr>
          <w:ilvl w:val="0"/>
          <w:numId w:val="38"/>
        </w:numPr>
      </w:pPr>
      <w:r w:rsidRPr="00C95C0E">
        <w:t>RDP Overview Client</w:t>
      </w:r>
      <w:r>
        <w:t xml:space="preserve"> </w:t>
      </w:r>
      <w:r w:rsidRPr="00C95C0E">
        <w:t>Test</w:t>
      </w:r>
      <w:r>
        <w:t xml:space="preserve"> </w:t>
      </w:r>
      <w:r w:rsidRPr="00C95C0E">
        <w:t>Design</w:t>
      </w:r>
      <w:r>
        <w:t xml:space="preserve"> </w:t>
      </w:r>
      <w:r w:rsidRPr="00C95C0E">
        <w:t>Specification</w:t>
      </w:r>
      <w:r w:rsidRPr="00FC42B5">
        <w:rPr>
          <w:rFonts w:ascii="Segoe UI" w:hAnsi="Segoe UI"/>
          <w:sz w:val="21"/>
        </w:rPr>
        <w:t xml:space="preserve"> —</w:t>
      </w:r>
      <w:r>
        <w:rPr>
          <w:rFonts w:ascii="Segoe UI" w:hAnsi="Segoe UI"/>
          <w:sz w:val="21"/>
        </w:rPr>
        <w:t xml:space="preserve"> learn more about </w:t>
      </w:r>
      <w:r w:rsidRPr="007F1E43">
        <w:rPr>
          <w:b/>
          <w:bCs w:val="0"/>
        </w:rPr>
        <w:t>RDP Client Test Suite</w:t>
      </w:r>
      <w:r w:rsidRPr="00FC42B5">
        <w:t xml:space="preserve"> design.</w:t>
      </w:r>
    </w:p>
    <w:p w14:paraId="07F2F455" w14:textId="6C445AC5" w:rsidR="008E36E1" w:rsidRDefault="008E36E1" w:rsidP="00C05B58">
      <w:pPr>
        <w:pStyle w:val="MoreInfoText"/>
        <w:numPr>
          <w:ilvl w:val="0"/>
          <w:numId w:val="38"/>
        </w:numPr>
      </w:pPr>
      <w:r w:rsidRPr="00C95C0E">
        <w:rPr>
          <w:rStyle w:val="Hyperlink"/>
          <w:rFonts w:ascii="Segoe UI" w:hAnsi="Segoe UI"/>
          <w:color w:val="auto"/>
          <w:sz w:val="21"/>
          <w:u w:val="none"/>
        </w:rPr>
        <w:t>Getting Started Guide for PTF</w:t>
      </w:r>
      <w:r w:rsidRPr="00FC42B5">
        <w:rPr>
          <w:rFonts w:ascii="Segoe UI" w:hAnsi="Segoe UI"/>
          <w:sz w:val="21"/>
        </w:rPr>
        <w:t xml:space="preserve"> — </w:t>
      </w:r>
      <w:r>
        <w:rPr>
          <w:rFonts w:ascii="Segoe UI" w:hAnsi="Segoe UI"/>
          <w:sz w:val="21"/>
        </w:rPr>
        <w:t>learn more about</w:t>
      </w:r>
      <w:r w:rsidRPr="00FC42B5">
        <w:rPr>
          <w:rFonts w:ascii="Segoe UI" w:hAnsi="Segoe UI"/>
          <w:sz w:val="21"/>
        </w:rPr>
        <w:t xml:space="preserve"> the </w:t>
      </w:r>
      <w:r w:rsidRPr="00AA7E93">
        <w:t>common environment in which Test Cases are run for all Test Suites.</w:t>
      </w:r>
    </w:p>
    <w:p w14:paraId="05A1252F" w14:textId="77777777" w:rsidR="00071C55" w:rsidRDefault="00071C55" w:rsidP="00071C55">
      <w:pPr>
        <w:pStyle w:val="BodyTextSpacer"/>
      </w:pPr>
    </w:p>
    <w:p w14:paraId="155B2963" w14:textId="460AFEAF" w:rsidR="00071C55" w:rsidRPr="00071C55" w:rsidRDefault="0075371A" w:rsidP="00071C55">
      <w:pPr>
        <w:pStyle w:val="MoreInfo"/>
        <w:rPr>
          <w:color w:val="C00000"/>
        </w:rPr>
      </w:pPr>
      <w:r>
        <w:rPr>
          <w:noProof/>
        </w:rPr>
        <w:drawing>
          <wp:inline distT="0" distB="0" distL="0" distR="0" wp14:anchorId="2ED95A9D" wp14:editId="6DEABDD4">
            <wp:extent cx="291619" cy="192765"/>
            <wp:effectExtent l="0" t="0" r="0" b="0"/>
            <wp:docPr id="30" name="Picture 30">
              <a:hlinkClick xmlns:a="http://schemas.openxmlformats.org/drawingml/2006/main" r:id="rId13" tgtFrame="&quot;_blank&quot;"/>
            </wp:docPr>
            <wp:cNvGraphicFramePr/>
            <a:graphic xmlns:a="http://schemas.openxmlformats.org/drawingml/2006/main">
              <a:graphicData uri="http://schemas.openxmlformats.org/drawingml/2006/picture">
                <pic:pic xmlns:pic="http://schemas.openxmlformats.org/drawingml/2006/picture">
                  <pic:nvPicPr>
                    <pic:cNvPr id="39" name="Picture 39">
                      <a:hlinkClick r:id="rId13" tgtFrame="&quot;_blank&quo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65" cy="196431"/>
                    </a:xfrm>
                    <a:prstGeom prst="rect">
                      <a:avLst/>
                    </a:prstGeom>
                    <a:noFill/>
                    <a:ln>
                      <a:noFill/>
                    </a:ln>
                  </pic:spPr>
                </pic:pic>
              </a:graphicData>
            </a:graphic>
          </wp:inline>
        </w:drawing>
      </w:r>
      <w:r w:rsidR="00071C55" w:rsidRPr="00071C55">
        <w:rPr>
          <w:color w:val="C00000"/>
        </w:rPr>
        <w:t>Important</w:t>
      </w:r>
    </w:p>
    <w:p w14:paraId="6D518DE9" w14:textId="5C48CF3D" w:rsidR="00071C55" w:rsidRPr="00071C55" w:rsidRDefault="00071C55" w:rsidP="00071C55">
      <w:pPr>
        <w:pStyle w:val="MoreInfoText"/>
      </w:pPr>
      <w:r>
        <w:t xml:space="preserve">The </w:t>
      </w:r>
      <w:r w:rsidRPr="0084479C">
        <w:rPr>
          <w:b/>
        </w:rPr>
        <w:t>RDP Client Test Suite</w:t>
      </w:r>
      <w:r w:rsidRPr="00AB127A">
        <w:t xml:space="preserve"> tests protocol implementation behaviors that are observ</w:t>
      </w:r>
      <w:r>
        <w:t>able</w:t>
      </w:r>
      <w:r w:rsidRPr="00AB127A">
        <w:t xml:space="preserve"> on the wire</w:t>
      </w:r>
      <w:r>
        <w:t xml:space="preserve"> only</w:t>
      </w:r>
      <w:r w:rsidRPr="00AB127A">
        <w:t xml:space="preserve">. </w:t>
      </w:r>
    </w:p>
    <w:p w14:paraId="7504809D" w14:textId="4DE24944" w:rsidR="00C90A3A" w:rsidRPr="005F1C94" w:rsidRDefault="00C90A3A" w:rsidP="004F129B">
      <w:pPr>
        <w:pStyle w:val="Heading1"/>
        <w:rPr>
          <w:lang w:val="en"/>
        </w:rPr>
      </w:pPr>
      <w:bookmarkStart w:id="5" w:name="_Getting_Started_with"/>
      <w:bookmarkStart w:id="6" w:name="_Toc67404977"/>
      <w:bookmarkEnd w:id="5"/>
      <w:r w:rsidRPr="005F1C94">
        <w:rPr>
          <w:lang w:val="en"/>
        </w:rPr>
        <w:t>Getting Started with RDP Client Test Suite</w:t>
      </w:r>
      <w:bookmarkEnd w:id="6"/>
    </w:p>
    <w:p w14:paraId="4E81BF08" w14:textId="77777777" w:rsidR="0094005B" w:rsidRDefault="00C37447" w:rsidP="000C33B0">
      <w:pPr>
        <w:pStyle w:val="BodyText"/>
      </w:pPr>
      <w:r>
        <w:t xml:space="preserve">To help you get started with the tasks that must be completed to set up the </w:t>
      </w:r>
      <w:r w:rsidRPr="001268B5">
        <w:rPr>
          <w:b/>
          <w:bCs/>
        </w:rPr>
        <w:t>RDP Client Test Suite</w:t>
      </w:r>
      <w:r>
        <w:t xml:space="preserve"> and the test environment in which it operates, this User Guide provides a setup overview that lays out all the required tasks in </w:t>
      </w:r>
      <w:r w:rsidR="00621BDB">
        <w:t xml:space="preserve">a </w:t>
      </w:r>
      <w:r>
        <w:t xml:space="preserve">tabular-checklist format. </w:t>
      </w:r>
    </w:p>
    <w:p w14:paraId="159B699C" w14:textId="5F6B4C8C" w:rsidR="000C33B0" w:rsidRDefault="00664B03" w:rsidP="000C33B0">
      <w:pPr>
        <w:pStyle w:val="BodyText"/>
      </w:pPr>
      <w:r>
        <w:t xml:space="preserve">The tasks are organized by the order in which they should be performed. </w:t>
      </w:r>
      <w:r w:rsidR="001268B5">
        <w:t>A brief description of each task is accompanied by a link to the section of this User Guide in which the task procedures are specified.</w:t>
      </w:r>
    </w:p>
    <w:p w14:paraId="23B852EA" w14:textId="416C2ECB" w:rsidR="0094005B" w:rsidRPr="000C33B0" w:rsidRDefault="0094005B" w:rsidP="000C33B0">
      <w:pPr>
        <w:pStyle w:val="BodyText"/>
      </w:pPr>
      <w:r>
        <w:t xml:space="preserve">The task overview is just ahead in the topic </w:t>
      </w:r>
      <w:hyperlink w:anchor="_Quick_Start_ChecklistTest" w:history="1">
        <w:r>
          <w:rPr>
            <w:rStyle w:val="Hyperlink"/>
          </w:rPr>
          <w:t xml:space="preserve">RDP Client Test </w:t>
        </w:r>
        <w:r w:rsidRPr="0094005B">
          <w:rPr>
            <w:rStyle w:val="Hyperlink"/>
          </w:rPr>
          <w:t>Suite Setup Overview</w:t>
        </w:r>
      </w:hyperlink>
      <w:r>
        <w:t>.</w:t>
      </w:r>
    </w:p>
    <w:p w14:paraId="3224EAF7" w14:textId="53801DCF" w:rsidR="00AB127A" w:rsidRPr="005F1C94" w:rsidRDefault="00AB127A" w:rsidP="005B48E2">
      <w:pPr>
        <w:pStyle w:val="Heading2"/>
        <w:rPr>
          <w:lang w:val="en"/>
        </w:rPr>
      </w:pPr>
      <w:bookmarkStart w:id="7" w:name="_Toc67404978"/>
      <w:r w:rsidRPr="005F1C94">
        <w:rPr>
          <w:lang w:val="en"/>
        </w:rPr>
        <w:t>License Information</w:t>
      </w:r>
      <w:bookmarkEnd w:id="7"/>
    </w:p>
    <w:p w14:paraId="4D56C3EC" w14:textId="79021B44" w:rsidR="00AB127A" w:rsidRPr="00AB127A" w:rsidRDefault="00AB127A" w:rsidP="005125A0">
      <w:pPr>
        <w:pStyle w:val="BodyText"/>
      </w:pPr>
      <w:r w:rsidRPr="00AB127A">
        <w:t xml:space="preserve">For licensing information, </w:t>
      </w:r>
      <w:r w:rsidR="008F27B7">
        <w:t>an</w:t>
      </w:r>
      <w:r w:rsidRPr="00AB127A">
        <w:t xml:space="preserve"> End User License Agreement (EULA) </w:t>
      </w:r>
      <w:r w:rsidR="008F27B7">
        <w:t>is</w:t>
      </w:r>
      <w:r w:rsidRPr="00AB127A">
        <w:t xml:space="preserve"> provided with this </w:t>
      </w:r>
      <w:r w:rsidR="008F27B7" w:rsidRPr="00AA7E93">
        <w:rPr>
          <w:b/>
          <w:bCs/>
        </w:rPr>
        <w:t>Test Suite</w:t>
      </w:r>
      <w:r w:rsidR="00AA7E93">
        <w:t xml:space="preserve">. </w:t>
      </w:r>
      <w:r w:rsidR="00F25E17">
        <w:t>It</w:t>
      </w:r>
      <w:r w:rsidR="008F27B7">
        <w:t xml:space="preserve"> </w:t>
      </w:r>
      <w:r w:rsidR="00C90A3A">
        <w:t xml:space="preserve">is </w:t>
      </w:r>
      <w:r w:rsidR="008F27B7">
        <w:t xml:space="preserve">located </w:t>
      </w:r>
      <w:r w:rsidRPr="00AB127A">
        <w:t>in the License.rtf file in the installation folder</w:t>
      </w:r>
      <w:r w:rsidR="00650260">
        <w:t>;</w:t>
      </w:r>
      <w:r w:rsidR="00F25E17">
        <w:t xml:space="preserve"> </w:t>
      </w:r>
      <w:r w:rsidR="00650260">
        <w:t>s</w:t>
      </w:r>
      <w:r w:rsidR="00F25E17">
        <w:t xml:space="preserve">ee </w:t>
      </w:r>
      <w:hyperlink w:anchor="_Installed_Files_and" w:history="1">
        <w:r w:rsidR="00944EF2">
          <w:rPr>
            <w:rStyle w:val="Hyperlink"/>
            <w:rFonts w:ascii="Segoe UI" w:hAnsi="Segoe UI"/>
            <w:sz w:val="21"/>
          </w:rPr>
          <w:t xml:space="preserve">Reviewing Installed </w:t>
        </w:r>
        <w:r w:rsidR="00F25E17" w:rsidRPr="00F25E17">
          <w:rPr>
            <w:rStyle w:val="Hyperlink"/>
            <w:rFonts w:ascii="Segoe UI" w:hAnsi="Segoe UI"/>
            <w:sz w:val="21"/>
          </w:rPr>
          <w:t>Files and Folders</w:t>
        </w:r>
      </w:hyperlink>
      <w:r w:rsidR="00F25E17">
        <w:t>.</w:t>
      </w:r>
    </w:p>
    <w:p w14:paraId="14A7056F" w14:textId="77777777" w:rsidR="00AB127A" w:rsidRPr="00AB127A" w:rsidRDefault="00AB127A" w:rsidP="005B48E2">
      <w:pPr>
        <w:pStyle w:val="Heading2"/>
        <w:rPr>
          <w:lang w:val="en"/>
        </w:rPr>
      </w:pPr>
      <w:bookmarkStart w:id="8" w:name="_Toc67404979"/>
      <w:r w:rsidRPr="005F1C94">
        <w:rPr>
          <w:lang w:val="en"/>
        </w:rPr>
        <w:t>Further Assistance</w:t>
      </w:r>
      <w:bookmarkEnd w:id="8"/>
    </w:p>
    <w:p w14:paraId="66883EDA" w14:textId="7239B46B" w:rsidR="00AB127A" w:rsidRPr="00AB127A" w:rsidRDefault="00AB127A" w:rsidP="005125A0">
      <w:pPr>
        <w:pStyle w:val="BodyText"/>
      </w:pPr>
      <w:r w:rsidRPr="00AB127A">
        <w:t xml:space="preserve">If you need further information about this </w:t>
      </w:r>
      <w:r w:rsidR="007D3152" w:rsidRPr="00E05020">
        <w:rPr>
          <w:b/>
          <w:bCs/>
        </w:rPr>
        <w:t>T</w:t>
      </w:r>
      <w:r w:rsidRPr="00E05020">
        <w:rPr>
          <w:b/>
          <w:bCs/>
        </w:rPr>
        <w:t xml:space="preserve">est </w:t>
      </w:r>
      <w:r w:rsidR="007D3152" w:rsidRPr="00E05020">
        <w:rPr>
          <w:b/>
          <w:bCs/>
        </w:rPr>
        <w:t>S</w:t>
      </w:r>
      <w:r w:rsidRPr="00E05020">
        <w:rPr>
          <w:b/>
          <w:bCs/>
        </w:rPr>
        <w:t>uite</w:t>
      </w:r>
      <w:r w:rsidRPr="00AB127A">
        <w:t xml:space="preserve"> or assistance in troubleshooting issues related to this </w:t>
      </w:r>
      <w:r w:rsidR="00E05020" w:rsidRPr="00E05020">
        <w:rPr>
          <w:b/>
          <w:bCs/>
        </w:rPr>
        <w:t>Test Suite</w:t>
      </w:r>
      <w:r w:rsidRPr="00AB127A">
        <w:t xml:space="preserve">, contact </w:t>
      </w:r>
      <w:hyperlink r:id="rId15" w:history="1">
        <w:r w:rsidRPr="00AB127A">
          <w:rPr>
            <w:color w:val="0366D6"/>
          </w:rPr>
          <w:t>dochelp@microsoft.com</w:t>
        </w:r>
      </w:hyperlink>
      <w:r w:rsidRPr="00AB127A">
        <w:t>.</w:t>
      </w:r>
      <w:r w:rsidR="009A323B">
        <w:t xml:space="preserve"> </w:t>
      </w:r>
    </w:p>
    <w:p w14:paraId="13E00EA2" w14:textId="713F39AF" w:rsidR="00AB127A" w:rsidRPr="005F1C94" w:rsidRDefault="0094005B" w:rsidP="00AA7E93">
      <w:pPr>
        <w:pStyle w:val="Heading2"/>
        <w:rPr>
          <w:lang w:val="en"/>
        </w:rPr>
      </w:pPr>
      <w:bookmarkStart w:id="9" w:name="_Quick_Start_ChecklistTest"/>
      <w:bookmarkStart w:id="10" w:name="_Toc67404980"/>
      <w:bookmarkEnd w:id="9"/>
      <w:r w:rsidRPr="005F1C94">
        <w:rPr>
          <w:lang w:val="en"/>
        </w:rPr>
        <w:t xml:space="preserve">RDP Client </w:t>
      </w:r>
      <w:r w:rsidR="002D64C2" w:rsidRPr="005F1C94">
        <w:rPr>
          <w:lang w:val="en"/>
        </w:rPr>
        <w:t>Test Suite Setup Overview</w:t>
      </w:r>
      <w:bookmarkEnd w:id="10"/>
    </w:p>
    <w:p w14:paraId="1C49C696" w14:textId="2F026322" w:rsidR="002D64C2" w:rsidRPr="00AB127A" w:rsidRDefault="002D64C2" w:rsidP="005125A0">
      <w:pPr>
        <w:pStyle w:val="BodyText"/>
      </w:pPr>
      <w:r w:rsidRPr="002D64C2">
        <w:rPr>
          <w:lang w:val="en-US"/>
        </w:rPr>
        <w:t xml:space="preserve">The following table summarizes the tasks that are required to get the </w:t>
      </w:r>
      <w:r>
        <w:rPr>
          <w:b/>
          <w:lang w:val="en-US"/>
        </w:rPr>
        <w:t>RDP Client</w:t>
      </w:r>
      <w:r w:rsidRPr="002D64C2">
        <w:rPr>
          <w:lang w:val="en-US"/>
        </w:rPr>
        <w:t xml:space="preserve"> </w:t>
      </w:r>
      <w:r w:rsidRPr="002D64C2">
        <w:rPr>
          <w:b/>
          <w:lang w:val="en-US"/>
        </w:rPr>
        <w:t>Test Suite</w:t>
      </w:r>
      <w:r w:rsidRPr="002D64C2">
        <w:rPr>
          <w:lang w:val="en-US"/>
        </w:rPr>
        <w:t xml:space="preserve"> </w:t>
      </w:r>
      <w:r w:rsidR="006B66BB">
        <w:rPr>
          <w:lang w:val="en-US"/>
        </w:rPr>
        <w:t xml:space="preserve">and supporting computers </w:t>
      </w:r>
      <w:r w:rsidRPr="002D64C2">
        <w:rPr>
          <w:lang w:val="en-US"/>
        </w:rPr>
        <w:t xml:space="preserve">up and running. Each task in the list also provides one or more links to related topics in this User Guide that you can review prior to actually performing the tasks. After you review (or complete) each task, you can optionally print out </w:t>
      </w:r>
      <w:r w:rsidR="00185561">
        <w:rPr>
          <w:lang w:val="en-US"/>
        </w:rPr>
        <w:t>the table below</w:t>
      </w:r>
      <w:r w:rsidRPr="002D64C2">
        <w:rPr>
          <w:lang w:val="en-US"/>
        </w:rPr>
        <w:t xml:space="preserve"> </w:t>
      </w:r>
      <w:r w:rsidR="00AA7E93">
        <w:rPr>
          <w:lang w:val="en-US"/>
        </w:rPr>
        <w:t xml:space="preserve">as a template </w:t>
      </w:r>
      <w:r w:rsidRPr="002D64C2">
        <w:rPr>
          <w:lang w:val="en-US"/>
        </w:rPr>
        <w:t xml:space="preserve">and </w:t>
      </w:r>
      <w:r w:rsidR="00E77288">
        <w:rPr>
          <w:lang w:val="en-US"/>
        </w:rPr>
        <w:t xml:space="preserve">you can optionally </w:t>
      </w:r>
      <w:r w:rsidRPr="002D64C2">
        <w:rPr>
          <w:lang w:val="en-US"/>
        </w:rPr>
        <w:t>check off completed items</w:t>
      </w:r>
      <w:r w:rsidR="00E77288">
        <w:rPr>
          <w:lang w:val="en-US"/>
        </w:rPr>
        <w:t xml:space="preserve"> in the Table below that you have printed out as a template.</w:t>
      </w:r>
    </w:p>
    <w:p w14:paraId="6ECDB6B1" w14:textId="0E299755" w:rsidR="00AB127A" w:rsidRPr="00AB127A" w:rsidRDefault="007C3F1C" w:rsidP="005125A0">
      <w:pPr>
        <w:pStyle w:val="MoreInfo"/>
      </w:pPr>
      <w:r w:rsidRPr="00AB127A">
        <w:rPr>
          <w:noProof/>
          <w:color w:val="0366D6"/>
        </w:rPr>
        <w:drawing>
          <wp:inline distT="0" distB="0" distL="0" distR="0" wp14:anchorId="6C9F4715" wp14:editId="3576DB1A">
            <wp:extent cx="311391" cy="207594"/>
            <wp:effectExtent l="0" t="0" r="0" b="2540"/>
            <wp:docPr id="42" name="Picture 42">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AB127A" w:rsidRPr="00AB127A">
        <w:t>Note</w:t>
      </w:r>
    </w:p>
    <w:p w14:paraId="64E68482" w14:textId="70BFD57D" w:rsidR="00AB127A" w:rsidRDefault="00AB127A" w:rsidP="005125A0">
      <w:pPr>
        <w:pStyle w:val="MoreInfoText"/>
      </w:pPr>
      <w:r w:rsidRPr="00AB127A">
        <w:t xml:space="preserve">For </w:t>
      </w:r>
      <w:r w:rsidR="001E0146">
        <w:t xml:space="preserve">the </w:t>
      </w:r>
      <w:hyperlink w:anchor="_Workgroup_Environment" w:history="1">
        <w:r w:rsidR="001E0146" w:rsidRPr="008027A0">
          <w:rPr>
            <w:rStyle w:val="Hyperlink"/>
            <w:b/>
            <w:bCs w:val="0"/>
          </w:rPr>
          <w:t>W</w:t>
        </w:r>
        <w:r w:rsidRPr="008027A0">
          <w:rPr>
            <w:rStyle w:val="Hyperlink"/>
            <w:b/>
            <w:bCs w:val="0"/>
          </w:rPr>
          <w:t>orkgroup</w:t>
        </w:r>
      </w:hyperlink>
      <w:r w:rsidRPr="00AB127A">
        <w:t xml:space="preserve"> environment, skip </w:t>
      </w:r>
      <w:r w:rsidR="00330350">
        <w:t xml:space="preserve">all </w:t>
      </w:r>
      <w:r w:rsidRPr="00AB127A">
        <w:t xml:space="preserve">tasks that are related to </w:t>
      </w:r>
      <w:r w:rsidR="001E0146">
        <w:t>domain controller (</w:t>
      </w:r>
      <w:r w:rsidRPr="00AB127A">
        <w:t>DC</w:t>
      </w:r>
      <w:r w:rsidR="001E0146">
        <w:t>)</w:t>
      </w:r>
      <w:r w:rsidR="007D3152">
        <w:t xml:space="preserve"> </w:t>
      </w:r>
      <w:r w:rsidR="007D3152" w:rsidRPr="00AB127A">
        <w:t>setup and configuration</w:t>
      </w:r>
      <w:r w:rsidRPr="00AB127A">
        <w:t>.</w:t>
      </w:r>
    </w:p>
    <w:p w14:paraId="5FC4AA25" w14:textId="77777777" w:rsidR="002D64C2" w:rsidRPr="002D64C2" w:rsidRDefault="002D64C2" w:rsidP="002D64C2">
      <w:pPr>
        <w:pStyle w:val="BodyTextSpacer"/>
      </w:pPr>
    </w:p>
    <w:p w14:paraId="487D1D7B" w14:textId="6D2AF28B" w:rsidR="002D64C2" w:rsidRPr="002D64C2" w:rsidRDefault="002D64C2" w:rsidP="002D64C2">
      <w:pPr>
        <w:pStyle w:val="Caption"/>
      </w:pPr>
      <w:r>
        <w:t xml:space="preserve">Table 1. </w:t>
      </w:r>
      <w:r w:rsidR="00330350">
        <w:t xml:space="preserve"> </w:t>
      </w:r>
      <w:r w:rsidRPr="002D64C2">
        <w:t xml:space="preserve">Overview of </w:t>
      </w:r>
      <w:r w:rsidR="009E50F5">
        <w:t xml:space="preserve">RDP </w:t>
      </w:r>
      <w:r w:rsidRPr="002D64C2">
        <w:t>Test Suite setup tasks</w:t>
      </w:r>
      <w:r w:rsidRPr="00330350">
        <w:rPr>
          <w:b w:val="0"/>
          <w:bCs w:val="0"/>
        </w:rPr>
        <w:t xml:space="preserve"> </w:t>
      </w:r>
    </w:p>
    <w:tbl>
      <w:tblPr>
        <w:tblStyle w:val="Table-PacketDiagram"/>
        <w:tblW w:w="0" w:type="auto"/>
        <w:tblLook w:val="04A0" w:firstRow="1" w:lastRow="0" w:firstColumn="1" w:lastColumn="0" w:noHBand="0" w:noVBand="1"/>
      </w:tblPr>
      <w:tblGrid>
        <w:gridCol w:w="718"/>
        <w:gridCol w:w="3382"/>
        <w:gridCol w:w="5914"/>
      </w:tblGrid>
      <w:tr w:rsidR="00AB127A" w:rsidRPr="00AB127A" w14:paraId="272F0832" w14:textId="77777777" w:rsidTr="003638F9">
        <w:trPr>
          <w:cnfStyle w:val="100000000000" w:firstRow="1" w:lastRow="0" w:firstColumn="0" w:lastColumn="0" w:oddVBand="0" w:evenVBand="0" w:oddHBand="0" w:evenHBand="0" w:firstRowFirstColumn="0" w:firstRowLastColumn="0" w:lastRowFirstColumn="0" w:lastRowLastColumn="0"/>
          <w:trHeight w:val="369"/>
        </w:trPr>
        <w:tc>
          <w:tcPr>
            <w:tcW w:w="718" w:type="dxa"/>
            <w:hideMark/>
          </w:tcPr>
          <w:p w14:paraId="7A7651C1" w14:textId="330CDAD4" w:rsidR="00AB127A" w:rsidRPr="007D3152" w:rsidRDefault="00AB127A" w:rsidP="002D64C2">
            <w:pPr>
              <w:pStyle w:val="BodyText"/>
              <w:rPr>
                <w:b/>
                <w:bCs/>
              </w:rPr>
            </w:pPr>
            <w:r w:rsidRPr="007D3152">
              <w:rPr>
                <w:b/>
                <w:bCs/>
              </w:rPr>
              <w:t>Check</w:t>
            </w:r>
          </w:p>
        </w:tc>
        <w:tc>
          <w:tcPr>
            <w:tcW w:w="3382" w:type="dxa"/>
            <w:hideMark/>
          </w:tcPr>
          <w:p w14:paraId="282B53D9" w14:textId="5B124101" w:rsidR="00AB127A" w:rsidRPr="007D3152" w:rsidRDefault="00AB127A" w:rsidP="003638F9">
            <w:pPr>
              <w:pStyle w:val="BodyText"/>
              <w:jc w:val="left"/>
              <w:rPr>
                <w:b/>
                <w:bCs/>
              </w:rPr>
            </w:pPr>
            <w:r w:rsidRPr="007D3152">
              <w:rPr>
                <w:b/>
                <w:bCs/>
              </w:rPr>
              <w:t>Task</w:t>
            </w:r>
          </w:p>
        </w:tc>
        <w:tc>
          <w:tcPr>
            <w:tcW w:w="5914" w:type="dxa"/>
            <w:hideMark/>
          </w:tcPr>
          <w:p w14:paraId="213C73B1" w14:textId="6654BC12" w:rsidR="00AB127A" w:rsidRPr="007D3152" w:rsidRDefault="00AB127A" w:rsidP="003638F9">
            <w:pPr>
              <w:pStyle w:val="BodyText"/>
              <w:jc w:val="left"/>
              <w:rPr>
                <w:b/>
                <w:bCs/>
              </w:rPr>
            </w:pPr>
            <w:r w:rsidRPr="007D3152">
              <w:rPr>
                <w:b/>
                <w:bCs/>
              </w:rPr>
              <w:t>Topic</w:t>
            </w:r>
            <w:r w:rsidR="00AF51D3">
              <w:rPr>
                <w:b/>
                <w:bCs/>
              </w:rPr>
              <w:t>/Description</w:t>
            </w:r>
          </w:p>
        </w:tc>
      </w:tr>
      <w:tr w:rsidR="001A3F93" w:rsidRPr="00AB127A" w14:paraId="43FF25A7" w14:textId="77777777" w:rsidTr="003638F9">
        <w:tc>
          <w:tcPr>
            <w:tcW w:w="718" w:type="dxa"/>
          </w:tcPr>
          <w:p w14:paraId="26AF0BE8" w14:textId="227B8FCF" w:rsidR="001A3F93" w:rsidRPr="00396F6C" w:rsidRDefault="001A3F93" w:rsidP="002D64C2">
            <w:pPr>
              <w:pStyle w:val="BodyText"/>
              <w:rPr>
                <w:sz w:val="40"/>
                <w:szCs w:val="40"/>
              </w:rPr>
            </w:pPr>
            <w:r w:rsidRPr="00396F6C">
              <w:rPr>
                <w:rFonts w:ascii="Arial" w:hAnsi="Arial" w:cs="Arial"/>
                <w:sz w:val="40"/>
                <w:szCs w:val="40"/>
              </w:rPr>
              <w:t>□</w:t>
            </w:r>
          </w:p>
        </w:tc>
        <w:tc>
          <w:tcPr>
            <w:tcW w:w="3382" w:type="dxa"/>
          </w:tcPr>
          <w:p w14:paraId="24689CD3" w14:textId="029FA126" w:rsidR="001A3F93" w:rsidRPr="00AB127A" w:rsidRDefault="003B5A48" w:rsidP="003638F9">
            <w:pPr>
              <w:pStyle w:val="BodyText"/>
              <w:jc w:val="left"/>
            </w:pPr>
            <w:r w:rsidRPr="003B5A48">
              <w:t>Download the test suite for the protocol implementation.</w:t>
            </w:r>
          </w:p>
        </w:tc>
        <w:tc>
          <w:tcPr>
            <w:tcW w:w="5914" w:type="dxa"/>
          </w:tcPr>
          <w:p w14:paraId="5C550073" w14:textId="48EE0AEE" w:rsidR="001A3F93" w:rsidRPr="00AB127A" w:rsidRDefault="003B5A48" w:rsidP="003638F9">
            <w:pPr>
              <w:pStyle w:val="BodyText"/>
              <w:jc w:val="left"/>
            </w:pPr>
            <w:r w:rsidRPr="003B5A48">
              <w:t xml:space="preserve">For a list of the files that the download package contains, see </w:t>
            </w:r>
            <w:hyperlink w:anchor="_Extracted_Files_and" w:history="1">
              <w:r w:rsidRPr="0012178F">
                <w:rPr>
                  <w:rStyle w:val="Hyperlink"/>
                </w:rPr>
                <w:t>Extracted Files and Folders</w:t>
              </w:r>
            </w:hyperlink>
            <w:r w:rsidRPr="003B5A48">
              <w:t>.</w:t>
            </w:r>
          </w:p>
        </w:tc>
      </w:tr>
      <w:tr w:rsidR="002D64C2" w:rsidRPr="00AB127A" w14:paraId="055E0791" w14:textId="77777777" w:rsidTr="003638F9">
        <w:tc>
          <w:tcPr>
            <w:tcW w:w="718" w:type="dxa"/>
            <w:hideMark/>
          </w:tcPr>
          <w:p w14:paraId="363FB0F9" w14:textId="5B53A5CF" w:rsidR="002D64C2" w:rsidRPr="00AB127A" w:rsidRDefault="002D64C2" w:rsidP="002D64C2">
            <w:pPr>
              <w:pStyle w:val="BodyText"/>
            </w:pPr>
            <w:r w:rsidRPr="00396F6C">
              <w:rPr>
                <w:rFonts w:ascii="Arial" w:hAnsi="Arial" w:cs="Arial"/>
                <w:sz w:val="40"/>
                <w:szCs w:val="40"/>
              </w:rPr>
              <w:lastRenderedPageBreak/>
              <w:t>□</w:t>
            </w:r>
          </w:p>
        </w:tc>
        <w:tc>
          <w:tcPr>
            <w:tcW w:w="3382" w:type="dxa"/>
            <w:hideMark/>
          </w:tcPr>
          <w:p w14:paraId="44751AF8" w14:textId="02B4B875" w:rsidR="002D64C2" w:rsidRPr="00AB127A" w:rsidRDefault="002D64C2" w:rsidP="003638F9">
            <w:pPr>
              <w:pStyle w:val="BodyText"/>
              <w:jc w:val="left"/>
            </w:pPr>
            <w:r w:rsidRPr="00AB127A">
              <w:t xml:space="preserve">Confirm that your </w:t>
            </w:r>
            <w:r w:rsidR="009E50F5">
              <w:t>T</w:t>
            </w:r>
            <w:r w:rsidRPr="00AB127A">
              <w:t xml:space="preserve">est </w:t>
            </w:r>
            <w:r w:rsidR="009E50F5">
              <w:t>E</w:t>
            </w:r>
            <w:r w:rsidRPr="00AB127A">
              <w:t xml:space="preserve">nvironment and computers meet the requirements of the </w:t>
            </w:r>
            <w:r w:rsidR="009E50F5" w:rsidRPr="009E50F5">
              <w:rPr>
                <w:b/>
                <w:bCs/>
              </w:rPr>
              <w:t>RDP Client T</w:t>
            </w:r>
            <w:r w:rsidRPr="009E50F5">
              <w:rPr>
                <w:b/>
                <w:bCs/>
              </w:rPr>
              <w:t xml:space="preserve">est </w:t>
            </w:r>
            <w:r w:rsidR="009E50F5" w:rsidRPr="009E50F5">
              <w:rPr>
                <w:b/>
                <w:bCs/>
              </w:rPr>
              <w:t>S</w:t>
            </w:r>
            <w:r w:rsidRPr="009E50F5">
              <w:rPr>
                <w:b/>
                <w:bCs/>
              </w:rPr>
              <w:t>uite</w:t>
            </w:r>
            <w:r w:rsidRPr="00AB127A">
              <w:t>.</w:t>
            </w:r>
          </w:p>
        </w:tc>
        <w:tc>
          <w:tcPr>
            <w:tcW w:w="5914" w:type="dxa"/>
            <w:hideMark/>
          </w:tcPr>
          <w:p w14:paraId="5B98861E" w14:textId="0DE2AC25" w:rsidR="002D64C2" w:rsidRPr="00AB127A" w:rsidRDefault="002D64C2" w:rsidP="003638F9">
            <w:pPr>
              <w:pStyle w:val="BodyText"/>
              <w:jc w:val="left"/>
            </w:pPr>
            <w:r w:rsidRPr="00AB127A">
              <w:t xml:space="preserve">For </w:t>
            </w:r>
            <w:r w:rsidR="00A0146D">
              <w:t xml:space="preserve">Test Environment requirements </w:t>
            </w:r>
            <w:r w:rsidRPr="00AB127A">
              <w:t xml:space="preserve">information about the </w:t>
            </w:r>
            <w:r w:rsidR="009E50F5" w:rsidRPr="009E50F5">
              <w:rPr>
                <w:b/>
                <w:bCs/>
              </w:rPr>
              <w:t xml:space="preserve">RDP </w:t>
            </w:r>
            <w:r w:rsidR="00A0146D">
              <w:rPr>
                <w:b/>
                <w:bCs/>
              </w:rPr>
              <w:t xml:space="preserve">Client </w:t>
            </w:r>
            <w:r w:rsidR="009E50F5" w:rsidRPr="009E50F5">
              <w:rPr>
                <w:b/>
                <w:bCs/>
              </w:rPr>
              <w:t>T</w:t>
            </w:r>
            <w:r w:rsidRPr="009E50F5">
              <w:rPr>
                <w:b/>
                <w:bCs/>
              </w:rPr>
              <w:t xml:space="preserve">est </w:t>
            </w:r>
            <w:r w:rsidR="009E50F5" w:rsidRPr="009E50F5">
              <w:rPr>
                <w:b/>
                <w:bCs/>
              </w:rPr>
              <w:t>S</w:t>
            </w:r>
            <w:r w:rsidRPr="009E50F5">
              <w:rPr>
                <w:b/>
                <w:bCs/>
              </w:rPr>
              <w:t>uite</w:t>
            </w:r>
            <w:r w:rsidRPr="00AB127A">
              <w:t>, see</w:t>
            </w:r>
            <w:r w:rsidR="0031334C">
              <w:t xml:space="preserve"> </w:t>
            </w:r>
            <w:hyperlink w:anchor="_Environment_Computer_Requirements" w:history="1">
              <w:r w:rsidR="00F70F81">
                <w:rPr>
                  <w:rStyle w:val="Hyperlink"/>
                </w:rPr>
                <w:t>Test E</w:t>
              </w:r>
              <w:r w:rsidR="005763A9" w:rsidRPr="00CA31C1">
                <w:rPr>
                  <w:rStyle w:val="Hyperlink"/>
                </w:rPr>
                <w:t>nvironment Computer Requirements</w:t>
              </w:r>
            </w:hyperlink>
            <w:r w:rsidRPr="00AB127A">
              <w:t>.</w:t>
            </w:r>
          </w:p>
        </w:tc>
      </w:tr>
      <w:tr w:rsidR="002D64C2" w:rsidRPr="00AB127A" w14:paraId="0DD73210" w14:textId="77777777" w:rsidTr="003638F9">
        <w:tc>
          <w:tcPr>
            <w:tcW w:w="718" w:type="dxa"/>
            <w:hideMark/>
          </w:tcPr>
          <w:p w14:paraId="0354F0EA" w14:textId="2F302DD3" w:rsidR="002D64C2" w:rsidRPr="00AB127A" w:rsidRDefault="002D64C2" w:rsidP="002D64C2">
            <w:pPr>
              <w:pStyle w:val="BodyText"/>
            </w:pPr>
            <w:r w:rsidRPr="00396F6C">
              <w:rPr>
                <w:rFonts w:ascii="Arial" w:hAnsi="Arial" w:cs="Arial"/>
                <w:sz w:val="40"/>
                <w:szCs w:val="40"/>
              </w:rPr>
              <w:t>□</w:t>
            </w:r>
          </w:p>
        </w:tc>
        <w:tc>
          <w:tcPr>
            <w:tcW w:w="3382" w:type="dxa"/>
            <w:hideMark/>
          </w:tcPr>
          <w:p w14:paraId="6CAAED10" w14:textId="77777777" w:rsidR="002D64C2" w:rsidRPr="00AB127A" w:rsidRDefault="002D64C2" w:rsidP="003638F9">
            <w:pPr>
              <w:pStyle w:val="BodyText"/>
              <w:jc w:val="left"/>
            </w:pPr>
            <w:r w:rsidRPr="00AB127A">
              <w:t>Install the software prerequisites.</w:t>
            </w:r>
          </w:p>
        </w:tc>
        <w:tc>
          <w:tcPr>
            <w:tcW w:w="5914" w:type="dxa"/>
            <w:hideMark/>
          </w:tcPr>
          <w:p w14:paraId="74557785" w14:textId="732B5340" w:rsidR="002D64C2" w:rsidRPr="00AB127A" w:rsidRDefault="002D64C2" w:rsidP="003638F9">
            <w:pPr>
              <w:pStyle w:val="BodyText"/>
              <w:jc w:val="left"/>
            </w:pPr>
            <w:r w:rsidRPr="00AB127A">
              <w:t xml:space="preserve">For information about software that must be </w:t>
            </w:r>
            <w:ins w:id="11" w:author="Harley Zhang" w:date="2021-03-11T14:41:00Z">
              <w:r w:rsidR="002E45BD">
                <w:t>i</w:t>
              </w:r>
            </w:ins>
            <w:del w:id="12" w:author="Harley Zhang" w:date="2021-03-11T14:41:00Z">
              <w:r w:rsidR="00C309A6" w:rsidRPr="00AB127A" w:rsidDel="002E45BD">
                <w:delText>I</w:delText>
              </w:r>
            </w:del>
            <w:r w:rsidRPr="00AB127A">
              <w:t xml:space="preserve">nstalled on the computers in your </w:t>
            </w:r>
            <w:r w:rsidR="009E50F5">
              <w:t>T</w:t>
            </w:r>
            <w:r w:rsidRPr="00AB127A">
              <w:t xml:space="preserve">est </w:t>
            </w:r>
            <w:r w:rsidR="009E50F5">
              <w:t>E</w:t>
            </w:r>
            <w:r w:rsidRPr="00AB127A">
              <w:t xml:space="preserve">nvironment before the </w:t>
            </w:r>
            <w:r w:rsidR="00AB4A31" w:rsidRPr="00AB4A31">
              <w:rPr>
                <w:b/>
                <w:bCs/>
              </w:rPr>
              <w:t xml:space="preserve">RDP Client </w:t>
            </w:r>
            <w:r w:rsidR="009E50F5" w:rsidRPr="00AB4A31">
              <w:rPr>
                <w:b/>
                <w:bCs/>
              </w:rPr>
              <w:t>T</w:t>
            </w:r>
            <w:r w:rsidRPr="00AB4A31">
              <w:rPr>
                <w:b/>
                <w:bCs/>
              </w:rPr>
              <w:t>est</w:t>
            </w:r>
            <w:r w:rsidRPr="009E50F5">
              <w:rPr>
                <w:b/>
                <w:bCs/>
              </w:rPr>
              <w:t xml:space="preserve"> </w:t>
            </w:r>
            <w:r w:rsidR="009E50F5" w:rsidRPr="009E50F5">
              <w:rPr>
                <w:b/>
                <w:bCs/>
              </w:rPr>
              <w:t>S</w:t>
            </w:r>
            <w:r w:rsidRPr="009E50F5">
              <w:rPr>
                <w:b/>
                <w:bCs/>
              </w:rPr>
              <w:t>uite</w:t>
            </w:r>
            <w:r w:rsidRPr="00AB127A">
              <w:t xml:space="preserve"> is installed, see</w:t>
            </w:r>
            <w:r w:rsidR="009E50F5">
              <w:t xml:space="preserve"> </w:t>
            </w:r>
            <w:hyperlink w:anchor="_Software" w:history="1">
              <w:r w:rsidR="00F70F81" w:rsidRPr="00AB4A31">
                <w:rPr>
                  <w:rStyle w:val="Hyperlink"/>
                </w:rPr>
                <w:t>Software Installation</w:t>
              </w:r>
            </w:hyperlink>
            <w:r w:rsidR="009E50F5">
              <w:t>.</w:t>
            </w:r>
          </w:p>
        </w:tc>
      </w:tr>
      <w:tr w:rsidR="002D64C2" w:rsidRPr="00AB127A" w14:paraId="60BDEF8C" w14:textId="77777777" w:rsidTr="003638F9">
        <w:tc>
          <w:tcPr>
            <w:tcW w:w="718" w:type="dxa"/>
            <w:hideMark/>
          </w:tcPr>
          <w:p w14:paraId="13A85653" w14:textId="335188CA" w:rsidR="002D64C2" w:rsidRPr="00AB127A" w:rsidRDefault="002D64C2" w:rsidP="002D64C2">
            <w:pPr>
              <w:pStyle w:val="BodyText"/>
            </w:pPr>
            <w:r w:rsidRPr="00396F6C">
              <w:rPr>
                <w:rFonts w:ascii="Arial" w:hAnsi="Arial" w:cs="Arial"/>
                <w:sz w:val="40"/>
                <w:szCs w:val="40"/>
              </w:rPr>
              <w:t>□</w:t>
            </w:r>
          </w:p>
        </w:tc>
        <w:tc>
          <w:tcPr>
            <w:tcW w:w="3382" w:type="dxa"/>
            <w:hideMark/>
          </w:tcPr>
          <w:p w14:paraId="3C045EB5" w14:textId="6572A833" w:rsidR="002D64C2" w:rsidRPr="00AB127A" w:rsidRDefault="002D64C2" w:rsidP="003638F9">
            <w:pPr>
              <w:pStyle w:val="BodyText"/>
              <w:jc w:val="left"/>
            </w:pPr>
            <w:r w:rsidRPr="00AB127A">
              <w:t xml:space="preserve">Set up the </w:t>
            </w:r>
            <w:r w:rsidR="007244E4" w:rsidRPr="007244E4">
              <w:rPr>
                <w:b/>
                <w:bCs/>
              </w:rPr>
              <w:t>D</w:t>
            </w:r>
            <w:r w:rsidRPr="007244E4">
              <w:rPr>
                <w:b/>
                <w:bCs/>
              </w:rPr>
              <w:t xml:space="preserve">river </w:t>
            </w:r>
            <w:r w:rsidRPr="00A65ACB">
              <w:t>computer</w:t>
            </w:r>
            <w:r w:rsidRPr="00AB127A">
              <w:t>.</w:t>
            </w:r>
          </w:p>
        </w:tc>
        <w:tc>
          <w:tcPr>
            <w:tcW w:w="5914" w:type="dxa"/>
            <w:hideMark/>
          </w:tcPr>
          <w:p w14:paraId="37090634" w14:textId="4350BC69" w:rsidR="002D64C2" w:rsidRDefault="002D64C2" w:rsidP="003638F9">
            <w:pPr>
              <w:pStyle w:val="BodyText"/>
              <w:jc w:val="left"/>
            </w:pPr>
            <w:r w:rsidRPr="00AB127A">
              <w:t xml:space="preserve">See </w:t>
            </w:r>
            <w:hyperlink w:anchor="_Set_Up_the" w:history="1">
              <w:r w:rsidR="00E16008" w:rsidRPr="00E16008">
                <w:rPr>
                  <w:rStyle w:val="Hyperlink"/>
                </w:rPr>
                <w:t>Set</w:t>
              </w:r>
              <w:r w:rsidR="003B1B7B">
                <w:rPr>
                  <w:rStyle w:val="Hyperlink"/>
                </w:rPr>
                <w:t>ting</w:t>
              </w:r>
              <w:r w:rsidR="00E16008" w:rsidRPr="00E16008">
                <w:rPr>
                  <w:rStyle w:val="Hyperlink"/>
                </w:rPr>
                <w:t xml:space="preserve"> Up the Driver Computer</w:t>
              </w:r>
            </w:hyperlink>
            <w:r w:rsidRPr="00AB127A">
              <w:t>.</w:t>
            </w:r>
          </w:p>
          <w:p w14:paraId="6293FC50" w14:textId="28287502" w:rsidR="004230A9" w:rsidRDefault="004544CA" w:rsidP="003638F9">
            <w:pPr>
              <w:pStyle w:val="MoreInfoText"/>
              <w:jc w:val="left"/>
            </w:pPr>
            <w:r>
              <w:t xml:space="preserve">The </w:t>
            </w:r>
            <w:r w:rsidRPr="004544CA">
              <w:rPr>
                <w:b/>
              </w:rPr>
              <w:t>RDP Client Test Suite</w:t>
            </w:r>
            <w:r>
              <w:t xml:space="preserve"> will be installed on the </w:t>
            </w:r>
            <w:r w:rsidRPr="004544CA">
              <w:rPr>
                <w:b/>
                <w:bCs w:val="0"/>
              </w:rPr>
              <w:t>Driver</w:t>
            </w:r>
            <w:r>
              <w:t xml:space="preserve"> computer in the procedure of this section.</w:t>
            </w:r>
            <w:r w:rsidR="00AB4A31">
              <w:t xml:space="preserve"> </w:t>
            </w:r>
            <w:r w:rsidR="004230A9">
              <w:t xml:space="preserve">From the </w:t>
            </w:r>
            <w:r w:rsidR="004230A9" w:rsidRPr="004230A9">
              <w:rPr>
                <w:b/>
                <w:bCs w:val="0"/>
              </w:rPr>
              <w:t>Driver</w:t>
            </w:r>
            <w:r w:rsidR="004230A9">
              <w:t xml:space="preserve"> computer, you will use the </w:t>
            </w:r>
            <w:r w:rsidR="004230A9" w:rsidRPr="004230A9">
              <w:rPr>
                <w:b/>
                <w:bCs w:val="0"/>
              </w:rPr>
              <w:t>Test Suite</w:t>
            </w:r>
            <w:r w:rsidR="004230A9">
              <w:t xml:space="preserve"> to run the Test Cases that test the protocol implementations on the </w:t>
            </w:r>
            <w:r w:rsidR="004230A9" w:rsidRPr="004230A9">
              <w:rPr>
                <w:b/>
                <w:bCs w:val="0"/>
              </w:rPr>
              <w:t xml:space="preserve">SUT </w:t>
            </w:r>
            <w:r w:rsidR="004230A9" w:rsidRPr="00E30C8D">
              <w:t>computer</w:t>
            </w:r>
            <w:r w:rsidR="004230A9">
              <w:t>.</w:t>
            </w:r>
          </w:p>
          <w:p w14:paraId="75479CCD" w14:textId="77777777" w:rsidR="004230A9" w:rsidRDefault="004230A9" w:rsidP="003638F9">
            <w:pPr>
              <w:pStyle w:val="BodyTextSpacer"/>
              <w:jc w:val="left"/>
            </w:pPr>
          </w:p>
          <w:p w14:paraId="77A3D1EB" w14:textId="225E2696" w:rsidR="004230A9" w:rsidRDefault="0006484C" w:rsidP="003638F9">
            <w:pPr>
              <w:pStyle w:val="MoreInfo"/>
              <w:ind w:left="72"/>
              <w:jc w:val="left"/>
            </w:pPr>
            <w:r w:rsidRPr="00AB127A">
              <w:rPr>
                <w:noProof/>
                <w:color w:val="0366D6"/>
              </w:rPr>
              <w:drawing>
                <wp:inline distT="0" distB="0" distL="0" distR="0" wp14:anchorId="10FB1AB1" wp14:editId="0C3BB5BF">
                  <wp:extent cx="311391" cy="207594"/>
                  <wp:effectExtent l="0" t="0" r="0" b="2540"/>
                  <wp:docPr id="5" name="Picture 5">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4230A9">
              <w:t>Note</w:t>
            </w:r>
          </w:p>
          <w:p w14:paraId="0EB21435" w14:textId="193F9E12" w:rsidR="004544CA" w:rsidRPr="004230A9" w:rsidRDefault="00AB4A31" w:rsidP="003638F9">
            <w:pPr>
              <w:pStyle w:val="MoreInfoText"/>
              <w:ind w:left="72"/>
              <w:jc w:val="left"/>
            </w:pPr>
            <w:r w:rsidRPr="004230A9">
              <w:t xml:space="preserve">After the installation is complete, the </w:t>
            </w:r>
            <w:r w:rsidR="00AF51D3" w:rsidRPr="00AF51D3">
              <w:rPr>
                <w:b/>
                <w:bCs w:val="0"/>
              </w:rPr>
              <w:t>Driver</w:t>
            </w:r>
            <w:r w:rsidR="00AF51D3">
              <w:t xml:space="preserve"> </w:t>
            </w:r>
            <w:r w:rsidRPr="004230A9">
              <w:t xml:space="preserve">installation files will be in the directory location specified in </w:t>
            </w:r>
            <w:hyperlink w:anchor="_Installed_Files_and" w:history="1">
              <w:r w:rsidR="00262A0B">
                <w:rPr>
                  <w:rStyle w:val="Hyperlink"/>
                </w:rPr>
                <w:t xml:space="preserve">Reviewing Installed </w:t>
              </w:r>
              <w:r w:rsidR="004230A9" w:rsidRPr="004230A9">
                <w:rPr>
                  <w:rStyle w:val="Hyperlink"/>
                </w:rPr>
                <w:t>Files and Folders</w:t>
              </w:r>
            </w:hyperlink>
            <w:r w:rsidRPr="004230A9">
              <w:t>.</w:t>
            </w:r>
          </w:p>
        </w:tc>
      </w:tr>
      <w:tr w:rsidR="002D64C2" w:rsidRPr="00AB127A" w14:paraId="5C0F1B05" w14:textId="77777777" w:rsidTr="003638F9">
        <w:tc>
          <w:tcPr>
            <w:tcW w:w="718" w:type="dxa"/>
            <w:hideMark/>
          </w:tcPr>
          <w:p w14:paraId="719BB3D6" w14:textId="18E40FCE" w:rsidR="002D64C2" w:rsidRPr="00AB127A" w:rsidRDefault="002D64C2" w:rsidP="002D64C2">
            <w:pPr>
              <w:pStyle w:val="BodyText"/>
            </w:pPr>
            <w:r w:rsidRPr="00396F6C">
              <w:rPr>
                <w:rFonts w:ascii="Arial" w:hAnsi="Arial" w:cs="Arial"/>
                <w:sz w:val="40"/>
                <w:szCs w:val="40"/>
              </w:rPr>
              <w:t>□</w:t>
            </w:r>
          </w:p>
        </w:tc>
        <w:tc>
          <w:tcPr>
            <w:tcW w:w="3382" w:type="dxa"/>
            <w:hideMark/>
          </w:tcPr>
          <w:p w14:paraId="7D4EFABF" w14:textId="624B57A1" w:rsidR="002D64C2" w:rsidRPr="00AB127A" w:rsidRDefault="002D64C2" w:rsidP="003638F9">
            <w:pPr>
              <w:pStyle w:val="BodyText"/>
              <w:jc w:val="left"/>
            </w:pPr>
            <w:r w:rsidRPr="00AB127A">
              <w:t xml:space="preserve">Set up the </w:t>
            </w:r>
            <w:r w:rsidRPr="0026353B">
              <w:rPr>
                <w:b/>
                <w:bCs/>
              </w:rPr>
              <w:t>SUT</w:t>
            </w:r>
            <w:r w:rsidR="007244E4" w:rsidRPr="0026353B">
              <w:rPr>
                <w:b/>
                <w:bCs/>
              </w:rPr>
              <w:t xml:space="preserve"> </w:t>
            </w:r>
            <w:r w:rsidR="007244E4" w:rsidRPr="00A65ACB">
              <w:t>computer</w:t>
            </w:r>
            <w:r w:rsidR="0026353B">
              <w:t xml:space="preserve"> (</w:t>
            </w:r>
            <w:r w:rsidR="0026353B" w:rsidRPr="00AB127A">
              <w:t>system under test</w:t>
            </w:r>
            <w:r w:rsidR="0026353B">
              <w:t>)</w:t>
            </w:r>
            <w:r w:rsidRPr="00AB127A">
              <w:t>.</w:t>
            </w:r>
          </w:p>
        </w:tc>
        <w:tc>
          <w:tcPr>
            <w:tcW w:w="5914" w:type="dxa"/>
            <w:hideMark/>
          </w:tcPr>
          <w:p w14:paraId="4E0F3577" w14:textId="4BB91F95" w:rsidR="002D64C2" w:rsidRDefault="002D64C2" w:rsidP="003638F9">
            <w:pPr>
              <w:pStyle w:val="BodyText"/>
              <w:jc w:val="left"/>
            </w:pPr>
            <w:r w:rsidRPr="00AB127A">
              <w:t>See</w:t>
            </w:r>
            <w:r w:rsidR="00E16008">
              <w:rPr>
                <w:color w:val="0366D6"/>
              </w:rPr>
              <w:t xml:space="preserve"> </w:t>
            </w:r>
            <w:hyperlink w:anchor="_Set_Up_the_1" w:history="1">
              <w:r w:rsidR="00E16008" w:rsidRPr="00E16008">
                <w:rPr>
                  <w:rStyle w:val="Hyperlink"/>
                </w:rPr>
                <w:t>Set</w:t>
              </w:r>
              <w:r w:rsidR="003B1B7B">
                <w:rPr>
                  <w:rStyle w:val="Hyperlink"/>
                </w:rPr>
                <w:t>ting</w:t>
              </w:r>
              <w:r w:rsidR="00E16008" w:rsidRPr="00E16008">
                <w:rPr>
                  <w:rStyle w:val="Hyperlink"/>
                </w:rPr>
                <w:t xml:space="preserve"> Up the Windows-Based SUT</w:t>
              </w:r>
            </w:hyperlink>
            <w:r w:rsidRPr="00AB127A">
              <w:t>.</w:t>
            </w:r>
          </w:p>
          <w:p w14:paraId="53CEFCA4" w14:textId="326482AF" w:rsidR="004544CA" w:rsidRDefault="004544CA" w:rsidP="003638F9">
            <w:pPr>
              <w:pStyle w:val="BodyText"/>
              <w:jc w:val="left"/>
            </w:pPr>
            <w:r>
              <w:t xml:space="preserve">The </w:t>
            </w:r>
            <w:r w:rsidRPr="004544CA">
              <w:rPr>
                <w:b/>
                <w:bCs/>
              </w:rPr>
              <w:t>RDP Client Test Suite</w:t>
            </w:r>
            <w:r>
              <w:t xml:space="preserve"> will be installed on the </w:t>
            </w:r>
            <w:r>
              <w:rPr>
                <w:b/>
                <w:bCs/>
              </w:rPr>
              <w:t xml:space="preserve">SUT </w:t>
            </w:r>
            <w:r>
              <w:t>computer in the procedure of this section.</w:t>
            </w:r>
            <w:r w:rsidR="00AF51D3">
              <w:t xml:space="preserve"> This computer will host the protocol implementations under test.</w:t>
            </w:r>
          </w:p>
          <w:p w14:paraId="3343ABD0" w14:textId="1305CE4D" w:rsidR="00AF51D3" w:rsidRDefault="0006484C" w:rsidP="003638F9">
            <w:pPr>
              <w:pStyle w:val="MoreInfo"/>
              <w:ind w:left="90"/>
              <w:jc w:val="left"/>
            </w:pPr>
            <w:r w:rsidRPr="00AB127A">
              <w:rPr>
                <w:noProof/>
                <w:color w:val="0366D6"/>
              </w:rPr>
              <w:drawing>
                <wp:inline distT="0" distB="0" distL="0" distR="0" wp14:anchorId="60C82AAD" wp14:editId="7A1A0C5B">
                  <wp:extent cx="311391" cy="207594"/>
                  <wp:effectExtent l="0" t="0" r="0" b="2540"/>
                  <wp:docPr id="6" name="Picture 6">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AF51D3">
              <w:t>Note</w:t>
            </w:r>
          </w:p>
          <w:p w14:paraId="59F661B4" w14:textId="0B65831E" w:rsidR="00AF51D3" w:rsidRPr="00AB127A" w:rsidRDefault="00AF51D3" w:rsidP="003638F9">
            <w:pPr>
              <w:pStyle w:val="MoreInfoText"/>
              <w:ind w:left="90"/>
              <w:jc w:val="left"/>
            </w:pPr>
            <w:r w:rsidRPr="004230A9">
              <w:t xml:space="preserve">After the installation is complete, the </w:t>
            </w:r>
            <w:r w:rsidRPr="00AF51D3">
              <w:rPr>
                <w:b/>
                <w:bCs w:val="0"/>
              </w:rPr>
              <w:t>SUT</w:t>
            </w:r>
            <w:r>
              <w:t xml:space="preserve"> </w:t>
            </w:r>
            <w:r w:rsidRPr="004230A9">
              <w:t xml:space="preserve">installation files will be in the directory location specified in </w:t>
            </w:r>
            <w:hyperlink w:anchor="_Installed_Files_and" w:history="1">
              <w:r w:rsidR="00262A0B">
                <w:rPr>
                  <w:rStyle w:val="Hyperlink"/>
                </w:rPr>
                <w:t xml:space="preserve">Reviewing Installed </w:t>
              </w:r>
              <w:r w:rsidRPr="004230A9">
                <w:rPr>
                  <w:rStyle w:val="Hyperlink"/>
                </w:rPr>
                <w:t>Files and Folders</w:t>
              </w:r>
            </w:hyperlink>
            <w:r w:rsidRPr="004230A9">
              <w:t>.</w:t>
            </w:r>
          </w:p>
        </w:tc>
      </w:tr>
      <w:tr w:rsidR="002D64C2" w:rsidRPr="00AB127A" w14:paraId="3F817100" w14:textId="77777777" w:rsidTr="003638F9">
        <w:tc>
          <w:tcPr>
            <w:tcW w:w="718" w:type="dxa"/>
            <w:hideMark/>
          </w:tcPr>
          <w:p w14:paraId="4A8C667B" w14:textId="78044E80" w:rsidR="002D64C2" w:rsidRPr="00AB127A" w:rsidRDefault="002D64C2" w:rsidP="002D64C2">
            <w:pPr>
              <w:pStyle w:val="BodyText"/>
            </w:pPr>
            <w:r w:rsidRPr="00396F6C">
              <w:rPr>
                <w:rFonts w:ascii="Arial" w:hAnsi="Arial" w:cs="Arial"/>
                <w:sz w:val="40"/>
                <w:szCs w:val="40"/>
              </w:rPr>
              <w:t>□</w:t>
            </w:r>
          </w:p>
        </w:tc>
        <w:tc>
          <w:tcPr>
            <w:tcW w:w="3382" w:type="dxa"/>
            <w:hideMark/>
          </w:tcPr>
          <w:p w14:paraId="07446A75" w14:textId="79284ECD" w:rsidR="002D64C2" w:rsidRPr="00AB127A" w:rsidRDefault="002D64C2" w:rsidP="003638F9">
            <w:pPr>
              <w:pStyle w:val="BodyText"/>
              <w:jc w:val="left"/>
            </w:pPr>
            <w:r w:rsidRPr="00AB127A">
              <w:t>Set up the Domain Controller (</w:t>
            </w:r>
            <w:r w:rsidRPr="007244E4">
              <w:rPr>
                <w:b/>
                <w:bCs/>
              </w:rPr>
              <w:t>DC</w:t>
            </w:r>
            <w:r w:rsidRPr="00AB127A">
              <w:t>) (optional)</w:t>
            </w:r>
            <w:r w:rsidR="007244E4">
              <w:t>.</w:t>
            </w:r>
          </w:p>
        </w:tc>
        <w:tc>
          <w:tcPr>
            <w:tcW w:w="5914" w:type="dxa"/>
            <w:hideMark/>
          </w:tcPr>
          <w:p w14:paraId="63982371" w14:textId="20C7085C" w:rsidR="002D64C2" w:rsidRDefault="002D64C2" w:rsidP="003638F9">
            <w:pPr>
              <w:pStyle w:val="BodyText"/>
              <w:jc w:val="left"/>
            </w:pPr>
            <w:r w:rsidRPr="00AB127A">
              <w:t xml:space="preserve">See </w:t>
            </w:r>
            <w:hyperlink w:anchor="_Set_Up_the_2" w:history="1">
              <w:r w:rsidR="00977EA3" w:rsidRPr="00977EA3">
                <w:rPr>
                  <w:rStyle w:val="Hyperlink"/>
                </w:rPr>
                <w:t>Set</w:t>
              </w:r>
              <w:r w:rsidR="00453AB0">
                <w:rPr>
                  <w:rStyle w:val="Hyperlink"/>
                </w:rPr>
                <w:t>ting</w:t>
              </w:r>
              <w:r w:rsidR="00977EA3" w:rsidRPr="00977EA3">
                <w:rPr>
                  <w:rStyle w:val="Hyperlink"/>
                </w:rPr>
                <w:t xml:space="preserve"> Up the Windows</w:t>
              </w:r>
              <w:r w:rsidR="005B19C9">
                <w:rPr>
                  <w:rStyle w:val="Hyperlink"/>
                </w:rPr>
                <w:t>-</w:t>
              </w:r>
              <w:r w:rsidR="00977EA3" w:rsidRPr="00977EA3">
                <w:rPr>
                  <w:rStyle w:val="Hyperlink"/>
                </w:rPr>
                <w:t>Based Domain Controller</w:t>
              </w:r>
            </w:hyperlink>
            <w:r w:rsidRPr="00AB127A">
              <w:t>.</w:t>
            </w:r>
          </w:p>
          <w:p w14:paraId="66B4C1F3" w14:textId="3784D767" w:rsidR="00171618" w:rsidRPr="00AB127A" w:rsidRDefault="00171618" w:rsidP="003638F9">
            <w:pPr>
              <w:pStyle w:val="BodyText"/>
              <w:jc w:val="left"/>
            </w:pPr>
            <w:r>
              <w:t xml:space="preserve">In this section, you will set up the </w:t>
            </w:r>
            <w:r w:rsidRPr="00652571">
              <w:rPr>
                <w:b/>
                <w:bCs/>
              </w:rPr>
              <w:t xml:space="preserve">DC </w:t>
            </w:r>
            <w:r w:rsidR="0020554D">
              <w:t xml:space="preserve">by installing </w:t>
            </w:r>
            <w:r w:rsidR="00451C4B" w:rsidRPr="00E3317F">
              <w:t>Active Directory Domain Services</w:t>
            </w:r>
            <w:r w:rsidR="00451C4B">
              <w:t>.</w:t>
            </w:r>
          </w:p>
        </w:tc>
      </w:tr>
      <w:tr w:rsidR="002D64C2" w:rsidRPr="00AB127A" w14:paraId="06FA046C" w14:textId="77777777" w:rsidTr="003638F9">
        <w:tc>
          <w:tcPr>
            <w:tcW w:w="718" w:type="dxa"/>
            <w:hideMark/>
          </w:tcPr>
          <w:p w14:paraId="63D8F227" w14:textId="1BF24435" w:rsidR="002D64C2" w:rsidRPr="00AB127A" w:rsidRDefault="002D64C2" w:rsidP="002D64C2">
            <w:pPr>
              <w:pStyle w:val="BodyText"/>
            </w:pPr>
            <w:r w:rsidRPr="00396F6C">
              <w:rPr>
                <w:rFonts w:ascii="Arial" w:hAnsi="Arial" w:cs="Arial"/>
                <w:sz w:val="40"/>
                <w:szCs w:val="40"/>
              </w:rPr>
              <w:t>□</w:t>
            </w:r>
          </w:p>
        </w:tc>
        <w:tc>
          <w:tcPr>
            <w:tcW w:w="3382" w:type="dxa"/>
            <w:hideMark/>
          </w:tcPr>
          <w:p w14:paraId="14CEA441" w14:textId="1D3FCDC9" w:rsidR="002D64C2" w:rsidRPr="00AB127A" w:rsidRDefault="002D64C2" w:rsidP="003638F9">
            <w:pPr>
              <w:pStyle w:val="BodyText"/>
              <w:jc w:val="left"/>
            </w:pPr>
            <w:r w:rsidRPr="00AB127A">
              <w:t>Set up the network</w:t>
            </w:r>
            <w:r w:rsidR="00977EA3">
              <w:t xml:space="preserve"> and </w:t>
            </w:r>
            <w:r w:rsidR="00C700A3">
              <w:t xml:space="preserve">choose </w:t>
            </w:r>
            <w:r w:rsidR="00977EA3">
              <w:t>the working environment</w:t>
            </w:r>
            <w:r w:rsidRPr="00AB127A">
              <w:t>.</w:t>
            </w:r>
          </w:p>
        </w:tc>
        <w:tc>
          <w:tcPr>
            <w:tcW w:w="5914" w:type="dxa"/>
            <w:hideMark/>
          </w:tcPr>
          <w:p w14:paraId="3F63F472" w14:textId="77777777" w:rsidR="002D64C2" w:rsidRDefault="002D64C2" w:rsidP="003638F9">
            <w:pPr>
              <w:pStyle w:val="BodyText"/>
              <w:jc w:val="left"/>
            </w:pPr>
            <w:r w:rsidRPr="00AB127A">
              <w:t xml:space="preserve">See </w:t>
            </w:r>
            <w:hyperlink w:anchor="_Network_Configuration" w:history="1">
              <w:r w:rsidR="00977EA3" w:rsidRPr="00977EA3">
                <w:rPr>
                  <w:rStyle w:val="Hyperlink"/>
                </w:rPr>
                <w:t>Network Configuration</w:t>
              </w:r>
            </w:hyperlink>
            <w:r w:rsidRPr="00AB127A">
              <w:t>.</w:t>
            </w:r>
          </w:p>
          <w:p w14:paraId="567FFC2C" w14:textId="1573FA5F" w:rsidR="001D5D32" w:rsidRPr="00AB127A" w:rsidRDefault="001D5D32" w:rsidP="003638F9">
            <w:pPr>
              <w:pStyle w:val="BodyText"/>
              <w:jc w:val="left"/>
            </w:pPr>
            <w:r>
              <w:t xml:space="preserve">In this section, you will review the </w:t>
            </w:r>
            <w:r w:rsidRPr="001D5D32">
              <w:t>Network Infrastructure</w:t>
            </w:r>
            <w:r>
              <w:t xml:space="preserve"> requirements and choose either the </w:t>
            </w:r>
            <w:r w:rsidRPr="001D5D32">
              <w:rPr>
                <w:b/>
                <w:bCs/>
              </w:rPr>
              <w:t>Domain</w:t>
            </w:r>
            <w:r>
              <w:t xml:space="preserve"> or </w:t>
            </w:r>
            <w:r w:rsidRPr="001D5D32">
              <w:rPr>
                <w:b/>
                <w:bCs/>
              </w:rPr>
              <w:t>Workgroup</w:t>
            </w:r>
            <w:r>
              <w:t xml:space="preserve"> environment in which to run the </w:t>
            </w:r>
            <w:r w:rsidRPr="001D5D32">
              <w:rPr>
                <w:b/>
                <w:bCs/>
              </w:rPr>
              <w:t xml:space="preserve">RDP </w:t>
            </w:r>
            <w:r>
              <w:rPr>
                <w:b/>
                <w:bCs/>
              </w:rPr>
              <w:t xml:space="preserve">Client </w:t>
            </w:r>
            <w:r w:rsidRPr="001D5D32">
              <w:rPr>
                <w:b/>
                <w:bCs/>
              </w:rPr>
              <w:t>Test Suite</w:t>
            </w:r>
            <w:r>
              <w:t>.</w:t>
            </w:r>
          </w:p>
        </w:tc>
      </w:tr>
      <w:tr w:rsidR="002D64C2" w:rsidRPr="00AB127A" w14:paraId="1AB6756F" w14:textId="77777777" w:rsidTr="003638F9">
        <w:tc>
          <w:tcPr>
            <w:tcW w:w="718" w:type="dxa"/>
            <w:hideMark/>
          </w:tcPr>
          <w:p w14:paraId="40884DF2" w14:textId="3904E3F0" w:rsidR="002D64C2" w:rsidRPr="00AB127A" w:rsidRDefault="002D64C2" w:rsidP="002D64C2">
            <w:pPr>
              <w:pStyle w:val="BodyText"/>
            </w:pPr>
            <w:r w:rsidRPr="00396F6C">
              <w:rPr>
                <w:rFonts w:ascii="Arial" w:hAnsi="Arial" w:cs="Arial"/>
                <w:sz w:val="40"/>
                <w:szCs w:val="40"/>
              </w:rPr>
              <w:t>□</w:t>
            </w:r>
          </w:p>
        </w:tc>
        <w:tc>
          <w:tcPr>
            <w:tcW w:w="3382" w:type="dxa"/>
            <w:hideMark/>
          </w:tcPr>
          <w:p w14:paraId="482304EC" w14:textId="100E357D" w:rsidR="002D64C2" w:rsidRPr="00AB127A" w:rsidRDefault="002D64C2" w:rsidP="003638F9">
            <w:pPr>
              <w:pStyle w:val="BodyText"/>
              <w:jc w:val="left"/>
            </w:pPr>
            <w:r w:rsidRPr="00AB127A">
              <w:t xml:space="preserve">Verify </w:t>
            </w:r>
            <w:r w:rsidR="0026353B">
              <w:t xml:space="preserve">connectivity </w:t>
            </w:r>
            <w:r w:rsidR="00C06AFB">
              <w:t>among all test environment</w:t>
            </w:r>
            <w:r w:rsidRPr="00AB127A">
              <w:t xml:space="preserve"> computers.</w:t>
            </w:r>
          </w:p>
        </w:tc>
        <w:tc>
          <w:tcPr>
            <w:tcW w:w="5914" w:type="dxa"/>
            <w:hideMark/>
          </w:tcPr>
          <w:p w14:paraId="0A5D2521" w14:textId="638C7F1E" w:rsidR="002D64C2" w:rsidRDefault="002D64C2" w:rsidP="003638F9">
            <w:pPr>
              <w:pStyle w:val="BodyText"/>
              <w:jc w:val="left"/>
            </w:pPr>
            <w:r w:rsidRPr="00AB127A">
              <w:t xml:space="preserve">See </w:t>
            </w:r>
            <w:hyperlink w:anchor="_Verifying_Test_Environment_1" w:history="1">
              <w:r w:rsidR="00977EA3" w:rsidRPr="00977EA3">
                <w:rPr>
                  <w:rStyle w:val="Hyperlink"/>
                </w:rPr>
                <w:t>Verify</w:t>
              </w:r>
              <w:r w:rsidR="008065D0">
                <w:rPr>
                  <w:rStyle w:val="Hyperlink"/>
                </w:rPr>
                <w:t>ing</w:t>
              </w:r>
              <w:r w:rsidR="00977EA3" w:rsidRPr="00977EA3">
                <w:rPr>
                  <w:rStyle w:val="Hyperlink"/>
                </w:rPr>
                <w:t xml:space="preserve"> Test Environment Connectivity</w:t>
              </w:r>
            </w:hyperlink>
            <w:r w:rsidRPr="00AB127A">
              <w:t>.</w:t>
            </w:r>
          </w:p>
          <w:p w14:paraId="02809A92" w14:textId="763FB21B" w:rsidR="0026353B" w:rsidRPr="00AB127A" w:rsidRDefault="0026353B" w:rsidP="003638F9">
            <w:pPr>
              <w:pStyle w:val="BodyText"/>
              <w:jc w:val="left"/>
            </w:pPr>
            <w:r>
              <w:t>In this section, you will use the Ping command to verify connectivity of all the computers in your test environment.</w:t>
            </w:r>
          </w:p>
        </w:tc>
      </w:tr>
      <w:tr w:rsidR="002D64C2" w:rsidRPr="00AB127A" w14:paraId="292868C5" w14:textId="77777777" w:rsidTr="003638F9">
        <w:tc>
          <w:tcPr>
            <w:tcW w:w="718" w:type="dxa"/>
            <w:hideMark/>
          </w:tcPr>
          <w:p w14:paraId="64C3E51D" w14:textId="324CB51B" w:rsidR="002D64C2" w:rsidRPr="00AB127A" w:rsidRDefault="002D64C2" w:rsidP="002D64C2">
            <w:pPr>
              <w:pStyle w:val="BodyText"/>
            </w:pPr>
            <w:r w:rsidRPr="00396F6C">
              <w:rPr>
                <w:rFonts w:ascii="Arial" w:hAnsi="Arial" w:cs="Arial"/>
                <w:sz w:val="40"/>
                <w:szCs w:val="40"/>
              </w:rPr>
              <w:t>□</w:t>
            </w:r>
          </w:p>
        </w:tc>
        <w:tc>
          <w:tcPr>
            <w:tcW w:w="3382" w:type="dxa"/>
            <w:hideMark/>
          </w:tcPr>
          <w:p w14:paraId="4A396672" w14:textId="63956339" w:rsidR="002D64C2" w:rsidRPr="00AB127A" w:rsidRDefault="002D64C2" w:rsidP="003638F9">
            <w:pPr>
              <w:pStyle w:val="BodyText"/>
              <w:jc w:val="left"/>
            </w:pPr>
            <w:r w:rsidRPr="00AB127A">
              <w:t xml:space="preserve">Configure the </w:t>
            </w:r>
            <w:r w:rsidRPr="007244E4">
              <w:rPr>
                <w:b/>
                <w:bCs/>
              </w:rPr>
              <w:t>SUT</w:t>
            </w:r>
            <w:r w:rsidR="007244E4" w:rsidRPr="007244E4">
              <w:rPr>
                <w:b/>
                <w:bCs/>
              </w:rPr>
              <w:t xml:space="preserve"> </w:t>
            </w:r>
            <w:r w:rsidR="007244E4" w:rsidRPr="008C4A64">
              <w:t>computer</w:t>
            </w:r>
            <w:r w:rsidRPr="00AB127A">
              <w:t>.</w:t>
            </w:r>
          </w:p>
        </w:tc>
        <w:tc>
          <w:tcPr>
            <w:tcW w:w="5914" w:type="dxa"/>
            <w:hideMark/>
          </w:tcPr>
          <w:p w14:paraId="270C5953" w14:textId="4990B9B5" w:rsidR="0031378C" w:rsidRPr="00384011" w:rsidRDefault="002D64C2" w:rsidP="003638F9">
            <w:pPr>
              <w:pStyle w:val="BodyText"/>
              <w:jc w:val="left"/>
              <w:rPr>
                <w:color w:val="auto"/>
              </w:rPr>
            </w:pPr>
            <w:r w:rsidRPr="00AB127A">
              <w:t>See</w:t>
            </w:r>
            <w:r w:rsidR="0031378C">
              <w:t xml:space="preserve"> </w:t>
            </w:r>
            <w:hyperlink w:anchor="_Configuratingon_Windows_Test" w:history="1">
              <w:r w:rsidR="00074663" w:rsidRPr="00074663">
                <w:rPr>
                  <w:rStyle w:val="Hyperlink"/>
                </w:rPr>
                <w:t>Configur</w:t>
              </w:r>
              <w:r w:rsidR="006336FD">
                <w:rPr>
                  <w:rStyle w:val="Hyperlink"/>
                </w:rPr>
                <w:t>ing</w:t>
              </w:r>
              <w:r w:rsidR="00074663" w:rsidRPr="00074663">
                <w:rPr>
                  <w:rStyle w:val="Hyperlink"/>
                </w:rPr>
                <w:t xml:space="preserve"> Windows Test Environment Computers</w:t>
              </w:r>
            </w:hyperlink>
            <w:r w:rsidRPr="00AB127A">
              <w:t xml:space="preserve"> </w:t>
            </w:r>
            <w:r w:rsidR="0031378C">
              <w:t xml:space="preserve">and </w:t>
            </w:r>
            <w:hyperlink w:anchor="_Configure_the_SUT" w:history="1">
              <w:r w:rsidR="0031378C" w:rsidRPr="0031378C">
                <w:rPr>
                  <w:rStyle w:val="Hyperlink"/>
                </w:rPr>
                <w:t>Configur</w:t>
              </w:r>
              <w:r w:rsidR="00262A0B">
                <w:rPr>
                  <w:rStyle w:val="Hyperlink"/>
                </w:rPr>
                <w:t>ing</w:t>
              </w:r>
              <w:r w:rsidR="0031378C" w:rsidRPr="0031378C">
                <w:rPr>
                  <w:rStyle w:val="Hyperlink"/>
                </w:rPr>
                <w:t xml:space="preserve"> the SUT</w:t>
              </w:r>
            </w:hyperlink>
            <w:r w:rsidR="0031378C">
              <w:t>.</w:t>
            </w:r>
            <w:r w:rsidR="002D5324">
              <w:rPr>
                <w:color w:val="0366D6"/>
              </w:rPr>
              <w:t xml:space="preserve"> </w:t>
            </w:r>
            <w:r w:rsidR="002D5324" w:rsidRPr="00384011">
              <w:rPr>
                <w:color w:val="auto"/>
              </w:rPr>
              <w:t xml:space="preserve">The latter section specifies the </w:t>
            </w:r>
            <w:r w:rsidR="002D5324" w:rsidRPr="00384011">
              <w:rPr>
                <w:color w:val="auto"/>
              </w:rPr>
              <w:lastRenderedPageBreak/>
              <w:t>preliminary configuration tasks that you will perform</w:t>
            </w:r>
            <w:r w:rsidR="006336FD" w:rsidRPr="00384011">
              <w:rPr>
                <w:color w:val="auto"/>
              </w:rPr>
              <w:t xml:space="preserve"> on the </w:t>
            </w:r>
            <w:r w:rsidR="006336FD" w:rsidRPr="00384011">
              <w:rPr>
                <w:b/>
                <w:bCs/>
                <w:color w:val="auto"/>
              </w:rPr>
              <w:t>SUT</w:t>
            </w:r>
            <w:r w:rsidR="006336FD" w:rsidRPr="00384011">
              <w:rPr>
                <w:color w:val="auto"/>
              </w:rPr>
              <w:t xml:space="preserve"> computer</w:t>
            </w:r>
            <w:r w:rsidR="002D5324" w:rsidRPr="00384011">
              <w:rPr>
                <w:color w:val="auto"/>
              </w:rPr>
              <w:t>.</w:t>
            </w:r>
          </w:p>
          <w:p w14:paraId="3804247A" w14:textId="2809434E" w:rsidR="007309FE" w:rsidRPr="00384011" w:rsidRDefault="0006484C" w:rsidP="003638F9">
            <w:pPr>
              <w:pStyle w:val="MoreInfo"/>
              <w:ind w:left="75"/>
              <w:jc w:val="left"/>
              <w:rPr>
                <w:color w:val="auto"/>
              </w:rPr>
            </w:pPr>
            <w:r w:rsidRPr="00AB127A">
              <w:rPr>
                <w:noProof/>
                <w:color w:val="0366D6"/>
              </w:rPr>
              <w:drawing>
                <wp:inline distT="0" distB="0" distL="0" distR="0" wp14:anchorId="0667CD06" wp14:editId="57310FCF">
                  <wp:extent cx="311391" cy="207594"/>
                  <wp:effectExtent l="0" t="0" r="0" b="2540"/>
                  <wp:docPr id="7" name="Picture 7">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7309FE" w:rsidRPr="00384011">
              <w:rPr>
                <w:color w:val="auto"/>
              </w:rPr>
              <w:t>Note</w:t>
            </w:r>
          </w:p>
          <w:p w14:paraId="171C063F" w14:textId="0BA26233" w:rsidR="002D64C2" w:rsidRPr="00AB127A" w:rsidRDefault="007309FE" w:rsidP="003638F9">
            <w:pPr>
              <w:pStyle w:val="MoreInfoText"/>
              <w:ind w:left="75"/>
              <w:jc w:val="left"/>
            </w:pPr>
            <w:r w:rsidRPr="00384011">
              <w:t>To</w:t>
            </w:r>
            <w:r w:rsidR="0031378C" w:rsidRPr="00384011">
              <w:t xml:space="preserve"> </w:t>
            </w:r>
            <w:r w:rsidRPr="00384011">
              <w:t xml:space="preserve">configure </w:t>
            </w:r>
            <w:r w:rsidR="005B3BCC" w:rsidRPr="00384011">
              <w:t xml:space="preserve">a </w:t>
            </w:r>
            <w:r w:rsidR="0031378C" w:rsidRPr="00384011">
              <w:t xml:space="preserve">non-Windows </w:t>
            </w:r>
            <w:r w:rsidRPr="00384011">
              <w:t>based computer</w:t>
            </w:r>
            <w:r w:rsidR="005B3BCC" w:rsidRPr="00384011">
              <w:t xml:space="preserve"> as </w:t>
            </w:r>
            <w:r w:rsidR="005B3BCC" w:rsidRPr="00384011">
              <w:rPr>
                <w:b/>
                <w:bCs w:val="0"/>
              </w:rPr>
              <w:t>SUT</w:t>
            </w:r>
            <w:r w:rsidR="0031378C" w:rsidRPr="00384011">
              <w:t xml:space="preserve">, see </w:t>
            </w:r>
            <w:r w:rsidRPr="00384011">
              <w:t>below.</w:t>
            </w:r>
          </w:p>
        </w:tc>
      </w:tr>
      <w:tr w:rsidR="002D64C2" w:rsidRPr="00AB127A" w14:paraId="427BB2CE" w14:textId="77777777" w:rsidTr="003638F9">
        <w:tc>
          <w:tcPr>
            <w:tcW w:w="718" w:type="dxa"/>
            <w:hideMark/>
          </w:tcPr>
          <w:p w14:paraId="6692D937" w14:textId="34B2BEEA" w:rsidR="002D64C2" w:rsidRPr="00AB127A" w:rsidRDefault="002D64C2" w:rsidP="002D64C2">
            <w:pPr>
              <w:pStyle w:val="BodyText"/>
            </w:pPr>
            <w:r w:rsidRPr="00396F6C">
              <w:rPr>
                <w:rFonts w:ascii="Arial" w:hAnsi="Arial" w:cs="Arial"/>
                <w:sz w:val="40"/>
                <w:szCs w:val="40"/>
              </w:rPr>
              <w:lastRenderedPageBreak/>
              <w:t>□</w:t>
            </w:r>
          </w:p>
        </w:tc>
        <w:tc>
          <w:tcPr>
            <w:tcW w:w="3382" w:type="dxa"/>
            <w:hideMark/>
          </w:tcPr>
          <w:p w14:paraId="2AA3EED8" w14:textId="4C499229" w:rsidR="002D64C2" w:rsidRPr="00AB127A" w:rsidRDefault="002D64C2" w:rsidP="003638F9">
            <w:pPr>
              <w:pStyle w:val="BodyText"/>
              <w:jc w:val="left"/>
            </w:pPr>
            <w:r w:rsidRPr="00AB127A">
              <w:t xml:space="preserve">Configure the </w:t>
            </w:r>
            <w:r w:rsidR="007244E4" w:rsidRPr="007244E4">
              <w:rPr>
                <w:b/>
                <w:bCs/>
              </w:rPr>
              <w:t>D</w:t>
            </w:r>
            <w:r w:rsidRPr="007244E4">
              <w:rPr>
                <w:b/>
                <w:bCs/>
              </w:rPr>
              <w:t xml:space="preserve">river </w:t>
            </w:r>
            <w:r w:rsidRPr="00207FA8">
              <w:t>computer</w:t>
            </w:r>
            <w:r w:rsidRPr="00AB127A">
              <w:t>.</w:t>
            </w:r>
          </w:p>
        </w:tc>
        <w:tc>
          <w:tcPr>
            <w:tcW w:w="5914" w:type="dxa"/>
            <w:hideMark/>
          </w:tcPr>
          <w:p w14:paraId="6E0EA277" w14:textId="7234E083" w:rsidR="002D64C2" w:rsidRPr="00AB127A" w:rsidRDefault="002D64C2" w:rsidP="003638F9">
            <w:pPr>
              <w:pStyle w:val="BodyText"/>
              <w:jc w:val="left"/>
            </w:pPr>
            <w:r w:rsidRPr="00AB127A">
              <w:t>See</w:t>
            </w:r>
            <w:r w:rsidR="0031378C">
              <w:t xml:space="preserve"> </w:t>
            </w:r>
            <w:hyperlink w:anchor="_Configure_the_Driver" w:history="1">
              <w:r w:rsidR="0031378C" w:rsidRPr="0031378C">
                <w:rPr>
                  <w:rStyle w:val="Hyperlink"/>
                </w:rPr>
                <w:t>Configur</w:t>
              </w:r>
              <w:r w:rsidR="00262A0B">
                <w:rPr>
                  <w:rStyle w:val="Hyperlink"/>
                </w:rPr>
                <w:t>ing</w:t>
              </w:r>
              <w:r w:rsidR="0031378C" w:rsidRPr="0031378C">
                <w:rPr>
                  <w:rStyle w:val="Hyperlink"/>
                </w:rPr>
                <w:t xml:space="preserve"> the Driver Computer</w:t>
              </w:r>
            </w:hyperlink>
            <w:r w:rsidR="0031378C">
              <w:t>.</w:t>
            </w:r>
            <w:r w:rsidR="006336FD">
              <w:rPr>
                <w:color w:val="0366D6"/>
              </w:rPr>
              <w:t xml:space="preserve"> </w:t>
            </w:r>
            <w:r w:rsidR="006336FD" w:rsidRPr="00504BAF">
              <w:rPr>
                <w:color w:val="auto"/>
              </w:rPr>
              <w:t xml:space="preserve">This section specifies the preliminary configuration tasks that you will perform on the </w:t>
            </w:r>
            <w:r w:rsidR="006336FD" w:rsidRPr="00504BAF">
              <w:rPr>
                <w:b/>
                <w:bCs/>
                <w:color w:val="auto"/>
              </w:rPr>
              <w:t>Driver</w:t>
            </w:r>
            <w:r w:rsidR="006336FD" w:rsidRPr="00504BAF">
              <w:rPr>
                <w:color w:val="auto"/>
              </w:rPr>
              <w:t xml:space="preserve"> computer.</w:t>
            </w:r>
          </w:p>
        </w:tc>
      </w:tr>
      <w:tr w:rsidR="008D5B04" w:rsidRPr="00AB127A" w14:paraId="07AEB8B9" w14:textId="77777777" w:rsidTr="003638F9">
        <w:tc>
          <w:tcPr>
            <w:tcW w:w="718" w:type="dxa"/>
          </w:tcPr>
          <w:p w14:paraId="7FEF4424" w14:textId="502E7A7E" w:rsidR="008D5B04" w:rsidRPr="00396F6C" w:rsidRDefault="008D5B04" w:rsidP="002D64C2">
            <w:pPr>
              <w:pStyle w:val="BodyText"/>
              <w:rPr>
                <w:sz w:val="40"/>
                <w:szCs w:val="40"/>
              </w:rPr>
            </w:pPr>
            <w:r w:rsidRPr="00396F6C">
              <w:rPr>
                <w:rFonts w:ascii="Arial" w:hAnsi="Arial" w:cs="Arial"/>
                <w:sz w:val="40"/>
                <w:szCs w:val="40"/>
              </w:rPr>
              <w:t>□</w:t>
            </w:r>
          </w:p>
        </w:tc>
        <w:tc>
          <w:tcPr>
            <w:tcW w:w="3382" w:type="dxa"/>
          </w:tcPr>
          <w:p w14:paraId="19162293" w14:textId="583EDA20" w:rsidR="008D5B04" w:rsidRPr="00AB127A" w:rsidRDefault="008D5B04" w:rsidP="003638F9">
            <w:pPr>
              <w:pStyle w:val="BodyText"/>
              <w:jc w:val="left"/>
            </w:pPr>
            <w:r>
              <w:t xml:space="preserve">Configure non-Windows based computers, including the optional </w:t>
            </w:r>
            <w:r w:rsidRPr="008D5B04">
              <w:rPr>
                <w:b/>
                <w:bCs/>
              </w:rPr>
              <w:t>DC</w:t>
            </w:r>
            <w:r w:rsidR="00FE5387">
              <w:t xml:space="preserve">, that is, </w:t>
            </w:r>
            <w:r w:rsidR="00FE5387" w:rsidRPr="00FE5387">
              <w:t xml:space="preserve">if it is </w:t>
            </w:r>
            <w:r w:rsidR="005B3BCC">
              <w:t xml:space="preserve">not using the </w:t>
            </w:r>
            <w:r w:rsidR="00FE5387" w:rsidRPr="00FE5387">
              <w:t>Windows</w:t>
            </w:r>
            <w:r w:rsidR="005B3BCC">
              <w:t xml:space="preserve"> operating system.</w:t>
            </w:r>
          </w:p>
        </w:tc>
        <w:tc>
          <w:tcPr>
            <w:tcW w:w="5914" w:type="dxa"/>
          </w:tcPr>
          <w:p w14:paraId="566320FA" w14:textId="77777777" w:rsidR="008D5B04" w:rsidRDefault="008D5B04" w:rsidP="003638F9">
            <w:pPr>
              <w:pStyle w:val="BodyText"/>
              <w:jc w:val="left"/>
            </w:pPr>
            <w:r>
              <w:t xml:space="preserve">See </w:t>
            </w:r>
            <w:hyperlink w:anchor="_Configuring_Non-Windows_Test" w:history="1">
              <w:r w:rsidRPr="008D5B04">
                <w:rPr>
                  <w:rStyle w:val="Hyperlink"/>
                </w:rPr>
                <w:t>Configuring Non-Windows Test Environment Computers</w:t>
              </w:r>
            </w:hyperlink>
            <w:r>
              <w:t>.</w:t>
            </w:r>
          </w:p>
          <w:p w14:paraId="013920DF" w14:textId="15D2C14A" w:rsidR="006336FD" w:rsidRPr="00AB127A" w:rsidRDefault="006336FD" w:rsidP="003638F9">
            <w:pPr>
              <w:pStyle w:val="BodyText"/>
              <w:jc w:val="left"/>
            </w:pPr>
            <w:r>
              <w:t xml:space="preserve">This section describes limited configuration tasks that you can perform on the </w:t>
            </w:r>
            <w:r w:rsidRPr="006336FD">
              <w:rPr>
                <w:b/>
                <w:bCs/>
              </w:rPr>
              <w:t>DC</w:t>
            </w:r>
            <w:r>
              <w:t xml:space="preserve"> and the </w:t>
            </w:r>
            <w:r w:rsidRPr="006336FD">
              <w:rPr>
                <w:b/>
                <w:bCs/>
              </w:rPr>
              <w:t>SUT</w:t>
            </w:r>
            <w:r>
              <w:t xml:space="preserve"> computers, as this User Guide does not provide </w:t>
            </w:r>
            <w:r w:rsidR="00312436">
              <w:t xml:space="preserve">detailed </w:t>
            </w:r>
            <w:r>
              <w:t>instructions for non-Windows configuration.</w:t>
            </w:r>
          </w:p>
        </w:tc>
      </w:tr>
      <w:tr w:rsidR="002D64C2" w:rsidRPr="00AB127A" w14:paraId="628A0CEC" w14:textId="77777777" w:rsidTr="003638F9">
        <w:tc>
          <w:tcPr>
            <w:tcW w:w="718" w:type="dxa"/>
            <w:hideMark/>
          </w:tcPr>
          <w:p w14:paraId="1E87612E" w14:textId="316B7BEE" w:rsidR="002D64C2" w:rsidRPr="00AB127A" w:rsidRDefault="002D64C2" w:rsidP="002D64C2">
            <w:pPr>
              <w:pStyle w:val="BodyText"/>
            </w:pPr>
            <w:r w:rsidRPr="00396F6C">
              <w:rPr>
                <w:rFonts w:ascii="Arial" w:hAnsi="Arial" w:cs="Arial"/>
                <w:sz w:val="40"/>
                <w:szCs w:val="40"/>
              </w:rPr>
              <w:t>□</w:t>
            </w:r>
          </w:p>
        </w:tc>
        <w:tc>
          <w:tcPr>
            <w:tcW w:w="3382" w:type="dxa"/>
            <w:hideMark/>
          </w:tcPr>
          <w:p w14:paraId="4AA7DB1B" w14:textId="7C36CCF7" w:rsidR="002D64C2" w:rsidRPr="00AB127A" w:rsidRDefault="002D64C2" w:rsidP="003638F9">
            <w:pPr>
              <w:pStyle w:val="BodyText"/>
              <w:jc w:val="left"/>
            </w:pPr>
            <w:r w:rsidRPr="00AB127A">
              <w:t xml:space="preserve">Configure the </w:t>
            </w:r>
            <w:r w:rsidR="007244E4" w:rsidRPr="007244E4">
              <w:rPr>
                <w:b/>
                <w:bCs/>
              </w:rPr>
              <w:t>RDP Client T</w:t>
            </w:r>
            <w:r w:rsidRPr="007244E4">
              <w:rPr>
                <w:b/>
                <w:bCs/>
              </w:rPr>
              <w:t xml:space="preserve">est </w:t>
            </w:r>
            <w:r w:rsidR="007244E4" w:rsidRPr="007244E4">
              <w:rPr>
                <w:b/>
                <w:bCs/>
              </w:rPr>
              <w:t>S</w:t>
            </w:r>
            <w:r w:rsidRPr="007244E4">
              <w:rPr>
                <w:b/>
                <w:bCs/>
              </w:rPr>
              <w:t>uite</w:t>
            </w:r>
            <w:r w:rsidRPr="00AB127A">
              <w:t xml:space="preserve"> settings.</w:t>
            </w:r>
          </w:p>
        </w:tc>
        <w:tc>
          <w:tcPr>
            <w:tcW w:w="5914" w:type="dxa"/>
            <w:hideMark/>
          </w:tcPr>
          <w:p w14:paraId="13304DB8" w14:textId="5A05459E" w:rsidR="002D64C2" w:rsidRDefault="002D64C2" w:rsidP="003638F9">
            <w:pPr>
              <w:pStyle w:val="BodyText"/>
              <w:jc w:val="left"/>
            </w:pPr>
            <w:r w:rsidRPr="00AB127A">
              <w:t xml:space="preserve">See </w:t>
            </w:r>
            <w:hyperlink w:anchor="_Configure_the_Test" w:history="1">
              <w:r w:rsidR="0031378C" w:rsidRPr="0031378C">
                <w:rPr>
                  <w:rStyle w:val="Hyperlink"/>
                </w:rPr>
                <w:t>Configur</w:t>
              </w:r>
              <w:r w:rsidR="00BD57F3">
                <w:rPr>
                  <w:rStyle w:val="Hyperlink"/>
                </w:rPr>
                <w:t>ing</w:t>
              </w:r>
              <w:r w:rsidR="0031378C" w:rsidRPr="0031378C">
                <w:rPr>
                  <w:rStyle w:val="Hyperlink"/>
                </w:rPr>
                <w:t xml:space="preserve"> the Test Suite</w:t>
              </w:r>
            </w:hyperlink>
            <w:r w:rsidRPr="00AB127A">
              <w:t>.</w:t>
            </w:r>
          </w:p>
          <w:p w14:paraId="63804CF5" w14:textId="279EB397" w:rsidR="00B42419" w:rsidRDefault="00B42419" w:rsidP="003638F9">
            <w:pPr>
              <w:pStyle w:val="BodyText"/>
              <w:jc w:val="left"/>
            </w:pPr>
            <w:r>
              <w:t xml:space="preserve">In this section, you will </w:t>
            </w:r>
            <w:r w:rsidRPr="00B42419">
              <w:t xml:space="preserve">validate or change default configuration settings and property values </w:t>
            </w:r>
            <w:r>
              <w:t xml:space="preserve">that are </w:t>
            </w:r>
            <w:r w:rsidRPr="00B42419">
              <w:t xml:space="preserve">set during the </w:t>
            </w:r>
            <w:r w:rsidRPr="00B42419">
              <w:rPr>
                <w:b/>
                <w:bCs/>
              </w:rPr>
              <w:t xml:space="preserve">RDP </w:t>
            </w:r>
            <w:r w:rsidR="00474969">
              <w:rPr>
                <w:b/>
                <w:bCs/>
              </w:rPr>
              <w:t xml:space="preserve">Client </w:t>
            </w:r>
            <w:r w:rsidRPr="00B42419">
              <w:rPr>
                <w:b/>
                <w:bCs/>
              </w:rPr>
              <w:t>Test Suite</w:t>
            </w:r>
            <w:r w:rsidRPr="00B42419">
              <w:t xml:space="preserve"> installation</w:t>
            </w:r>
            <w:r>
              <w:t xml:space="preserve">. </w:t>
            </w:r>
          </w:p>
          <w:p w14:paraId="248D79E5" w14:textId="042A3D5A" w:rsidR="00B42419" w:rsidRPr="00AB127A" w:rsidRDefault="00B42419" w:rsidP="003638F9">
            <w:pPr>
              <w:pStyle w:val="BodyText"/>
              <w:jc w:val="left"/>
            </w:pPr>
            <w:r>
              <w:t>This can</w:t>
            </w:r>
            <w:r w:rsidRPr="00B42419">
              <w:t xml:space="preserve"> include unique test enviro</w:t>
            </w:r>
            <w:r>
              <w:t>n</w:t>
            </w:r>
            <w:r w:rsidRPr="00B42419">
              <w:t xml:space="preserve">ment and </w:t>
            </w:r>
            <w:r w:rsidRPr="00B42419">
              <w:rPr>
                <w:b/>
                <w:bCs/>
              </w:rPr>
              <w:t>Test Suite</w:t>
            </w:r>
            <w:r w:rsidRPr="00B42419">
              <w:t xml:space="preserve"> settings and others</w:t>
            </w:r>
            <w:r>
              <w:t>,</w:t>
            </w:r>
            <w:r w:rsidRPr="00B42419">
              <w:t xml:space="preserve"> to accommodate your Test Environment or to customize your Test Case runs.</w:t>
            </w:r>
          </w:p>
        </w:tc>
      </w:tr>
      <w:tr w:rsidR="0031378C" w:rsidRPr="00AB127A" w14:paraId="7FC3A8ED" w14:textId="77777777" w:rsidTr="003638F9">
        <w:tc>
          <w:tcPr>
            <w:tcW w:w="718" w:type="dxa"/>
          </w:tcPr>
          <w:p w14:paraId="75F0DFF2" w14:textId="5BFA0F7F" w:rsidR="0031378C" w:rsidRPr="00396F6C" w:rsidRDefault="0079159F" w:rsidP="002D64C2">
            <w:pPr>
              <w:pStyle w:val="BodyText"/>
              <w:rPr>
                <w:sz w:val="40"/>
                <w:szCs w:val="40"/>
              </w:rPr>
            </w:pPr>
            <w:r w:rsidRPr="00396F6C">
              <w:rPr>
                <w:rFonts w:ascii="Arial" w:hAnsi="Arial" w:cs="Arial"/>
                <w:sz w:val="40"/>
                <w:szCs w:val="40"/>
              </w:rPr>
              <w:t>□</w:t>
            </w:r>
          </w:p>
        </w:tc>
        <w:tc>
          <w:tcPr>
            <w:tcW w:w="3382" w:type="dxa"/>
          </w:tcPr>
          <w:p w14:paraId="34CC2D6B" w14:textId="4A8D6F0A" w:rsidR="0031378C" w:rsidRPr="00AB127A" w:rsidRDefault="0031378C" w:rsidP="003638F9">
            <w:pPr>
              <w:pStyle w:val="BodyText"/>
              <w:jc w:val="left"/>
            </w:pPr>
            <w:r>
              <w:t xml:space="preserve">Configure </w:t>
            </w:r>
            <w:r w:rsidR="00D3173B" w:rsidRPr="00D3173B">
              <w:rPr>
                <w:b/>
                <w:bCs/>
              </w:rPr>
              <w:t xml:space="preserve">RDP Client </w:t>
            </w:r>
            <w:r w:rsidRPr="00D3173B">
              <w:rPr>
                <w:b/>
                <w:bCs/>
              </w:rPr>
              <w:t>Test Suite</w:t>
            </w:r>
            <w:r>
              <w:t xml:space="preserve"> </w:t>
            </w:r>
            <w:r w:rsidR="00D3173B">
              <w:t>m</w:t>
            </w:r>
            <w:r>
              <w:t xml:space="preserve">ode </w:t>
            </w:r>
            <w:r w:rsidR="00D3173B">
              <w:t>s</w:t>
            </w:r>
            <w:r>
              <w:t>ettings</w:t>
            </w:r>
          </w:p>
        </w:tc>
        <w:tc>
          <w:tcPr>
            <w:tcW w:w="5914" w:type="dxa"/>
          </w:tcPr>
          <w:p w14:paraId="7D57C138" w14:textId="44E6D0FE" w:rsidR="0031378C" w:rsidRDefault="0031378C" w:rsidP="003638F9">
            <w:pPr>
              <w:pStyle w:val="BodyText"/>
              <w:jc w:val="left"/>
            </w:pPr>
            <w:r>
              <w:t xml:space="preserve">See </w:t>
            </w:r>
            <w:hyperlink w:anchor="_Test_Run_Pre-Configuration" w:history="1">
              <w:r w:rsidRPr="0031378C">
                <w:rPr>
                  <w:rStyle w:val="Hyperlink"/>
                </w:rPr>
                <w:t>Test Run Pre-Configuration</w:t>
              </w:r>
            </w:hyperlink>
            <w:r>
              <w:t>.</w:t>
            </w:r>
          </w:p>
          <w:p w14:paraId="17F727EF" w14:textId="05CF129A" w:rsidR="007935F9" w:rsidRPr="00AB127A" w:rsidRDefault="007935F9" w:rsidP="003638F9">
            <w:pPr>
              <w:pStyle w:val="BodyText"/>
              <w:jc w:val="left"/>
            </w:pPr>
            <w:r>
              <w:t>In this section, you will configure common Test Suite mode settings along with mode settings for specific protocols such as RDPEI and RDPEDISP.</w:t>
            </w:r>
          </w:p>
        </w:tc>
      </w:tr>
      <w:tr w:rsidR="002D64C2" w:rsidRPr="00AB127A" w14:paraId="50C52622" w14:textId="77777777" w:rsidTr="003638F9">
        <w:tc>
          <w:tcPr>
            <w:tcW w:w="718" w:type="dxa"/>
            <w:hideMark/>
          </w:tcPr>
          <w:p w14:paraId="651EA58E" w14:textId="3E73BCE5" w:rsidR="002D64C2" w:rsidRPr="00AB127A" w:rsidRDefault="002D64C2" w:rsidP="002D64C2">
            <w:pPr>
              <w:pStyle w:val="BodyText"/>
            </w:pPr>
            <w:r w:rsidRPr="00396F6C">
              <w:rPr>
                <w:rFonts w:ascii="Arial" w:hAnsi="Arial" w:cs="Arial"/>
                <w:sz w:val="40"/>
                <w:szCs w:val="40"/>
              </w:rPr>
              <w:t>□</w:t>
            </w:r>
          </w:p>
        </w:tc>
        <w:tc>
          <w:tcPr>
            <w:tcW w:w="3382" w:type="dxa"/>
            <w:hideMark/>
          </w:tcPr>
          <w:p w14:paraId="63C22109" w14:textId="2F1E2804" w:rsidR="002D64C2" w:rsidRPr="00AB127A" w:rsidRDefault="002D64C2" w:rsidP="003638F9">
            <w:pPr>
              <w:pStyle w:val="BodyText"/>
              <w:jc w:val="left"/>
            </w:pPr>
            <w:r w:rsidRPr="00AB127A">
              <w:t xml:space="preserve">Run </w:t>
            </w:r>
            <w:r w:rsidR="00FC2C52">
              <w:t>V</w:t>
            </w:r>
            <w:r w:rsidR="00E16008">
              <w:t>erification</w:t>
            </w:r>
            <w:r w:rsidR="00E16008" w:rsidRPr="00AB127A">
              <w:t xml:space="preserve"> </w:t>
            </w:r>
            <w:r w:rsidRPr="00AB127A">
              <w:t>test</w:t>
            </w:r>
            <w:r w:rsidR="00312436">
              <w:t>s</w:t>
            </w:r>
            <w:r w:rsidRPr="00AB127A">
              <w:t xml:space="preserve"> </w:t>
            </w:r>
            <w:r w:rsidR="00312436">
              <w:t xml:space="preserve">as a pre-execution check of </w:t>
            </w:r>
            <w:r w:rsidR="007244E4" w:rsidRPr="00295B30">
              <w:rPr>
                <w:b/>
                <w:bCs/>
              </w:rPr>
              <w:t xml:space="preserve">RDP </w:t>
            </w:r>
            <w:r w:rsidR="00D3173B">
              <w:rPr>
                <w:b/>
                <w:bCs/>
              </w:rPr>
              <w:t xml:space="preserve">Client </w:t>
            </w:r>
            <w:r w:rsidR="007244E4" w:rsidRPr="00295B30">
              <w:rPr>
                <w:b/>
                <w:bCs/>
              </w:rPr>
              <w:t>T</w:t>
            </w:r>
            <w:r w:rsidRPr="00295B30">
              <w:rPr>
                <w:b/>
                <w:bCs/>
              </w:rPr>
              <w:t xml:space="preserve">est </w:t>
            </w:r>
            <w:r w:rsidR="007244E4" w:rsidRPr="00295B30">
              <w:rPr>
                <w:b/>
                <w:bCs/>
              </w:rPr>
              <w:t>S</w:t>
            </w:r>
            <w:r w:rsidRPr="00295B30">
              <w:rPr>
                <w:b/>
                <w:bCs/>
              </w:rPr>
              <w:t>uite</w:t>
            </w:r>
            <w:r w:rsidRPr="00AB127A">
              <w:t xml:space="preserve"> </w:t>
            </w:r>
            <w:r w:rsidR="00312436">
              <w:t xml:space="preserve">readiness. </w:t>
            </w:r>
          </w:p>
        </w:tc>
        <w:tc>
          <w:tcPr>
            <w:tcW w:w="5914" w:type="dxa"/>
            <w:hideMark/>
          </w:tcPr>
          <w:p w14:paraId="04ED9D84" w14:textId="77777777" w:rsidR="002D64C2" w:rsidRDefault="002D64C2" w:rsidP="003638F9">
            <w:pPr>
              <w:pStyle w:val="BodyText"/>
              <w:jc w:val="left"/>
            </w:pPr>
            <w:r w:rsidRPr="00AB127A">
              <w:t xml:space="preserve">See </w:t>
            </w:r>
            <w:hyperlink w:anchor="_Running_Verification_" w:history="1">
              <w:r w:rsidR="00CA2D6E" w:rsidRPr="00CA2D6E">
                <w:rPr>
                  <w:rStyle w:val="Hyperlink"/>
                </w:rPr>
                <w:t>Running Verification Tests</w:t>
              </w:r>
            </w:hyperlink>
            <w:r w:rsidRPr="00AB127A">
              <w:t>.</w:t>
            </w:r>
          </w:p>
          <w:p w14:paraId="297A380D" w14:textId="4D9F9568" w:rsidR="00312436" w:rsidRPr="00CA2D6E" w:rsidRDefault="00312436" w:rsidP="003638F9">
            <w:pPr>
              <w:pStyle w:val="BodyText"/>
              <w:jc w:val="left"/>
              <w:rPr>
                <w:color w:val="0366D6"/>
              </w:rPr>
            </w:pPr>
            <w:r>
              <w:t xml:space="preserve">In this section, you will run </w:t>
            </w:r>
            <w:r w:rsidR="00E72CDB">
              <w:t xml:space="preserve">command-based </w:t>
            </w:r>
            <w:r>
              <w:t>build verification tests (BVT)</w:t>
            </w:r>
            <w:r w:rsidR="00E72CDB">
              <w:t xml:space="preserve">, also known as </w:t>
            </w:r>
            <w:hyperlink r:id="rId19" w:history="1">
              <w:r w:rsidR="00A40A13" w:rsidRPr="00A40A13">
                <w:rPr>
                  <w:rStyle w:val="Hyperlink"/>
                </w:rPr>
                <w:t>s</w:t>
              </w:r>
              <w:r w:rsidR="00E72CDB" w:rsidRPr="00A40A13">
                <w:rPr>
                  <w:rStyle w:val="Hyperlink"/>
                </w:rPr>
                <w:t xml:space="preserve">cenario </w:t>
              </w:r>
              <w:r w:rsidR="00A40A13" w:rsidRPr="00A40A13">
                <w:rPr>
                  <w:rStyle w:val="Hyperlink"/>
                </w:rPr>
                <w:t>S</w:t>
              </w:r>
              <w:r w:rsidR="00E72CDB" w:rsidRPr="00A40A13">
                <w:rPr>
                  <w:rStyle w:val="Hyperlink"/>
                </w:rPr>
                <w:t>1 tests</w:t>
              </w:r>
            </w:hyperlink>
            <w:r w:rsidR="00E72CDB">
              <w:t>,</w:t>
            </w:r>
            <w:r>
              <w:t xml:space="preserve"> to verify that the </w:t>
            </w:r>
            <w:r w:rsidRPr="00C94207">
              <w:rPr>
                <w:b/>
                <w:bCs/>
              </w:rPr>
              <w:t xml:space="preserve">RDP </w:t>
            </w:r>
            <w:r w:rsidR="00C94207" w:rsidRPr="00C94207">
              <w:rPr>
                <w:b/>
                <w:bCs/>
              </w:rPr>
              <w:t xml:space="preserve">Client </w:t>
            </w:r>
            <w:r w:rsidRPr="00C94207">
              <w:rPr>
                <w:b/>
                <w:bCs/>
              </w:rPr>
              <w:t>Test Suite</w:t>
            </w:r>
            <w:r>
              <w:t xml:space="preserve"> is </w:t>
            </w:r>
            <w:r w:rsidRPr="00AB127A">
              <w:t>properly configured</w:t>
            </w:r>
            <w:r>
              <w:t xml:space="preserve"> </w:t>
            </w:r>
            <w:r w:rsidRPr="00AB127A">
              <w:t>and ready to run</w:t>
            </w:r>
            <w:r>
              <w:t xml:space="preserve"> Test Cases.</w:t>
            </w:r>
          </w:p>
        </w:tc>
      </w:tr>
      <w:tr w:rsidR="00FC2C52" w:rsidRPr="00AB127A" w14:paraId="1DEE7F67" w14:textId="77777777" w:rsidTr="003638F9">
        <w:tc>
          <w:tcPr>
            <w:tcW w:w="718" w:type="dxa"/>
          </w:tcPr>
          <w:p w14:paraId="5C819E2B" w14:textId="2B9C69C2" w:rsidR="00FC2C52" w:rsidRPr="00396F6C" w:rsidRDefault="00FC2C52" w:rsidP="002D64C2">
            <w:pPr>
              <w:pStyle w:val="BodyText"/>
              <w:rPr>
                <w:sz w:val="40"/>
                <w:szCs w:val="40"/>
              </w:rPr>
            </w:pPr>
            <w:r w:rsidRPr="00396F6C">
              <w:rPr>
                <w:rFonts w:ascii="Arial" w:hAnsi="Arial" w:cs="Arial"/>
                <w:sz w:val="40"/>
                <w:szCs w:val="40"/>
              </w:rPr>
              <w:t>□</w:t>
            </w:r>
          </w:p>
        </w:tc>
        <w:tc>
          <w:tcPr>
            <w:tcW w:w="3382" w:type="dxa"/>
          </w:tcPr>
          <w:p w14:paraId="739DBBDF" w14:textId="3374926E" w:rsidR="00FC2C52" w:rsidRPr="00AB127A" w:rsidRDefault="00FC2C52" w:rsidP="003638F9">
            <w:pPr>
              <w:pStyle w:val="BodyText"/>
              <w:jc w:val="left"/>
            </w:pPr>
            <w:r>
              <w:t xml:space="preserve">Choose how you will run the preconfigured Test Cases of the </w:t>
            </w:r>
            <w:r w:rsidRPr="00FC2C52">
              <w:rPr>
                <w:b/>
                <w:bCs/>
              </w:rPr>
              <w:t>RDP Client Test Suite</w:t>
            </w:r>
            <w:r>
              <w:t>.</w:t>
            </w:r>
          </w:p>
        </w:tc>
        <w:tc>
          <w:tcPr>
            <w:tcW w:w="5914" w:type="dxa"/>
          </w:tcPr>
          <w:p w14:paraId="053D5B91" w14:textId="49E18F8D" w:rsidR="00FC2C52" w:rsidRPr="00AB127A" w:rsidRDefault="00FC2C52" w:rsidP="003638F9">
            <w:pPr>
              <w:pStyle w:val="BodyText"/>
              <w:jc w:val="left"/>
            </w:pPr>
            <w:r>
              <w:t xml:space="preserve">See </w:t>
            </w:r>
            <w:hyperlink w:anchor="_Choosing_the_RDP" w:history="1">
              <w:r w:rsidRPr="00FC2C52">
                <w:rPr>
                  <w:rStyle w:val="Hyperlink"/>
                </w:rPr>
                <w:t>Choosing the RDP Test Case Execution Method</w:t>
              </w:r>
            </w:hyperlink>
            <w:r>
              <w:t>.</w:t>
            </w:r>
          </w:p>
        </w:tc>
      </w:tr>
    </w:tbl>
    <w:p w14:paraId="70937E65" w14:textId="77777777" w:rsidR="0079159F" w:rsidRDefault="0079159F" w:rsidP="0079159F">
      <w:pPr>
        <w:pStyle w:val="BodyTextSpacer"/>
      </w:pPr>
    </w:p>
    <w:p w14:paraId="39FB262A" w14:textId="21A57A8A" w:rsidR="0079159F" w:rsidRDefault="00FC2C52" w:rsidP="00FC2C52">
      <w:pPr>
        <w:pStyle w:val="Heading3"/>
      </w:pPr>
      <w:bookmarkStart w:id="13" w:name="_Choosing_the_RDP"/>
      <w:bookmarkStart w:id="14" w:name="_Toc67404981"/>
      <w:bookmarkEnd w:id="13"/>
      <w:r>
        <w:t>Choosing the RDP Test Case Execution Method</w:t>
      </w:r>
      <w:bookmarkEnd w:id="14"/>
    </w:p>
    <w:p w14:paraId="427E8297" w14:textId="26F35F03" w:rsidR="0006484C" w:rsidRDefault="0079159F" w:rsidP="0079159F">
      <w:pPr>
        <w:pStyle w:val="BodyText"/>
      </w:pPr>
      <w:r>
        <w:t>After you complete all the tasks</w:t>
      </w:r>
      <w:r w:rsidR="00FC2C52">
        <w:t xml:space="preserve"> specified in the </w:t>
      </w:r>
      <w:hyperlink w:anchor="_Quick_Start_ChecklistTest" w:history="1">
        <w:r w:rsidR="007A38CE">
          <w:rPr>
            <w:rStyle w:val="Hyperlink"/>
          </w:rPr>
          <w:t xml:space="preserve">RDP Client Test </w:t>
        </w:r>
        <w:r w:rsidR="00FC2C52" w:rsidRPr="00FC2C52">
          <w:rPr>
            <w:rStyle w:val="Hyperlink"/>
          </w:rPr>
          <w:t>Suite Setup Overview</w:t>
        </w:r>
      </w:hyperlink>
      <w:r>
        <w:t>, you are ready to run the preconfigured Test Cases via command line scripts (.</w:t>
      </w:r>
      <w:del w:id="15" w:author="Harley Zhang" w:date="2021-03-11T14:05:00Z">
        <w:r w:rsidDel="005A48BF">
          <w:delText>cmd</w:delText>
        </w:r>
      </w:del>
      <w:ins w:id="16" w:author="Harley Zhang" w:date="2021-03-11T14:05:00Z">
        <w:r w:rsidR="005A48BF">
          <w:t>ps1</w:t>
        </w:r>
      </w:ins>
      <w:r>
        <w:t xml:space="preserve">), or you may use the Protocol Test Manager (PTM) UI-based tool to automate </w:t>
      </w:r>
      <w:r w:rsidR="00AF58D0">
        <w:t xml:space="preserve">or simplify the performance of </w:t>
      </w:r>
      <w:r>
        <w:t>various functions</w:t>
      </w:r>
      <w:r w:rsidR="0006484C">
        <w:t>.</w:t>
      </w:r>
    </w:p>
    <w:p w14:paraId="225BECF8" w14:textId="2A5D538D" w:rsidR="0079159F" w:rsidRDefault="0006484C" w:rsidP="0079159F">
      <w:pPr>
        <w:pStyle w:val="BodyText"/>
      </w:pPr>
      <w:r>
        <w:lastRenderedPageBreak/>
        <w:t>Among the most important of these functions</w:t>
      </w:r>
      <w:r w:rsidR="0079159F">
        <w:t xml:space="preserve"> </w:t>
      </w:r>
      <w:r>
        <w:t>are</w:t>
      </w:r>
      <w:r w:rsidR="0079159F">
        <w:t xml:space="preserve"> the following:</w:t>
      </w:r>
    </w:p>
    <w:p w14:paraId="5E9869D7" w14:textId="4E0B18FA" w:rsidR="0079159F" w:rsidRDefault="0079159F" w:rsidP="00C05B58">
      <w:pPr>
        <w:pStyle w:val="BodyText"/>
        <w:numPr>
          <w:ilvl w:val="0"/>
          <w:numId w:val="70"/>
        </w:numPr>
      </w:pPr>
      <w:r>
        <w:t>Review</w:t>
      </w:r>
      <w:r w:rsidR="00A2348E">
        <w:t>ing</w:t>
      </w:r>
      <w:r>
        <w:t xml:space="preserve"> the execution environment (</w:t>
      </w:r>
      <w:r>
        <w:rPr>
          <w:b/>
        </w:rPr>
        <w:t xml:space="preserve">Domain </w:t>
      </w:r>
      <w:r w:rsidRPr="00A563B3">
        <w:rPr>
          <w:bCs/>
        </w:rPr>
        <w:t xml:space="preserve">or </w:t>
      </w:r>
      <w:r>
        <w:rPr>
          <w:b/>
        </w:rPr>
        <w:t>Workgroup</w:t>
      </w:r>
      <w:r>
        <w:t>).</w:t>
      </w:r>
    </w:p>
    <w:p w14:paraId="397F2AF5" w14:textId="090CF89F" w:rsidR="0079159F" w:rsidRDefault="0079159F" w:rsidP="00C05B58">
      <w:pPr>
        <w:pStyle w:val="BodyText"/>
        <w:numPr>
          <w:ilvl w:val="0"/>
          <w:numId w:val="70"/>
        </w:numPr>
      </w:pPr>
      <w:r>
        <w:t>Automatically detect</w:t>
      </w:r>
      <w:r w:rsidR="00A2348E">
        <w:t>ing</w:t>
      </w:r>
      <w:r>
        <w:t>, inspect</w:t>
      </w:r>
      <w:r w:rsidR="00A2348E">
        <w:t>ing</w:t>
      </w:r>
      <w:r>
        <w:t>, and validat</w:t>
      </w:r>
      <w:r w:rsidR="00A2348E">
        <w:t>ing</w:t>
      </w:r>
      <w:r>
        <w:t xml:space="preserve"> the </w:t>
      </w:r>
      <w:r w:rsidRPr="009B33AB">
        <w:rPr>
          <w:b/>
          <w:bCs/>
        </w:rPr>
        <w:t xml:space="preserve">SUT </w:t>
      </w:r>
      <w:r w:rsidRPr="00240B6F">
        <w:t>computer</w:t>
      </w:r>
      <w:r>
        <w:t xml:space="preserve"> environment configuration and capabilities for test readiness.</w:t>
      </w:r>
    </w:p>
    <w:p w14:paraId="5352EFB6" w14:textId="51AA9978" w:rsidR="0079159F" w:rsidRDefault="0079159F" w:rsidP="00C05B58">
      <w:pPr>
        <w:pStyle w:val="BodyText"/>
        <w:numPr>
          <w:ilvl w:val="0"/>
          <w:numId w:val="70"/>
        </w:numPr>
      </w:pPr>
      <w:r>
        <w:t>Creat</w:t>
      </w:r>
      <w:r w:rsidR="00A2348E">
        <w:t>ing</w:t>
      </w:r>
      <w:r>
        <w:t xml:space="preserve"> a default set of Test Cases, based on the assessed </w:t>
      </w:r>
      <w:r w:rsidRPr="0079159F">
        <w:rPr>
          <w:b/>
          <w:bCs/>
        </w:rPr>
        <w:t>SUT</w:t>
      </w:r>
      <w:r>
        <w:t xml:space="preserve"> environment</w:t>
      </w:r>
      <w:r w:rsidR="000E24EF">
        <w:t>.</w:t>
      </w:r>
    </w:p>
    <w:p w14:paraId="29C11E95" w14:textId="32787A4D" w:rsidR="00757655" w:rsidRDefault="000E24EF" w:rsidP="00C05B58">
      <w:pPr>
        <w:pStyle w:val="BodyText"/>
        <w:numPr>
          <w:ilvl w:val="0"/>
          <w:numId w:val="70"/>
        </w:numPr>
      </w:pPr>
      <w:r>
        <w:t>Select</w:t>
      </w:r>
      <w:r w:rsidR="00A2348E">
        <w:t>ing</w:t>
      </w:r>
      <w:r>
        <w:t xml:space="preserve"> (filter</w:t>
      </w:r>
      <w:r w:rsidR="00A2348E">
        <w:t>ing</w:t>
      </w:r>
      <w:r>
        <w:t xml:space="preserve">) </w:t>
      </w:r>
      <w:r w:rsidR="00757655">
        <w:t>Test Case</w:t>
      </w:r>
      <w:r>
        <w:t>s</w:t>
      </w:r>
      <w:r w:rsidR="00757655">
        <w:t xml:space="preserve"> </w:t>
      </w:r>
      <w:r>
        <w:t xml:space="preserve">to create </w:t>
      </w:r>
      <w:r w:rsidR="005E1CC2">
        <w:t>a</w:t>
      </w:r>
      <w:r w:rsidR="00FC2C52">
        <w:t>n execution</w:t>
      </w:r>
      <w:r w:rsidR="005E1CC2">
        <w:t xml:space="preserve"> </w:t>
      </w:r>
      <w:r w:rsidR="00FC2C52">
        <w:t xml:space="preserve">test </w:t>
      </w:r>
      <w:r w:rsidR="005E1CC2">
        <w:t>set</w:t>
      </w:r>
      <w:r>
        <w:t>.</w:t>
      </w:r>
    </w:p>
    <w:p w14:paraId="52F8A387" w14:textId="762C1558" w:rsidR="00496B4F" w:rsidRDefault="00496B4F" w:rsidP="00C05B58">
      <w:pPr>
        <w:pStyle w:val="BodyText"/>
        <w:numPr>
          <w:ilvl w:val="0"/>
          <w:numId w:val="70"/>
        </w:numPr>
      </w:pPr>
      <w:r>
        <w:t>Executing Test Cases.</w:t>
      </w:r>
    </w:p>
    <w:p w14:paraId="761CA85C" w14:textId="7A586AA9" w:rsidR="009529BA" w:rsidRDefault="009529BA" w:rsidP="00C05B58">
      <w:pPr>
        <w:pStyle w:val="BodyText"/>
        <w:numPr>
          <w:ilvl w:val="0"/>
          <w:numId w:val="70"/>
        </w:numPr>
      </w:pPr>
      <w:r>
        <w:t xml:space="preserve">Viewing test results with built-in output </w:t>
      </w:r>
      <w:r w:rsidR="00506C5B">
        <w:t xml:space="preserve">data </w:t>
      </w:r>
      <w:r>
        <w:t>analysis features.</w:t>
      </w:r>
    </w:p>
    <w:p w14:paraId="0FFB5602" w14:textId="77777777" w:rsidR="00F15532" w:rsidRDefault="00F15532" w:rsidP="0032793E">
      <w:pPr>
        <w:pStyle w:val="BodyTextSpacer"/>
      </w:pPr>
    </w:p>
    <w:p w14:paraId="1E1C3553" w14:textId="77777777" w:rsidR="00F15532" w:rsidRDefault="00F15532" w:rsidP="00F15532">
      <w:pPr>
        <w:pStyle w:val="MoreInfo"/>
      </w:pPr>
      <w:r>
        <w:t>More Information</w:t>
      </w:r>
    </w:p>
    <w:p w14:paraId="4680227D" w14:textId="1CB7DDAA" w:rsidR="00757655" w:rsidRDefault="00757655" w:rsidP="00F15532">
      <w:pPr>
        <w:pStyle w:val="MoreInfoText"/>
      </w:pPr>
      <w:r>
        <w:t>To execute Test Cases via .</w:t>
      </w:r>
      <w:del w:id="17" w:author="Harley Zhang" w:date="2021-03-11T14:05:00Z">
        <w:r w:rsidDel="009C475E">
          <w:delText xml:space="preserve">cmd </w:delText>
        </w:r>
      </w:del>
      <w:ins w:id="18" w:author="Harley Zhang" w:date="2021-03-11T14:05:00Z">
        <w:r w:rsidR="009C475E">
          <w:t xml:space="preserve">ps1 </w:t>
        </w:r>
      </w:ins>
      <w:r>
        <w:t xml:space="preserve">scripts, see </w:t>
      </w:r>
      <w:hyperlink w:anchor="_Running_All_Test" w:history="1">
        <w:r w:rsidRPr="00494E7F">
          <w:rPr>
            <w:rStyle w:val="Hyperlink"/>
          </w:rPr>
          <w:t>Running All Test Cases</w:t>
        </w:r>
      </w:hyperlink>
      <w:r>
        <w:t xml:space="preserve"> and </w:t>
      </w:r>
      <w:hyperlink w:anchor="_Running_Specific_Test" w:history="1">
        <w:r w:rsidRPr="00494E7F">
          <w:rPr>
            <w:rStyle w:val="Hyperlink"/>
          </w:rPr>
          <w:t>Running Specific Test Cases</w:t>
        </w:r>
      </w:hyperlink>
      <w:r>
        <w:t>.</w:t>
      </w:r>
    </w:p>
    <w:p w14:paraId="53C1256C" w14:textId="646B8450" w:rsidR="00757655" w:rsidRDefault="00757655" w:rsidP="00F15532">
      <w:pPr>
        <w:pStyle w:val="MoreInfoText"/>
      </w:pPr>
      <w:r>
        <w:t xml:space="preserve">To execute Test Cases via the </w:t>
      </w:r>
      <w:r w:rsidRPr="00494E7F">
        <w:rPr>
          <w:b/>
        </w:rPr>
        <w:t>PT</w:t>
      </w:r>
      <w:r w:rsidR="00092EC2">
        <w:rPr>
          <w:b/>
        </w:rPr>
        <w:t>M</w:t>
      </w:r>
      <w:r>
        <w:t xml:space="preserve">, see </w:t>
      </w:r>
      <w:hyperlink w:anchor="_Using_Protocol_Test" w:history="1">
        <w:r w:rsidRPr="00494E7F">
          <w:rPr>
            <w:rStyle w:val="Hyperlink"/>
          </w:rPr>
          <w:t>Using the Protocol Test Manager</w:t>
        </w:r>
      </w:hyperlink>
      <w:r>
        <w:t>.</w:t>
      </w:r>
    </w:p>
    <w:p w14:paraId="0BBFD71E" w14:textId="77777777" w:rsidR="005926AA" w:rsidRPr="005926AA" w:rsidRDefault="005926AA" w:rsidP="005926AA">
      <w:pPr>
        <w:pStyle w:val="BodyTextSpacer"/>
      </w:pPr>
    </w:p>
    <w:p w14:paraId="79784AB8" w14:textId="3B22C718" w:rsidR="00494E7F" w:rsidRDefault="007C3F1C" w:rsidP="0032793E">
      <w:pPr>
        <w:pStyle w:val="MoreInfo"/>
      </w:pPr>
      <w:r w:rsidRPr="00AB127A">
        <w:rPr>
          <w:noProof/>
          <w:color w:val="0366D6"/>
        </w:rPr>
        <w:drawing>
          <wp:inline distT="0" distB="0" distL="0" distR="0" wp14:anchorId="403CB611" wp14:editId="7421758D">
            <wp:extent cx="311391" cy="207594"/>
            <wp:effectExtent l="0" t="0" r="0" b="2540"/>
            <wp:docPr id="40" name="Picture 40">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494E7F">
        <w:t>Tip</w:t>
      </w:r>
      <w:r w:rsidR="00D20C01">
        <w:t>s</w:t>
      </w:r>
    </w:p>
    <w:p w14:paraId="75EF0640" w14:textId="60C1A925" w:rsidR="00EB1A34" w:rsidRDefault="00494E7F" w:rsidP="005141D0">
      <w:pPr>
        <w:pStyle w:val="MoreInfoText"/>
      </w:pPr>
      <w:r>
        <w:t xml:space="preserve">Once you have the </w:t>
      </w:r>
      <w:r w:rsidR="00092EC2">
        <w:rPr>
          <w:b/>
        </w:rPr>
        <w:t>PTM</w:t>
      </w:r>
      <w:r>
        <w:t xml:space="preserve"> set up with specific set of Test Cases that you run repeatedly for a particular purpose, you can save the test set as a </w:t>
      </w:r>
      <w:r w:rsidRPr="00494E7F">
        <w:rPr>
          <w:b/>
          <w:bCs w:val="0"/>
        </w:rPr>
        <w:t>Profile</w:t>
      </w:r>
      <w:r>
        <w:t xml:space="preserve"> and thereafter </w:t>
      </w:r>
      <w:r w:rsidR="00F15532">
        <w:t xml:space="preserve">trigger </w:t>
      </w:r>
      <w:r w:rsidR="0032793E">
        <w:t xml:space="preserve">Test Cases </w:t>
      </w:r>
      <w:r w:rsidR="00F15532">
        <w:t xml:space="preserve">to </w:t>
      </w:r>
      <w:r>
        <w:t>run on demand from the command line</w:t>
      </w:r>
      <w:r w:rsidR="00092EC2">
        <w:t xml:space="preserve">, as described in </w:t>
      </w:r>
      <w:hyperlink w:anchor="_Working_with_Profiles" w:history="1">
        <w:r w:rsidR="00092EC2" w:rsidRPr="00636E10">
          <w:rPr>
            <w:rStyle w:val="Hyperlink"/>
          </w:rPr>
          <w:t>Working with a Profile</w:t>
        </w:r>
      </w:hyperlink>
      <w:r w:rsidR="00092EC2">
        <w:t>.</w:t>
      </w:r>
      <w:r w:rsidR="00EB1A34">
        <w:t xml:space="preserve"> </w:t>
      </w:r>
    </w:p>
    <w:p w14:paraId="55150762" w14:textId="77777777" w:rsidR="005141D0" w:rsidRPr="005141D0" w:rsidRDefault="005141D0" w:rsidP="005141D0">
      <w:pPr>
        <w:pStyle w:val="BodyTextSpacer"/>
      </w:pPr>
    </w:p>
    <w:p w14:paraId="0B01EB1D" w14:textId="22C91784" w:rsidR="00494E7F" w:rsidRDefault="00EB1A34" w:rsidP="005141D0">
      <w:pPr>
        <w:pStyle w:val="MoreInfoText"/>
      </w:pPr>
      <w:r>
        <w:t xml:space="preserve">You can also use the </w:t>
      </w:r>
      <w:r w:rsidRPr="00EB1A34">
        <w:rPr>
          <w:b/>
          <w:bCs w:val="0"/>
        </w:rPr>
        <w:t>Load Profile</w:t>
      </w:r>
      <w:r>
        <w:t xml:space="preserve"> feature of </w:t>
      </w:r>
      <w:r w:rsidRPr="00EB1A34">
        <w:rPr>
          <w:b/>
          <w:bCs w:val="0"/>
        </w:rPr>
        <w:t>PTM</w:t>
      </w:r>
      <w:r>
        <w:t xml:space="preserve"> to load the Test Cases of a previously save </w:t>
      </w:r>
      <w:r w:rsidRPr="00EB1A34">
        <w:rPr>
          <w:b/>
          <w:bCs w:val="0"/>
        </w:rPr>
        <w:t>Profile</w:t>
      </w:r>
      <w:r>
        <w:t xml:space="preserve"> into PTM to run a baseline set of Test Cases, for example to troubleshoot RDP protocol implementation changes.</w:t>
      </w:r>
    </w:p>
    <w:p w14:paraId="1797DF6C" w14:textId="77777777" w:rsidR="005141D0" w:rsidRPr="005141D0" w:rsidRDefault="005141D0" w:rsidP="005141D0">
      <w:pPr>
        <w:pStyle w:val="BodyTextSpacer"/>
      </w:pPr>
    </w:p>
    <w:p w14:paraId="3A3F9E74" w14:textId="28E9C534" w:rsidR="00D00747" w:rsidRPr="00D00747" w:rsidRDefault="005141D0" w:rsidP="005141D0">
      <w:pPr>
        <w:pStyle w:val="BodyText"/>
      </w:pPr>
      <w:r>
        <w:t>N</w:t>
      </w:r>
      <w:r w:rsidR="00D00747">
        <w:t>ote that</w:t>
      </w:r>
      <w:r w:rsidR="001C0A66">
        <w:t xml:space="preserve"> the</w:t>
      </w:r>
      <w:r w:rsidR="00D00747">
        <w:t xml:space="preserve"> built</w:t>
      </w:r>
      <w:r w:rsidR="00092EC2">
        <w:t>-</w:t>
      </w:r>
      <w:r w:rsidR="00D00747">
        <w:t>in Test Case results viewing and analysis features</w:t>
      </w:r>
      <w:r w:rsidR="00092EC2">
        <w:t xml:space="preserve"> </w:t>
      </w:r>
      <w:r w:rsidR="001C0A66">
        <w:t xml:space="preserve">of </w:t>
      </w:r>
      <w:r w:rsidR="001C0A66" w:rsidRPr="00092EC2">
        <w:rPr>
          <w:b/>
          <w:bCs/>
        </w:rPr>
        <w:t>PTM</w:t>
      </w:r>
      <w:r w:rsidR="001C0A66">
        <w:t xml:space="preserve"> </w:t>
      </w:r>
      <w:r w:rsidR="00092EC2">
        <w:t xml:space="preserve">can help you to very quickly identify issues and failures </w:t>
      </w:r>
      <w:r w:rsidR="0069644C">
        <w:t xml:space="preserve">that occurred </w:t>
      </w:r>
      <w:r w:rsidR="00092EC2">
        <w:t xml:space="preserve">during test execution, as described in </w:t>
      </w:r>
      <w:hyperlink w:anchor="_Reviewing_the_Test" w:history="1">
        <w:r w:rsidR="00092EC2" w:rsidRPr="00D20C01">
          <w:rPr>
            <w:rStyle w:val="Hyperlink"/>
          </w:rPr>
          <w:t>Reviewing the Test Results</w:t>
        </w:r>
      </w:hyperlink>
      <w:r w:rsidR="00092EC2">
        <w:t>.</w:t>
      </w:r>
    </w:p>
    <w:p w14:paraId="575A3146" w14:textId="24A994C0" w:rsidR="00AB127A" w:rsidRPr="00AB127A" w:rsidRDefault="009B4350" w:rsidP="001E5F41">
      <w:pPr>
        <w:pStyle w:val="Heading1"/>
        <w:rPr>
          <w:lang w:val="en"/>
        </w:rPr>
      </w:pPr>
      <w:bookmarkStart w:id="19" w:name="_Test_Environment_Requirements"/>
      <w:bookmarkStart w:id="20" w:name="_Toc67404982"/>
      <w:bookmarkEnd w:id="19"/>
      <w:r>
        <w:rPr>
          <w:lang w:val="en"/>
        </w:rPr>
        <w:t xml:space="preserve">Test Environment </w:t>
      </w:r>
      <w:r w:rsidR="00AB127A" w:rsidRPr="00AB127A">
        <w:rPr>
          <w:lang w:val="en"/>
        </w:rPr>
        <w:t>Requirements</w:t>
      </w:r>
      <w:bookmarkEnd w:id="20"/>
    </w:p>
    <w:p w14:paraId="3A213EB8" w14:textId="7AE48A20" w:rsidR="00AB127A" w:rsidRDefault="00AB127A" w:rsidP="00BC0C69">
      <w:pPr>
        <w:pStyle w:val="BodyText"/>
      </w:pPr>
      <w:r w:rsidRPr="00AB127A">
        <w:t xml:space="preserve">This section describes the requirements for the </w:t>
      </w:r>
      <w:r w:rsidR="00BC0C69">
        <w:t>T</w:t>
      </w:r>
      <w:r w:rsidRPr="00AB127A">
        <w:t xml:space="preserve">est </w:t>
      </w:r>
      <w:r w:rsidR="00BC0C69">
        <w:t>E</w:t>
      </w:r>
      <w:r w:rsidRPr="00AB127A">
        <w:t xml:space="preserve">nvironment </w:t>
      </w:r>
      <w:r w:rsidR="00BC0C69">
        <w:t xml:space="preserve">in which the </w:t>
      </w:r>
      <w:r w:rsidR="00BC0C69" w:rsidRPr="00BC0C69">
        <w:rPr>
          <w:b/>
          <w:bCs/>
        </w:rPr>
        <w:t>RDP Client T</w:t>
      </w:r>
      <w:r w:rsidRPr="00BC0C69">
        <w:rPr>
          <w:b/>
          <w:bCs/>
        </w:rPr>
        <w:t xml:space="preserve">est </w:t>
      </w:r>
      <w:r w:rsidR="00BC0C69" w:rsidRPr="00BC0C69">
        <w:rPr>
          <w:b/>
          <w:bCs/>
        </w:rPr>
        <w:t>S</w:t>
      </w:r>
      <w:r w:rsidRPr="00BC0C69">
        <w:rPr>
          <w:b/>
          <w:bCs/>
        </w:rPr>
        <w:t>uite</w:t>
      </w:r>
      <w:r w:rsidR="00BC0C69" w:rsidRPr="00BC0C69">
        <w:t xml:space="preserve"> </w:t>
      </w:r>
      <w:r w:rsidR="00BC0C69">
        <w:t>operates</w:t>
      </w:r>
      <w:r w:rsidRPr="00AB127A">
        <w:t>.</w:t>
      </w:r>
      <w:r w:rsidR="00BC0C69">
        <w:t xml:space="preserve"> The Test Environment architecture can consist of two different types</w:t>
      </w:r>
      <w:r w:rsidR="00E26D04">
        <w:t>, as described immediately below. The circumstances in which you might choose one over the other are also described here</w:t>
      </w:r>
      <w:r w:rsidR="00BC0C69">
        <w:t>:</w:t>
      </w:r>
    </w:p>
    <w:p w14:paraId="31963330" w14:textId="24A9ACCE" w:rsidR="00BC0C69" w:rsidRPr="00424F92" w:rsidRDefault="00BC0C69" w:rsidP="00C05B58">
      <w:pPr>
        <w:pStyle w:val="BodyText"/>
        <w:numPr>
          <w:ilvl w:val="0"/>
          <w:numId w:val="37"/>
        </w:numPr>
        <w:rPr>
          <w:b/>
          <w:bCs/>
        </w:rPr>
      </w:pPr>
      <w:r w:rsidRPr="00424F92">
        <w:rPr>
          <w:b/>
          <w:bCs/>
        </w:rPr>
        <w:t>Workgroup</w:t>
      </w:r>
      <w:r w:rsidR="00CA31C1" w:rsidRPr="00424F92">
        <w:rPr>
          <w:b/>
          <w:bCs/>
        </w:rPr>
        <w:t xml:space="preserve"> Environment</w:t>
      </w:r>
      <w:r w:rsidR="00774300" w:rsidRPr="00BF342E">
        <w:t xml:space="preserve"> </w:t>
      </w:r>
      <w:r w:rsidR="00774300" w:rsidRPr="00BF342E">
        <w:rPr>
          <w:bCs/>
        </w:rPr>
        <w:t>—</w:t>
      </w:r>
      <w:r w:rsidR="00774300">
        <w:rPr>
          <w:bCs/>
        </w:rPr>
        <w:t xml:space="preserve"> </w:t>
      </w:r>
      <w:r w:rsidR="00774300">
        <w:rPr>
          <w:lang w:val="en-US"/>
        </w:rPr>
        <w:t>y</w:t>
      </w:r>
      <w:r w:rsidR="00774300" w:rsidRPr="00774300">
        <w:rPr>
          <w:lang w:val="en-US"/>
        </w:rPr>
        <w:t xml:space="preserve">ou might choose the </w:t>
      </w:r>
      <w:r w:rsidR="00E26D04">
        <w:rPr>
          <w:b/>
          <w:lang w:val="en-US"/>
        </w:rPr>
        <w:t>Workgroup</w:t>
      </w:r>
      <w:r w:rsidR="00774300" w:rsidRPr="00C309A6">
        <w:rPr>
          <w:b/>
          <w:bCs/>
          <w:lang w:val="en-US"/>
        </w:rPr>
        <w:t xml:space="preserve"> </w:t>
      </w:r>
      <w:r w:rsidR="00E26D04" w:rsidRPr="00E26D04">
        <w:rPr>
          <w:b/>
          <w:bCs/>
          <w:lang w:val="en-US"/>
        </w:rPr>
        <w:t>E</w:t>
      </w:r>
      <w:r w:rsidR="00774300" w:rsidRPr="00E26D04">
        <w:rPr>
          <w:b/>
          <w:bCs/>
          <w:lang w:val="en-US"/>
        </w:rPr>
        <w:t>nvironment</w:t>
      </w:r>
      <w:r w:rsidR="00774300" w:rsidRPr="00774300">
        <w:rPr>
          <w:lang w:val="en-US"/>
        </w:rPr>
        <w:t xml:space="preserve"> if you are new to the protocol </w:t>
      </w:r>
      <w:r w:rsidR="00E26D04">
        <w:rPr>
          <w:lang w:val="en-US"/>
        </w:rPr>
        <w:t>T</w:t>
      </w:r>
      <w:r w:rsidR="00774300" w:rsidRPr="00774300">
        <w:rPr>
          <w:lang w:val="en-US"/>
        </w:rPr>
        <w:t xml:space="preserve">est </w:t>
      </w:r>
      <w:r w:rsidR="00E26D04">
        <w:rPr>
          <w:lang w:val="en-US"/>
        </w:rPr>
        <w:t>S</w:t>
      </w:r>
      <w:r w:rsidR="00774300" w:rsidRPr="00774300">
        <w:rPr>
          <w:lang w:val="en-US"/>
        </w:rPr>
        <w:t xml:space="preserve">uites or if you want to simplify the setup and environment in which to perform </w:t>
      </w:r>
      <w:r w:rsidR="00E26D04">
        <w:rPr>
          <w:lang w:val="en-US"/>
        </w:rPr>
        <w:t>T</w:t>
      </w:r>
      <w:r w:rsidR="00774300" w:rsidRPr="00774300">
        <w:rPr>
          <w:lang w:val="en-US"/>
        </w:rPr>
        <w:t xml:space="preserve">est </w:t>
      </w:r>
      <w:r w:rsidR="00E26D04">
        <w:rPr>
          <w:lang w:val="en-US"/>
        </w:rPr>
        <w:t>C</w:t>
      </w:r>
      <w:r w:rsidR="00774300" w:rsidRPr="00774300">
        <w:rPr>
          <w:lang w:val="en-US"/>
        </w:rPr>
        <w:t>ases</w:t>
      </w:r>
      <w:r w:rsidR="00E26D04">
        <w:rPr>
          <w:lang w:val="en-US"/>
        </w:rPr>
        <w:t>.</w:t>
      </w:r>
    </w:p>
    <w:p w14:paraId="3B1C8EFC" w14:textId="4387DBDA" w:rsidR="00BC38AA" w:rsidRPr="00BC38AA" w:rsidRDefault="00BC0C69" w:rsidP="00C05B58">
      <w:pPr>
        <w:pStyle w:val="BodyText"/>
        <w:numPr>
          <w:ilvl w:val="0"/>
          <w:numId w:val="37"/>
        </w:numPr>
      </w:pPr>
      <w:r w:rsidRPr="00BC38AA">
        <w:rPr>
          <w:b/>
          <w:bCs/>
        </w:rPr>
        <w:t>Domain</w:t>
      </w:r>
      <w:r w:rsidR="00CA31C1" w:rsidRPr="00BC38AA">
        <w:rPr>
          <w:b/>
          <w:bCs/>
        </w:rPr>
        <w:t xml:space="preserve"> Environment</w:t>
      </w:r>
      <w:r w:rsidR="00E26D04" w:rsidRPr="00BF342E">
        <w:t xml:space="preserve"> </w:t>
      </w:r>
      <w:r w:rsidR="00E26D04" w:rsidRPr="00BC38AA">
        <w:rPr>
          <w:bCs/>
        </w:rPr>
        <w:t>—</w:t>
      </w:r>
      <w:r w:rsidR="00BC38AA" w:rsidRPr="00BC38AA">
        <w:rPr>
          <w:bCs/>
        </w:rPr>
        <w:t xml:space="preserve"> </w:t>
      </w:r>
      <w:r w:rsidR="00BC38AA" w:rsidRPr="00BC38AA">
        <w:rPr>
          <w:lang w:val="en-US"/>
        </w:rPr>
        <w:t>y</w:t>
      </w:r>
      <w:r w:rsidR="00E26D04" w:rsidRPr="00BC38AA">
        <w:rPr>
          <w:lang w:val="en-US"/>
        </w:rPr>
        <w:t xml:space="preserve">ou </w:t>
      </w:r>
      <w:r w:rsidR="00BC38AA" w:rsidRPr="00BC38AA">
        <w:rPr>
          <w:lang w:val="en-US"/>
        </w:rPr>
        <w:t>might</w:t>
      </w:r>
      <w:r w:rsidR="00E26D04" w:rsidRPr="00BC38AA">
        <w:rPr>
          <w:lang w:val="en-US"/>
        </w:rPr>
        <w:t xml:space="preserve"> </w:t>
      </w:r>
      <w:r w:rsidR="006858A8">
        <w:rPr>
          <w:lang w:val="en-US"/>
        </w:rPr>
        <w:t>need to choose</w:t>
      </w:r>
      <w:r w:rsidR="00E26D04" w:rsidRPr="00BC38AA">
        <w:rPr>
          <w:lang w:val="en-US"/>
        </w:rPr>
        <w:t xml:space="preserve"> the </w:t>
      </w:r>
      <w:r w:rsidR="00E26D04" w:rsidRPr="00377BCE">
        <w:rPr>
          <w:b/>
          <w:bCs/>
          <w:lang w:val="en-US"/>
        </w:rPr>
        <w:t>Domain Environment</w:t>
      </w:r>
      <w:r w:rsidR="00E26D04" w:rsidRPr="00BC38AA">
        <w:rPr>
          <w:lang w:val="en-US"/>
        </w:rPr>
        <w:t xml:space="preserve"> if your RDP protocol im</w:t>
      </w:r>
      <w:r w:rsidR="00377BCE">
        <w:rPr>
          <w:lang w:val="en-US"/>
        </w:rPr>
        <w:t>p</w:t>
      </w:r>
      <w:r w:rsidR="00E26D04" w:rsidRPr="00BC38AA">
        <w:rPr>
          <w:lang w:val="en-US"/>
        </w:rPr>
        <w:t>lementation</w:t>
      </w:r>
      <w:r w:rsidR="00BC38AA" w:rsidRPr="00BC38AA">
        <w:rPr>
          <w:lang w:val="en-US"/>
        </w:rPr>
        <w:t>s</w:t>
      </w:r>
      <w:r w:rsidR="00E26D04" w:rsidRPr="00BC38AA">
        <w:rPr>
          <w:lang w:val="en-US"/>
        </w:rPr>
        <w:t xml:space="preserve"> require Active Directory for certain Test Cases.</w:t>
      </w:r>
    </w:p>
    <w:p w14:paraId="2F4692E5" w14:textId="5A4CC124" w:rsidR="00BC38AA" w:rsidRDefault="00BC38AA" w:rsidP="00BC38AA">
      <w:pPr>
        <w:pStyle w:val="BodyText"/>
        <w:ind w:left="720"/>
        <w:rPr>
          <w:lang w:val="en-US"/>
        </w:rPr>
      </w:pPr>
      <w:r w:rsidRPr="00BC38AA">
        <w:rPr>
          <w:lang w:val="en-US"/>
        </w:rPr>
        <w:t xml:space="preserve">You may also choose the </w:t>
      </w:r>
      <w:r w:rsidRPr="00BC38AA">
        <w:rPr>
          <w:b/>
          <w:lang w:val="en-US"/>
        </w:rPr>
        <w:t xml:space="preserve">Domain Environment </w:t>
      </w:r>
      <w:r w:rsidRPr="00BC38AA">
        <w:rPr>
          <w:lang w:val="en-US"/>
        </w:rPr>
        <w:t>if you want to run Test Cases against your implementation in a more comprehensive environment that more closely resembles a real world environment containing a Domain Controller.</w:t>
      </w:r>
    </w:p>
    <w:p w14:paraId="6F4EDAE2" w14:textId="247F9D3A" w:rsidR="00BC0C69" w:rsidRDefault="00BB6BEB" w:rsidP="00BC0C69">
      <w:pPr>
        <w:pStyle w:val="BodyText"/>
      </w:pPr>
      <w:r>
        <w:t xml:space="preserve">To review the architectures of these environments, see the </w:t>
      </w:r>
      <w:hyperlink w:anchor="_Domain_Environment" w:history="1">
        <w:r w:rsidRPr="00BB6BEB">
          <w:rPr>
            <w:rStyle w:val="Hyperlink"/>
          </w:rPr>
          <w:t>Workgroup Environment</w:t>
        </w:r>
      </w:hyperlink>
      <w:r>
        <w:t xml:space="preserve"> and </w:t>
      </w:r>
      <w:hyperlink w:anchor="_Verify_Test_Environment" w:history="1">
        <w:r w:rsidRPr="00BB6BEB">
          <w:rPr>
            <w:rStyle w:val="Hyperlink"/>
          </w:rPr>
          <w:t>Domain Environment</w:t>
        </w:r>
      </w:hyperlink>
      <w:r>
        <w:t xml:space="preserve"> topics.</w:t>
      </w:r>
      <w:r w:rsidR="00056F3C">
        <w:t xml:space="preserve"> </w:t>
      </w:r>
      <w:r w:rsidR="00CA31C1">
        <w:t xml:space="preserve">Hardware and other requirements for these environments are described ahead in </w:t>
      </w:r>
      <w:hyperlink w:anchor="_Environment_Computer_Requirements" w:history="1">
        <w:r w:rsidR="00D40628">
          <w:rPr>
            <w:rStyle w:val="Hyperlink"/>
          </w:rPr>
          <w:t>Test E</w:t>
        </w:r>
        <w:r w:rsidR="00CA31C1" w:rsidRPr="00CA31C1">
          <w:rPr>
            <w:rStyle w:val="Hyperlink"/>
          </w:rPr>
          <w:t>nvironment Computer Requirements</w:t>
        </w:r>
      </w:hyperlink>
      <w:r w:rsidR="00CA31C1">
        <w:t>.</w:t>
      </w:r>
    </w:p>
    <w:p w14:paraId="720C7088" w14:textId="77777777" w:rsidR="002E4209" w:rsidRDefault="002E4209" w:rsidP="00EC2DE3">
      <w:pPr>
        <w:pStyle w:val="BodyTextSpacer"/>
      </w:pPr>
    </w:p>
    <w:p w14:paraId="0E5C3C84" w14:textId="14B3C5A8" w:rsidR="002E4209" w:rsidRDefault="00252F13" w:rsidP="002E4209">
      <w:pPr>
        <w:pStyle w:val="BodyText"/>
      </w:pPr>
      <w:r>
        <w:pict w14:anchorId="6C75875A">
          <v:shape id="Graphic 43" o:spid="_x0000_i1027" type="#_x0000_t75" alt="Magnifying glass" style="width:15.75pt;height:15.7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">
            <v:imagedata r:id="rId12" o:title="" cropbottom="-854f" cropright="-854f"/>
          </v:shape>
        </w:pict>
      </w:r>
      <w:r w:rsidR="005C3170">
        <w:t xml:space="preserve"> </w:t>
      </w:r>
      <w:r w:rsidR="00266A92">
        <w:t xml:space="preserve"> </w:t>
      </w:r>
      <w:r w:rsidR="002E4209">
        <w:t>The major topics covered in this section include</w:t>
      </w:r>
      <w:r w:rsidR="001F1895">
        <w:t xml:space="preserve"> the following</w:t>
      </w:r>
      <w:r w:rsidR="002E4209">
        <w:t>:</w:t>
      </w:r>
    </w:p>
    <w:p w14:paraId="4BDDFE37" w14:textId="7AD86E7C" w:rsidR="002E4209" w:rsidRDefault="00D8682D" w:rsidP="00266A92">
      <w:pPr>
        <w:pStyle w:val="BodyText"/>
        <w:ind w:left="432"/>
      </w:pPr>
      <w:hyperlink w:anchor="_Environment_Computer_Requirements" w:history="1">
        <w:r w:rsidR="002E4209" w:rsidRPr="002E4209">
          <w:rPr>
            <w:rStyle w:val="Hyperlink"/>
          </w:rPr>
          <w:t>Test Environment Computer Requirements</w:t>
        </w:r>
      </w:hyperlink>
    </w:p>
    <w:p w14:paraId="64F6FAA6" w14:textId="5C139523" w:rsidR="002E4209" w:rsidRDefault="00D8682D" w:rsidP="00266A92">
      <w:pPr>
        <w:pStyle w:val="BodyText"/>
        <w:tabs>
          <w:tab w:val="left" w:pos="270"/>
        </w:tabs>
        <w:ind w:left="432"/>
      </w:pPr>
      <w:hyperlink w:anchor="_Software" w:history="1">
        <w:r w:rsidR="002E4209" w:rsidRPr="002E4209">
          <w:rPr>
            <w:rStyle w:val="Hyperlink"/>
          </w:rPr>
          <w:t>Software Installation</w:t>
        </w:r>
      </w:hyperlink>
    </w:p>
    <w:p w14:paraId="3B1B2E7B" w14:textId="764D56EC" w:rsidR="002E4209" w:rsidRDefault="00D8682D" w:rsidP="00266A92">
      <w:pPr>
        <w:pStyle w:val="BodyText"/>
        <w:tabs>
          <w:tab w:val="left" w:pos="270"/>
        </w:tabs>
        <w:ind w:left="432"/>
      </w:pPr>
      <w:hyperlink w:anchor="_Network_Configuration" w:history="1">
        <w:r w:rsidR="002E4209" w:rsidRPr="002E4209">
          <w:rPr>
            <w:rStyle w:val="Hyperlink"/>
          </w:rPr>
          <w:t>Network Configuration</w:t>
        </w:r>
      </w:hyperlink>
    </w:p>
    <w:p w14:paraId="6B3C349F" w14:textId="4E0691A7" w:rsidR="002E4209" w:rsidRDefault="00D8682D" w:rsidP="00266A92">
      <w:pPr>
        <w:pStyle w:val="BodyText"/>
        <w:tabs>
          <w:tab w:val="left" w:pos="270"/>
        </w:tabs>
        <w:ind w:left="432"/>
      </w:pPr>
      <w:hyperlink w:anchor="_Verifying_Test_Environment_1" w:history="1">
        <w:r w:rsidR="002E4209" w:rsidRPr="002E4209">
          <w:rPr>
            <w:rStyle w:val="Hyperlink"/>
          </w:rPr>
          <w:t>Verifying Test Environment Connectivity</w:t>
        </w:r>
      </w:hyperlink>
    </w:p>
    <w:p w14:paraId="6696D931" w14:textId="77777777" w:rsidR="00193A9F" w:rsidRDefault="00193A9F" w:rsidP="00275412">
      <w:pPr>
        <w:pStyle w:val="BodyTextSpacer"/>
      </w:pPr>
    </w:p>
    <w:p w14:paraId="286FEF17" w14:textId="069C2F05" w:rsidR="00AB127A" w:rsidRPr="00AB127A" w:rsidRDefault="00DA2833" w:rsidP="00BC0C69">
      <w:pPr>
        <w:pStyle w:val="MoreInfo"/>
      </w:pPr>
      <w:r>
        <w:rPr>
          <w:noProof/>
        </w:rPr>
        <w:drawing>
          <wp:inline distT="0" distB="0" distL="0" distR="0" wp14:anchorId="30C49834" wp14:editId="1E452975">
            <wp:extent cx="276791" cy="197708"/>
            <wp:effectExtent l="0" t="0" r="9525" b="0"/>
            <wp:docPr id="24" name="Picture 24">
              <a:hlinkClick xmlns:a="http://schemas.openxmlformats.org/drawingml/2006/main" r:id="rId13" tgtFrame="&quot;_blank&quot;"/>
            </wp:docPr>
            <wp:cNvGraphicFramePr/>
            <a:graphic xmlns:a="http://schemas.openxmlformats.org/drawingml/2006/main">
              <a:graphicData uri="http://schemas.openxmlformats.org/drawingml/2006/picture">
                <pic:pic xmlns:pic="http://schemas.openxmlformats.org/drawingml/2006/picture">
                  <pic:nvPicPr>
                    <pic:cNvPr id="39" name="Picture 39">
                      <a:hlinkClick r:id="rId13" tgtFrame="&quot;_blank&quo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246" cy="202319"/>
                    </a:xfrm>
                    <a:prstGeom prst="rect">
                      <a:avLst/>
                    </a:prstGeom>
                    <a:noFill/>
                    <a:ln>
                      <a:noFill/>
                    </a:ln>
                  </pic:spPr>
                </pic:pic>
              </a:graphicData>
            </a:graphic>
          </wp:inline>
        </w:drawing>
      </w:r>
      <w:r w:rsidRPr="009536C4">
        <w:rPr>
          <w:color w:val="C00000"/>
        </w:rPr>
        <w:t>Important</w:t>
      </w:r>
    </w:p>
    <w:p w14:paraId="1F17E9A0" w14:textId="1AF73245" w:rsidR="00FC0C64" w:rsidRDefault="00CF5059" w:rsidP="008C12D7">
      <w:pPr>
        <w:pStyle w:val="MoreInfoText"/>
      </w:pPr>
      <w:r>
        <w:t>The section that follows</w:t>
      </w:r>
      <w:r w:rsidR="00DA2833" w:rsidRPr="008C12D7">
        <w:t xml:space="preserve"> specifies the Test Environment requirements for</w:t>
      </w:r>
      <w:r w:rsidR="00254C83" w:rsidRPr="008C12D7">
        <w:t xml:space="preserve"> </w:t>
      </w:r>
      <w:r w:rsidR="00AB127A" w:rsidRPr="008C12D7">
        <w:t>Windows-based computers</w:t>
      </w:r>
      <w:r w:rsidR="00254C83" w:rsidRPr="008C12D7">
        <w:t xml:space="preserve"> only</w:t>
      </w:r>
      <w:r w:rsidR="00BC0C69" w:rsidRPr="008C12D7">
        <w:t xml:space="preserve">, which includes </w:t>
      </w:r>
      <w:r w:rsidR="00BC0C69" w:rsidRPr="008C12D7">
        <w:rPr>
          <w:b/>
          <w:bCs w:val="0"/>
        </w:rPr>
        <w:t>Driver</w:t>
      </w:r>
      <w:r w:rsidR="00BC0C69" w:rsidRPr="008C12D7">
        <w:t xml:space="preserve">, </w:t>
      </w:r>
      <w:r w:rsidR="00BC0C69" w:rsidRPr="008C12D7">
        <w:rPr>
          <w:b/>
          <w:bCs w:val="0"/>
        </w:rPr>
        <w:t>SUT</w:t>
      </w:r>
      <w:r w:rsidR="00BC0C69" w:rsidRPr="008C12D7">
        <w:t xml:space="preserve">, and </w:t>
      </w:r>
      <w:r w:rsidR="00BC0C69" w:rsidRPr="008C12D7">
        <w:rPr>
          <w:b/>
          <w:bCs w:val="0"/>
        </w:rPr>
        <w:t>Domain Controller</w:t>
      </w:r>
      <w:r w:rsidR="00096A63">
        <w:t xml:space="preserve"> </w:t>
      </w:r>
      <w:r w:rsidR="00BC0C69" w:rsidRPr="008C12D7">
        <w:t>computers</w:t>
      </w:r>
      <w:r w:rsidR="00AB127A" w:rsidRPr="008C12D7">
        <w:t>.</w:t>
      </w:r>
      <w:r w:rsidR="00BC0C69" w:rsidRPr="008C12D7">
        <w:t xml:space="preserve"> </w:t>
      </w:r>
      <w:r w:rsidR="00DA2833" w:rsidRPr="008C12D7">
        <w:t xml:space="preserve">However, it is permissible for the </w:t>
      </w:r>
      <w:r w:rsidR="00DA2833" w:rsidRPr="008C12D7">
        <w:rPr>
          <w:b/>
          <w:bCs w:val="0"/>
        </w:rPr>
        <w:t>SUT</w:t>
      </w:r>
      <w:r w:rsidR="00DA2833" w:rsidRPr="008C12D7">
        <w:t xml:space="preserve"> computer to be running a non-Windows operating system version, although this User Guide provides no information </w:t>
      </w:r>
      <w:r w:rsidR="00254C83" w:rsidRPr="008C12D7">
        <w:t>about such configurations</w:t>
      </w:r>
      <w:r w:rsidR="00DA2833" w:rsidRPr="008C12D7">
        <w:t xml:space="preserve">. </w:t>
      </w:r>
    </w:p>
    <w:p w14:paraId="5248A019" w14:textId="77777777" w:rsidR="00FC0C64" w:rsidRPr="00FC0C64" w:rsidRDefault="00FC0C64" w:rsidP="00FC0C64">
      <w:pPr>
        <w:pStyle w:val="BodyTextSpacer"/>
      </w:pPr>
    </w:p>
    <w:p w14:paraId="42205BED" w14:textId="022929F1" w:rsidR="000E4C9A" w:rsidRPr="000E4C9A" w:rsidRDefault="00254C83" w:rsidP="002E4209">
      <w:pPr>
        <w:pStyle w:val="MoreInfoText"/>
      </w:pPr>
      <w:r w:rsidRPr="008C12D7">
        <w:t>Also, p</w:t>
      </w:r>
      <w:r w:rsidR="00BC0C69" w:rsidRPr="008C12D7">
        <w:t xml:space="preserve">lease be advised that </w:t>
      </w:r>
      <w:r w:rsidR="00CA31C1" w:rsidRPr="008C12D7">
        <w:t xml:space="preserve">a </w:t>
      </w:r>
      <w:r w:rsidR="00CA31C1" w:rsidRPr="008C12D7">
        <w:rPr>
          <w:b/>
          <w:bCs w:val="0"/>
        </w:rPr>
        <w:t>Workgroup Environment</w:t>
      </w:r>
      <w:r w:rsidR="00CA31C1" w:rsidRPr="008C12D7">
        <w:t xml:space="preserve"> does not require a domain controller (DC)</w:t>
      </w:r>
      <w:r w:rsidR="005460FF" w:rsidRPr="008C12D7">
        <w:t xml:space="preserve"> and that in a </w:t>
      </w:r>
      <w:r w:rsidR="005460FF" w:rsidRPr="008C12D7">
        <w:rPr>
          <w:b/>
          <w:bCs w:val="0"/>
        </w:rPr>
        <w:t>Domain Environment</w:t>
      </w:r>
      <w:r w:rsidR="005460FF" w:rsidRPr="008C12D7">
        <w:t xml:space="preserve">, the </w:t>
      </w:r>
      <w:r w:rsidR="005460FF" w:rsidRPr="008C12D7">
        <w:rPr>
          <w:b/>
          <w:bCs w:val="0"/>
        </w:rPr>
        <w:t>DC</w:t>
      </w:r>
      <w:r w:rsidR="005460FF" w:rsidRPr="008C12D7">
        <w:t xml:space="preserve"> can be located on the </w:t>
      </w:r>
      <w:r w:rsidR="005460FF" w:rsidRPr="008C12D7">
        <w:rPr>
          <w:b/>
          <w:bCs w:val="0"/>
        </w:rPr>
        <w:t>SUT</w:t>
      </w:r>
      <w:r w:rsidR="005460FF" w:rsidRPr="008C12D7">
        <w:t xml:space="preserve"> computer</w:t>
      </w:r>
      <w:r w:rsidR="00CA31C1">
        <w:t>.</w:t>
      </w:r>
    </w:p>
    <w:p w14:paraId="08F6E3ED" w14:textId="6BA21B80" w:rsidR="00AB127A" w:rsidRPr="00AB127A" w:rsidRDefault="00E871BD" w:rsidP="00757DFC">
      <w:pPr>
        <w:pStyle w:val="Heading2"/>
        <w:rPr>
          <w:lang w:val="en"/>
        </w:rPr>
      </w:pPr>
      <w:bookmarkStart w:id="21" w:name="_Environment_Computer_Requirements"/>
      <w:bookmarkStart w:id="22" w:name="_Test_Environment_Computer"/>
      <w:bookmarkStart w:id="23" w:name="_Toc67404983"/>
      <w:bookmarkEnd w:id="21"/>
      <w:bookmarkEnd w:id="22"/>
      <w:r>
        <w:rPr>
          <w:lang w:val="en"/>
        </w:rPr>
        <w:t xml:space="preserve">Test </w:t>
      </w:r>
      <w:r w:rsidR="00AB127A" w:rsidRPr="00AB127A">
        <w:rPr>
          <w:lang w:val="en"/>
        </w:rPr>
        <w:t>Environment</w:t>
      </w:r>
      <w:r w:rsidR="00CA31C1">
        <w:rPr>
          <w:lang w:val="en"/>
        </w:rPr>
        <w:t xml:space="preserve"> Computer Requirements</w:t>
      </w:r>
      <w:bookmarkEnd w:id="23"/>
    </w:p>
    <w:p w14:paraId="0292AA75" w14:textId="3CA93403" w:rsidR="00AB127A" w:rsidRPr="00BF342E" w:rsidRDefault="005738DE" w:rsidP="008C12D7">
      <w:pPr>
        <w:pStyle w:val="BodyText"/>
      </w:pPr>
      <w:r w:rsidRPr="00BF342E">
        <w:t>If you</w:t>
      </w:r>
      <w:r w:rsidR="00C13E2D" w:rsidRPr="00BF342E">
        <w:t xml:space="preserve"> r</w:t>
      </w:r>
      <w:r w:rsidR="00AB127A" w:rsidRPr="00BF342E">
        <w:t>un th</w:t>
      </w:r>
      <w:r w:rsidR="00C13E2D" w:rsidRPr="00BF342E">
        <w:t>e</w:t>
      </w:r>
      <w:r w:rsidR="00AB127A" w:rsidRPr="00BF342E">
        <w:t xml:space="preserve"> </w:t>
      </w:r>
      <w:r w:rsidR="00C13E2D" w:rsidRPr="00BF342E">
        <w:rPr>
          <w:b/>
          <w:bCs/>
        </w:rPr>
        <w:t>RDP Client T</w:t>
      </w:r>
      <w:r w:rsidR="00AB127A" w:rsidRPr="00BF342E">
        <w:rPr>
          <w:b/>
          <w:bCs/>
        </w:rPr>
        <w:t xml:space="preserve">est </w:t>
      </w:r>
      <w:r w:rsidR="00C13E2D" w:rsidRPr="00BF342E">
        <w:rPr>
          <w:b/>
          <w:bCs/>
        </w:rPr>
        <w:t>S</w:t>
      </w:r>
      <w:r w:rsidR="00AB127A" w:rsidRPr="00BF342E">
        <w:rPr>
          <w:b/>
          <w:bCs/>
        </w:rPr>
        <w:t>uite</w:t>
      </w:r>
      <w:r w:rsidR="00AB127A" w:rsidRPr="00BF342E">
        <w:t xml:space="preserve"> in a </w:t>
      </w:r>
      <w:r w:rsidR="00AB127A" w:rsidRPr="00BF342E">
        <w:rPr>
          <w:b/>
          <w:bCs/>
        </w:rPr>
        <w:t xml:space="preserve">Domain </w:t>
      </w:r>
      <w:r w:rsidRPr="00BF342E">
        <w:rPr>
          <w:b/>
          <w:bCs/>
        </w:rPr>
        <w:t>E</w:t>
      </w:r>
      <w:r w:rsidR="00AB127A" w:rsidRPr="00BF342E">
        <w:rPr>
          <w:b/>
          <w:bCs/>
        </w:rPr>
        <w:t>nvironment</w:t>
      </w:r>
      <w:r w:rsidRPr="00BF342E">
        <w:t>, it should</w:t>
      </w:r>
      <w:r w:rsidR="00AB127A" w:rsidRPr="00BF342E">
        <w:t xml:space="preserve"> contain the following </w:t>
      </w:r>
      <w:r w:rsidR="00C13E2D" w:rsidRPr="00BF342E">
        <w:t xml:space="preserve">physical or virtual </w:t>
      </w:r>
      <w:r w:rsidR="00AB127A" w:rsidRPr="00BF342E">
        <w:t>computers:</w:t>
      </w:r>
    </w:p>
    <w:p w14:paraId="4FA1F630" w14:textId="38AA6120" w:rsidR="00AB127A" w:rsidRPr="00BF342E" w:rsidRDefault="00C13E2D" w:rsidP="00C05B58">
      <w:pPr>
        <w:pStyle w:val="BodyText"/>
        <w:numPr>
          <w:ilvl w:val="0"/>
          <w:numId w:val="41"/>
        </w:numPr>
      </w:pPr>
      <w:r w:rsidRPr="00BF342E">
        <w:rPr>
          <w:b/>
          <w:bCs/>
        </w:rPr>
        <w:t>D</w:t>
      </w:r>
      <w:r w:rsidR="00AB127A" w:rsidRPr="00BF342E">
        <w:rPr>
          <w:b/>
          <w:bCs/>
        </w:rPr>
        <w:t>river computer</w:t>
      </w:r>
      <w:r w:rsidR="00AB127A" w:rsidRPr="00BF342E">
        <w:t xml:space="preserve"> </w:t>
      </w:r>
      <w:r w:rsidRPr="00BF342E">
        <w:rPr>
          <w:bCs/>
        </w:rPr>
        <w:t>—</w:t>
      </w:r>
      <w:r w:rsidR="00AD6B06" w:rsidRPr="00AD6B06">
        <w:t xml:space="preserve"> </w:t>
      </w:r>
      <w:r w:rsidR="00573906">
        <w:t xml:space="preserve">This computer hosts the </w:t>
      </w:r>
      <w:r w:rsidR="00573906" w:rsidRPr="00573906">
        <w:rPr>
          <w:b/>
          <w:bCs/>
        </w:rPr>
        <w:t>RDP Client Tes</w:t>
      </w:r>
      <w:r w:rsidR="00AD6B06" w:rsidRPr="00573906">
        <w:rPr>
          <w:b/>
          <w:bCs/>
        </w:rPr>
        <w:t>t</w:t>
      </w:r>
      <w:r w:rsidR="00573906" w:rsidRPr="00573906">
        <w:rPr>
          <w:b/>
          <w:bCs/>
        </w:rPr>
        <w:t xml:space="preserve"> Suite</w:t>
      </w:r>
      <w:r w:rsidR="00573906">
        <w:t>, from which Test Case execution is launched. It</w:t>
      </w:r>
      <w:r w:rsidR="00AD6B06" w:rsidRPr="00F820E6">
        <w:t xml:space="preserve"> is recommended to run the Windows Server 2019 operating system on the </w:t>
      </w:r>
      <w:r w:rsidR="00AD6B06" w:rsidRPr="00B64517">
        <w:rPr>
          <w:b/>
          <w:bCs/>
        </w:rPr>
        <w:t>Driver</w:t>
      </w:r>
      <w:r w:rsidR="00AD6B06" w:rsidRPr="00F820E6">
        <w:t xml:space="preserve"> computer</w:t>
      </w:r>
      <w:r w:rsidR="00AD6B06">
        <w:t xml:space="preserve">. See </w:t>
      </w:r>
      <w:hyperlink w:anchor="_Driver_Computer" w:history="1">
        <w:r w:rsidR="00AD6B06" w:rsidRPr="00F3360D">
          <w:rPr>
            <w:rStyle w:val="Hyperlink"/>
          </w:rPr>
          <w:t>Driver Computer</w:t>
        </w:r>
      </w:hyperlink>
      <w:r w:rsidR="00AD6B06">
        <w:t xml:space="preserve"> </w:t>
      </w:r>
      <w:r w:rsidR="00F3360D">
        <w:t xml:space="preserve">for more </w:t>
      </w:r>
      <w:r w:rsidR="00573906">
        <w:t xml:space="preserve">requirements </w:t>
      </w:r>
      <w:r w:rsidR="00F3360D">
        <w:t>information.</w:t>
      </w:r>
    </w:p>
    <w:p w14:paraId="136E6550" w14:textId="1310ED12" w:rsidR="00AB127A" w:rsidRPr="00BF342E" w:rsidRDefault="00C13E2D" w:rsidP="00C05B58">
      <w:pPr>
        <w:pStyle w:val="BodyText"/>
        <w:numPr>
          <w:ilvl w:val="0"/>
          <w:numId w:val="41"/>
        </w:numPr>
      </w:pPr>
      <w:r w:rsidRPr="00BF342E">
        <w:rPr>
          <w:b/>
          <w:bCs/>
        </w:rPr>
        <w:t xml:space="preserve">SUT </w:t>
      </w:r>
      <w:r w:rsidR="00AB127A" w:rsidRPr="00BF342E">
        <w:rPr>
          <w:b/>
          <w:bCs/>
        </w:rPr>
        <w:t>computer</w:t>
      </w:r>
      <w:r w:rsidR="00AB127A" w:rsidRPr="00BF342E">
        <w:t xml:space="preserve"> </w:t>
      </w:r>
      <w:r w:rsidRPr="00BF342E">
        <w:rPr>
          <w:bCs/>
        </w:rPr>
        <w:t>—</w:t>
      </w:r>
      <w:r w:rsidR="00FB31D2">
        <w:rPr>
          <w:bCs/>
        </w:rPr>
        <w:t xml:space="preserve"> </w:t>
      </w:r>
      <w:r w:rsidR="00573906">
        <w:t xml:space="preserve">This computer hosts the RDP protocol implementations to be tested by the </w:t>
      </w:r>
      <w:r w:rsidR="00C146BC" w:rsidRPr="00C146BC">
        <w:rPr>
          <w:b/>
          <w:bCs/>
        </w:rPr>
        <w:t xml:space="preserve">RDP </w:t>
      </w:r>
      <w:r w:rsidR="00573906" w:rsidRPr="00EA7ABD">
        <w:rPr>
          <w:b/>
          <w:bCs/>
        </w:rPr>
        <w:t>Test Suite</w:t>
      </w:r>
      <w:r w:rsidR="00573906">
        <w:t xml:space="preserve">. </w:t>
      </w:r>
      <w:r w:rsidR="00F3360D">
        <w:t>It</w:t>
      </w:r>
      <w:r w:rsidR="00F3360D" w:rsidRPr="006103FB">
        <w:t xml:space="preserve"> is recommended to run the Windows </w:t>
      </w:r>
      <w:r w:rsidR="00F3360D">
        <w:t xml:space="preserve">10 </w:t>
      </w:r>
      <w:r w:rsidR="00F3360D" w:rsidRPr="006103FB">
        <w:t xml:space="preserve">Client operating system on the </w:t>
      </w:r>
      <w:r w:rsidR="00F3360D" w:rsidRPr="00815FD0">
        <w:rPr>
          <w:b/>
          <w:bCs/>
        </w:rPr>
        <w:t>SUT</w:t>
      </w:r>
      <w:r w:rsidR="00F3360D" w:rsidRPr="006103FB">
        <w:t xml:space="preserve"> computer.</w:t>
      </w:r>
      <w:r w:rsidR="00F3360D">
        <w:t xml:space="preserve"> See </w:t>
      </w:r>
      <w:hyperlink w:anchor="_System_Under_Test" w:history="1">
        <w:r w:rsidR="00F3360D" w:rsidRPr="00FB31D2">
          <w:rPr>
            <w:rStyle w:val="Hyperlink"/>
          </w:rPr>
          <w:t>System Under Test (SUT)</w:t>
        </w:r>
      </w:hyperlink>
      <w:r w:rsidR="00F3360D">
        <w:t xml:space="preserve"> for more </w:t>
      </w:r>
      <w:r w:rsidR="00573906">
        <w:t xml:space="preserve">requirements </w:t>
      </w:r>
      <w:r w:rsidR="009B2696">
        <w:t>information.</w:t>
      </w:r>
    </w:p>
    <w:p w14:paraId="0D315853" w14:textId="294DDC7F" w:rsidR="00AB127A" w:rsidRPr="00BF342E" w:rsidRDefault="005460FF" w:rsidP="00C05B58">
      <w:pPr>
        <w:pStyle w:val="BodyText"/>
        <w:numPr>
          <w:ilvl w:val="0"/>
          <w:numId w:val="41"/>
        </w:numPr>
      </w:pPr>
      <w:r w:rsidRPr="00BF342E">
        <w:rPr>
          <w:b/>
          <w:bCs/>
        </w:rPr>
        <w:t xml:space="preserve">DC </w:t>
      </w:r>
      <w:r w:rsidR="00AB127A" w:rsidRPr="00BF342E">
        <w:rPr>
          <w:b/>
          <w:bCs/>
        </w:rPr>
        <w:t>computer</w:t>
      </w:r>
      <w:r w:rsidRPr="00BF342E">
        <w:t xml:space="preserve"> </w:t>
      </w:r>
      <w:r w:rsidRPr="00BF342E">
        <w:rPr>
          <w:bCs/>
        </w:rPr>
        <w:t xml:space="preserve">— </w:t>
      </w:r>
      <w:r w:rsidR="00573906">
        <w:rPr>
          <w:bCs/>
        </w:rPr>
        <w:t xml:space="preserve">this computer is </w:t>
      </w:r>
      <w:r w:rsidR="00AB127A" w:rsidRPr="00BF342E">
        <w:t xml:space="preserve">configured as a </w:t>
      </w:r>
      <w:r w:rsidR="005738DE" w:rsidRPr="00BF342E">
        <w:t>d</w:t>
      </w:r>
      <w:r w:rsidR="00AB127A" w:rsidRPr="00BF342E">
        <w:t xml:space="preserve">omain </w:t>
      </w:r>
      <w:r w:rsidR="005738DE" w:rsidRPr="00BF342E">
        <w:t>c</w:t>
      </w:r>
      <w:r w:rsidR="00AB127A" w:rsidRPr="00BF342E">
        <w:t xml:space="preserve">ontroller (DC). If this computer is running Windows, it must be </w:t>
      </w:r>
      <w:r w:rsidR="005738DE" w:rsidRPr="00BF342E">
        <w:t xml:space="preserve">the </w:t>
      </w:r>
      <w:r w:rsidR="00AB127A" w:rsidRPr="00BF342E">
        <w:t xml:space="preserve">Windows Server 2008 R2 </w:t>
      </w:r>
      <w:r w:rsidR="005738DE" w:rsidRPr="00BF342E">
        <w:t xml:space="preserve">operating system version </w:t>
      </w:r>
      <w:r w:rsidR="00AB127A" w:rsidRPr="00BF342E">
        <w:t>or later.</w:t>
      </w:r>
      <w:r w:rsidR="00573906">
        <w:t xml:space="preserve"> See </w:t>
      </w:r>
      <w:hyperlink w:anchor="_Domain_Controller" w:history="1">
        <w:r w:rsidR="00573906" w:rsidRPr="00573906">
          <w:rPr>
            <w:rStyle w:val="Hyperlink"/>
          </w:rPr>
          <w:t>Domain Controller</w:t>
        </w:r>
      </w:hyperlink>
      <w:r w:rsidR="00573906">
        <w:t xml:space="preserve"> for more requirements information.</w:t>
      </w:r>
    </w:p>
    <w:p w14:paraId="39162CB6" w14:textId="1BC7B29A" w:rsidR="00AB127A" w:rsidRPr="00BF342E" w:rsidRDefault="005738DE" w:rsidP="008C12D7">
      <w:pPr>
        <w:pStyle w:val="BodyText"/>
      </w:pPr>
      <w:r w:rsidRPr="00BF342E">
        <w:t>If you r</w:t>
      </w:r>
      <w:r w:rsidR="00AB127A" w:rsidRPr="00BF342E">
        <w:t xml:space="preserve">un </w:t>
      </w:r>
      <w:r w:rsidRPr="00BF342E">
        <w:t xml:space="preserve">the </w:t>
      </w:r>
      <w:r w:rsidRPr="00BF342E">
        <w:rPr>
          <w:b/>
          <w:bCs/>
        </w:rPr>
        <w:t>RDP Client T</w:t>
      </w:r>
      <w:r w:rsidR="00AB127A" w:rsidRPr="00BF342E">
        <w:rPr>
          <w:b/>
          <w:bCs/>
        </w:rPr>
        <w:t xml:space="preserve">est </w:t>
      </w:r>
      <w:r w:rsidRPr="00BF342E">
        <w:rPr>
          <w:b/>
          <w:bCs/>
        </w:rPr>
        <w:t>S</w:t>
      </w:r>
      <w:r w:rsidR="00AB127A" w:rsidRPr="00BF342E">
        <w:rPr>
          <w:b/>
          <w:bCs/>
        </w:rPr>
        <w:t>uite</w:t>
      </w:r>
      <w:r w:rsidR="00AB127A" w:rsidRPr="00BF342E">
        <w:t xml:space="preserve"> in a </w:t>
      </w:r>
      <w:r w:rsidR="00AB127A" w:rsidRPr="00BF342E">
        <w:rPr>
          <w:b/>
          <w:bCs/>
        </w:rPr>
        <w:t xml:space="preserve">Workgroup </w:t>
      </w:r>
      <w:r w:rsidRPr="00BF342E">
        <w:rPr>
          <w:b/>
          <w:bCs/>
        </w:rPr>
        <w:t>E</w:t>
      </w:r>
      <w:r w:rsidR="00AB127A" w:rsidRPr="00BF342E">
        <w:rPr>
          <w:b/>
          <w:bCs/>
        </w:rPr>
        <w:t>nvironment</w:t>
      </w:r>
      <w:r w:rsidRPr="00BF342E">
        <w:t>, it should</w:t>
      </w:r>
      <w:r w:rsidR="00AB127A" w:rsidRPr="00BF342E">
        <w:t xml:space="preserve"> contain the following </w:t>
      </w:r>
      <w:r w:rsidRPr="00BF342E">
        <w:t xml:space="preserve">physical or virtual </w:t>
      </w:r>
      <w:r w:rsidR="00AB127A" w:rsidRPr="00BF342E">
        <w:t>computers:</w:t>
      </w:r>
    </w:p>
    <w:p w14:paraId="1927E1D3" w14:textId="54F635A9" w:rsidR="00F16B9C" w:rsidRPr="00BF342E" w:rsidRDefault="00AB127A" w:rsidP="00C05B58">
      <w:pPr>
        <w:pStyle w:val="BodyText"/>
        <w:numPr>
          <w:ilvl w:val="0"/>
          <w:numId w:val="42"/>
        </w:numPr>
      </w:pPr>
      <w:r w:rsidRPr="00BF342E">
        <w:t xml:space="preserve">A </w:t>
      </w:r>
      <w:r w:rsidR="00E92114" w:rsidRPr="008D3A20">
        <w:rPr>
          <w:b/>
          <w:bCs/>
        </w:rPr>
        <w:t>D</w:t>
      </w:r>
      <w:r w:rsidRPr="008D3A20">
        <w:rPr>
          <w:b/>
          <w:bCs/>
        </w:rPr>
        <w:t>river</w:t>
      </w:r>
      <w:r w:rsidRPr="00BF342E">
        <w:t xml:space="preserve"> computer </w:t>
      </w:r>
      <w:r w:rsidR="008C12D7" w:rsidRPr="00BF342E">
        <w:rPr>
          <w:bCs/>
        </w:rPr>
        <w:t xml:space="preserve">— </w:t>
      </w:r>
      <w:r w:rsidR="00184D85">
        <w:rPr>
          <w:bCs/>
        </w:rPr>
        <w:t>same as above</w:t>
      </w:r>
      <w:r w:rsidRPr="00BF342E">
        <w:t>.</w:t>
      </w:r>
    </w:p>
    <w:p w14:paraId="736B6A5A" w14:textId="1C563E65" w:rsidR="00AB127A" w:rsidRPr="00BF342E" w:rsidRDefault="00AB127A" w:rsidP="00C05B58">
      <w:pPr>
        <w:pStyle w:val="BodyText"/>
        <w:numPr>
          <w:ilvl w:val="0"/>
          <w:numId w:val="42"/>
        </w:numPr>
      </w:pPr>
      <w:r w:rsidRPr="00BF342E">
        <w:t>A</w:t>
      </w:r>
      <w:r w:rsidR="008D3A20">
        <w:t xml:space="preserve">n </w:t>
      </w:r>
      <w:r w:rsidR="008D3A20" w:rsidRPr="008D3A20">
        <w:rPr>
          <w:b/>
          <w:bCs/>
        </w:rPr>
        <w:t>SUT</w:t>
      </w:r>
      <w:r w:rsidRPr="00BF342E">
        <w:t xml:space="preserve"> computer</w:t>
      </w:r>
      <w:r w:rsidR="000567AB">
        <w:t xml:space="preserve"> </w:t>
      </w:r>
      <w:r w:rsidR="008C12D7" w:rsidRPr="00BF342E">
        <w:rPr>
          <w:bCs/>
        </w:rPr>
        <w:t xml:space="preserve">— </w:t>
      </w:r>
      <w:r w:rsidR="00184D85">
        <w:rPr>
          <w:bCs/>
        </w:rPr>
        <w:t>same as above</w:t>
      </w:r>
      <w:r w:rsidRPr="00BF342E">
        <w:t>.</w:t>
      </w:r>
    </w:p>
    <w:p w14:paraId="7ADBFBF9" w14:textId="4723CD46" w:rsidR="00AB127A" w:rsidRPr="00AB127A" w:rsidRDefault="00CC169D" w:rsidP="00E92114">
      <w:pPr>
        <w:pStyle w:val="MoreInfo"/>
      </w:pPr>
      <w:r>
        <w:rPr>
          <w:noProof/>
        </w:rPr>
        <w:drawing>
          <wp:inline distT="0" distB="0" distL="0" distR="0" wp14:anchorId="2B4C78B6" wp14:editId="2FBF96FD">
            <wp:extent cx="331161" cy="217479"/>
            <wp:effectExtent l="0" t="0" r="0" b="0"/>
            <wp:docPr id="2" name="Picture 2">
              <a:hlinkClick xmlns:a="http://schemas.openxmlformats.org/drawingml/2006/main" r:id="rId13" tgtFrame="&quot;_blank&quot;"/>
            </wp:docPr>
            <wp:cNvGraphicFramePr/>
            <a:graphic xmlns:a="http://schemas.openxmlformats.org/drawingml/2006/main">
              <a:graphicData uri="http://schemas.openxmlformats.org/drawingml/2006/picture">
                <pic:pic xmlns:pic="http://schemas.openxmlformats.org/drawingml/2006/picture">
                  <pic:nvPicPr>
                    <pic:cNvPr id="39" name="Picture 39">
                      <a:hlinkClick r:id="rId13" tgtFrame="&quot;_blank&quo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298" cy="220196"/>
                    </a:xfrm>
                    <a:prstGeom prst="rect">
                      <a:avLst/>
                    </a:prstGeom>
                    <a:noFill/>
                    <a:ln>
                      <a:noFill/>
                    </a:ln>
                  </pic:spPr>
                </pic:pic>
              </a:graphicData>
            </a:graphic>
          </wp:inline>
        </w:drawing>
      </w:r>
      <w:r w:rsidRPr="00DE0A76">
        <w:rPr>
          <w:color w:val="C00000"/>
        </w:rPr>
        <w:t>Important</w:t>
      </w:r>
    </w:p>
    <w:p w14:paraId="645E7445" w14:textId="794A3F8D" w:rsidR="00AB127A" w:rsidRPr="00517A70" w:rsidRDefault="008262B8" w:rsidP="00EF2E66">
      <w:pPr>
        <w:pStyle w:val="MoreInfoText"/>
        <w:rPr>
          <w:rFonts w:eastAsiaTheme="minorHAnsi" w:cs="Times New Roman"/>
          <w:szCs w:val="22"/>
        </w:rPr>
      </w:pPr>
      <w:r>
        <w:t>T</w:t>
      </w:r>
      <w:r w:rsidRPr="00E92114">
        <w:t xml:space="preserve">est </w:t>
      </w:r>
      <w:r>
        <w:t>C</w:t>
      </w:r>
      <w:r w:rsidRPr="00E92114">
        <w:t>ases</w:t>
      </w:r>
      <w:r w:rsidR="00A54E72">
        <w:t xml:space="preserve"> </w:t>
      </w:r>
      <w:r w:rsidR="004A7A71">
        <w:t xml:space="preserve">that </w:t>
      </w:r>
      <w:r w:rsidR="00A54E72">
        <w:t>require the Interactive mode to run do</w:t>
      </w:r>
      <w:r>
        <w:t xml:space="preserve"> not</w:t>
      </w:r>
      <w:r w:rsidRPr="00E92114">
        <w:t xml:space="preserve"> execute automatically</w:t>
      </w:r>
      <w:r w:rsidR="00AB127A" w:rsidRPr="008C12D7">
        <w:t>.</w:t>
      </w:r>
      <w:r w:rsidR="00A9077E" w:rsidRPr="00A9077E">
        <w:rPr>
          <w:rFonts w:ascii="Verdana" w:eastAsiaTheme="minorHAnsi" w:hAnsi="Verdana" w:cs="Times New Roman"/>
          <w:sz w:val="18"/>
          <w:szCs w:val="24"/>
        </w:rPr>
        <w:t xml:space="preserve"> </w:t>
      </w:r>
      <w:r w:rsidR="00517A70" w:rsidRPr="00517A70">
        <w:rPr>
          <w:rFonts w:eastAsiaTheme="minorHAnsi" w:cs="Times New Roman"/>
          <w:szCs w:val="22"/>
        </w:rPr>
        <w:t>If your SUT</w:t>
      </w:r>
      <w:r w:rsidR="00517A70">
        <w:rPr>
          <w:rFonts w:eastAsiaTheme="minorHAnsi" w:cs="Times New Roman"/>
          <w:szCs w:val="22"/>
        </w:rPr>
        <w:t xml:space="preserve"> </w:t>
      </w:r>
      <w:r w:rsidR="00517A70" w:rsidRPr="00E92114">
        <w:t>is</w:t>
      </w:r>
      <w:r w:rsidR="00517A70">
        <w:t xml:space="preserve"> running a non-</w:t>
      </w:r>
      <w:r w:rsidR="00517A70" w:rsidRPr="00E92114">
        <w:t xml:space="preserve">Windows </w:t>
      </w:r>
      <w:r w:rsidR="00517A70">
        <w:t xml:space="preserve">based </w:t>
      </w:r>
      <w:r w:rsidR="00517A70" w:rsidRPr="00E92114">
        <w:t>operating system</w:t>
      </w:r>
      <w:r w:rsidR="00517A70">
        <w:t xml:space="preserve">, </w:t>
      </w:r>
      <w:r w:rsidR="00540C3E">
        <w:t>be sure that your installation conforms with the requirements that apply to your operating system</w:t>
      </w:r>
      <w:r w:rsidR="00CB6845">
        <w:t xml:space="preserve"> </w:t>
      </w:r>
      <w:r w:rsidR="00540C3E">
        <w:t xml:space="preserve">by reviewing the </w:t>
      </w:r>
      <w:r w:rsidR="001B1902">
        <w:t xml:space="preserve">special test environment requirements in the </w:t>
      </w:r>
      <w:r w:rsidR="00540C3E">
        <w:t>table below</w:t>
      </w:r>
      <w:r w:rsidR="00CC1148">
        <w:t>.</w:t>
      </w:r>
      <w:r w:rsidR="004A7A71">
        <w:t xml:space="preserve"> </w:t>
      </w:r>
    </w:p>
    <w:p w14:paraId="34C3608B" w14:textId="77777777" w:rsidR="00134A53" w:rsidRPr="00134A53" w:rsidRDefault="00134A53" w:rsidP="00134A53">
      <w:pPr>
        <w:pStyle w:val="BodyTextSpacer"/>
      </w:pPr>
    </w:p>
    <w:p w14:paraId="18C7E8B6" w14:textId="42AED178" w:rsidR="007D3209" w:rsidRDefault="007D3209" w:rsidP="007D3209">
      <w:pPr>
        <w:pStyle w:val="BodyText"/>
      </w:pPr>
      <w:r>
        <w:t xml:space="preserve">The table that follows outlines various constraints that apply </w:t>
      </w:r>
      <w:r w:rsidR="00327134">
        <w:t xml:space="preserve">in the Test Environment </w:t>
      </w:r>
      <w:r>
        <w:t>when executing Test Cases</w:t>
      </w:r>
      <w:r w:rsidR="00327134">
        <w:t xml:space="preserve"> for </w:t>
      </w:r>
      <w:r w:rsidR="00206B79">
        <w:t xml:space="preserve">certain </w:t>
      </w:r>
      <w:r w:rsidR="00327134">
        <w:t>protocols</w:t>
      </w:r>
      <w:r>
        <w:t>.</w:t>
      </w:r>
      <w:r w:rsidR="008852BC">
        <w:t xml:space="preserve"> These constraints include the need to run the Test Cases against RDPE</w:t>
      </w:r>
      <w:r w:rsidR="00063BE7">
        <w:t>USB</w:t>
      </w:r>
      <w:r w:rsidR="008852BC">
        <w:t xml:space="preserve"> and RDPE</w:t>
      </w:r>
      <w:r w:rsidR="00063BE7">
        <w:t>I</w:t>
      </w:r>
      <w:r w:rsidR="008852BC">
        <w:t xml:space="preserve"> implementations in the </w:t>
      </w:r>
      <w:r w:rsidR="008852BC" w:rsidRPr="001D7904">
        <w:rPr>
          <w:b/>
          <w:bCs/>
        </w:rPr>
        <w:t>Interactive</w:t>
      </w:r>
      <w:r w:rsidR="008852BC">
        <w:t xml:space="preserve"> mode, where some manual operations must be performed by the user in order to continue</w:t>
      </w:r>
      <w:r w:rsidR="00330DAA">
        <w:t xml:space="preserve"> test execution</w:t>
      </w:r>
      <w:r w:rsidR="008852BC">
        <w:t>.</w:t>
      </w:r>
    </w:p>
    <w:p w14:paraId="5F6A9A56" w14:textId="6B433602" w:rsidR="00F92797" w:rsidRDefault="007C3F1C" w:rsidP="00F92797">
      <w:pPr>
        <w:pStyle w:val="MoreInfo"/>
      </w:pPr>
      <w:r w:rsidRPr="00AB127A">
        <w:rPr>
          <w:noProof/>
          <w:color w:val="0366D6"/>
        </w:rPr>
        <w:drawing>
          <wp:inline distT="0" distB="0" distL="0" distR="0" wp14:anchorId="0C7BE3D0" wp14:editId="07DF6A6C">
            <wp:extent cx="311391" cy="207594"/>
            <wp:effectExtent l="0" t="0" r="0" b="2540"/>
            <wp:docPr id="38" name="Picture 38">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F92797">
        <w:t>Note</w:t>
      </w:r>
    </w:p>
    <w:p w14:paraId="6C8B1DB9" w14:textId="5F4CB7A4" w:rsidR="00517BF6" w:rsidRDefault="00376A3E" w:rsidP="00F92797">
      <w:pPr>
        <w:pStyle w:val="MoreInfoText"/>
      </w:pPr>
      <w:r>
        <w:t xml:space="preserve">If you are using the Protocol Test Manager (PTM) for execution of Test Cases, you can set an adapter to the </w:t>
      </w:r>
      <w:r w:rsidRPr="00517BF6">
        <w:rPr>
          <w:b/>
        </w:rPr>
        <w:t>Interactive</w:t>
      </w:r>
      <w:r>
        <w:t xml:space="preserve"> mode</w:t>
      </w:r>
      <w:r w:rsidR="00F92797">
        <w:t xml:space="preserve"> as part of test setup in the PTM Wizard</w:t>
      </w:r>
      <w:r w:rsidR="00FE7F38">
        <w:t>. H</w:t>
      </w:r>
      <w:r>
        <w:t xml:space="preserve">owever, you should only select </w:t>
      </w:r>
      <w:r w:rsidRPr="00517BF6">
        <w:rPr>
          <w:b/>
        </w:rPr>
        <w:t>RDPEUSB</w:t>
      </w:r>
      <w:r>
        <w:t xml:space="preserve"> or </w:t>
      </w:r>
      <w:r w:rsidRPr="00517BF6">
        <w:rPr>
          <w:b/>
        </w:rPr>
        <w:lastRenderedPageBreak/>
        <w:t>RDPEI</w:t>
      </w:r>
      <w:r>
        <w:t xml:space="preserve"> </w:t>
      </w:r>
      <w:r w:rsidR="00517BF6">
        <w:t xml:space="preserve">under the </w:t>
      </w:r>
      <w:r w:rsidR="00517BF6" w:rsidRPr="00517BF6">
        <w:rPr>
          <w:b/>
        </w:rPr>
        <w:t>Protocol</w:t>
      </w:r>
      <w:r w:rsidR="00517BF6">
        <w:t xml:space="preserve"> node </w:t>
      </w:r>
      <w:r w:rsidR="00062FDE">
        <w:t xml:space="preserve">on the </w:t>
      </w:r>
      <w:r w:rsidR="00062FDE" w:rsidRPr="00062FDE">
        <w:rPr>
          <w:b/>
          <w:bCs w:val="0"/>
        </w:rPr>
        <w:t>Filter Test Cases</w:t>
      </w:r>
      <w:r w:rsidR="00062FDE">
        <w:t xml:space="preserve"> page of the PTM Wizard </w:t>
      </w:r>
      <w:r w:rsidR="00E91D4B">
        <w:t>to ensure</w:t>
      </w:r>
      <w:r w:rsidR="00517BF6">
        <w:t xml:space="preserve"> </w:t>
      </w:r>
      <w:r w:rsidR="000666B3">
        <w:t xml:space="preserve">execution of </w:t>
      </w:r>
      <w:r w:rsidR="00FE7F38">
        <w:t xml:space="preserve">the </w:t>
      </w:r>
      <w:r w:rsidR="000666B3">
        <w:t xml:space="preserve">specific </w:t>
      </w:r>
      <w:r w:rsidR="00517BF6">
        <w:t>Test Case</w:t>
      </w:r>
      <w:r w:rsidR="000666B3">
        <w:t>s</w:t>
      </w:r>
      <w:r w:rsidR="00517BF6">
        <w:t xml:space="preserve"> </w:t>
      </w:r>
      <w:r w:rsidR="000666B3">
        <w:t>that require user interaction</w:t>
      </w:r>
      <w:r w:rsidR="00517BF6">
        <w:t xml:space="preserve">. Otherwise, Test Cases for other </w:t>
      </w:r>
      <w:r w:rsidR="00F92797">
        <w:t xml:space="preserve">selected </w:t>
      </w:r>
      <w:r w:rsidR="00517BF6">
        <w:t xml:space="preserve">protocols will </w:t>
      </w:r>
      <w:r w:rsidR="00E51EC1">
        <w:t xml:space="preserve">unnecessarily </w:t>
      </w:r>
      <w:r w:rsidR="00517BF6">
        <w:t xml:space="preserve">display interactive dialogs for each Test Case. </w:t>
      </w:r>
    </w:p>
    <w:p w14:paraId="577E9B90" w14:textId="77777777" w:rsidR="00F92797" w:rsidRPr="00F92797" w:rsidRDefault="00F92797" w:rsidP="00F92797">
      <w:pPr>
        <w:pStyle w:val="BodyTextSpacer"/>
      </w:pPr>
    </w:p>
    <w:p w14:paraId="42D2C113" w14:textId="2A45D18B" w:rsidR="00C51A88" w:rsidRPr="00C51A88" w:rsidRDefault="00517BF6" w:rsidP="00C51A88">
      <w:pPr>
        <w:pStyle w:val="MoreInfoText"/>
      </w:pPr>
      <w:r>
        <w:t xml:space="preserve">If you are using batch </w:t>
      </w:r>
      <w:r w:rsidR="000666B3">
        <w:t xml:space="preserve">command </w:t>
      </w:r>
      <w:r>
        <w:t xml:space="preserve">scripts for execution of Test Cases, you can set the Interactive mode </w:t>
      </w:r>
      <w:r w:rsidR="006B213C">
        <w:t xml:space="preserve">for the Test Suite </w:t>
      </w:r>
      <w:r w:rsidR="00E51EC1">
        <w:t xml:space="preserve">in the </w:t>
      </w:r>
      <w:r w:rsidR="00E51EC1" w:rsidRPr="007F2168">
        <w:rPr>
          <w:szCs w:val="22"/>
        </w:rPr>
        <w:t>RDP_ClientTestSuite.ptfconfig</w:t>
      </w:r>
      <w:r w:rsidR="00E51EC1" w:rsidRPr="00AB127A">
        <w:t xml:space="preserve"> configuration file</w:t>
      </w:r>
      <w:r w:rsidR="00E51EC1">
        <w:t xml:space="preserve">, </w:t>
      </w:r>
      <w:r w:rsidR="002A4692">
        <w:t xml:space="preserve">as described in </w:t>
      </w:r>
      <w:hyperlink w:anchor="_Configure_the_Test_1" w:history="1">
        <w:r w:rsidR="002A4692" w:rsidRPr="002A4692">
          <w:rPr>
            <w:rStyle w:val="Hyperlink"/>
          </w:rPr>
          <w:t>Configuring Common Test Suite Mode Settings</w:t>
        </w:r>
      </w:hyperlink>
      <w:r w:rsidR="002A4692">
        <w:t>.</w:t>
      </w:r>
    </w:p>
    <w:p w14:paraId="44F930C8" w14:textId="77777777" w:rsidR="00F92797" w:rsidRPr="00F92797" w:rsidRDefault="00F92797" w:rsidP="00F92797">
      <w:pPr>
        <w:pStyle w:val="BodyTextSpacer"/>
      </w:pPr>
    </w:p>
    <w:p w14:paraId="6C07D796" w14:textId="478C63DD" w:rsidR="004D5A5F" w:rsidRDefault="004D5A5F" w:rsidP="004D5A5F">
      <w:pPr>
        <w:pStyle w:val="Caption"/>
      </w:pPr>
      <w:r>
        <w:t xml:space="preserve">Table </w:t>
      </w:r>
      <w:r w:rsidR="00185561">
        <w:t>2</w:t>
      </w:r>
      <w:r>
        <w:t xml:space="preserve">.  </w:t>
      </w:r>
      <w:bookmarkStart w:id="24" w:name="TestEnvSpecialReqs"/>
      <w:r>
        <w:t>Test environment special execution requirements</w:t>
      </w:r>
      <w:bookmarkEnd w:id="24"/>
    </w:p>
    <w:tbl>
      <w:tblPr>
        <w:tblStyle w:val="TableGrid"/>
        <w:tblW w:w="0" w:type="auto"/>
        <w:tblCellSpacing w:w="7" w:type="dxa"/>
        <w:tblCellMar>
          <w:left w:w="115" w:type="dxa"/>
          <w:right w:w="115" w:type="dxa"/>
        </w:tblCellMar>
        <w:tblLook w:val="04A0" w:firstRow="1" w:lastRow="0" w:firstColumn="1" w:lastColumn="0" w:noHBand="0" w:noVBand="1"/>
      </w:tblPr>
      <w:tblGrid>
        <w:gridCol w:w="2977"/>
        <w:gridCol w:w="7093"/>
      </w:tblGrid>
      <w:tr w:rsidR="00333FF3" w14:paraId="1A857F60" w14:textId="77777777" w:rsidTr="00D85C15">
        <w:trPr>
          <w:tblCellSpacing w:w="7" w:type="dxa"/>
        </w:trPr>
        <w:tc>
          <w:tcPr>
            <w:tcW w:w="2965" w:type="dxa"/>
            <w:shd w:val="clear" w:color="auto" w:fill="D9E2F3" w:themeFill="accent1" w:themeFillTint="33"/>
          </w:tcPr>
          <w:p w14:paraId="6F725956" w14:textId="0B87204C" w:rsidR="00333FF3" w:rsidRPr="0031748B" w:rsidRDefault="00333FF3" w:rsidP="0031748B">
            <w:pPr>
              <w:pStyle w:val="BodyText"/>
              <w:rPr>
                <w:b/>
                <w:bCs/>
              </w:rPr>
            </w:pPr>
            <w:r w:rsidRPr="0031748B">
              <w:rPr>
                <w:b/>
                <w:bCs/>
              </w:rPr>
              <w:t>Implementation Test Cases</w:t>
            </w:r>
          </w:p>
        </w:tc>
        <w:tc>
          <w:tcPr>
            <w:tcW w:w="7105" w:type="dxa"/>
            <w:shd w:val="clear" w:color="auto" w:fill="D9E2F3" w:themeFill="accent1" w:themeFillTint="33"/>
          </w:tcPr>
          <w:p w14:paraId="10DA1C89" w14:textId="458A0BC9" w:rsidR="00333FF3" w:rsidRPr="0031748B" w:rsidRDefault="00333FF3" w:rsidP="0031748B">
            <w:pPr>
              <w:pStyle w:val="BodyText"/>
              <w:rPr>
                <w:b/>
                <w:bCs/>
              </w:rPr>
            </w:pPr>
            <w:r w:rsidRPr="0031748B">
              <w:rPr>
                <w:b/>
                <w:bCs/>
              </w:rPr>
              <w:t>Requirements</w:t>
            </w:r>
          </w:p>
        </w:tc>
      </w:tr>
      <w:tr w:rsidR="00333FF3" w14:paraId="465B591F" w14:textId="77777777" w:rsidTr="00527DF4">
        <w:trPr>
          <w:tblCellSpacing w:w="7" w:type="dxa"/>
        </w:trPr>
        <w:tc>
          <w:tcPr>
            <w:tcW w:w="2965" w:type="dxa"/>
          </w:tcPr>
          <w:p w14:paraId="0E7443EB" w14:textId="039334DA" w:rsidR="00333FF3" w:rsidRPr="0031748B" w:rsidRDefault="00333FF3" w:rsidP="0031748B">
            <w:pPr>
              <w:pStyle w:val="BodyText"/>
            </w:pPr>
            <w:r w:rsidRPr="0031748B">
              <w:t>MS-RDPEUSB</w:t>
            </w:r>
          </w:p>
        </w:tc>
        <w:tc>
          <w:tcPr>
            <w:tcW w:w="7105" w:type="dxa"/>
          </w:tcPr>
          <w:p w14:paraId="7BFC19E2" w14:textId="6AFCA27D" w:rsidR="00333FF3" w:rsidRPr="0031748B" w:rsidRDefault="00333FF3" w:rsidP="00C05B58">
            <w:pPr>
              <w:pStyle w:val="BodyText"/>
              <w:numPr>
                <w:ilvl w:val="0"/>
                <w:numId w:val="39"/>
              </w:numPr>
            </w:pPr>
            <w:r w:rsidRPr="004C598C">
              <w:rPr>
                <w:b/>
                <w:bCs/>
              </w:rPr>
              <w:t>SUT</w:t>
            </w:r>
            <w:r w:rsidRPr="0031748B">
              <w:t xml:space="preserve"> must be a physical machine.</w:t>
            </w:r>
          </w:p>
          <w:p w14:paraId="28A5D9F4" w14:textId="58E3702F" w:rsidR="00333FF3" w:rsidRPr="0031748B" w:rsidRDefault="00333FF3" w:rsidP="00C05B58">
            <w:pPr>
              <w:pStyle w:val="BodyText"/>
              <w:numPr>
                <w:ilvl w:val="0"/>
                <w:numId w:val="39"/>
              </w:numPr>
            </w:pPr>
            <w:r w:rsidRPr="0031748B">
              <w:t xml:space="preserve">One OSR USB FX2 board </w:t>
            </w:r>
            <w:r w:rsidR="00A55B53" w:rsidRPr="0031748B">
              <w:t xml:space="preserve">needs to be </w:t>
            </w:r>
            <w:r w:rsidRPr="0031748B">
              <w:t xml:space="preserve">plugged into the </w:t>
            </w:r>
            <w:r w:rsidRPr="004C598C">
              <w:rPr>
                <w:b/>
                <w:bCs/>
              </w:rPr>
              <w:t>SUT</w:t>
            </w:r>
            <w:r w:rsidRPr="0031748B">
              <w:t xml:space="preserve"> computer before running the MS-RDPEUSB Test Cases.</w:t>
            </w:r>
          </w:p>
          <w:p w14:paraId="35A41E52" w14:textId="5D035A23" w:rsidR="00333FF3" w:rsidRDefault="000500B1" w:rsidP="00C05B58">
            <w:pPr>
              <w:pStyle w:val="BodyText"/>
              <w:numPr>
                <w:ilvl w:val="0"/>
                <w:numId w:val="39"/>
              </w:numPr>
            </w:pPr>
            <w:r w:rsidRPr="0031748B">
              <w:t xml:space="preserve">Purchase </w:t>
            </w:r>
            <w:r w:rsidR="00E307AE" w:rsidRPr="0031748B">
              <w:t>a</w:t>
            </w:r>
            <w:r w:rsidR="005B3247">
              <w:t>n</w:t>
            </w:r>
            <w:r w:rsidR="00E307AE" w:rsidRPr="0031748B">
              <w:t xml:space="preserve"> </w:t>
            </w:r>
            <w:r w:rsidRPr="0031748B">
              <w:t>OSR USB FX2 board at</w:t>
            </w:r>
            <w:r w:rsidR="00093AF9">
              <w:t xml:space="preserve"> the</w:t>
            </w:r>
            <w:r w:rsidRPr="0031748B">
              <w:t xml:space="preserve"> </w:t>
            </w:r>
            <w:hyperlink r:id="rId20" w:history="1">
              <w:r w:rsidRPr="00547E18">
                <w:rPr>
                  <w:rStyle w:val="Hyperlink"/>
                  <w:color w:val="0070C0"/>
                </w:rPr>
                <w:t>OSR Online Store</w:t>
              </w:r>
            </w:hyperlink>
            <w:r w:rsidR="00E307AE" w:rsidRPr="0031748B">
              <w:t xml:space="preserve"> and install it.</w:t>
            </w:r>
          </w:p>
          <w:p w14:paraId="1D5E5122" w14:textId="2C8DF032" w:rsidR="009318E1" w:rsidRPr="0031748B" w:rsidRDefault="009318E1" w:rsidP="00C05B58">
            <w:pPr>
              <w:pStyle w:val="BodyText"/>
              <w:numPr>
                <w:ilvl w:val="0"/>
                <w:numId w:val="39"/>
              </w:numPr>
            </w:pPr>
            <w:bookmarkStart w:id="25" w:name="_Hlk49440038"/>
            <w:r w:rsidRPr="009318E1">
              <w:t>Test Cases for RDPE</w:t>
            </w:r>
            <w:r>
              <w:t>USB</w:t>
            </w:r>
            <w:r w:rsidRPr="009318E1">
              <w:t xml:space="preserve"> implementations must use the Interactive mode</w:t>
            </w:r>
            <w:r>
              <w:t>.</w:t>
            </w:r>
            <w:bookmarkEnd w:id="25"/>
          </w:p>
        </w:tc>
      </w:tr>
      <w:tr w:rsidR="00333FF3" w14:paraId="4E91FF22" w14:textId="77777777" w:rsidTr="00527DF4">
        <w:trPr>
          <w:tblCellSpacing w:w="7" w:type="dxa"/>
        </w:trPr>
        <w:tc>
          <w:tcPr>
            <w:tcW w:w="2965" w:type="dxa"/>
          </w:tcPr>
          <w:p w14:paraId="3976D6F3" w14:textId="1135077F" w:rsidR="00333FF3" w:rsidRPr="0031748B" w:rsidRDefault="00876BF1" w:rsidP="0031748B">
            <w:pPr>
              <w:pStyle w:val="BodyText"/>
            </w:pPr>
            <w:r w:rsidRPr="0031748B">
              <w:t>MS-RDPEI</w:t>
            </w:r>
          </w:p>
        </w:tc>
        <w:tc>
          <w:tcPr>
            <w:tcW w:w="7105" w:type="dxa"/>
          </w:tcPr>
          <w:p w14:paraId="1B620823" w14:textId="77777777" w:rsidR="00333FF3" w:rsidRDefault="00876BF1" w:rsidP="00C05B58">
            <w:pPr>
              <w:pStyle w:val="BodyText"/>
              <w:numPr>
                <w:ilvl w:val="0"/>
                <w:numId w:val="106"/>
              </w:numPr>
            </w:pPr>
            <w:r w:rsidRPr="0031748B">
              <w:t xml:space="preserve">The </w:t>
            </w:r>
            <w:r w:rsidRPr="004C598C">
              <w:rPr>
                <w:b/>
                <w:bCs/>
              </w:rPr>
              <w:t>SUT</w:t>
            </w:r>
            <w:r w:rsidRPr="0031748B">
              <w:t xml:space="preserve"> must be touch</w:t>
            </w:r>
            <w:r w:rsidR="009342A3" w:rsidRPr="0031748B">
              <w:t>-</w:t>
            </w:r>
            <w:r w:rsidRPr="0031748B">
              <w:t>enabled.</w:t>
            </w:r>
          </w:p>
          <w:p w14:paraId="1F20F635" w14:textId="1ADEED3A" w:rsidR="00FF0306" w:rsidRPr="0031748B" w:rsidRDefault="00FF0306" w:rsidP="00C05B58">
            <w:pPr>
              <w:pStyle w:val="BodyText"/>
              <w:numPr>
                <w:ilvl w:val="0"/>
                <w:numId w:val="106"/>
              </w:numPr>
            </w:pPr>
            <w:r>
              <w:t xml:space="preserve">Test Cases for RDPEI implementations must use the Interactive mode, as described in </w:t>
            </w:r>
            <w:hyperlink w:anchor="_Running_MS-RDPEI_Test" w:history="1">
              <w:r w:rsidRPr="00B65C04">
                <w:rPr>
                  <w:rStyle w:val="Hyperlink"/>
                  <w:lang w:val="en-US"/>
                </w:rPr>
                <w:t>Running MS-RDPEI Test Cases in the Test Suite Modes</w:t>
              </w:r>
            </w:hyperlink>
            <w:r>
              <w:t>.</w:t>
            </w:r>
          </w:p>
        </w:tc>
      </w:tr>
      <w:tr w:rsidR="00333FF3" w14:paraId="56FB5785" w14:textId="77777777" w:rsidTr="00527DF4">
        <w:trPr>
          <w:tblCellSpacing w:w="7" w:type="dxa"/>
        </w:trPr>
        <w:tc>
          <w:tcPr>
            <w:tcW w:w="2965" w:type="dxa"/>
          </w:tcPr>
          <w:p w14:paraId="51F597D0" w14:textId="0EBBA8FD" w:rsidR="00333FF3" w:rsidRPr="0031748B" w:rsidRDefault="006A00E8" w:rsidP="0031748B">
            <w:pPr>
              <w:pStyle w:val="BodyText"/>
            </w:pPr>
            <w:r w:rsidRPr="0031748B">
              <w:t>MS-RDPEVOR</w:t>
            </w:r>
          </w:p>
        </w:tc>
        <w:tc>
          <w:tcPr>
            <w:tcW w:w="7105" w:type="dxa"/>
          </w:tcPr>
          <w:p w14:paraId="55CDE5F2" w14:textId="1D2DF4EF" w:rsidR="00333FF3" w:rsidRPr="0031748B" w:rsidRDefault="006A00E8" w:rsidP="0031748B">
            <w:pPr>
              <w:pStyle w:val="BodyText"/>
            </w:pPr>
            <w:r w:rsidRPr="0031748B">
              <w:t xml:space="preserve">The </w:t>
            </w:r>
            <w:r w:rsidRPr="004C598C">
              <w:rPr>
                <w:b/>
                <w:bCs/>
              </w:rPr>
              <w:t>SUT</w:t>
            </w:r>
            <w:r w:rsidRPr="0031748B">
              <w:t xml:space="preserve"> must be running the</w:t>
            </w:r>
            <w:r w:rsidR="00D568D6" w:rsidRPr="0031748B">
              <w:t xml:space="preserve"> Windows 8</w:t>
            </w:r>
            <w:r w:rsidR="008C3E07">
              <w:t>.1</w:t>
            </w:r>
            <w:r w:rsidR="009D42D3">
              <w:t xml:space="preserve"> or later </w:t>
            </w:r>
            <w:r w:rsidR="00D568D6" w:rsidRPr="0031748B">
              <w:t>operating system.</w:t>
            </w:r>
            <w:r w:rsidR="00E55B4F" w:rsidRPr="0031748B">
              <w:t xml:space="preserve"> </w:t>
            </w:r>
          </w:p>
        </w:tc>
      </w:tr>
      <w:tr w:rsidR="00333FF3" w14:paraId="55903518" w14:textId="77777777" w:rsidTr="00527DF4">
        <w:trPr>
          <w:tblCellSpacing w:w="7" w:type="dxa"/>
        </w:trPr>
        <w:tc>
          <w:tcPr>
            <w:tcW w:w="2965" w:type="dxa"/>
          </w:tcPr>
          <w:p w14:paraId="035964A8" w14:textId="7BEFB741" w:rsidR="00333FF3" w:rsidRPr="0031748B" w:rsidRDefault="00D568D6" w:rsidP="0031748B">
            <w:pPr>
              <w:pStyle w:val="BodyText"/>
            </w:pPr>
            <w:r w:rsidRPr="0031748B">
              <w:t>MS-RDPEDISP</w:t>
            </w:r>
          </w:p>
        </w:tc>
        <w:tc>
          <w:tcPr>
            <w:tcW w:w="7105" w:type="dxa"/>
          </w:tcPr>
          <w:p w14:paraId="71B2092B" w14:textId="1C806B85" w:rsidR="00424444" w:rsidRPr="0031748B" w:rsidRDefault="00D568D6" w:rsidP="0031748B">
            <w:pPr>
              <w:pStyle w:val="BodyText"/>
            </w:pPr>
            <w:r w:rsidRPr="0031748B">
              <w:t xml:space="preserve">The </w:t>
            </w:r>
            <w:r w:rsidRPr="004C598C">
              <w:rPr>
                <w:b/>
                <w:bCs/>
              </w:rPr>
              <w:t>SUT</w:t>
            </w:r>
            <w:r w:rsidRPr="0031748B">
              <w:t xml:space="preserve"> operating system must support display configuration changes</w:t>
            </w:r>
            <w:r w:rsidR="007B2516" w:rsidRPr="0031748B">
              <w:t>,</w:t>
            </w:r>
            <w:r w:rsidRPr="0031748B">
              <w:t xml:space="preserve"> including</w:t>
            </w:r>
            <w:r w:rsidR="00424444" w:rsidRPr="0031748B">
              <w:t>:</w:t>
            </w:r>
            <w:r w:rsidRPr="0031748B">
              <w:t xml:space="preserve"> </w:t>
            </w:r>
          </w:p>
          <w:p w14:paraId="0CFDA075" w14:textId="79215B7F" w:rsidR="00424444" w:rsidRPr="0031748B" w:rsidRDefault="00424444" w:rsidP="00C05B58">
            <w:pPr>
              <w:pStyle w:val="BodyText"/>
              <w:numPr>
                <w:ilvl w:val="0"/>
                <w:numId w:val="40"/>
              </w:numPr>
            </w:pPr>
            <w:r w:rsidRPr="0031748B">
              <w:t>A</w:t>
            </w:r>
            <w:r w:rsidR="00D568D6" w:rsidRPr="0031748B">
              <w:t>ddition, removal</w:t>
            </w:r>
            <w:r w:rsidR="00CB7D8B" w:rsidRPr="0031748B">
              <w:t>,</w:t>
            </w:r>
            <w:r w:rsidR="00D568D6" w:rsidRPr="0031748B">
              <w:t xml:space="preserve"> and repositioning of monitors</w:t>
            </w:r>
            <w:r w:rsidRPr="0031748B">
              <w:t>.</w:t>
            </w:r>
            <w:r w:rsidR="00D568D6" w:rsidRPr="0031748B">
              <w:t xml:space="preserve"> </w:t>
            </w:r>
          </w:p>
          <w:p w14:paraId="1777449F" w14:textId="3130E010" w:rsidR="00333FF3" w:rsidRPr="0031748B" w:rsidRDefault="00424444" w:rsidP="00C05B58">
            <w:pPr>
              <w:pStyle w:val="BodyText"/>
              <w:numPr>
                <w:ilvl w:val="0"/>
                <w:numId w:val="40"/>
              </w:numPr>
            </w:pPr>
            <w:r w:rsidRPr="0031748B">
              <w:t>R</w:t>
            </w:r>
            <w:r w:rsidR="00D568D6" w:rsidRPr="0031748B">
              <w:t>esolution and orientation updates.</w:t>
            </w:r>
          </w:p>
        </w:tc>
      </w:tr>
    </w:tbl>
    <w:p w14:paraId="13CDEFDF" w14:textId="6ACAFFCB" w:rsidR="00AB127A" w:rsidRPr="00AB127A" w:rsidRDefault="00AB127A" w:rsidP="007606FC">
      <w:pPr>
        <w:pStyle w:val="Heading3"/>
        <w:rPr>
          <w:lang w:val="en"/>
        </w:rPr>
      </w:pPr>
      <w:bookmarkStart w:id="26" w:name="_Driver_Computer"/>
      <w:bookmarkStart w:id="27" w:name="_Toc67404984"/>
      <w:bookmarkEnd w:id="26"/>
      <w:r w:rsidRPr="00AB127A">
        <w:rPr>
          <w:lang w:val="en"/>
        </w:rPr>
        <w:t>Driver Computer</w:t>
      </w:r>
      <w:bookmarkEnd w:id="27"/>
    </w:p>
    <w:p w14:paraId="5E77FDD9" w14:textId="7599E1B1" w:rsidR="00AB127A" w:rsidRDefault="00AB127A" w:rsidP="0031748B">
      <w:pPr>
        <w:pStyle w:val="BodyText"/>
      </w:pPr>
      <w:r w:rsidRPr="00AB127A">
        <w:t xml:space="preserve">The minimum requirements for the </w:t>
      </w:r>
      <w:r w:rsidR="007B2516" w:rsidRPr="007B2516">
        <w:rPr>
          <w:b/>
          <w:bCs/>
        </w:rPr>
        <w:t>D</w:t>
      </w:r>
      <w:r w:rsidRPr="007B2516">
        <w:rPr>
          <w:b/>
          <w:bCs/>
        </w:rPr>
        <w:t>river</w:t>
      </w:r>
      <w:r w:rsidRPr="00AB127A">
        <w:t xml:space="preserve"> </w:t>
      </w:r>
      <w:r w:rsidRPr="00B10DB3">
        <w:rPr>
          <w:b/>
          <w:bCs/>
        </w:rPr>
        <w:t>computer</w:t>
      </w:r>
      <w:r w:rsidRPr="00AB127A">
        <w:t xml:space="preserve"> are </w:t>
      </w:r>
      <w:r w:rsidR="00A468D4">
        <w:t>listed in the table that</w:t>
      </w:r>
      <w:r w:rsidR="00A468D4" w:rsidRPr="00AB127A">
        <w:t xml:space="preserve"> </w:t>
      </w:r>
      <w:r w:rsidRPr="00AB127A">
        <w:t>follows.</w:t>
      </w:r>
    </w:p>
    <w:p w14:paraId="4A966C6C" w14:textId="6AD84E7D" w:rsidR="007B2516" w:rsidRPr="008501C2" w:rsidRDefault="007B2516" w:rsidP="008822C0">
      <w:pPr>
        <w:shd w:val="clear" w:color="auto" w:fill="FFFFFF"/>
        <w:spacing w:before="0" w:after="150"/>
        <w:rPr>
          <w:rFonts w:ascii="Segoe UI" w:eastAsia="Times New Roman" w:hAnsi="Segoe UI" w:cs="Segoe UI"/>
          <w:b/>
          <w:bCs/>
          <w:color w:val="24292E"/>
          <w:sz w:val="21"/>
          <w:szCs w:val="21"/>
          <w:lang w:val="en"/>
        </w:rPr>
      </w:pPr>
      <w:r w:rsidRPr="008501C2">
        <w:rPr>
          <w:b/>
          <w:bCs/>
        </w:rPr>
        <w:t xml:space="preserve">Table 3.  </w:t>
      </w:r>
      <w:r w:rsidR="008501C2" w:rsidRPr="008501C2">
        <w:rPr>
          <w:b/>
          <w:bCs/>
        </w:rPr>
        <w:t>Driver computer requirements</w:t>
      </w:r>
    </w:p>
    <w:tbl>
      <w:tblPr>
        <w:tblW w:w="0" w:type="auto"/>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131"/>
      </w:tblGrid>
      <w:tr w:rsidR="00AB127A" w:rsidRPr="00AB127A" w14:paraId="69654C7F" w14:textId="77777777" w:rsidTr="00202B22">
        <w:trPr>
          <w:tblHeader/>
          <w:tblCellSpacing w:w="7" w:type="dxa"/>
        </w:trPr>
        <w:tc>
          <w:tcPr>
            <w:tcW w:w="1980" w:type="dxa"/>
            <w:shd w:val="clear" w:color="auto" w:fill="D9E2F3" w:themeFill="accent1" w:themeFillTint="33"/>
            <w:tcMar>
              <w:top w:w="0" w:type="dxa"/>
              <w:left w:w="0" w:type="dxa"/>
              <w:bottom w:w="0" w:type="dxa"/>
              <w:right w:w="0" w:type="dxa"/>
            </w:tcMar>
            <w:hideMark/>
          </w:tcPr>
          <w:p w14:paraId="3C5264BE" w14:textId="0BB4D711" w:rsidR="00AB127A" w:rsidRPr="00D42D5F" w:rsidRDefault="00AB127A" w:rsidP="00D42D5F">
            <w:pPr>
              <w:pStyle w:val="BodyText"/>
              <w:rPr>
                <w:b/>
                <w:bCs/>
              </w:rPr>
            </w:pPr>
            <w:r w:rsidRPr="00D42D5F">
              <w:rPr>
                <w:b/>
                <w:bCs/>
              </w:rPr>
              <w:t>Requirement</w:t>
            </w:r>
          </w:p>
        </w:tc>
        <w:tc>
          <w:tcPr>
            <w:tcW w:w="7110" w:type="dxa"/>
            <w:shd w:val="clear" w:color="auto" w:fill="D9E2F3" w:themeFill="accent1" w:themeFillTint="33"/>
            <w:tcMar>
              <w:top w:w="0" w:type="dxa"/>
              <w:left w:w="0" w:type="dxa"/>
              <w:bottom w:w="0" w:type="dxa"/>
              <w:right w:w="0" w:type="dxa"/>
            </w:tcMar>
            <w:hideMark/>
          </w:tcPr>
          <w:p w14:paraId="3FEFB0FA" w14:textId="33AB53CC" w:rsidR="00AB127A" w:rsidRPr="00D42D5F" w:rsidRDefault="00AB127A" w:rsidP="00D42D5F">
            <w:pPr>
              <w:pStyle w:val="BodyText"/>
              <w:rPr>
                <w:b/>
                <w:bCs/>
              </w:rPr>
            </w:pPr>
            <w:r w:rsidRPr="00D42D5F">
              <w:rPr>
                <w:b/>
                <w:bCs/>
              </w:rPr>
              <w:t>Description</w:t>
            </w:r>
          </w:p>
        </w:tc>
      </w:tr>
      <w:tr w:rsidR="00AB127A" w:rsidRPr="00AB127A" w14:paraId="40100703" w14:textId="77777777" w:rsidTr="00202B22">
        <w:trPr>
          <w:tblCellSpacing w:w="7" w:type="dxa"/>
        </w:trPr>
        <w:tc>
          <w:tcPr>
            <w:tcW w:w="1980" w:type="dxa"/>
            <w:tcMar>
              <w:top w:w="0" w:type="dxa"/>
              <w:left w:w="0" w:type="dxa"/>
              <w:bottom w:w="0" w:type="dxa"/>
              <w:right w:w="0" w:type="dxa"/>
            </w:tcMar>
            <w:vAlign w:val="center"/>
            <w:hideMark/>
          </w:tcPr>
          <w:p w14:paraId="6E3490A1" w14:textId="329417D7" w:rsidR="00AB127A" w:rsidRPr="00AB127A" w:rsidRDefault="00AB127A" w:rsidP="00D42D5F">
            <w:pPr>
              <w:pStyle w:val="BodyText"/>
            </w:pPr>
            <w:r w:rsidRPr="00AB127A">
              <w:t>Operating system</w:t>
            </w:r>
          </w:p>
        </w:tc>
        <w:tc>
          <w:tcPr>
            <w:tcW w:w="7110" w:type="dxa"/>
            <w:tcMar>
              <w:top w:w="0" w:type="dxa"/>
              <w:left w:w="0" w:type="dxa"/>
              <w:bottom w:w="0" w:type="dxa"/>
              <w:right w:w="0" w:type="dxa"/>
            </w:tcMar>
            <w:vAlign w:val="center"/>
            <w:hideMark/>
          </w:tcPr>
          <w:p w14:paraId="1AC4637A" w14:textId="071A2CF3" w:rsidR="00BD7A2F" w:rsidRDefault="00F820E6" w:rsidP="00D42D5F">
            <w:pPr>
              <w:pStyle w:val="BodyText"/>
            </w:pPr>
            <w:r>
              <w:t>I</w:t>
            </w:r>
            <w:r w:rsidRPr="00F820E6">
              <w:t xml:space="preserve">t is recommended to run the Windows Server 2019 operating system on the </w:t>
            </w:r>
            <w:r w:rsidRPr="00B64517">
              <w:rPr>
                <w:b/>
                <w:bCs/>
              </w:rPr>
              <w:t>Driver</w:t>
            </w:r>
            <w:r w:rsidRPr="00F820E6">
              <w:t xml:space="preserve"> computer. </w:t>
            </w:r>
          </w:p>
          <w:p w14:paraId="18402FD4" w14:textId="77777777" w:rsidR="00AB127A" w:rsidRDefault="00F820E6" w:rsidP="00D42D5F">
            <w:pPr>
              <w:pStyle w:val="BodyText"/>
              <w:rPr>
                <w:ins w:id="28" w:author="Harley Zhang" w:date="2021-03-11T14:48:00Z"/>
              </w:rPr>
            </w:pPr>
            <w:r w:rsidRPr="00F820E6">
              <w:t>However, it can also be running any Windows operating system version</w:t>
            </w:r>
            <w:del w:id="29" w:author="Harley Zhang" w:date="2021-03-11T14:46:00Z">
              <w:r w:rsidRPr="00F820E6" w:rsidDel="004F2150">
                <w:delText xml:space="preserve"> that is compatible with Visual Studio 2017</w:delText>
              </w:r>
            </w:del>
            <w:r>
              <w:t xml:space="preserve">, such as </w:t>
            </w:r>
            <w:r w:rsidRPr="00F820E6">
              <w:t>Win</w:t>
            </w:r>
            <w:r>
              <w:t>dows</w:t>
            </w:r>
            <w:r w:rsidRPr="00F820E6">
              <w:t xml:space="preserve"> 8</w:t>
            </w:r>
            <w:r w:rsidR="003B4B1E">
              <w:t>.1</w:t>
            </w:r>
            <w:r w:rsidRPr="00F820E6">
              <w:t xml:space="preserve"> </w:t>
            </w:r>
            <w:r>
              <w:t xml:space="preserve">client or </w:t>
            </w:r>
            <w:r w:rsidRPr="00F820E6">
              <w:t xml:space="preserve">Windows </w:t>
            </w:r>
            <w:r>
              <w:t>S</w:t>
            </w:r>
            <w:r w:rsidRPr="00F820E6">
              <w:t>erver 2012</w:t>
            </w:r>
            <w:r w:rsidR="003B4B1E">
              <w:t xml:space="preserve"> R2</w:t>
            </w:r>
            <w:r>
              <w:t xml:space="preserve"> </w:t>
            </w:r>
            <w:r w:rsidR="00B64517">
              <w:t>and</w:t>
            </w:r>
            <w:r>
              <w:t xml:space="preserve"> later</w:t>
            </w:r>
            <w:ins w:id="30" w:author="Harley Zhang" w:date="2021-03-11T14:46:00Z">
              <w:r w:rsidR="004F2150">
                <w:t xml:space="preserve">, </w:t>
              </w:r>
            </w:ins>
            <w:ins w:id="31" w:author="Harley Zhang" w:date="2021-03-11T14:48:00Z">
              <w:r w:rsidR="00AC0308">
                <w:t>and</w:t>
              </w:r>
            </w:ins>
            <w:ins w:id="32" w:author="Harley Zhang" w:date="2021-03-11T14:46:00Z">
              <w:r w:rsidR="004F2150">
                <w:t xml:space="preserve"> be ru</w:t>
              </w:r>
            </w:ins>
            <w:ins w:id="33" w:author="Harley Zhang" w:date="2021-03-11T14:47:00Z">
              <w:r w:rsidR="004F2150">
                <w:t>nning Linux-based operation system, such as Ubuntu 18.04 or Ubuntu 20.04</w:t>
              </w:r>
            </w:ins>
            <w:ins w:id="34" w:author="Harley Zhang" w:date="2021-03-11T14:48:00Z">
              <w:r w:rsidR="002C4CE6">
                <w:t>.</w:t>
              </w:r>
            </w:ins>
            <w:del w:id="35" w:author="Harley Zhang" w:date="2021-03-11T14:46:00Z">
              <w:r w:rsidR="00AB127A" w:rsidRPr="00AB127A" w:rsidDel="004F2150">
                <w:delText>.</w:delText>
              </w:r>
            </w:del>
          </w:p>
          <w:p w14:paraId="719D714A" w14:textId="7754DD0F" w:rsidR="002C4CE6" w:rsidRPr="00AB127A" w:rsidRDefault="002C4CE6" w:rsidP="00D42D5F">
            <w:pPr>
              <w:pStyle w:val="BodyText"/>
            </w:pPr>
            <w:ins w:id="36" w:author="Harley Zhang" w:date="2021-03-11T14:48:00Z">
              <w:r>
                <w:lastRenderedPageBreak/>
                <w:t xml:space="preserve">All the </w:t>
              </w:r>
            </w:ins>
            <w:ins w:id="37" w:author="Harley Zhang" w:date="2021-03-11T14:49:00Z">
              <w:r w:rsidR="00A91FAA" w:rsidRPr="00F820E6">
                <w:t xml:space="preserve">operating </w:t>
              </w:r>
            </w:ins>
            <w:ins w:id="38" w:author="Harley Zhang" w:date="2021-03-11T14:48:00Z">
              <w:r>
                <w:t>system</w:t>
              </w:r>
            </w:ins>
            <w:ins w:id="39" w:author="Harley Zhang" w:date="2021-03-11T14:49:00Z">
              <w:r w:rsidR="00A91FAA">
                <w:t>s</w:t>
              </w:r>
            </w:ins>
            <w:ins w:id="40" w:author="Harley Zhang" w:date="2021-03-11T14:48:00Z">
              <w:r>
                <w:t xml:space="preserve"> would install </w:t>
              </w:r>
            </w:ins>
            <w:ins w:id="41" w:author="Harley Zhang" w:date="2021-03-11T14:49:00Z">
              <w:r>
                <w:fldChar w:fldCharType="begin"/>
              </w:r>
              <w:r>
                <w:instrText xml:space="preserve"> HYPERLINK "https://dotnet.microsoft.com/download/dotnet/5.0/" </w:instrText>
              </w:r>
              <w:r>
                <w:fldChar w:fldCharType="separate"/>
              </w:r>
              <w:r w:rsidRPr="002C4CE6">
                <w:rPr>
                  <w:rStyle w:val="Hyperlink"/>
                </w:rPr>
                <w:t>[.NET 5.0]</w:t>
              </w:r>
              <w:r>
                <w:fldChar w:fldCharType="end"/>
              </w:r>
            </w:ins>
            <w:r w:rsidR="00BC0A37">
              <w:t>.</w:t>
            </w:r>
          </w:p>
        </w:tc>
      </w:tr>
      <w:tr w:rsidR="00AB127A" w:rsidRPr="00AB127A" w14:paraId="676DFB3F" w14:textId="77777777" w:rsidTr="00202B22">
        <w:trPr>
          <w:tblCellSpacing w:w="7" w:type="dxa"/>
        </w:trPr>
        <w:tc>
          <w:tcPr>
            <w:tcW w:w="1980" w:type="dxa"/>
            <w:tcMar>
              <w:top w:w="0" w:type="dxa"/>
              <w:left w:w="0" w:type="dxa"/>
              <w:bottom w:w="0" w:type="dxa"/>
              <w:right w:w="0" w:type="dxa"/>
            </w:tcMar>
            <w:vAlign w:val="center"/>
            <w:hideMark/>
          </w:tcPr>
          <w:p w14:paraId="41E9E3EB" w14:textId="766366B9" w:rsidR="00AB127A" w:rsidRPr="00AB127A" w:rsidRDefault="00AB127A" w:rsidP="00D42D5F">
            <w:pPr>
              <w:pStyle w:val="BodyText"/>
            </w:pPr>
            <w:r w:rsidRPr="00AB127A">
              <w:lastRenderedPageBreak/>
              <w:t>Memory</w:t>
            </w:r>
          </w:p>
        </w:tc>
        <w:tc>
          <w:tcPr>
            <w:tcW w:w="7110" w:type="dxa"/>
            <w:tcMar>
              <w:top w:w="0" w:type="dxa"/>
              <w:left w:w="0" w:type="dxa"/>
              <w:bottom w:w="0" w:type="dxa"/>
              <w:right w:w="0" w:type="dxa"/>
            </w:tcMar>
            <w:vAlign w:val="center"/>
            <w:hideMark/>
          </w:tcPr>
          <w:p w14:paraId="44D98271" w14:textId="64BA2BFF" w:rsidR="00AB127A" w:rsidRPr="00AB127A" w:rsidRDefault="00AB127A" w:rsidP="00D42D5F">
            <w:pPr>
              <w:pStyle w:val="BodyText"/>
            </w:pPr>
            <w:r w:rsidRPr="00AB127A">
              <w:t>2 GB RAM</w:t>
            </w:r>
          </w:p>
        </w:tc>
      </w:tr>
      <w:tr w:rsidR="00AB127A" w:rsidRPr="00AB127A" w14:paraId="0F197560" w14:textId="77777777" w:rsidTr="00202B22">
        <w:trPr>
          <w:tblCellSpacing w:w="7" w:type="dxa"/>
        </w:trPr>
        <w:tc>
          <w:tcPr>
            <w:tcW w:w="1980" w:type="dxa"/>
            <w:tcMar>
              <w:top w:w="0" w:type="dxa"/>
              <w:left w:w="0" w:type="dxa"/>
              <w:bottom w:w="0" w:type="dxa"/>
              <w:right w:w="0" w:type="dxa"/>
            </w:tcMar>
            <w:vAlign w:val="center"/>
            <w:hideMark/>
          </w:tcPr>
          <w:p w14:paraId="014C83B2" w14:textId="5E68BC52" w:rsidR="00AB127A" w:rsidRPr="00AB127A" w:rsidRDefault="00AB127A" w:rsidP="00D42D5F">
            <w:pPr>
              <w:pStyle w:val="BodyText"/>
            </w:pPr>
            <w:r w:rsidRPr="00AB127A">
              <w:t>Disk space</w:t>
            </w:r>
          </w:p>
        </w:tc>
        <w:tc>
          <w:tcPr>
            <w:tcW w:w="7110" w:type="dxa"/>
            <w:tcMar>
              <w:top w:w="0" w:type="dxa"/>
              <w:left w:w="0" w:type="dxa"/>
              <w:bottom w:w="0" w:type="dxa"/>
              <w:right w:w="0" w:type="dxa"/>
            </w:tcMar>
            <w:vAlign w:val="center"/>
            <w:hideMark/>
          </w:tcPr>
          <w:p w14:paraId="6F64F50A" w14:textId="5536CE45" w:rsidR="00AB127A" w:rsidRPr="00AB127A" w:rsidRDefault="00AB127A" w:rsidP="00D42D5F">
            <w:pPr>
              <w:pStyle w:val="BodyText"/>
            </w:pPr>
            <w:r w:rsidRPr="00AB127A">
              <w:t>60 GB</w:t>
            </w:r>
          </w:p>
        </w:tc>
      </w:tr>
    </w:tbl>
    <w:p w14:paraId="5EB8A2BD" w14:textId="6DD21BED" w:rsidR="00AB127A" w:rsidRPr="00AB127A" w:rsidRDefault="00AB127A" w:rsidP="00D02119">
      <w:pPr>
        <w:pStyle w:val="Heading3"/>
        <w:rPr>
          <w:lang w:val="en"/>
        </w:rPr>
      </w:pPr>
      <w:bookmarkStart w:id="42" w:name="_System_Under_Test"/>
      <w:bookmarkStart w:id="43" w:name="_Toc67404985"/>
      <w:bookmarkEnd w:id="42"/>
      <w:r w:rsidRPr="00AB127A">
        <w:rPr>
          <w:lang w:val="en"/>
        </w:rPr>
        <w:t>System Under Test</w:t>
      </w:r>
      <w:r w:rsidR="00F3360D">
        <w:rPr>
          <w:lang w:val="en"/>
        </w:rPr>
        <w:t xml:space="preserve"> (SUT)</w:t>
      </w:r>
      <w:bookmarkEnd w:id="43"/>
    </w:p>
    <w:p w14:paraId="6C4815B5" w14:textId="4AB576DA" w:rsidR="00AB127A" w:rsidRDefault="00AB127A" w:rsidP="0031748B">
      <w:pPr>
        <w:pStyle w:val="BodyText"/>
      </w:pPr>
      <w:r w:rsidRPr="00AB127A">
        <w:t xml:space="preserve">The minimum requirements for the </w:t>
      </w:r>
      <w:r w:rsidRPr="00A9077E">
        <w:rPr>
          <w:b/>
          <w:bCs/>
        </w:rPr>
        <w:t>SUT</w:t>
      </w:r>
      <w:r w:rsidRPr="00AB127A">
        <w:t xml:space="preserve"> </w:t>
      </w:r>
      <w:r w:rsidR="00A9077E" w:rsidRPr="006759D6">
        <w:t>computer</w:t>
      </w:r>
      <w:r w:rsidR="00A9077E">
        <w:t xml:space="preserve"> </w:t>
      </w:r>
      <w:r w:rsidRPr="00AB127A">
        <w:t xml:space="preserve">are </w:t>
      </w:r>
      <w:r w:rsidR="00A468D4">
        <w:t>listed in the table that</w:t>
      </w:r>
      <w:r w:rsidRPr="00AB127A">
        <w:t xml:space="preserve"> follows.</w:t>
      </w:r>
    </w:p>
    <w:p w14:paraId="1F0C32C5" w14:textId="77777777" w:rsidR="00525080" w:rsidRPr="00AB127A" w:rsidRDefault="00525080" w:rsidP="00525080">
      <w:pPr>
        <w:pStyle w:val="BodyTextSpacer"/>
      </w:pPr>
    </w:p>
    <w:p w14:paraId="2475B3EC" w14:textId="4911CAF6" w:rsidR="00AB127A" w:rsidRPr="00AB127A" w:rsidRDefault="007C3F1C" w:rsidP="0031748B">
      <w:pPr>
        <w:pStyle w:val="MoreInfo"/>
      </w:pPr>
      <w:r w:rsidRPr="00AB127A">
        <w:rPr>
          <w:noProof/>
          <w:color w:val="0366D6"/>
        </w:rPr>
        <w:drawing>
          <wp:inline distT="0" distB="0" distL="0" distR="0" wp14:anchorId="4AA424BF" wp14:editId="16228403">
            <wp:extent cx="311391" cy="207594"/>
            <wp:effectExtent l="0" t="0" r="0" b="2540"/>
            <wp:docPr id="43" name="Picture 43">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AB127A" w:rsidRPr="00B95196">
        <w:t>Note</w:t>
      </w:r>
    </w:p>
    <w:p w14:paraId="2F8C0883" w14:textId="5999C9EB" w:rsidR="002275C4" w:rsidRPr="002275C4" w:rsidRDefault="002275C4" w:rsidP="002275C4">
      <w:pPr>
        <w:pStyle w:val="MoreInfoText"/>
      </w:pPr>
      <w:r w:rsidRPr="00517A70">
        <w:rPr>
          <w:rFonts w:eastAsiaTheme="minorHAnsi" w:cs="Times New Roman"/>
          <w:szCs w:val="22"/>
        </w:rPr>
        <w:t xml:space="preserve">If your </w:t>
      </w:r>
      <w:r w:rsidRPr="00E7443F">
        <w:rPr>
          <w:rFonts w:eastAsiaTheme="minorHAnsi" w:cs="Times New Roman"/>
          <w:b/>
          <w:bCs w:val="0"/>
          <w:szCs w:val="22"/>
        </w:rPr>
        <w:t>SUT</w:t>
      </w:r>
      <w:r>
        <w:rPr>
          <w:rFonts w:eastAsiaTheme="minorHAnsi" w:cs="Times New Roman"/>
          <w:szCs w:val="22"/>
        </w:rPr>
        <w:t xml:space="preserve"> </w:t>
      </w:r>
      <w:r w:rsidRPr="00E92114">
        <w:t>is</w:t>
      </w:r>
      <w:r>
        <w:t xml:space="preserve"> running a non-</w:t>
      </w:r>
      <w:r w:rsidRPr="00E92114">
        <w:t xml:space="preserve">Windows </w:t>
      </w:r>
      <w:r>
        <w:t xml:space="preserve">based </w:t>
      </w:r>
      <w:r w:rsidRPr="00E92114">
        <w:t>operating system</w:t>
      </w:r>
      <w:r>
        <w:t>, be sure that you</w:t>
      </w:r>
      <w:r w:rsidR="00B11209">
        <w:t>r installation conforms with</w:t>
      </w:r>
      <w:r>
        <w:t xml:space="preserve"> the requirements that apply to your operating system, </w:t>
      </w:r>
      <w:r w:rsidR="00C866BF">
        <w:t>by re</w:t>
      </w:r>
      <w:r w:rsidR="00B11209">
        <w:t>v</w:t>
      </w:r>
      <w:r w:rsidR="00C866BF">
        <w:t>iewing</w:t>
      </w:r>
      <w:r>
        <w:t xml:space="preserve"> the </w:t>
      </w:r>
      <w:r w:rsidR="001B1902">
        <w:t>special test environment requirements</w:t>
      </w:r>
      <w:r w:rsidR="00C866BF">
        <w:t xml:space="preserve"> </w:t>
      </w:r>
      <w:r>
        <w:t>table</w:t>
      </w:r>
      <w:r w:rsidR="00123718">
        <w:t xml:space="preserve"> </w:t>
      </w:r>
      <w:r w:rsidR="00C866BF">
        <w:t>in</w:t>
      </w:r>
      <w:r w:rsidR="00123718">
        <w:t xml:space="preserve"> </w:t>
      </w:r>
      <w:hyperlink w:anchor="_Environment_Computer_Requirements" w:history="1">
        <w:r w:rsidRPr="002275C4">
          <w:rPr>
            <w:rStyle w:val="Hyperlink"/>
          </w:rPr>
          <w:t>Test Environment Computer Requirements</w:t>
        </w:r>
      </w:hyperlink>
      <w:r>
        <w:t>.</w:t>
      </w:r>
    </w:p>
    <w:p w14:paraId="1FFDEBEE" w14:textId="77777777" w:rsidR="0031748B" w:rsidRDefault="0031748B" w:rsidP="005C45EF">
      <w:pPr>
        <w:pStyle w:val="BodyTextSpacer"/>
      </w:pPr>
    </w:p>
    <w:p w14:paraId="5007E2BB" w14:textId="5850C3BE" w:rsidR="00A9077E" w:rsidRPr="008501C2" w:rsidRDefault="00A9077E" w:rsidP="00A9077E">
      <w:pPr>
        <w:shd w:val="clear" w:color="auto" w:fill="FFFFFF"/>
        <w:spacing w:before="0" w:after="150"/>
        <w:rPr>
          <w:rFonts w:ascii="Segoe UI" w:eastAsia="Times New Roman" w:hAnsi="Segoe UI" w:cs="Segoe UI"/>
          <w:b/>
          <w:bCs/>
          <w:color w:val="24292E"/>
          <w:sz w:val="21"/>
          <w:szCs w:val="21"/>
          <w:lang w:val="en"/>
        </w:rPr>
      </w:pPr>
      <w:r w:rsidRPr="008501C2">
        <w:rPr>
          <w:b/>
          <w:bCs/>
        </w:rPr>
        <w:t xml:space="preserve">Table </w:t>
      </w:r>
      <w:r w:rsidR="00A468D4">
        <w:rPr>
          <w:b/>
          <w:bCs/>
        </w:rPr>
        <w:t>4</w:t>
      </w:r>
      <w:r w:rsidRPr="008501C2">
        <w:rPr>
          <w:b/>
          <w:bCs/>
        </w:rPr>
        <w:t xml:space="preserve">.  </w:t>
      </w:r>
      <w:r w:rsidR="0031748B">
        <w:rPr>
          <w:b/>
          <w:bCs/>
        </w:rPr>
        <w:t>SUT</w:t>
      </w:r>
      <w:r w:rsidRPr="008501C2">
        <w:rPr>
          <w:b/>
          <w:bCs/>
        </w:rPr>
        <w:t xml:space="preserve"> computer requirements</w:t>
      </w:r>
    </w:p>
    <w:tbl>
      <w:tblPr>
        <w:tblW w:w="0" w:type="auto"/>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07"/>
        <w:gridCol w:w="8163"/>
      </w:tblGrid>
      <w:tr w:rsidR="00AB127A" w:rsidRPr="00AB127A" w14:paraId="583357B7" w14:textId="77777777" w:rsidTr="00202B22">
        <w:trPr>
          <w:tblHeader/>
          <w:tblCellSpacing w:w="7" w:type="dxa"/>
        </w:trPr>
        <w:tc>
          <w:tcPr>
            <w:tcW w:w="1890" w:type="dxa"/>
            <w:shd w:val="clear" w:color="auto" w:fill="D9E2F3" w:themeFill="accent1" w:themeFillTint="33"/>
            <w:tcMar>
              <w:top w:w="0" w:type="dxa"/>
              <w:left w:w="0" w:type="dxa"/>
              <w:bottom w:w="0" w:type="dxa"/>
              <w:right w:w="0" w:type="dxa"/>
            </w:tcMar>
            <w:vAlign w:val="center"/>
            <w:hideMark/>
          </w:tcPr>
          <w:p w14:paraId="31AFD522" w14:textId="730D6C07" w:rsidR="00AB127A" w:rsidRPr="00D42D5F" w:rsidRDefault="00AB127A" w:rsidP="00D42D5F">
            <w:pPr>
              <w:pStyle w:val="BodyText"/>
              <w:rPr>
                <w:b/>
                <w:bCs/>
              </w:rPr>
            </w:pPr>
            <w:r w:rsidRPr="00D42D5F">
              <w:rPr>
                <w:b/>
                <w:bCs/>
              </w:rPr>
              <w:t>Requirement</w:t>
            </w:r>
          </w:p>
        </w:tc>
        <w:tc>
          <w:tcPr>
            <w:tcW w:w="8190" w:type="dxa"/>
            <w:shd w:val="clear" w:color="auto" w:fill="D9E2F3" w:themeFill="accent1" w:themeFillTint="33"/>
            <w:tcMar>
              <w:top w:w="0" w:type="dxa"/>
              <w:left w:w="0" w:type="dxa"/>
              <w:bottom w:w="0" w:type="dxa"/>
              <w:right w:w="0" w:type="dxa"/>
            </w:tcMar>
            <w:vAlign w:val="center"/>
            <w:hideMark/>
          </w:tcPr>
          <w:p w14:paraId="41904EFF" w14:textId="64F64B5E" w:rsidR="00AB127A" w:rsidRPr="00D42D5F" w:rsidRDefault="00AB127A" w:rsidP="00D42D5F">
            <w:pPr>
              <w:pStyle w:val="BodyText"/>
              <w:rPr>
                <w:b/>
                <w:bCs/>
              </w:rPr>
            </w:pPr>
            <w:r w:rsidRPr="00D42D5F">
              <w:rPr>
                <w:b/>
                <w:bCs/>
              </w:rPr>
              <w:t>Description</w:t>
            </w:r>
          </w:p>
        </w:tc>
      </w:tr>
      <w:tr w:rsidR="00AB127A" w:rsidRPr="00AB127A" w14:paraId="5C11D409" w14:textId="77777777" w:rsidTr="00202B22">
        <w:trPr>
          <w:tblCellSpacing w:w="7" w:type="dxa"/>
        </w:trPr>
        <w:tc>
          <w:tcPr>
            <w:tcW w:w="1890" w:type="dxa"/>
            <w:tcMar>
              <w:top w:w="0" w:type="dxa"/>
              <w:left w:w="0" w:type="dxa"/>
              <w:bottom w:w="0" w:type="dxa"/>
              <w:right w:w="0" w:type="dxa"/>
            </w:tcMar>
            <w:hideMark/>
          </w:tcPr>
          <w:p w14:paraId="44B8E178" w14:textId="57B634AE" w:rsidR="00AB127A" w:rsidRPr="00AB127A" w:rsidRDefault="00AB127A" w:rsidP="00701334">
            <w:pPr>
              <w:pStyle w:val="BodyText"/>
            </w:pPr>
            <w:r w:rsidRPr="00AB127A">
              <w:t>Operating system</w:t>
            </w:r>
          </w:p>
        </w:tc>
        <w:tc>
          <w:tcPr>
            <w:tcW w:w="8190" w:type="dxa"/>
            <w:tcMar>
              <w:top w:w="0" w:type="dxa"/>
              <w:left w:w="0" w:type="dxa"/>
              <w:bottom w:w="0" w:type="dxa"/>
              <w:right w:w="0" w:type="dxa"/>
            </w:tcMar>
            <w:hideMark/>
          </w:tcPr>
          <w:p w14:paraId="5F89717D" w14:textId="77777777" w:rsidR="00815FD0" w:rsidRDefault="006103FB" w:rsidP="00701334">
            <w:pPr>
              <w:pStyle w:val="BodyText"/>
            </w:pPr>
            <w:r>
              <w:t>I</w:t>
            </w:r>
            <w:r w:rsidR="00815FD0">
              <w:t>t</w:t>
            </w:r>
            <w:r w:rsidRPr="006103FB">
              <w:t xml:space="preserve"> is recommended to run the Windows </w:t>
            </w:r>
            <w:r>
              <w:t xml:space="preserve">10 </w:t>
            </w:r>
            <w:r w:rsidRPr="006103FB">
              <w:t xml:space="preserve">Client operating system on the </w:t>
            </w:r>
            <w:r w:rsidRPr="00815FD0">
              <w:rPr>
                <w:b/>
                <w:bCs/>
              </w:rPr>
              <w:t>SUT</w:t>
            </w:r>
            <w:r w:rsidRPr="006103FB">
              <w:t xml:space="preserve"> computer.  </w:t>
            </w:r>
          </w:p>
          <w:p w14:paraId="7F17F173" w14:textId="5496CC33" w:rsidR="00FD75AB" w:rsidRDefault="006103FB" w:rsidP="00701334">
            <w:pPr>
              <w:pStyle w:val="BodyText"/>
            </w:pPr>
            <w:r w:rsidRPr="006103FB">
              <w:t xml:space="preserve">However, </w:t>
            </w:r>
            <w:r w:rsidR="00171618">
              <w:t xml:space="preserve">given that </w:t>
            </w:r>
            <w:r w:rsidRPr="006103FB">
              <w:t xml:space="preserve">this computer </w:t>
            </w:r>
            <w:r w:rsidR="00E041B2">
              <w:t>has some flexibility</w:t>
            </w:r>
            <w:r w:rsidRPr="006103FB">
              <w:t xml:space="preserve"> as the system under test (SUT), it can </w:t>
            </w:r>
            <w:r w:rsidR="00815FD0">
              <w:t xml:space="preserve">also </w:t>
            </w:r>
            <w:r w:rsidRPr="006103FB">
              <w:t xml:space="preserve">be running </w:t>
            </w:r>
            <w:r w:rsidR="00815FD0">
              <w:t xml:space="preserve">the </w:t>
            </w:r>
            <w:r w:rsidRPr="006103FB">
              <w:t>Win</w:t>
            </w:r>
            <w:r w:rsidR="00815FD0">
              <w:t>dows</w:t>
            </w:r>
            <w:r w:rsidRPr="006103FB">
              <w:t xml:space="preserve"> 8</w:t>
            </w:r>
            <w:r w:rsidR="00894176">
              <w:t>.1</w:t>
            </w:r>
            <w:r w:rsidRPr="006103FB">
              <w:t xml:space="preserve"> </w:t>
            </w:r>
            <w:r w:rsidR="00977839">
              <w:t xml:space="preserve">client </w:t>
            </w:r>
            <w:r w:rsidR="00894176">
              <w:t xml:space="preserve">and later </w:t>
            </w:r>
            <w:r w:rsidR="00815FD0">
              <w:t>or W</w:t>
            </w:r>
            <w:r w:rsidRPr="006103FB">
              <w:t xml:space="preserve">indows </w:t>
            </w:r>
            <w:r w:rsidR="00815FD0">
              <w:t>S</w:t>
            </w:r>
            <w:r w:rsidRPr="006103FB">
              <w:t xml:space="preserve">erver </w:t>
            </w:r>
            <w:r w:rsidR="00815FD0">
              <w:t>20</w:t>
            </w:r>
            <w:r w:rsidRPr="006103FB">
              <w:t xml:space="preserve">12 </w:t>
            </w:r>
            <w:r w:rsidR="00894176">
              <w:t xml:space="preserve">R2 </w:t>
            </w:r>
            <w:r w:rsidR="00815FD0">
              <w:t>and</w:t>
            </w:r>
            <w:r w:rsidRPr="006103FB">
              <w:t xml:space="preserve"> later</w:t>
            </w:r>
            <w:r w:rsidR="00815FD0">
              <w:t xml:space="preserve"> operating system</w:t>
            </w:r>
            <w:r w:rsidRPr="006103FB">
              <w:t xml:space="preserve">, with </w:t>
            </w:r>
            <w:r w:rsidR="002E2149">
              <w:t xml:space="preserve">support for the </w:t>
            </w:r>
            <w:r w:rsidRPr="006103FB">
              <w:t xml:space="preserve">MSTSC </w:t>
            </w:r>
            <w:r w:rsidR="002E2149">
              <w:t xml:space="preserve">command line tool. </w:t>
            </w:r>
          </w:p>
          <w:p w14:paraId="4C0B7C5D" w14:textId="77777777" w:rsidR="00AB127A" w:rsidRDefault="00FD75AB" w:rsidP="00701334">
            <w:pPr>
              <w:pStyle w:val="BodyText"/>
              <w:rPr>
                <w:ins w:id="44" w:author="Harley Zhang" w:date="2021-03-11T14:49:00Z"/>
              </w:rPr>
            </w:pPr>
            <w:r>
              <w:t>N</w:t>
            </w:r>
            <w:r w:rsidR="002E2149">
              <w:t>ote that</w:t>
            </w:r>
            <w:r w:rsidR="006103FB" w:rsidRPr="006103FB">
              <w:t xml:space="preserve"> the SUT computer could be running a non-Windows based operating system version as well.</w:t>
            </w:r>
          </w:p>
          <w:p w14:paraId="03AE9835" w14:textId="4110842F" w:rsidR="00CE229B" w:rsidRPr="00AB127A" w:rsidRDefault="00CE229B" w:rsidP="00701334">
            <w:pPr>
              <w:pStyle w:val="BodyText"/>
            </w:pPr>
            <w:ins w:id="45" w:author="Harley Zhang" w:date="2021-03-11T14:49:00Z">
              <w:r>
                <w:t xml:space="preserve">All the </w:t>
              </w:r>
              <w:r w:rsidRPr="00F820E6">
                <w:t xml:space="preserve">operating </w:t>
              </w:r>
              <w:r>
                <w:t xml:space="preserve">systems would install </w:t>
              </w:r>
              <w:r>
                <w:fldChar w:fldCharType="begin"/>
              </w:r>
              <w:r>
                <w:instrText xml:space="preserve"> HYPERLINK "https://dotnet.microsoft.com/download/dotnet/5.0/" </w:instrText>
              </w:r>
              <w:r>
                <w:fldChar w:fldCharType="separate"/>
              </w:r>
              <w:r w:rsidRPr="002C4CE6">
                <w:rPr>
                  <w:rStyle w:val="Hyperlink"/>
                </w:rPr>
                <w:t>[.NET 5.0]</w:t>
              </w:r>
              <w:r>
                <w:fldChar w:fldCharType="end"/>
              </w:r>
            </w:ins>
          </w:p>
        </w:tc>
      </w:tr>
      <w:tr w:rsidR="00AB127A" w:rsidRPr="00AB127A" w14:paraId="4A854BBB" w14:textId="77777777" w:rsidTr="00202B22">
        <w:trPr>
          <w:tblCellSpacing w:w="7" w:type="dxa"/>
        </w:trPr>
        <w:tc>
          <w:tcPr>
            <w:tcW w:w="1890" w:type="dxa"/>
            <w:tcMar>
              <w:top w:w="0" w:type="dxa"/>
              <w:left w:w="0" w:type="dxa"/>
              <w:bottom w:w="0" w:type="dxa"/>
              <w:right w:w="0" w:type="dxa"/>
            </w:tcMar>
            <w:hideMark/>
          </w:tcPr>
          <w:p w14:paraId="3300529C" w14:textId="16D8664C" w:rsidR="00AB127A" w:rsidRPr="00AB127A" w:rsidRDefault="00AB127A" w:rsidP="00701334">
            <w:pPr>
              <w:pStyle w:val="BodyText"/>
            </w:pPr>
            <w:r w:rsidRPr="00AB127A">
              <w:t>Memory</w:t>
            </w:r>
          </w:p>
        </w:tc>
        <w:tc>
          <w:tcPr>
            <w:tcW w:w="8190" w:type="dxa"/>
            <w:tcMar>
              <w:top w:w="0" w:type="dxa"/>
              <w:left w:w="0" w:type="dxa"/>
              <w:bottom w:w="0" w:type="dxa"/>
              <w:right w:w="0" w:type="dxa"/>
            </w:tcMar>
            <w:hideMark/>
          </w:tcPr>
          <w:p w14:paraId="2E6DEF62" w14:textId="713AAA35" w:rsidR="00AB127A" w:rsidRPr="00AB127A" w:rsidRDefault="00AB127A" w:rsidP="00701334">
            <w:pPr>
              <w:pStyle w:val="BodyText"/>
            </w:pPr>
            <w:r w:rsidRPr="00AB127A">
              <w:t>1 GB RAM</w:t>
            </w:r>
          </w:p>
        </w:tc>
      </w:tr>
      <w:tr w:rsidR="00AB127A" w:rsidRPr="00AB127A" w14:paraId="18A974BE" w14:textId="77777777" w:rsidTr="00202B22">
        <w:trPr>
          <w:tblCellSpacing w:w="7" w:type="dxa"/>
        </w:trPr>
        <w:tc>
          <w:tcPr>
            <w:tcW w:w="1890" w:type="dxa"/>
            <w:tcMar>
              <w:top w:w="0" w:type="dxa"/>
              <w:left w:w="0" w:type="dxa"/>
              <w:bottom w:w="0" w:type="dxa"/>
              <w:right w:w="0" w:type="dxa"/>
            </w:tcMar>
            <w:hideMark/>
          </w:tcPr>
          <w:p w14:paraId="76B7298F" w14:textId="06D91E32" w:rsidR="00AB127A" w:rsidRPr="00AB127A" w:rsidRDefault="00AB127A" w:rsidP="00701334">
            <w:pPr>
              <w:pStyle w:val="BodyText"/>
            </w:pPr>
            <w:r w:rsidRPr="00AB127A">
              <w:t>Disk space</w:t>
            </w:r>
          </w:p>
        </w:tc>
        <w:tc>
          <w:tcPr>
            <w:tcW w:w="8190" w:type="dxa"/>
            <w:tcMar>
              <w:top w:w="0" w:type="dxa"/>
              <w:left w:w="0" w:type="dxa"/>
              <w:bottom w:w="0" w:type="dxa"/>
              <w:right w:w="0" w:type="dxa"/>
            </w:tcMar>
            <w:hideMark/>
          </w:tcPr>
          <w:p w14:paraId="6BC250FA" w14:textId="72A09DF3" w:rsidR="00AB127A" w:rsidRPr="00D42D5F" w:rsidRDefault="00D42D5F" w:rsidP="00701334">
            <w:pPr>
              <w:pStyle w:val="BodyText"/>
            </w:pPr>
            <w:r>
              <w:t xml:space="preserve">60 </w:t>
            </w:r>
            <w:r w:rsidRPr="00D42D5F">
              <w:t>G</w:t>
            </w:r>
            <w:r w:rsidR="00AB127A" w:rsidRPr="00D42D5F">
              <w:t>B</w:t>
            </w:r>
          </w:p>
        </w:tc>
      </w:tr>
    </w:tbl>
    <w:p w14:paraId="5793A99A" w14:textId="77777777" w:rsidR="008822C0" w:rsidRDefault="008822C0" w:rsidP="00946FB5">
      <w:pPr>
        <w:pStyle w:val="BodyTextSpacer"/>
      </w:pPr>
    </w:p>
    <w:p w14:paraId="37F0627C" w14:textId="68170E7C" w:rsidR="00AB127A" w:rsidRPr="00AB127A" w:rsidRDefault="00AB127A" w:rsidP="007606FC">
      <w:pPr>
        <w:pStyle w:val="Heading3"/>
        <w:rPr>
          <w:lang w:val="en"/>
        </w:rPr>
      </w:pPr>
      <w:bookmarkStart w:id="46" w:name="_Domain_Controller"/>
      <w:bookmarkStart w:id="47" w:name="_Toc67404986"/>
      <w:bookmarkEnd w:id="46"/>
      <w:r w:rsidRPr="00AB127A">
        <w:rPr>
          <w:lang w:val="en"/>
        </w:rPr>
        <w:t>Domain Controller</w:t>
      </w:r>
      <w:bookmarkEnd w:id="47"/>
    </w:p>
    <w:p w14:paraId="1DCDFEC4" w14:textId="0332C927" w:rsidR="00AB127A" w:rsidRDefault="00AB127A" w:rsidP="007606FC">
      <w:pPr>
        <w:pStyle w:val="BodyText"/>
      </w:pPr>
      <w:r w:rsidRPr="00AB127A">
        <w:t xml:space="preserve">The minimum requirements for the </w:t>
      </w:r>
      <w:r w:rsidRPr="005F6A94">
        <w:rPr>
          <w:b/>
          <w:bCs/>
        </w:rPr>
        <w:t>DC</w:t>
      </w:r>
      <w:r w:rsidRPr="00AB127A">
        <w:t xml:space="preserve"> are </w:t>
      </w:r>
      <w:r w:rsidR="00A468D4">
        <w:t>listed in the table that</w:t>
      </w:r>
      <w:r w:rsidRPr="00AB127A">
        <w:t xml:space="preserve"> follows.</w:t>
      </w:r>
    </w:p>
    <w:p w14:paraId="2CC80E5A" w14:textId="77777777" w:rsidR="005F6A94" w:rsidRPr="005F6A94" w:rsidRDefault="005F6A94" w:rsidP="005F6A94">
      <w:pPr>
        <w:pStyle w:val="BodyTextSpacer"/>
      </w:pPr>
    </w:p>
    <w:p w14:paraId="04284410" w14:textId="11D65CC7" w:rsidR="005F6A94" w:rsidRPr="005F6A94" w:rsidRDefault="005F6A94" w:rsidP="005F6A94">
      <w:pPr>
        <w:pStyle w:val="Caption"/>
      </w:pPr>
      <w:r w:rsidRPr="008501C2">
        <w:t xml:space="preserve">Table </w:t>
      </w:r>
      <w:r w:rsidR="00A468D4">
        <w:t>5</w:t>
      </w:r>
      <w:r w:rsidRPr="008501C2">
        <w:t xml:space="preserve">.  </w:t>
      </w:r>
      <w:r>
        <w:t>DC</w:t>
      </w:r>
      <w:r w:rsidRPr="008501C2">
        <w:t xml:space="preserve"> computer requirements</w:t>
      </w:r>
    </w:p>
    <w:tbl>
      <w:tblPr>
        <w:tblW w:w="0" w:type="auto"/>
        <w:tblCellSpacing w:w="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29" w:type="dxa"/>
          <w:bottom w:w="29" w:type="dxa"/>
          <w:right w:w="29" w:type="dxa"/>
        </w:tblCellMar>
        <w:tblLook w:val="04A0" w:firstRow="1" w:lastRow="0" w:firstColumn="1" w:lastColumn="0" w:noHBand="0" w:noVBand="1"/>
      </w:tblPr>
      <w:tblGrid>
        <w:gridCol w:w="2013"/>
        <w:gridCol w:w="8057"/>
      </w:tblGrid>
      <w:tr w:rsidR="008E0956" w:rsidRPr="00AB127A" w14:paraId="19A709D2" w14:textId="77777777" w:rsidTr="00717637">
        <w:trPr>
          <w:cantSplit/>
          <w:trHeight w:val="458"/>
          <w:tblHeader/>
          <w:tblCellSpacing w:w="14" w:type="dxa"/>
        </w:trPr>
        <w:tc>
          <w:tcPr>
            <w:tcW w:w="1980" w:type="dxa"/>
            <w:shd w:val="clear" w:color="auto" w:fill="D9E2F3" w:themeFill="accent1" w:themeFillTint="33"/>
            <w:tcMar>
              <w:top w:w="0" w:type="dxa"/>
              <w:left w:w="0" w:type="dxa"/>
              <w:bottom w:w="0" w:type="dxa"/>
              <w:right w:w="0" w:type="dxa"/>
            </w:tcMar>
            <w:hideMark/>
          </w:tcPr>
          <w:p w14:paraId="02B36FC3" w14:textId="77777777" w:rsidR="00AB127A" w:rsidRPr="009D2823" w:rsidRDefault="00AB127A" w:rsidP="008E0956">
            <w:pPr>
              <w:pStyle w:val="BodyText"/>
              <w:rPr>
                <w:b/>
                <w:bCs/>
              </w:rPr>
            </w:pPr>
            <w:r w:rsidRPr="009D2823">
              <w:rPr>
                <w:b/>
                <w:bCs/>
              </w:rPr>
              <w:lastRenderedPageBreak/>
              <w:t>Requirement</w:t>
            </w:r>
          </w:p>
        </w:tc>
        <w:tc>
          <w:tcPr>
            <w:tcW w:w="8100" w:type="dxa"/>
            <w:shd w:val="clear" w:color="auto" w:fill="D9E2F3" w:themeFill="accent1" w:themeFillTint="33"/>
            <w:tcMar>
              <w:top w:w="0" w:type="dxa"/>
              <w:left w:w="0" w:type="dxa"/>
              <w:bottom w:w="0" w:type="dxa"/>
              <w:right w:w="0" w:type="dxa"/>
            </w:tcMar>
            <w:hideMark/>
          </w:tcPr>
          <w:p w14:paraId="38D3350D" w14:textId="77777777" w:rsidR="00AB127A" w:rsidRPr="009D2823" w:rsidRDefault="00AB127A" w:rsidP="008E0956">
            <w:pPr>
              <w:pStyle w:val="BodyText"/>
              <w:rPr>
                <w:b/>
                <w:bCs/>
              </w:rPr>
            </w:pPr>
            <w:r w:rsidRPr="009D2823">
              <w:rPr>
                <w:b/>
                <w:bCs/>
              </w:rPr>
              <w:t>Description</w:t>
            </w:r>
          </w:p>
        </w:tc>
      </w:tr>
      <w:tr w:rsidR="008E0956" w:rsidRPr="00AB127A" w14:paraId="604251B5" w14:textId="77777777" w:rsidTr="00717637">
        <w:trPr>
          <w:cantSplit/>
          <w:trHeight w:val="1134"/>
          <w:tblCellSpacing w:w="14" w:type="dxa"/>
        </w:trPr>
        <w:tc>
          <w:tcPr>
            <w:tcW w:w="1980" w:type="dxa"/>
            <w:tcMar>
              <w:top w:w="0" w:type="dxa"/>
              <w:left w:w="0" w:type="dxa"/>
              <w:bottom w:w="0" w:type="dxa"/>
              <w:right w:w="0" w:type="dxa"/>
            </w:tcMar>
            <w:hideMark/>
          </w:tcPr>
          <w:p w14:paraId="38307C74" w14:textId="77777777" w:rsidR="00AB127A" w:rsidRPr="00AB127A" w:rsidRDefault="00AB127A" w:rsidP="00701334">
            <w:pPr>
              <w:pStyle w:val="BodyText"/>
            </w:pPr>
            <w:r w:rsidRPr="00AB127A">
              <w:t>Operating system</w:t>
            </w:r>
          </w:p>
        </w:tc>
        <w:tc>
          <w:tcPr>
            <w:tcW w:w="8100" w:type="dxa"/>
            <w:tcMar>
              <w:top w:w="0" w:type="dxa"/>
              <w:left w:w="0" w:type="dxa"/>
              <w:bottom w:w="0" w:type="dxa"/>
              <w:right w:w="0" w:type="dxa"/>
            </w:tcMar>
            <w:hideMark/>
          </w:tcPr>
          <w:p w14:paraId="24A6D745" w14:textId="77777777" w:rsidR="00E871B6" w:rsidRDefault="00E67B3F" w:rsidP="00701334">
            <w:pPr>
              <w:pStyle w:val="BodyText"/>
            </w:pPr>
            <w:r>
              <w:t xml:space="preserve">It is recommended </w:t>
            </w:r>
            <w:r w:rsidR="00E871B6">
              <w:t xml:space="preserve">to </w:t>
            </w:r>
            <w:r>
              <w:t>run</w:t>
            </w:r>
            <w:r w:rsidR="00717637" w:rsidRPr="00717637">
              <w:t xml:space="preserve"> the Windows Server 20</w:t>
            </w:r>
            <w:r>
              <w:t>12</w:t>
            </w:r>
            <w:r w:rsidR="00717637" w:rsidRPr="00717637">
              <w:t xml:space="preserve"> R2 operating system version or later</w:t>
            </w:r>
            <w:r w:rsidR="00E871B6">
              <w:t xml:space="preserve"> on the </w:t>
            </w:r>
            <w:r w:rsidR="00E871B6" w:rsidRPr="00E871B6">
              <w:rPr>
                <w:b/>
                <w:bCs/>
              </w:rPr>
              <w:t>DC</w:t>
            </w:r>
            <w:r w:rsidR="00E871B6">
              <w:rPr>
                <w:b/>
                <w:bCs/>
              </w:rPr>
              <w:t xml:space="preserve"> </w:t>
            </w:r>
            <w:r w:rsidR="00E871B6" w:rsidRPr="00E871B6">
              <w:t>computer</w:t>
            </w:r>
            <w:r w:rsidR="00E871B6">
              <w:t>, although a non-Windows base operating system is permissible</w:t>
            </w:r>
            <w:r w:rsidR="00717637" w:rsidRPr="00717637">
              <w:t xml:space="preserve">. </w:t>
            </w:r>
          </w:p>
          <w:p w14:paraId="37234CB3" w14:textId="52EDDD01" w:rsidR="00AB127A" w:rsidRPr="00AB127A" w:rsidRDefault="00717637" w:rsidP="00701334">
            <w:pPr>
              <w:pStyle w:val="BodyText"/>
            </w:pPr>
            <w:r w:rsidRPr="00717637">
              <w:t xml:space="preserve">Note that the </w:t>
            </w:r>
            <w:r w:rsidRPr="001D2FA0">
              <w:rPr>
                <w:b/>
                <w:bCs/>
              </w:rPr>
              <w:t>DC</w:t>
            </w:r>
            <w:r w:rsidRPr="00717637">
              <w:t xml:space="preserve"> can be on the </w:t>
            </w:r>
            <w:r w:rsidRPr="001D2FA0">
              <w:rPr>
                <w:b/>
                <w:bCs/>
              </w:rPr>
              <w:t>SUT</w:t>
            </w:r>
            <w:r w:rsidRPr="00717637">
              <w:t>, although this configuration could interfere with the Test Case execution requirements of certain protocols, as described in the</w:t>
            </w:r>
            <w:r w:rsidR="000A448B">
              <w:t xml:space="preserve"> table of the </w:t>
            </w:r>
            <w:hyperlink w:anchor="_Environment_Computer_Requirements" w:history="1">
              <w:r w:rsidR="000A448B" w:rsidRPr="000A448B">
                <w:rPr>
                  <w:rStyle w:val="Hyperlink"/>
                </w:rPr>
                <w:t>Test Environment Computer Requirements</w:t>
              </w:r>
            </w:hyperlink>
            <w:r w:rsidR="000A448B">
              <w:t xml:space="preserve"> section</w:t>
            </w:r>
            <w:r w:rsidR="00275412">
              <w:t xml:space="preserve"> of this document</w:t>
            </w:r>
            <w:r w:rsidR="00B40A41">
              <w:t>.</w:t>
            </w:r>
          </w:p>
        </w:tc>
      </w:tr>
      <w:tr w:rsidR="008E0956" w:rsidRPr="00AB127A" w14:paraId="7C8D0FEF" w14:textId="77777777" w:rsidTr="00717637">
        <w:trPr>
          <w:cantSplit/>
          <w:trHeight w:val="751"/>
          <w:tblCellSpacing w:w="14" w:type="dxa"/>
        </w:trPr>
        <w:tc>
          <w:tcPr>
            <w:tcW w:w="1980" w:type="dxa"/>
            <w:tcMar>
              <w:top w:w="0" w:type="dxa"/>
              <w:left w:w="0" w:type="dxa"/>
              <w:bottom w:w="0" w:type="dxa"/>
              <w:right w:w="0" w:type="dxa"/>
            </w:tcMar>
            <w:hideMark/>
          </w:tcPr>
          <w:p w14:paraId="6B456F0F" w14:textId="77777777" w:rsidR="00AB127A" w:rsidRPr="00AB127A" w:rsidRDefault="00AB127A" w:rsidP="00701334">
            <w:pPr>
              <w:pStyle w:val="BodyText"/>
            </w:pPr>
            <w:r w:rsidRPr="00AB127A">
              <w:t>Services</w:t>
            </w:r>
          </w:p>
        </w:tc>
        <w:tc>
          <w:tcPr>
            <w:tcW w:w="8100" w:type="dxa"/>
            <w:tcMar>
              <w:top w:w="0" w:type="dxa"/>
              <w:left w:w="0" w:type="dxa"/>
              <w:bottom w:w="0" w:type="dxa"/>
              <w:right w:w="0" w:type="dxa"/>
            </w:tcMar>
            <w:hideMark/>
          </w:tcPr>
          <w:p w14:paraId="61C27846" w14:textId="001E526B" w:rsidR="00AB127A" w:rsidRPr="00AB127A" w:rsidRDefault="00AB127A" w:rsidP="00701334">
            <w:pPr>
              <w:pStyle w:val="BodyText"/>
            </w:pPr>
            <w:r w:rsidRPr="00AB127A">
              <w:t xml:space="preserve">Domain </w:t>
            </w:r>
            <w:r w:rsidR="008E0956">
              <w:t xml:space="preserve">directory </w:t>
            </w:r>
            <w:r w:rsidRPr="00AB127A">
              <w:t>service</w:t>
            </w:r>
            <w:r w:rsidR="008E0956">
              <w:t>,</w:t>
            </w:r>
            <w:r w:rsidRPr="00AB127A">
              <w:t xml:space="preserve"> such as Windows Active Directory Domain Services (AD DS)</w:t>
            </w:r>
            <w:r w:rsidR="008E0956">
              <w:t>.</w:t>
            </w:r>
          </w:p>
        </w:tc>
      </w:tr>
      <w:tr w:rsidR="008E0956" w:rsidRPr="00AB127A" w14:paraId="6FB92818" w14:textId="77777777" w:rsidTr="00717637">
        <w:trPr>
          <w:cantSplit/>
          <w:trHeight w:val="499"/>
          <w:tblCellSpacing w:w="14" w:type="dxa"/>
        </w:trPr>
        <w:tc>
          <w:tcPr>
            <w:tcW w:w="1980" w:type="dxa"/>
            <w:tcMar>
              <w:top w:w="0" w:type="dxa"/>
              <w:left w:w="0" w:type="dxa"/>
              <w:bottom w:w="0" w:type="dxa"/>
              <w:right w:w="0" w:type="dxa"/>
            </w:tcMar>
            <w:hideMark/>
          </w:tcPr>
          <w:p w14:paraId="4AA9435A" w14:textId="77777777" w:rsidR="00AB127A" w:rsidRPr="00AB127A" w:rsidRDefault="00AB127A" w:rsidP="00701334">
            <w:pPr>
              <w:pStyle w:val="BodyText"/>
            </w:pPr>
            <w:r w:rsidRPr="00AB127A">
              <w:t>Memory</w:t>
            </w:r>
          </w:p>
        </w:tc>
        <w:tc>
          <w:tcPr>
            <w:tcW w:w="8100" w:type="dxa"/>
            <w:tcMar>
              <w:top w:w="0" w:type="dxa"/>
              <w:left w:w="0" w:type="dxa"/>
              <w:bottom w:w="0" w:type="dxa"/>
              <w:right w:w="0" w:type="dxa"/>
            </w:tcMar>
            <w:hideMark/>
          </w:tcPr>
          <w:p w14:paraId="5A89B387" w14:textId="77777777" w:rsidR="00AB127A" w:rsidRPr="00AB127A" w:rsidRDefault="00AB127A" w:rsidP="00701334">
            <w:pPr>
              <w:pStyle w:val="BodyText"/>
            </w:pPr>
            <w:r w:rsidRPr="00AB127A">
              <w:t>1 GB RAM</w:t>
            </w:r>
          </w:p>
        </w:tc>
      </w:tr>
      <w:tr w:rsidR="008E0956" w:rsidRPr="00AB127A" w14:paraId="4F7347EF" w14:textId="77777777" w:rsidTr="00717637">
        <w:trPr>
          <w:cantSplit/>
          <w:trHeight w:val="517"/>
          <w:tblCellSpacing w:w="14" w:type="dxa"/>
        </w:trPr>
        <w:tc>
          <w:tcPr>
            <w:tcW w:w="1980" w:type="dxa"/>
            <w:tcMar>
              <w:top w:w="0" w:type="dxa"/>
              <w:left w:w="0" w:type="dxa"/>
              <w:bottom w:w="0" w:type="dxa"/>
              <w:right w:w="0" w:type="dxa"/>
            </w:tcMar>
            <w:hideMark/>
          </w:tcPr>
          <w:p w14:paraId="2D4409B2" w14:textId="77777777" w:rsidR="00AB127A" w:rsidRPr="00AB127A" w:rsidRDefault="00AB127A" w:rsidP="00701334">
            <w:pPr>
              <w:pStyle w:val="BodyText"/>
            </w:pPr>
            <w:r w:rsidRPr="00AB127A">
              <w:t>Disk space</w:t>
            </w:r>
          </w:p>
        </w:tc>
        <w:tc>
          <w:tcPr>
            <w:tcW w:w="8100" w:type="dxa"/>
            <w:tcMar>
              <w:top w:w="0" w:type="dxa"/>
              <w:left w:w="0" w:type="dxa"/>
              <w:bottom w:w="0" w:type="dxa"/>
              <w:right w:w="0" w:type="dxa"/>
            </w:tcMar>
            <w:hideMark/>
          </w:tcPr>
          <w:p w14:paraId="2634B793" w14:textId="77777777" w:rsidR="00AB127A" w:rsidRPr="00AB127A" w:rsidRDefault="00AB127A" w:rsidP="00701334">
            <w:pPr>
              <w:pStyle w:val="BodyText"/>
            </w:pPr>
            <w:r w:rsidRPr="00AB127A">
              <w:t>60 GB</w:t>
            </w:r>
          </w:p>
        </w:tc>
      </w:tr>
    </w:tbl>
    <w:p w14:paraId="149B8B3F" w14:textId="37CACC83" w:rsidR="00AB127A" w:rsidRPr="00AB127A" w:rsidRDefault="00AB127A" w:rsidP="002F7592">
      <w:pPr>
        <w:pStyle w:val="Heading2"/>
        <w:rPr>
          <w:lang w:val="en"/>
        </w:rPr>
      </w:pPr>
      <w:bookmarkStart w:id="48" w:name="_Software"/>
      <w:bookmarkStart w:id="49" w:name="_Software_Installation"/>
      <w:bookmarkStart w:id="50" w:name="_Toc67404987"/>
      <w:bookmarkEnd w:id="48"/>
      <w:bookmarkEnd w:id="49"/>
      <w:r w:rsidRPr="00AB127A">
        <w:rPr>
          <w:lang w:val="en"/>
        </w:rPr>
        <w:t>Software</w:t>
      </w:r>
      <w:r w:rsidR="007A7693">
        <w:rPr>
          <w:lang w:val="en"/>
        </w:rPr>
        <w:t xml:space="preserve"> Installation</w:t>
      </w:r>
      <w:bookmarkEnd w:id="50"/>
    </w:p>
    <w:p w14:paraId="2E39A72F" w14:textId="7F8DA6BA" w:rsidR="00AB127A" w:rsidRDefault="00A468D4" w:rsidP="001D2D4F">
      <w:pPr>
        <w:pStyle w:val="BodyText"/>
      </w:pPr>
      <w:r>
        <w:t>The required</w:t>
      </w:r>
      <w:r w:rsidR="00AB127A" w:rsidRPr="00AB127A">
        <w:t xml:space="preserve"> </w:t>
      </w:r>
      <w:r w:rsidR="00AD1FB3">
        <w:t xml:space="preserve">prerequisite </w:t>
      </w:r>
      <w:r w:rsidR="00AB127A" w:rsidRPr="00AB127A">
        <w:t xml:space="preserve">software </w:t>
      </w:r>
      <w:r>
        <w:t xml:space="preserve">specified in this section </w:t>
      </w:r>
      <w:r w:rsidR="00AB127A" w:rsidRPr="00AB127A">
        <w:t xml:space="preserve">must be installed on the </w:t>
      </w:r>
      <w:r w:rsidR="00A32C8F" w:rsidRPr="00A32C8F">
        <w:rPr>
          <w:b/>
          <w:bCs/>
        </w:rPr>
        <w:t>D</w:t>
      </w:r>
      <w:r w:rsidR="00AB127A" w:rsidRPr="00A32C8F">
        <w:rPr>
          <w:b/>
          <w:bCs/>
        </w:rPr>
        <w:t>river</w:t>
      </w:r>
      <w:r w:rsidR="00AB127A" w:rsidRPr="00AB127A">
        <w:t xml:space="preserve"> computer </w:t>
      </w:r>
      <w:r w:rsidR="00AB127A" w:rsidRPr="001D2D4F">
        <w:rPr>
          <w:i/>
          <w:iCs/>
          <w:szCs w:val="22"/>
        </w:rPr>
        <w:t>before</w:t>
      </w:r>
      <w:r w:rsidR="00AB127A" w:rsidRPr="00AB127A">
        <w:t xml:space="preserve"> </w:t>
      </w:r>
      <w:r w:rsidR="00F92F38">
        <w:t>installing</w:t>
      </w:r>
      <w:r w:rsidR="00AB127A" w:rsidRPr="00AB127A">
        <w:t xml:space="preserve"> th</w:t>
      </w:r>
      <w:r>
        <w:t>e</w:t>
      </w:r>
      <w:r w:rsidR="00AB127A" w:rsidRPr="00AB127A">
        <w:t xml:space="preserve"> </w:t>
      </w:r>
      <w:r w:rsidRPr="00A468D4">
        <w:rPr>
          <w:b/>
          <w:bCs/>
        </w:rPr>
        <w:t>RDP Client</w:t>
      </w:r>
      <w:r w:rsidR="00E119F6">
        <w:rPr>
          <w:b/>
          <w:bCs/>
        </w:rPr>
        <w:t xml:space="preserve"> </w:t>
      </w:r>
      <w:r w:rsidR="0096618A" w:rsidRPr="00A468D4">
        <w:rPr>
          <w:b/>
          <w:bCs/>
        </w:rPr>
        <w:t>T</w:t>
      </w:r>
      <w:r w:rsidR="00AB127A" w:rsidRPr="00A468D4">
        <w:rPr>
          <w:b/>
          <w:bCs/>
        </w:rPr>
        <w:t xml:space="preserve">est </w:t>
      </w:r>
      <w:r w:rsidR="0096618A" w:rsidRPr="00A468D4">
        <w:rPr>
          <w:b/>
          <w:bCs/>
        </w:rPr>
        <w:t>S</w:t>
      </w:r>
      <w:r w:rsidR="00AB127A" w:rsidRPr="00A468D4">
        <w:rPr>
          <w:b/>
          <w:bCs/>
        </w:rPr>
        <w:t>uite</w:t>
      </w:r>
      <w:r w:rsidR="00AB127A" w:rsidRPr="00AB127A">
        <w:t>.</w:t>
      </w:r>
      <w:r>
        <w:t xml:space="preserve"> Other specified software is optional.</w:t>
      </w:r>
      <w:r w:rsidR="002D1B0F">
        <w:t xml:space="preserve"> </w:t>
      </w:r>
      <w:r w:rsidR="00AD1FB3">
        <w:t>As of this writing, the latest Test Suite version is</w:t>
      </w:r>
      <w:r w:rsidR="00AB25A4">
        <w:t xml:space="preserve"> 4.20.9.0</w:t>
      </w:r>
      <w:r w:rsidR="00712FBE">
        <w:t>.</w:t>
      </w:r>
    </w:p>
    <w:p w14:paraId="74CF91DC" w14:textId="6A5789AA" w:rsidR="00AB127A" w:rsidRPr="00AB127A" w:rsidRDefault="00AB127A" w:rsidP="00972D4B">
      <w:pPr>
        <w:pStyle w:val="Heading3"/>
        <w:rPr>
          <w:lang w:val="en"/>
        </w:rPr>
      </w:pPr>
      <w:bookmarkStart w:id="51" w:name="_Required_Prerequisite_Software"/>
      <w:bookmarkStart w:id="52" w:name="_Toc67404988"/>
      <w:bookmarkEnd w:id="51"/>
      <w:r w:rsidRPr="00AB127A">
        <w:rPr>
          <w:lang w:val="en"/>
        </w:rPr>
        <w:t xml:space="preserve">Required </w:t>
      </w:r>
      <w:r w:rsidR="009E61A4">
        <w:rPr>
          <w:lang w:val="en"/>
        </w:rPr>
        <w:t xml:space="preserve">Prerequisite </w:t>
      </w:r>
      <w:r w:rsidRPr="00AB127A">
        <w:rPr>
          <w:lang w:val="en"/>
        </w:rPr>
        <w:t>Software</w:t>
      </w:r>
      <w:bookmarkEnd w:id="52"/>
    </w:p>
    <w:p w14:paraId="7E7072BD" w14:textId="380C81DA" w:rsidR="00FA306D" w:rsidRDefault="00731EA0" w:rsidP="0092741C">
      <w:pPr>
        <w:pStyle w:val="BodyText"/>
      </w:pPr>
      <w:r>
        <w:t>T</w:t>
      </w:r>
      <w:r w:rsidR="004E19A4">
        <w:t>he</w:t>
      </w:r>
      <w:r w:rsidR="004E19A4" w:rsidRPr="00AB127A">
        <w:t xml:space="preserve"> </w:t>
      </w:r>
      <w:r w:rsidR="0096618A">
        <w:t xml:space="preserve">required </w:t>
      </w:r>
      <w:r w:rsidR="00AB127A" w:rsidRPr="00AB127A">
        <w:t>software</w:t>
      </w:r>
      <w:r w:rsidR="00040D7D" w:rsidRPr="00040D7D">
        <w:t xml:space="preserve"> </w:t>
      </w:r>
      <w:r w:rsidR="00040D7D" w:rsidRPr="00AB127A">
        <w:t xml:space="preserve">for running </w:t>
      </w:r>
      <w:r>
        <w:t xml:space="preserve">any </w:t>
      </w:r>
      <w:r w:rsidR="00040D7D" w:rsidRPr="00AB127A">
        <w:t>Windows Protocol Test Suite</w:t>
      </w:r>
      <w:r w:rsidR="00AB127A" w:rsidRPr="00AB127A">
        <w:t xml:space="preserve"> </w:t>
      </w:r>
      <w:r w:rsidR="0096618A">
        <w:t xml:space="preserve">is </w:t>
      </w:r>
      <w:r w:rsidR="00AB127A" w:rsidRPr="00AB127A">
        <w:t>listed in</w:t>
      </w:r>
      <w:r w:rsidR="0096618A">
        <w:t xml:space="preserve"> the</w:t>
      </w:r>
      <w:r w:rsidR="00AB127A" w:rsidRPr="00AB127A">
        <w:t xml:space="preserve"> </w:t>
      </w:r>
      <w:r>
        <w:rPr>
          <w:i/>
          <w:iCs/>
        </w:rPr>
        <w:t>P</w:t>
      </w:r>
      <w:r w:rsidR="0092741C" w:rsidRPr="00731EA0">
        <w:rPr>
          <w:i/>
          <w:iCs/>
        </w:rPr>
        <w:t>rerequisites</w:t>
      </w:r>
      <w:r w:rsidR="00040D7D">
        <w:t xml:space="preserve"> section of the </w:t>
      </w:r>
      <w:r w:rsidR="00040D7D" w:rsidRPr="00040D7D">
        <w:t>Windows Protocol Test Suites</w:t>
      </w:r>
      <w:r w:rsidR="00040D7D">
        <w:t xml:space="preserve"> </w:t>
      </w:r>
      <w:hyperlink r:id="rId21" w:history="1">
        <w:r w:rsidR="0092741C" w:rsidRPr="0092741C">
          <w:rPr>
            <w:rStyle w:val="Hyperlink"/>
            <w:rFonts w:ascii="Segoe UI" w:hAnsi="Segoe UI"/>
            <w:sz w:val="21"/>
          </w:rPr>
          <w:t>Readme</w:t>
        </w:r>
      </w:hyperlink>
      <w:r w:rsidR="0092741C">
        <w:t xml:space="preserve"> </w:t>
      </w:r>
      <w:r w:rsidR="00040D7D">
        <w:t xml:space="preserve">documentation on </w:t>
      </w:r>
      <w:r w:rsidR="00E119F6">
        <w:t>GitHub</w:t>
      </w:r>
      <w:r w:rsidR="00AB127A" w:rsidRPr="00AB127A">
        <w:t>.</w:t>
      </w:r>
      <w:r w:rsidR="00040D7D">
        <w:t xml:space="preserve"> </w:t>
      </w:r>
      <w:r w:rsidR="00FA306D">
        <w:t xml:space="preserve">You can install the prerequisites with the </w:t>
      </w:r>
      <w:r w:rsidR="00C22B0F" w:rsidRPr="00C22B0F">
        <w:rPr>
          <w:b/>
          <w:bCs/>
        </w:rPr>
        <w:t>InstallPrerequisites.ps1</w:t>
      </w:r>
      <w:r w:rsidR="00C22B0F">
        <w:t xml:space="preserve"> PowerShell script </w:t>
      </w:r>
      <w:r w:rsidR="002F7592">
        <w:t xml:space="preserve">that you will find on </w:t>
      </w:r>
      <w:hyperlink r:id="rId22" w:history="1">
        <w:r w:rsidR="002F7592" w:rsidRPr="00C22B0F">
          <w:rPr>
            <w:rStyle w:val="Hyperlink"/>
          </w:rPr>
          <w:t>this page</w:t>
        </w:r>
      </w:hyperlink>
      <w:r w:rsidR="00C22B0F">
        <w:t>.</w:t>
      </w:r>
    </w:p>
    <w:p w14:paraId="5A1B9251" w14:textId="76A58EBC" w:rsidR="00AB127A" w:rsidRPr="00AB127A" w:rsidRDefault="00D1113F" w:rsidP="0092741C">
      <w:pPr>
        <w:pStyle w:val="BodyText"/>
      </w:pPr>
      <w:r>
        <w:t>In addition, the following is required</w:t>
      </w:r>
      <w:r w:rsidR="00EB6593">
        <w:t xml:space="preserve"> software</w:t>
      </w:r>
      <w:r>
        <w:t>:</w:t>
      </w:r>
    </w:p>
    <w:p w14:paraId="32480072" w14:textId="6F9EF8C0" w:rsidR="00AB127A" w:rsidRDefault="00AB127A" w:rsidP="00C05B58">
      <w:pPr>
        <w:pStyle w:val="ListParagraph"/>
        <w:numPr>
          <w:ilvl w:val="0"/>
          <w:numId w:val="36"/>
        </w:numPr>
        <w:shd w:val="clear" w:color="auto" w:fill="FFFFFF"/>
        <w:spacing w:after="150"/>
        <w:rPr>
          <w:rFonts w:ascii="Segoe UI" w:hAnsi="Segoe UI" w:cs="Segoe UI"/>
          <w:color w:val="24292E"/>
          <w:sz w:val="21"/>
          <w:szCs w:val="21"/>
          <w:lang w:val="en"/>
        </w:rPr>
      </w:pPr>
      <w:r w:rsidRPr="001B7CA6">
        <w:rPr>
          <w:rFonts w:ascii="Segoe UI" w:hAnsi="Segoe UI" w:cs="Segoe UI"/>
          <w:color w:val="24292E"/>
          <w:sz w:val="21"/>
          <w:szCs w:val="21"/>
          <w:lang w:val="en"/>
        </w:rPr>
        <w:t>Windows PowerShell 3.0 or later</w:t>
      </w:r>
      <w:r w:rsidR="00FC6983" w:rsidRPr="00FC6983">
        <w:rPr>
          <w:rFonts w:ascii="Segoe UI" w:hAnsi="Segoe UI" w:cs="Segoe UI"/>
          <w:color w:val="24292E"/>
          <w:sz w:val="21"/>
          <w:szCs w:val="21"/>
          <w:lang w:val="en"/>
        </w:rPr>
        <w:t xml:space="preserve"> — enables you to run Test Cases with .ps1 </w:t>
      </w:r>
      <w:r w:rsidR="00836E68">
        <w:rPr>
          <w:rFonts w:ascii="Segoe UI" w:hAnsi="Segoe UI" w:cs="Segoe UI"/>
          <w:color w:val="24292E"/>
          <w:sz w:val="21"/>
          <w:szCs w:val="21"/>
          <w:lang w:val="en"/>
        </w:rPr>
        <w:t xml:space="preserve">script </w:t>
      </w:r>
      <w:r w:rsidR="00FC6983" w:rsidRPr="00FC6983">
        <w:rPr>
          <w:rFonts w:ascii="Segoe UI" w:hAnsi="Segoe UI" w:cs="Segoe UI"/>
          <w:color w:val="24292E"/>
          <w:sz w:val="21"/>
          <w:szCs w:val="21"/>
          <w:lang w:val="en"/>
        </w:rPr>
        <w:t>files</w:t>
      </w:r>
      <w:r w:rsidRPr="001B7CA6">
        <w:rPr>
          <w:rFonts w:ascii="Segoe UI" w:hAnsi="Segoe UI" w:cs="Segoe UI"/>
          <w:color w:val="24292E"/>
          <w:sz w:val="21"/>
          <w:szCs w:val="21"/>
          <w:lang w:val="en"/>
        </w:rPr>
        <w:t>.</w:t>
      </w:r>
    </w:p>
    <w:p w14:paraId="545992A3" w14:textId="6F073388" w:rsidR="00B35F36" w:rsidRDefault="007C3F1C" w:rsidP="007C3F1C">
      <w:pPr>
        <w:pStyle w:val="MoreInfo"/>
      </w:pPr>
      <w:r w:rsidRPr="00AB127A">
        <w:rPr>
          <w:noProof/>
          <w:color w:val="0366D6"/>
        </w:rPr>
        <w:drawing>
          <wp:inline distT="0" distB="0" distL="0" distR="0" wp14:anchorId="0250EC95" wp14:editId="7590D37D">
            <wp:extent cx="311391" cy="207594"/>
            <wp:effectExtent l="0" t="0" r="0" b="2540"/>
            <wp:docPr id="13" name="Picture 13">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B35F36" w:rsidRPr="00B35F36">
        <w:t>Note</w:t>
      </w:r>
    </w:p>
    <w:p w14:paraId="06488C30" w14:textId="090A09E6" w:rsidR="00ED0990" w:rsidRPr="00ED0990" w:rsidRDefault="00441BE6" w:rsidP="007C3F1C">
      <w:pPr>
        <w:pStyle w:val="MoreInfoText"/>
      </w:pPr>
      <w:r w:rsidRPr="00441BE6">
        <w:t xml:space="preserve">Windows PowerShell </w:t>
      </w:r>
      <w:r>
        <w:t>is</w:t>
      </w:r>
      <w:r w:rsidRPr="00441BE6">
        <w:t xml:space="preserve"> installed by default </w:t>
      </w:r>
      <w:r>
        <w:t xml:space="preserve">with every </w:t>
      </w:r>
      <w:r w:rsidRPr="00441BE6">
        <w:t xml:space="preserve">Windows 7 SP1 </w:t>
      </w:r>
      <w:r>
        <w:t xml:space="preserve">and later </w:t>
      </w:r>
      <w:r w:rsidR="00B35F36">
        <w:t xml:space="preserve">operating system </w:t>
      </w:r>
      <w:r w:rsidRPr="00441BE6">
        <w:t xml:space="preserve">and </w:t>
      </w:r>
      <w:r w:rsidR="001B28E0">
        <w:t xml:space="preserve">with </w:t>
      </w:r>
      <w:r w:rsidR="00B35F36">
        <w:t xml:space="preserve">every </w:t>
      </w:r>
      <w:r w:rsidRPr="00441BE6">
        <w:t>Windows Server 2008 R2 SP1</w:t>
      </w:r>
      <w:r>
        <w:t xml:space="preserve"> and later operating system</w:t>
      </w:r>
      <w:r w:rsidRPr="00441BE6">
        <w:t>.</w:t>
      </w:r>
      <w:r>
        <w:t xml:space="preserve">  </w:t>
      </w:r>
      <w:r w:rsidR="00B35F36">
        <w:t xml:space="preserve">However, if you </w:t>
      </w:r>
      <w:r w:rsidR="001B28E0">
        <w:t>need</w:t>
      </w:r>
      <w:r w:rsidR="00B35F36">
        <w:t xml:space="preserve"> to </w:t>
      </w:r>
      <w:r w:rsidR="000B0001">
        <w:t>ensure that you have</w:t>
      </w:r>
      <w:r w:rsidR="00B35F36">
        <w:t xml:space="preserve"> the latest version of PowerShell, go to </w:t>
      </w:r>
      <w:hyperlink r:id="rId23" w:history="1">
        <w:r w:rsidRPr="00B35F36">
          <w:rPr>
            <w:rStyle w:val="Hyperlink"/>
            <w:rFonts w:ascii="Segoe UI" w:hAnsi="Segoe UI"/>
            <w:sz w:val="21"/>
          </w:rPr>
          <w:t>Installing PowerShell on Windows</w:t>
        </w:r>
      </w:hyperlink>
      <w:r w:rsidRPr="00B35F36">
        <w:t>.</w:t>
      </w:r>
      <w:r w:rsidR="00731EA0" w:rsidRPr="00B35F36">
        <w:t xml:space="preserve"> </w:t>
      </w:r>
    </w:p>
    <w:p w14:paraId="003E405E" w14:textId="577EC8C7" w:rsidR="009E61A4" w:rsidRDefault="009E61A4" w:rsidP="009E61A4">
      <w:pPr>
        <w:pStyle w:val="Heading3"/>
      </w:pPr>
      <w:bookmarkStart w:id="53" w:name="_RDP_Client_Endpoint"/>
      <w:bookmarkStart w:id="54" w:name="_Toc67404989"/>
      <w:bookmarkEnd w:id="53"/>
      <w:r>
        <w:t>RDP Client Test Suite Software Installation</w:t>
      </w:r>
      <w:bookmarkEnd w:id="54"/>
    </w:p>
    <w:p w14:paraId="1B5D8F8C" w14:textId="242E9793" w:rsidR="009E61A4" w:rsidRDefault="009E61A4" w:rsidP="009E61A4">
      <w:pPr>
        <w:pStyle w:val="BodyText"/>
      </w:pPr>
      <w:r>
        <w:t xml:space="preserve">The </w:t>
      </w:r>
      <w:r w:rsidRPr="009E61A4">
        <w:rPr>
          <w:b/>
          <w:bCs/>
        </w:rPr>
        <w:t>RDP Client Test Suite</w:t>
      </w:r>
      <w:r>
        <w:t xml:space="preserve"> software consists of single installation package (.</w:t>
      </w:r>
      <w:r w:rsidR="004478A5">
        <w:t>zip</w:t>
      </w:r>
      <w:r>
        <w:t xml:space="preserve">) that you </w:t>
      </w:r>
      <w:r w:rsidR="00184AB7" w:rsidRPr="00184AB7">
        <w:t>extract </w:t>
      </w:r>
      <w:r>
        <w:t xml:space="preserve">separately on both the </w:t>
      </w:r>
      <w:r w:rsidRPr="009E61A4">
        <w:rPr>
          <w:b/>
          <w:bCs/>
        </w:rPr>
        <w:t>Driver computer</w:t>
      </w:r>
      <w:r>
        <w:t xml:space="preserve"> and </w:t>
      </w:r>
      <w:r w:rsidRPr="009E61A4">
        <w:rPr>
          <w:b/>
          <w:bCs/>
        </w:rPr>
        <w:t>SUT computer</w:t>
      </w:r>
      <w:r w:rsidR="008834CB" w:rsidRPr="008834CB">
        <w:t xml:space="preserve"> with specific installation options for each</w:t>
      </w:r>
      <w:r w:rsidR="00647B70">
        <w:t>.</w:t>
      </w:r>
    </w:p>
    <w:p w14:paraId="4B9E04D6" w14:textId="64D2B600" w:rsidR="009E61A4" w:rsidRDefault="0070231D" w:rsidP="009E61A4">
      <w:pPr>
        <w:pStyle w:val="BodyText"/>
      </w:pPr>
      <w:r>
        <w:t xml:space="preserve">You will find the </w:t>
      </w:r>
      <w:r w:rsidR="00E21766">
        <w:t xml:space="preserve">official </w:t>
      </w:r>
      <w:r w:rsidR="00E21766" w:rsidRPr="00E21766">
        <w:rPr>
          <w:b/>
          <w:bCs/>
        </w:rPr>
        <w:t>RDP Test Suite</w:t>
      </w:r>
      <w:r w:rsidR="00E21766">
        <w:t xml:space="preserve"> </w:t>
      </w:r>
      <w:r>
        <w:t xml:space="preserve">installers </w:t>
      </w:r>
      <w:hyperlink r:id="rId24" w:history="1">
        <w:r w:rsidRPr="00E13B45">
          <w:rPr>
            <w:rStyle w:val="Hyperlink"/>
          </w:rPr>
          <w:t>here</w:t>
        </w:r>
      </w:hyperlink>
      <w:r w:rsidR="000B5EF0">
        <w:t xml:space="preserve"> under the </w:t>
      </w:r>
      <w:r w:rsidR="000B5EF0" w:rsidRPr="000B5EF0">
        <w:rPr>
          <w:i/>
          <w:iCs/>
        </w:rPr>
        <w:t>Assets</w:t>
      </w:r>
      <w:r w:rsidR="000B5EF0">
        <w:t xml:space="preserve"> topic</w:t>
      </w:r>
      <w:r w:rsidR="00764FF8">
        <w:t xml:space="preserve"> on </w:t>
      </w:r>
      <w:r w:rsidR="00E119F6">
        <w:t>GitHub</w:t>
      </w:r>
      <w:r>
        <w:t>, which includes the</w:t>
      </w:r>
      <w:r w:rsidR="00764FF8">
        <w:t xml:space="preserve"> </w:t>
      </w:r>
      <w:r w:rsidR="00764FF8" w:rsidRPr="0070231D">
        <w:rPr>
          <w:b/>
          <w:bCs/>
        </w:rPr>
        <w:t>RDP-TestSuite-ClientEP.</w:t>
      </w:r>
      <w:r w:rsidR="006D7CA5">
        <w:rPr>
          <w:b/>
          <w:bCs/>
        </w:rPr>
        <w:t>zip</w:t>
      </w:r>
      <w:r w:rsidR="00644980">
        <w:rPr>
          <w:b/>
          <w:bCs/>
        </w:rPr>
        <w:t xml:space="preserve"> </w:t>
      </w:r>
      <w:r w:rsidR="00764FF8" w:rsidRPr="00764FF8">
        <w:rPr>
          <w:lang w:val="en-US"/>
        </w:rPr>
        <w:t xml:space="preserve">and </w:t>
      </w:r>
      <w:r w:rsidR="001A7C62">
        <w:rPr>
          <w:b/>
          <w:bCs/>
        </w:rPr>
        <w:t>PTMCli</w:t>
      </w:r>
      <w:r w:rsidR="00764FF8" w:rsidRPr="0070231D">
        <w:rPr>
          <w:b/>
          <w:bCs/>
        </w:rPr>
        <w:t>.</w:t>
      </w:r>
      <w:r w:rsidR="001A7C62">
        <w:rPr>
          <w:b/>
          <w:bCs/>
        </w:rPr>
        <w:t>zip</w:t>
      </w:r>
      <w:r w:rsidR="00764FF8">
        <w:rPr>
          <w:b/>
          <w:bCs/>
          <w:lang w:val="en-US"/>
        </w:rPr>
        <w:t xml:space="preserve"> </w:t>
      </w:r>
      <w:r w:rsidR="00764FF8" w:rsidRPr="00764FF8">
        <w:rPr>
          <w:lang w:val="en-US"/>
        </w:rPr>
        <w:t>files</w:t>
      </w:r>
      <w:r>
        <w:t>.</w:t>
      </w:r>
      <w:r w:rsidR="00254F65">
        <w:t xml:space="preserve"> </w:t>
      </w:r>
    </w:p>
    <w:p w14:paraId="720D99B2" w14:textId="5140B708" w:rsidR="00E42C15" w:rsidRPr="001A5199" w:rsidRDefault="001A5199" w:rsidP="001A5199">
      <w:pPr>
        <w:pStyle w:val="Heading4"/>
      </w:pPr>
      <w:bookmarkStart w:id="55" w:name="_Other_RDP_Test"/>
      <w:bookmarkStart w:id="56" w:name="_Toc67404990"/>
      <w:bookmarkEnd w:id="55"/>
      <w:r>
        <w:t xml:space="preserve">Other RDP </w:t>
      </w:r>
      <w:r w:rsidR="0037475C">
        <w:t xml:space="preserve">Client </w:t>
      </w:r>
      <w:r>
        <w:t>Test Suite Acquisition Methods</w:t>
      </w:r>
      <w:bookmarkEnd w:id="56"/>
    </w:p>
    <w:p w14:paraId="5B7C00AC" w14:textId="14D2D9EF" w:rsidR="00E42C15" w:rsidRDefault="001A5199" w:rsidP="009E61A4">
      <w:pPr>
        <w:pStyle w:val="BodyText"/>
      </w:pPr>
      <w:r>
        <w:t>You can utilize o</w:t>
      </w:r>
      <w:r w:rsidR="00E42C15">
        <w:t xml:space="preserve">ther options </w:t>
      </w:r>
      <w:r w:rsidR="00B34AE2">
        <w:t>to</w:t>
      </w:r>
      <w:r w:rsidR="00E42C15">
        <w:t xml:space="preserve"> acquir</w:t>
      </w:r>
      <w:r w:rsidR="00B34AE2">
        <w:t>e</w:t>
      </w:r>
      <w:r w:rsidR="00E42C15">
        <w:t xml:space="preserve"> the </w:t>
      </w:r>
      <w:r w:rsidR="00E42C15" w:rsidRPr="00764FF8">
        <w:rPr>
          <w:b/>
          <w:bCs/>
        </w:rPr>
        <w:t>RDP Client Test Suite</w:t>
      </w:r>
      <w:r>
        <w:t>, as</w:t>
      </w:r>
      <w:r w:rsidR="00E42C15">
        <w:t xml:space="preserve"> described </w:t>
      </w:r>
      <w:r>
        <w:t>below</w:t>
      </w:r>
      <w:r w:rsidR="00E42C15">
        <w:t>:</w:t>
      </w:r>
    </w:p>
    <w:p w14:paraId="49174633" w14:textId="04D9439B" w:rsidR="001062C4" w:rsidRDefault="001062C4" w:rsidP="009E61A4">
      <w:pPr>
        <w:pStyle w:val="BodyText"/>
      </w:pPr>
      <w:r w:rsidRPr="001062C4">
        <w:rPr>
          <w:b/>
          <w:bCs/>
        </w:rPr>
        <w:t>Cloning a Repository</w:t>
      </w:r>
      <w:r w:rsidRPr="00FC6983">
        <w:rPr>
          <w:rFonts w:ascii="Segoe UI" w:hAnsi="Segoe UI"/>
          <w:sz w:val="21"/>
        </w:rPr>
        <w:t xml:space="preserve"> —</w:t>
      </w:r>
      <w:r w:rsidR="00764FF8">
        <w:rPr>
          <w:rFonts w:ascii="Segoe UI" w:hAnsi="Segoe UI"/>
          <w:sz w:val="21"/>
        </w:rPr>
        <w:t xml:space="preserve"> </w:t>
      </w:r>
      <w:r>
        <w:t xml:space="preserve">you can clone </w:t>
      </w:r>
      <w:r w:rsidR="001A5199">
        <w:t xml:space="preserve">(copy) </w:t>
      </w:r>
      <w:r>
        <w:t xml:space="preserve">the GitHub repository for </w:t>
      </w:r>
      <w:r w:rsidR="00764FF8">
        <w:t xml:space="preserve">the </w:t>
      </w:r>
      <w:r w:rsidR="00764FF8" w:rsidRPr="00764FF8">
        <w:rPr>
          <w:b/>
          <w:bCs/>
        </w:rPr>
        <w:t>RDP Client</w:t>
      </w:r>
      <w:r>
        <w:t xml:space="preserve"> </w:t>
      </w:r>
      <w:r w:rsidRPr="00585E17">
        <w:rPr>
          <w:b/>
          <w:bCs/>
        </w:rPr>
        <w:t>Test Suite</w:t>
      </w:r>
      <w:r>
        <w:t xml:space="preserve"> to create a locally-synched copy on your computer, as described in </w:t>
      </w:r>
      <w:hyperlink r:id="rId25" w:history="1">
        <w:r w:rsidRPr="00AD1FB3">
          <w:rPr>
            <w:rStyle w:val="Hyperlink"/>
          </w:rPr>
          <w:t>Cloning a Repository</w:t>
        </w:r>
      </w:hyperlink>
      <w:r>
        <w:t>.</w:t>
      </w:r>
      <w:r w:rsidR="00E172AF">
        <w:t xml:space="preserve"> </w:t>
      </w:r>
      <w:r w:rsidR="00E21766">
        <w:t xml:space="preserve">From the cloned copy of </w:t>
      </w:r>
      <w:r w:rsidR="00E21766" w:rsidRPr="00E21766">
        <w:rPr>
          <w:b/>
          <w:bCs/>
        </w:rPr>
        <w:t xml:space="preserve">Test </w:t>
      </w:r>
      <w:r w:rsidR="00E21766" w:rsidRPr="00E21766">
        <w:rPr>
          <w:b/>
          <w:bCs/>
        </w:rPr>
        <w:lastRenderedPageBreak/>
        <w:t>Suite</w:t>
      </w:r>
      <w:r w:rsidR="00E21766">
        <w:t xml:space="preserve"> files, you can use the </w:t>
      </w:r>
      <w:r w:rsidR="00E21766" w:rsidRPr="00E21766">
        <w:rPr>
          <w:b/>
          <w:bCs/>
        </w:rPr>
        <w:t>build.</w:t>
      </w:r>
      <w:r w:rsidR="00BB5B4A">
        <w:rPr>
          <w:b/>
          <w:bCs/>
        </w:rPr>
        <w:t>ps1</w:t>
      </w:r>
      <w:r w:rsidR="00E21766">
        <w:t xml:space="preserve"> </w:t>
      </w:r>
      <w:r w:rsidR="008F5C89">
        <w:t>file</w:t>
      </w:r>
      <w:r w:rsidR="00E21766">
        <w:t xml:space="preserve"> to</w:t>
      </w:r>
      <w:r w:rsidR="00E172AF">
        <w:t xml:space="preserve"> </w:t>
      </w:r>
      <w:r w:rsidR="0093491A">
        <w:t>build</w:t>
      </w:r>
      <w:r w:rsidR="00E21766">
        <w:t xml:space="preserve"> the RDP client, RDP server, and the Protocol Test Manager</w:t>
      </w:r>
      <w:r w:rsidR="009F6838">
        <w:t xml:space="preserve"> </w:t>
      </w:r>
      <w:r w:rsidR="00D05A01">
        <w:t>separately</w:t>
      </w:r>
      <w:r w:rsidR="00766954">
        <w:t>.</w:t>
      </w:r>
    </w:p>
    <w:p w14:paraId="184D8FE0" w14:textId="6C8BFFF2" w:rsidR="00E34C5A" w:rsidRDefault="001B0A9D" w:rsidP="00E34C5A">
      <w:pPr>
        <w:pStyle w:val="MoreInfo"/>
      </w:pPr>
      <w:r w:rsidRPr="00AB127A">
        <w:rPr>
          <w:noProof/>
          <w:color w:val="0366D6"/>
        </w:rPr>
        <w:drawing>
          <wp:inline distT="0" distB="0" distL="0" distR="0" wp14:anchorId="51E6E0F9" wp14:editId="21518641">
            <wp:extent cx="311391" cy="207594"/>
            <wp:effectExtent l="0" t="0" r="0" b="2540"/>
            <wp:docPr id="45" name="Picture 45">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E34C5A">
        <w:t>Note</w:t>
      </w:r>
    </w:p>
    <w:p w14:paraId="7F69DE89" w14:textId="387765DE" w:rsidR="00E34C5A" w:rsidRDefault="00E34C5A" w:rsidP="00E34C5A">
      <w:pPr>
        <w:pStyle w:val="MoreInfoText"/>
      </w:pPr>
      <w:r>
        <w:t xml:space="preserve">If you are planning to create your own Test Cases, you might want to review </w:t>
      </w:r>
      <w:hyperlink w:anchor="_Running_and_Debugging" w:history="1">
        <w:r w:rsidRPr="00E34C5A">
          <w:rPr>
            <w:rStyle w:val="Hyperlink"/>
          </w:rPr>
          <w:t>Running and Debugging Test Cases With Visual Studio</w:t>
        </w:r>
      </w:hyperlink>
      <w:r>
        <w:t xml:space="preserve"> for more information.</w:t>
      </w:r>
    </w:p>
    <w:p w14:paraId="781A5F38" w14:textId="77777777" w:rsidR="00E34C5A" w:rsidRPr="00E34C5A" w:rsidRDefault="00E34C5A" w:rsidP="00E34C5A">
      <w:pPr>
        <w:pStyle w:val="BodyTextSpacer"/>
      </w:pPr>
    </w:p>
    <w:p w14:paraId="048097D2" w14:textId="00B6D264" w:rsidR="00C03F12" w:rsidRDefault="00C021DB" w:rsidP="00BF4DBF">
      <w:pPr>
        <w:pStyle w:val="BodyText"/>
        <w:rPr>
          <w:rFonts w:ascii="Segoe UI" w:hAnsi="Segoe UI"/>
          <w:sz w:val="21"/>
        </w:rPr>
      </w:pPr>
      <w:r w:rsidRPr="00C021DB">
        <w:rPr>
          <w:b/>
          <w:bCs/>
        </w:rPr>
        <w:t xml:space="preserve">Building </w:t>
      </w:r>
      <w:r w:rsidR="00C03F12">
        <w:rPr>
          <w:b/>
          <w:bCs/>
        </w:rPr>
        <w:t>a</w:t>
      </w:r>
      <w:r w:rsidRPr="00C021DB">
        <w:rPr>
          <w:b/>
          <w:bCs/>
        </w:rPr>
        <w:t xml:space="preserve"> Test Suite </w:t>
      </w:r>
      <w:r w:rsidRPr="00FC6983">
        <w:rPr>
          <w:rFonts w:ascii="Segoe UI" w:hAnsi="Segoe UI"/>
          <w:sz w:val="21"/>
        </w:rPr>
        <w:t xml:space="preserve"> —</w:t>
      </w:r>
      <w:r>
        <w:rPr>
          <w:rFonts w:ascii="Segoe UI" w:hAnsi="Segoe UI"/>
          <w:sz w:val="21"/>
        </w:rPr>
        <w:t xml:space="preserve"> you can also build the </w:t>
      </w:r>
      <w:r w:rsidRPr="00C021DB">
        <w:rPr>
          <w:rFonts w:ascii="Segoe UI" w:hAnsi="Segoe UI"/>
          <w:b/>
          <w:bCs/>
          <w:sz w:val="21"/>
        </w:rPr>
        <w:t>RDP Client Test Suite</w:t>
      </w:r>
      <w:r>
        <w:rPr>
          <w:rFonts w:ascii="Segoe UI" w:hAnsi="Segoe UI"/>
          <w:sz w:val="21"/>
        </w:rPr>
        <w:t xml:space="preserve"> from the </w:t>
      </w:r>
      <w:r w:rsidR="00764FF8">
        <w:rPr>
          <w:rFonts w:ascii="Segoe UI" w:hAnsi="Segoe UI"/>
          <w:sz w:val="21"/>
        </w:rPr>
        <w:t xml:space="preserve">open </w:t>
      </w:r>
      <w:r>
        <w:rPr>
          <w:rFonts w:ascii="Segoe UI" w:hAnsi="Segoe UI"/>
          <w:sz w:val="21"/>
        </w:rPr>
        <w:t>source code</w:t>
      </w:r>
      <w:r w:rsidR="00FE67BC">
        <w:rPr>
          <w:rFonts w:ascii="Segoe UI" w:hAnsi="Segoe UI"/>
          <w:sz w:val="21"/>
        </w:rPr>
        <w:t xml:space="preserve"> w</w:t>
      </w:r>
      <w:r>
        <w:rPr>
          <w:rFonts w:ascii="Segoe UI" w:hAnsi="Segoe UI"/>
          <w:sz w:val="21"/>
        </w:rPr>
        <w:t xml:space="preserve">ith the use of the </w:t>
      </w:r>
      <w:r w:rsidRPr="00C021DB">
        <w:rPr>
          <w:rFonts w:ascii="Segoe UI" w:hAnsi="Segoe UI"/>
          <w:b/>
          <w:bCs/>
          <w:sz w:val="21"/>
        </w:rPr>
        <w:t>build.</w:t>
      </w:r>
      <w:r w:rsidR="00F63694" w:rsidRPr="00F63694">
        <w:rPr>
          <w:b/>
          <w:bCs/>
        </w:rPr>
        <w:t xml:space="preserve"> </w:t>
      </w:r>
      <w:r w:rsidR="00F63694">
        <w:rPr>
          <w:b/>
          <w:bCs/>
        </w:rPr>
        <w:t>ps1</w:t>
      </w:r>
      <w:r w:rsidR="00F63694">
        <w:t xml:space="preserve"> </w:t>
      </w:r>
      <w:r>
        <w:rPr>
          <w:rFonts w:ascii="Segoe UI" w:hAnsi="Segoe UI"/>
          <w:sz w:val="21"/>
        </w:rPr>
        <w:t xml:space="preserve">file, </w:t>
      </w:r>
      <w:r w:rsidR="00FE67BC">
        <w:rPr>
          <w:rFonts w:ascii="Segoe UI" w:hAnsi="Segoe UI"/>
          <w:sz w:val="21"/>
        </w:rPr>
        <w:t xml:space="preserve">which enables you to </w:t>
      </w:r>
      <w:r>
        <w:rPr>
          <w:rFonts w:ascii="Segoe UI" w:hAnsi="Segoe UI"/>
          <w:sz w:val="21"/>
        </w:rPr>
        <w:t xml:space="preserve">create the </w:t>
      </w:r>
      <w:r w:rsidRPr="00C021DB">
        <w:rPr>
          <w:rFonts w:ascii="Segoe UI" w:hAnsi="Segoe UI"/>
          <w:b/>
          <w:bCs/>
          <w:sz w:val="21"/>
        </w:rPr>
        <w:t>Test Suite</w:t>
      </w:r>
      <w:r>
        <w:rPr>
          <w:rFonts w:ascii="Segoe UI" w:hAnsi="Segoe UI"/>
          <w:sz w:val="21"/>
        </w:rPr>
        <w:t xml:space="preserve"> and </w:t>
      </w:r>
      <w:r w:rsidRPr="00C021DB">
        <w:rPr>
          <w:rFonts w:ascii="Segoe UI" w:hAnsi="Segoe UI"/>
          <w:b/>
          <w:bCs/>
          <w:sz w:val="21"/>
        </w:rPr>
        <w:t>Protocol Test Manager</w:t>
      </w:r>
      <w:r w:rsidR="00FE67BC">
        <w:rPr>
          <w:rFonts w:ascii="Segoe UI" w:hAnsi="Segoe UI"/>
          <w:sz w:val="21"/>
        </w:rPr>
        <w:t xml:space="preserve"> components</w:t>
      </w:r>
      <w:r w:rsidR="00111DB9">
        <w:rPr>
          <w:rFonts w:ascii="Segoe UI" w:hAnsi="Segoe UI"/>
          <w:sz w:val="21"/>
        </w:rPr>
        <w:t>.</w:t>
      </w:r>
    </w:p>
    <w:p w14:paraId="51D044C2" w14:textId="77777777" w:rsidR="00B26C0E" w:rsidRPr="00B26C0E" w:rsidRDefault="00B26C0E" w:rsidP="00B26C0E">
      <w:pPr>
        <w:pStyle w:val="BodyTextSpacer"/>
      </w:pPr>
    </w:p>
    <w:p w14:paraId="137BA1FE" w14:textId="7CD7A623" w:rsidR="00BF4DBF" w:rsidRPr="00BF4DBF" w:rsidRDefault="00BF4DBF" w:rsidP="00BF4DBF">
      <w:pPr>
        <w:pStyle w:val="MoreInfo"/>
        <w:rPr>
          <w:rStyle w:val="Hyperlink"/>
          <w:rFonts w:ascii="Segoe UI" w:hAnsi="Segoe UI"/>
          <w:color w:val="24292E"/>
          <w:sz w:val="21"/>
          <w:u w:val="none"/>
        </w:rPr>
      </w:pPr>
      <w:r w:rsidRPr="00BF4DBF">
        <w:t>More Information</w:t>
      </w:r>
    </w:p>
    <w:p w14:paraId="63671BD9" w14:textId="784F0E15" w:rsidR="00C021DB" w:rsidRDefault="00DC5299" w:rsidP="00CD233C">
      <w:pPr>
        <w:pStyle w:val="MoreInfoText"/>
      </w:pPr>
      <w:r>
        <w:rPr>
          <w:b/>
          <w:bCs w:val="0"/>
        </w:rPr>
        <w:t>To learn more</w:t>
      </w:r>
      <w:r w:rsidR="00C82901">
        <w:t xml:space="preserve"> about the RDP </w:t>
      </w:r>
      <w:r w:rsidR="00BF4DBF">
        <w:t>s</w:t>
      </w:r>
      <w:r w:rsidR="00C82901">
        <w:t>ource code</w:t>
      </w:r>
      <w:r w:rsidR="00C021DB" w:rsidRPr="00C33270">
        <w:t>, see the</w:t>
      </w:r>
      <w:r w:rsidR="00C021DB">
        <w:t xml:space="preserve"> </w:t>
      </w:r>
      <w:hyperlink r:id="rId26" w:history="1">
        <w:r w:rsidR="00C021DB" w:rsidRPr="008F78A3">
          <w:rPr>
            <w:rStyle w:val="Hyperlink"/>
            <w:rFonts w:ascii="Segoe UI" w:hAnsi="Segoe UI"/>
            <w:sz w:val="21"/>
          </w:rPr>
          <w:t>RDP source</w:t>
        </w:r>
      </w:hyperlink>
      <w:r w:rsidR="00C021DB">
        <w:t xml:space="preserve"> </w:t>
      </w:r>
      <w:r w:rsidR="00C021DB" w:rsidRPr="00C33270">
        <w:t xml:space="preserve">for Client and Server components </w:t>
      </w:r>
      <w:r w:rsidR="00764FF8" w:rsidRPr="00C33270">
        <w:t>which includes</w:t>
      </w:r>
      <w:r w:rsidR="00C021DB" w:rsidRPr="00C33270">
        <w:t xml:space="preserve"> the RDP_client.sln and RDP_server.sln solution files </w:t>
      </w:r>
      <w:r w:rsidR="001A5199" w:rsidRPr="00C33270">
        <w:t>for</w:t>
      </w:r>
      <w:r w:rsidR="00C021DB" w:rsidRPr="00C33270">
        <w:t xml:space="preserve"> creat</w:t>
      </w:r>
      <w:r w:rsidR="001A5199" w:rsidRPr="00C33270">
        <w:t>ing</w:t>
      </w:r>
      <w:r w:rsidR="00C021DB" w:rsidRPr="00C33270">
        <w:t xml:space="preserve"> </w:t>
      </w:r>
      <w:r w:rsidR="001A5199" w:rsidRPr="00C33270">
        <w:t xml:space="preserve">associated </w:t>
      </w:r>
      <w:r w:rsidR="00C021DB" w:rsidRPr="00C33270">
        <w:t>projects in</w:t>
      </w:r>
      <w:r w:rsidR="002F76A4">
        <w:t xml:space="preserve"> </w:t>
      </w:r>
      <w:hyperlink r:id="rId27" w:history="1">
        <w:r w:rsidR="001C3FF2" w:rsidRPr="001C3FF2">
          <w:rPr>
            <w:rStyle w:val="Hyperlink"/>
            <w:rFonts w:ascii="Segoe UI" w:hAnsi="Segoe UI"/>
            <w:sz w:val="21"/>
            <w:lang w:val="en-US"/>
          </w:rPr>
          <w:t>Visual Studio 2017 Community</w:t>
        </w:r>
      </w:hyperlink>
      <w:r w:rsidR="002721F8">
        <w:t xml:space="preserve"> </w:t>
      </w:r>
      <w:r w:rsidR="002721F8" w:rsidRPr="00C33270">
        <w:t>version</w:t>
      </w:r>
      <w:r w:rsidR="002721F8">
        <w:t>.</w:t>
      </w:r>
      <w:r w:rsidR="00A50FD2">
        <w:t xml:space="preserve"> You can download the source code from </w:t>
      </w:r>
      <w:hyperlink r:id="rId28" w:history="1">
        <w:r w:rsidR="00A50FD2" w:rsidRPr="00A50FD2">
          <w:rPr>
            <w:rStyle w:val="Hyperlink"/>
          </w:rPr>
          <w:t>this page</w:t>
        </w:r>
      </w:hyperlink>
      <w:r w:rsidR="00A50FD2">
        <w:t>.</w:t>
      </w:r>
    </w:p>
    <w:p w14:paraId="2CB03E96" w14:textId="071F697C" w:rsidR="00BF4DBF" w:rsidRPr="00EB4568" w:rsidRDefault="00BF4DBF" w:rsidP="00EB4568">
      <w:pPr>
        <w:pStyle w:val="BodyTextSpacer"/>
        <w:spacing w:after="0"/>
      </w:pPr>
    </w:p>
    <w:p w14:paraId="66033E0D" w14:textId="2D368964" w:rsidR="002350FE" w:rsidRDefault="00DC5299" w:rsidP="00EB4568">
      <w:pPr>
        <w:pStyle w:val="MoreInfoText"/>
      </w:pPr>
      <w:r>
        <w:rPr>
          <w:b/>
          <w:bCs w:val="0"/>
        </w:rPr>
        <w:t>To learn more</w:t>
      </w:r>
      <w:r>
        <w:t xml:space="preserve"> </w:t>
      </w:r>
      <w:r w:rsidR="00BF4DBF">
        <w:t xml:space="preserve">about creating Test Suites, see </w:t>
      </w:r>
      <w:r w:rsidR="00BF4DBF" w:rsidRPr="00C82901">
        <w:rPr>
          <w:i/>
          <w:iCs/>
        </w:rPr>
        <w:t>Creating a Test Suite Manually</w:t>
      </w:r>
      <w:r w:rsidR="00BF4DBF">
        <w:t xml:space="preserve"> in the</w:t>
      </w:r>
      <w:r w:rsidR="00BF4DBF" w:rsidRPr="00BF4DBF">
        <w:rPr>
          <w:szCs w:val="22"/>
        </w:rPr>
        <w:t xml:space="preserve"> </w:t>
      </w:r>
      <w:hyperlink r:id="rId29" w:anchor="CreatingaTestSuiteManually" w:history="1">
        <w:r w:rsidR="00BF4DBF" w:rsidRPr="00BF4DBF">
          <w:rPr>
            <w:rStyle w:val="Hyperlink"/>
            <w:szCs w:val="22"/>
          </w:rPr>
          <w:t>Getting Started Guide for PTF</w:t>
        </w:r>
      </w:hyperlink>
      <w:r w:rsidR="00BF4DBF">
        <w:rPr>
          <w:rStyle w:val="Hyperlink"/>
          <w:rFonts w:ascii="Segoe UI" w:hAnsi="Segoe UI"/>
          <w:sz w:val="21"/>
        </w:rPr>
        <w:t>.</w:t>
      </w:r>
      <w:r w:rsidR="00EB4568">
        <w:rPr>
          <w:rStyle w:val="Hyperlink"/>
          <w:rFonts w:ascii="Segoe UI" w:hAnsi="Segoe UI"/>
          <w:sz w:val="21"/>
        </w:rPr>
        <w:t xml:space="preserve"> </w:t>
      </w:r>
      <w:r w:rsidR="00EB4568" w:rsidRPr="00D94D54">
        <w:rPr>
          <w:rStyle w:val="Hyperlink"/>
          <w:rFonts w:ascii="Segoe UI" w:hAnsi="Segoe UI"/>
          <w:color w:val="auto"/>
          <w:sz w:val="21"/>
        </w:rPr>
        <w:t xml:space="preserve">The </w:t>
      </w:r>
      <w:r w:rsidR="00EB4568" w:rsidRPr="00D94D54">
        <w:rPr>
          <w:rStyle w:val="Hyperlink"/>
          <w:rFonts w:ascii="Segoe UI" w:hAnsi="Segoe UI"/>
          <w:b/>
          <w:bCs w:val="0"/>
          <w:color w:val="auto"/>
          <w:sz w:val="21"/>
        </w:rPr>
        <w:t xml:space="preserve">Protocol Test Framework </w:t>
      </w:r>
      <w:r w:rsidR="0037475C" w:rsidRPr="00D94D54">
        <w:rPr>
          <w:rStyle w:val="Hyperlink"/>
          <w:rFonts w:ascii="Segoe UI" w:hAnsi="Segoe UI"/>
          <w:b/>
          <w:bCs w:val="0"/>
          <w:color w:val="auto"/>
          <w:sz w:val="21"/>
        </w:rPr>
        <w:t>(PTF)</w:t>
      </w:r>
      <w:r w:rsidR="0037475C" w:rsidRPr="00D94D54">
        <w:rPr>
          <w:rStyle w:val="Hyperlink"/>
          <w:rFonts w:ascii="Segoe UI" w:hAnsi="Segoe UI"/>
          <w:color w:val="auto"/>
          <w:sz w:val="21"/>
        </w:rPr>
        <w:t xml:space="preserve"> </w:t>
      </w:r>
      <w:r w:rsidR="00EB4568" w:rsidRPr="00D94D54">
        <w:t xml:space="preserve">provides </w:t>
      </w:r>
      <w:r w:rsidR="00EB4568">
        <w:t>the framework for the Test environment. You might want to learn more about the framework if you intend to build your own Test Suite.</w:t>
      </w:r>
      <w:r w:rsidR="0037475C">
        <w:t xml:space="preserve"> </w:t>
      </w:r>
    </w:p>
    <w:p w14:paraId="27547F44" w14:textId="77777777" w:rsidR="002950EB" w:rsidRDefault="002950EB" w:rsidP="00B26C0E">
      <w:pPr>
        <w:pStyle w:val="BodyTextSpacer"/>
      </w:pPr>
    </w:p>
    <w:p w14:paraId="0F45D27C" w14:textId="77777777" w:rsidR="00AB127A" w:rsidRPr="00AB127A" w:rsidRDefault="00AB127A" w:rsidP="00972D4B">
      <w:pPr>
        <w:pStyle w:val="Heading3"/>
        <w:rPr>
          <w:lang w:val="en"/>
        </w:rPr>
      </w:pPr>
      <w:bookmarkStart w:id="57" w:name="_Optional_Software"/>
      <w:bookmarkStart w:id="58" w:name="_Toc67404991"/>
      <w:bookmarkEnd w:id="57"/>
      <w:r w:rsidRPr="00AB127A">
        <w:rPr>
          <w:lang w:val="en"/>
        </w:rPr>
        <w:t>Optional Software</w:t>
      </w:r>
      <w:bookmarkEnd w:id="58"/>
    </w:p>
    <w:p w14:paraId="27D97B6E" w14:textId="18CD58D3" w:rsidR="00140B17" w:rsidRDefault="00AB127A" w:rsidP="007A3392">
      <w:pPr>
        <w:pStyle w:val="BodyText"/>
      </w:pPr>
      <w:r w:rsidRPr="001B7CA6">
        <w:rPr>
          <w:b/>
          <w:bCs/>
        </w:rPr>
        <w:t>Protocol Test Manager</w:t>
      </w:r>
      <w:r w:rsidRPr="00836E68">
        <w:t xml:space="preserve"> </w:t>
      </w:r>
      <w:r w:rsidR="00A93E39" w:rsidRPr="00A93E39">
        <w:rPr>
          <w:b/>
          <w:bCs/>
        </w:rPr>
        <w:t>(PTM)</w:t>
      </w:r>
      <w:r w:rsidR="00A93E39">
        <w:t xml:space="preserve"> </w:t>
      </w:r>
      <w:r w:rsidR="00D1113F" w:rsidRPr="00461F25">
        <w:t>—</w:t>
      </w:r>
      <w:r w:rsidR="00D1113F" w:rsidRPr="00836E68">
        <w:t xml:space="preserve"> </w:t>
      </w:r>
      <w:r w:rsidRPr="001B7CA6">
        <w:t xml:space="preserve">provides a graphical user interface (UI) to facilitate configuration and execution of </w:t>
      </w:r>
      <w:r w:rsidR="00140B17" w:rsidRPr="00140B17">
        <w:rPr>
          <w:b/>
          <w:bCs/>
        </w:rPr>
        <w:t>RDP Client Test Suite</w:t>
      </w:r>
      <w:r w:rsidR="00140B17">
        <w:t xml:space="preserve"> </w:t>
      </w:r>
      <w:r w:rsidR="00140B17" w:rsidRPr="003F076A">
        <w:rPr>
          <w:szCs w:val="24"/>
        </w:rPr>
        <w:t>Test Cases</w:t>
      </w:r>
      <w:r w:rsidRPr="001B7CA6">
        <w:t xml:space="preserve">. Its use is </w:t>
      </w:r>
      <w:r w:rsidRPr="009C3D50">
        <w:rPr>
          <w:b/>
          <w:bCs/>
          <w:i/>
          <w:iCs/>
        </w:rPr>
        <w:t>highly</w:t>
      </w:r>
      <w:r w:rsidRPr="009C3D50">
        <w:rPr>
          <w:b/>
          <w:bCs/>
        </w:rPr>
        <w:t xml:space="preserve"> </w:t>
      </w:r>
      <w:r w:rsidRPr="009C3D50">
        <w:rPr>
          <w:b/>
          <w:bCs/>
          <w:i/>
          <w:iCs/>
        </w:rPr>
        <w:t>recommended</w:t>
      </w:r>
      <w:r w:rsidR="00140B17">
        <w:t>, as it automates many of the otherwise manual configuration steps</w:t>
      </w:r>
      <w:r w:rsidR="007A3392">
        <w:t>.</w:t>
      </w:r>
      <w:r w:rsidR="00386BFF">
        <w:t xml:space="preserve"> The PTM installer (</w:t>
      </w:r>
      <w:r w:rsidR="00386BFF" w:rsidRPr="00F52C52">
        <w:rPr>
          <w:b/>
          <w:bCs/>
        </w:rPr>
        <w:t>ProtocolTestManager.msi</w:t>
      </w:r>
      <w:r w:rsidR="00386BFF">
        <w:t xml:space="preserve">) is located </w:t>
      </w:r>
      <w:hyperlink r:id="rId30" w:history="1">
        <w:r w:rsidR="00386BFF" w:rsidRPr="003A1E1E">
          <w:rPr>
            <w:rStyle w:val="Hyperlink"/>
            <w:rFonts w:ascii="Segoe UI" w:hAnsi="Segoe UI"/>
            <w:sz w:val="21"/>
            <w:shd w:val="clear" w:color="auto" w:fill="FFFFFF"/>
          </w:rPr>
          <w:t>here</w:t>
        </w:r>
      </w:hyperlink>
      <w:r w:rsidR="00386BFF">
        <w:t xml:space="preserve"> under the </w:t>
      </w:r>
      <w:r w:rsidR="00386BFF" w:rsidRPr="00386BFF">
        <w:rPr>
          <w:i/>
          <w:iCs/>
        </w:rPr>
        <w:t>Assets</w:t>
      </w:r>
      <w:r w:rsidR="00386BFF">
        <w:t xml:space="preserve"> topic on </w:t>
      </w:r>
      <w:r w:rsidR="00E119F6">
        <w:t>GitHub</w:t>
      </w:r>
      <w:r w:rsidR="00386BFF">
        <w:t>.</w:t>
      </w:r>
    </w:p>
    <w:p w14:paraId="65E80265" w14:textId="00D83303" w:rsidR="00140B17" w:rsidRDefault="00A93E39" w:rsidP="00897501">
      <w:pPr>
        <w:pStyle w:val="BodyText"/>
      </w:pPr>
      <w:r>
        <w:t xml:space="preserve">For more information about PTM, see the topic </w:t>
      </w:r>
      <w:hyperlink w:anchor="_Using_Protocol_Test" w:history="1">
        <w:r w:rsidRPr="00A93E39">
          <w:rPr>
            <w:rStyle w:val="Hyperlink"/>
          </w:rPr>
          <w:t>Using Protocol Test Manager</w:t>
        </w:r>
      </w:hyperlink>
      <w:r>
        <w:t>.</w:t>
      </w:r>
    </w:p>
    <w:p w14:paraId="0AE73235" w14:textId="77777777" w:rsidR="00B91645" w:rsidRPr="00B91645" w:rsidRDefault="00B91645" w:rsidP="00B91645">
      <w:pPr>
        <w:pStyle w:val="BodyTextSpacer"/>
      </w:pPr>
    </w:p>
    <w:p w14:paraId="6B0CBC11" w14:textId="42607367" w:rsidR="00AB127A" w:rsidRDefault="00AB127A" w:rsidP="00897501">
      <w:pPr>
        <w:pStyle w:val="BodyText"/>
      </w:pPr>
      <w:r w:rsidRPr="001B7CA6">
        <w:rPr>
          <w:b/>
          <w:bCs/>
        </w:rPr>
        <w:t>Microsoft® Message Analyzer</w:t>
      </w:r>
      <w:r w:rsidRPr="001B7CA6">
        <w:t xml:space="preserve"> (MMA) </w:t>
      </w:r>
      <w:r w:rsidR="00D1113F" w:rsidRPr="001B7CA6">
        <w:rPr>
          <w:b/>
          <w:bCs/>
        </w:rPr>
        <w:t>—</w:t>
      </w:r>
      <w:r w:rsidR="00D1113F" w:rsidRPr="001B7CA6">
        <w:t xml:space="preserve"> </w:t>
      </w:r>
      <w:r w:rsidRPr="001B7CA6">
        <w:t xml:space="preserve">listed here as an optional tool </w:t>
      </w:r>
      <w:r w:rsidR="00561E69">
        <w:t>given that</w:t>
      </w:r>
      <w:r w:rsidR="00561E69" w:rsidRPr="001B7CA6">
        <w:t xml:space="preserve"> </w:t>
      </w:r>
      <w:r w:rsidRPr="001B7CA6">
        <w:t xml:space="preserve">the </w:t>
      </w:r>
      <w:r w:rsidR="00A6012E">
        <w:t>T</w:t>
      </w:r>
      <w:r w:rsidRPr="001B7CA6">
        <w:t xml:space="preserve">est </w:t>
      </w:r>
      <w:r w:rsidR="00A6012E">
        <w:t>C</w:t>
      </w:r>
      <w:r w:rsidRPr="001B7CA6">
        <w:t xml:space="preserve">ases of themselves neither perform live captures </w:t>
      </w:r>
      <w:r w:rsidR="00A6012E">
        <w:t>n</w:t>
      </w:r>
      <w:r w:rsidRPr="001B7CA6">
        <w:t xml:space="preserve">or capture </w:t>
      </w:r>
      <w:r w:rsidR="00461F25">
        <w:t xml:space="preserve">integrity </w:t>
      </w:r>
      <w:r w:rsidRPr="001B7CA6">
        <w:t xml:space="preserve">verifications during execution. However, MMA can be helpful with debugging </w:t>
      </w:r>
      <w:r w:rsidR="00A6012E">
        <w:t>T</w:t>
      </w:r>
      <w:r w:rsidRPr="001B7CA6">
        <w:t xml:space="preserve">est </w:t>
      </w:r>
      <w:r w:rsidR="00A6012E">
        <w:t>C</w:t>
      </w:r>
      <w:r w:rsidRPr="001B7CA6">
        <w:t xml:space="preserve">ase results, by analyzing ETL files that are generated by the Test Cases, that is, if you </w:t>
      </w:r>
      <w:r w:rsidR="0013586D">
        <w:t>configure</w:t>
      </w:r>
      <w:r w:rsidRPr="001B7CA6">
        <w:t xml:space="preserve"> the </w:t>
      </w:r>
      <w:r w:rsidRPr="00514022">
        <w:rPr>
          <w:b/>
          <w:bCs/>
        </w:rPr>
        <w:t>NetworkCaptur</w:t>
      </w:r>
      <w:r w:rsidR="00814C40" w:rsidRPr="00514022">
        <w:rPr>
          <w:b/>
          <w:bCs/>
        </w:rPr>
        <w:t>e</w:t>
      </w:r>
      <w:r w:rsidRPr="001B7CA6">
        <w:t xml:space="preserve"> </w:t>
      </w:r>
      <w:r w:rsidR="00B94B89" w:rsidRPr="00B94B89">
        <w:rPr>
          <w:b/>
          <w:bCs/>
        </w:rPr>
        <w:t>P</w:t>
      </w:r>
      <w:r w:rsidR="00814C40" w:rsidRPr="00B94B89">
        <w:rPr>
          <w:b/>
          <w:bCs/>
        </w:rPr>
        <w:t>roperties</w:t>
      </w:r>
      <w:r w:rsidR="00814C40">
        <w:t xml:space="preserve"> on the </w:t>
      </w:r>
      <w:r w:rsidR="00814C40" w:rsidRPr="00B94B89">
        <w:rPr>
          <w:b/>
          <w:bCs/>
        </w:rPr>
        <w:t>PTF</w:t>
      </w:r>
      <w:r w:rsidR="00814C40">
        <w:t xml:space="preserve"> tab of the </w:t>
      </w:r>
      <w:r w:rsidR="00814C40" w:rsidRPr="00B94B89">
        <w:rPr>
          <w:b/>
          <w:bCs/>
        </w:rPr>
        <w:t>Configure Test Cases</w:t>
      </w:r>
      <w:r w:rsidR="00814C40">
        <w:t xml:space="preserve"> page </w:t>
      </w:r>
      <w:r w:rsidRPr="001B7CA6">
        <w:t>in the PTM</w:t>
      </w:r>
      <w:r w:rsidR="00514022">
        <w:t xml:space="preserve"> Wizard </w:t>
      </w:r>
      <w:r w:rsidRPr="001B7CA6">
        <w:t xml:space="preserve">during </w:t>
      </w:r>
      <w:r w:rsidR="00F92F38">
        <w:t>T</w:t>
      </w:r>
      <w:r w:rsidRPr="001B7CA6">
        <w:t xml:space="preserve">est </w:t>
      </w:r>
      <w:r w:rsidR="00F92F38">
        <w:t>C</w:t>
      </w:r>
      <w:r w:rsidRPr="001B7CA6">
        <w:t xml:space="preserve">ase configuration. </w:t>
      </w:r>
      <w:r w:rsidR="00181DBE" w:rsidRPr="00181DBE">
        <w:t xml:space="preserve"> </w:t>
      </w:r>
      <w:r w:rsidR="00191C2D">
        <w:t>This feature is referred to as</w:t>
      </w:r>
      <w:r w:rsidR="00191C2D" w:rsidRPr="001B7CA6">
        <w:t xml:space="preserve"> </w:t>
      </w:r>
      <w:r w:rsidR="00181DBE" w:rsidRPr="001B7CA6">
        <w:t>Automatic Network Capturing</w:t>
      </w:r>
      <w:r w:rsidR="009A1780">
        <w:t>,</w:t>
      </w:r>
      <w:r w:rsidR="00181DBE" w:rsidRPr="001B7CA6">
        <w:t xml:space="preserve"> </w:t>
      </w:r>
      <w:r w:rsidR="00191C2D">
        <w:t>which</w:t>
      </w:r>
      <w:r w:rsidR="00191C2D" w:rsidRPr="001B7CA6">
        <w:t xml:space="preserve"> is further described in the</w:t>
      </w:r>
      <w:r w:rsidR="00181DBE" w:rsidRPr="001B7CA6">
        <w:t xml:space="preserve"> </w:t>
      </w:r>
      <w:hyperlink r:id="rId31" w:anchor="4.9" w:history="1">
        <w:r w:rsidR="00BE46C3" w:rsidRPr="000B3427">
          <w:rPr>
            <w:rStyle w:val="Hyperlink"/>
            <w:lang w:val="en-US"/>
          </w:rPr>
          <w:t>Getting Started Guide for the Protocol Test Framework</w:t>
        </w:r>
      </w:hyperlink>
      <w:r w:rsidR="00181DBE" w:rsidRPr="001B7CA6">
        <w:t>.</w:t>
      </w:r>
    </w:p>
    <w:p w14:paraId="48B90841" w14:textId="5E670CC3" w:rsidR="00181DBE" w:rsidRDefault="006036C3" w:rsidP="00897501">
      <w:pPr>
        <w:pStyle w:val="BodyText"/>
        <w:rPr>
          <w:lang w:val="en-US"/>
        </w:rPr>
      </w:pPr>
      <w:r>
        <w:t xml:space="preserve">In addition, you can use Message Analyzer to capture messages that are generated by the </w:t>
      </w:r>
      <w:r w:rsidRPr="006036C3">
        <w:rPr>
          <w:b/>
          <w:bCs/>
          <w:lang w:val="en-US"/>
        </w:rPr>
        <w:t>Protocol-Test-Suite</w:t>
      </w:r>
      <w:r>
        <w:rPr>
          <w:b/>
          <w:bCs/>
          <w:lang w:val="en-US"/>
        </w:rPr>
        <w:t xml:space="preserve"> </w:t>
      </w:r>
      <w:r w:rsidRPr="006036C3">
        <w:rPr>
          <w:lang w:val="en-US"/>
        </w:rPr>
        <w:t xml:space="preserve">message provider that you select when you are configuring a Message Analyzer session. See </w:t>
      </w:r>
      <w:hyperlink w:anchor="_Capturinge_RDP_Traffic" w:history="1">
        <w:r w:rsidRPr="006036C3">
          <w:rPr>
            <w:rStyle w:val="Hyperlink"/>
            <w:lang w:val="en-US"/>
          </w:rPr>
          <w:t>Capturing RDP Traffic with Microsoft Message Analyzer</w:t>
        </w:r>
      </w:hyperlink>
      <w:r>
        <w:rPr>
          <w:lang w:val="en-US"/>
        </w:rPr>
        <w:t xml:space="preserve"> for additional information.</w:t>
      </w:r>
    </w:p>
    <w:p w14:paraId="32616F21" w14:textId="19EE143D" w:rsidR="00CC648A" w:rsidRDefault="0096787D" w:rsidP="00897501">
      <w:pPr>
        <w:pStyle w:val="BodyText"/>
        <w:rPr>
          <w:lang w:val="en-US"/>
        </w:rPr>
      </w:pPr>
      <w:r>
        <w:rPr>
          <w:lang w:val="en-US"/>
        </w:rPr>
        <w:t xml:space="preserve">Lastly, you can use Message Analyzer to capture </w:t>
      </w:r>
      <w:r w:rsidRPr="008E44E4">
        <w:rPr>
          <w:b/>
          <w:bCs/>
          <w:lang w:val="en-US"/>
        </w:rPr>
        <w:t>Driver</w:t>
      </w:r>
      <w:r>
        <w:rPr>
          <w:lang w:val="en-US"/>
        </w:rPr>
        <w:t xml:space="preserve"> and </w:t>
      </w:r>
      <w:r w:rsidRPr="008E44E4">
        <w:rPr>
          <w:b/>
          <w:bCs/>
          <w:lang w:val="en-US"/>
        </w:rPr>
        <w:t>SUT</w:t>
      </w:r>
      <w:r>
        <w:rPr>
          <w:lang w:val="en-US"/>
        </w:rPr>
        <w:t xml:space="preserve"> computer communications as Test Cases are executing, with the use of the Microsoft-Windows-NDIS-PacketCapture provider.</w:t>
      </w:r>
    </w:p>
    <w:p w14:paraId="2F65BC1B" w14:textId="77777777" w:rsidR="00181DBE" w:rsidRPr="00181DBE" w:rsidRDefault="00181DBE" w:rsidP="00181DBE">
      <w:pPr>
        <w:pStyle w:val="BodyTextSpacer"/>
      </w:pPr>
    </w:p>
    <w:p w14:paraId="6297D41B" w14:textId="4F3DE6CF" w:rsidR="00AB127A" w:rsidRPr="00AB127A" w:rsidRDefault="001B7CA6" w:rsidP="00897501">
      <w:pPr>
        <w:pStyle w:val="MoreInfo"/>
      </w:pPr>
      <w:r>
        <w:rPr>
          <w:noProof/>
        </w:rPr>
        <w:drawing>
          <wp:inline distT="0" distB="0" distL="0" distR="0" wp14:anchorId="14CC7476" wp14:editId="75740084">
            <wp:extent cx="261963" cy="207593"/>
            <wp:effectExtent l="0" t="0" r="5080" b="2540"/>
            <wp:docPr id="16" name="Picture 16">
              <a:hlinkClick xmlns:a="http://schemas.openxmlformats.org/drawingml/2006/main" r:id="rId13" tgtFrame="&quot;_blank&quot;"/>
            </wp:docPr>
            <wp:cNvGraphicFramePr/>
            <a:graphic xmlns:a="http://schemas.openxmlformats.org/drawingml/2006/main">
              <a:graphicData uri="http://schemas.openxmlformats.org/drawingml/2006/picture">
                <pic:pic xmlns:pic="http://schemas.openxmlformats.org/drawingml/2006/picture">
                  <pic:nvPicPr>
                    <pic:cNvPr id="39" name="Picture 39">
                      <a:hlinkClick r:id="rId13" tgtFrame="&quot;_blank&quo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165" cy="211716"/>
                    </a:xfrm>
                    <a:prstGeom prst="rect">
                      <a:avLst/>
                    </a:prstGeom>
                    <a:noFill/>
                    <a:ln>
                      <a:noFill/>
                    </a:ln>
                  </pic:spPr>
                </pic:pic>
              </a:graphicData>
            </a:graphic>
          </wp:inline>
        </w:drawing>
      </w:r>
      <w:r w:rsidR="00D1113F" w:rsidRPr="009A1780">
        <w:rPr>
          <w:color w:val="C00000"/>
        </w:rPr>
        <w:t>Important</w:t>
      </w:r>
    </w:p>
    <w:p w14:paraId="75B0FA6E" w14:textId="25E37932" w:rsidR="00AB127A" w:rsidRPr="00AB127A" w:rsidRDefault="00AB127A" w:rsidP="000338AC">
      <w:pPr>
        <w:pStyle w:val="MoreInfoText"/>
      </w:pPr>
      <w:r w:rsidRPr="00B34BB1">
        <w:rPr>
          <w:color w:val="2F5496" w:themeColor="accent1" w:themeShade="BF"/>
        </w:rPr>
        <w:t>November 25 2019</w:t>
      </w:r>
      <w:r w:rsidRPr="00AB127A">
        <w:t xml:space="preserve"> - Microsoft Message Analyzer (MMA) </w:t>
      </w:r>
      <w:r w:rsidR="00D1113F">
        <w:t>was</w:t>
      </w:r>
      <w:r w:rsidRPr="00AB127A">
        <w:t xml:space="preserve"> retired and removed from public-facing sites on microsoft.com. A private MMA build is available for testing purposes; to request it, send an email to </w:t>
      </w:r>
      <w:hyperlink r:id="rId32" w:history="1">
        <w:r w:rsidRPr="00AB127A">
          <w:rPr>
            <w:color w:val="0366D6"/>
          </w:rPr>
          <w:t>getmma@microsoft.com</w:t>
        </w:r>
      </w:hyperlink>
      <w:r w:rsidRPr="00B34BB1">
        <w:t>.</w:t>
      </w:r>
      <w:r w:rsidR="0096787D">
        <w:t xml:space="preserve"> Note that Message Analyzer will no longer be supported in this </w:t>
      </w:r>
      <w:r w:rsidR="001E460A" w:rsidRPr="001E460A">
        <w:rPr>
          <w:b/>
          <w:bCs w:val="0"/>
        </w:rPr>
        <w:t>T</w:t>
      </w:r>
      <w:r w:rsidR="0096787D" w:rsidRPr="001E460A">
        <w:rPr>
          <w:b/>
          <w:bCs w:val="0"/>
        </w:rPr>
        <w:t xml:space="preserve">est </w:t>
      </w:r>
      <w:r w:rsidR="001E460A" w:rsidRPr="001E460A">
        <w:rPr>
          <w:b/>
          <w:bCs w:val="0"/>
        </w:rPr>
        <w:t>S</w:t>
      </w:r>
      <w:r w:rsidR="0096787D" w:rsidRPr="001E460A">
        <w:rPr>
          <w:b/>
          <w:bCs w:val="0"/>
        </w:rPr>
        <w:t>uite</w:t>
      </w:r>
      <w:r w:rsidR="0096787D">
        <w:t xml:space="preserve"> after </w:t>
      </w:r>
      <w:r w:rsidR="003E4646" w:rsidRPr="00AA7E93">
        <w:rPr>
          <w:b/>
        </w:rPr>
        <w:t>RDP Client Endpoint Test Suite</w:t>
      </w:r>
      <w:r w:rsidR="0096787D">
        <w:t xml:space="preserve"> version </w:t>
      </w:r>
      <w:r w:rsidR="0096787D" w:rsidRPr="0096787D">
        <w:t>3.20.</w:t>
      </w:r>
      <w:r w:rsidR="00625D42">
        <w:t>1</w:t>
      </w:r>
      <w:r w:rsidR="0096787D" w:rsidRPr="0096787D">
        <w:t>.0</w:t>
      </w:r>
      <w:r w:rsidR="0096787D">
        <w:t>.</w:t>
      </w:r>
    </w:p>
    <w:p w14:paraId="21843A02" w14:textId="55E71EB4" w:rsidR="00AB127A" w:rsidRPr="00AB127A" w:rsidRDefault="00AB127A" w:rsidP="004A7032">
      <w:pPr>
        <w:pStyle w:val="Heading2"/>
        <w:rPr>
          <w:lang w:val="en"/>
        </w:rPr>
      </w:pPr>
      <w:bookmarkStart w:id="59" w:name="_Network_Configuration"/>
      <w:bookmarkStart w:id="60" w:name="_Toc67404992"/>
      <w:bookmarkEnd w:id="59"/>
      <w:r w:rsidRPr="00AB127A">
        <w:rPr>
          <w:lang w:val="en"/>
        </w:rPr>
        <w:lastRenderedPageBreak/>
        <w:t>Network</w:t>
      </w:r>
      <w:r w:rsidR="009B4350">
        <w:rPr>
          <w:lang w:val="en"/>
        </w:rPr>
        <w:t xml:space="preserve"> Configuration</w:t>
      </w:r>
      <w:bookmarkEnd w:id="60"/>
    </w:p>
    <w:p w14:paraId="68B235DE" w14:textId="5BA59BF5" w:rsidR="00AB127A" w:rsidRDefault="00AB127A" w:rsidP="00897501">
      <w:pPr>
        <w:pStyle w:val="BodyText"/>
      </w:pPr>
      <w:r w:rsidRPr="00AB127A">
        <w:t>You can run th</w:t>
      </w:r>
      <w:r w:rsidR="001D5D32">
        <w:t>e</w:t>
      </w:r>
      <w:r w:rsidRPr="00AB127A">
        <w:t xml:space="preserve"> </w:t>
      </w:r>
      <w:r w:rsidR="001D5D32" w:rsidRPr="001D5D32">
        <w:rPr>
          <w:b/>
          <w:bCs/>
        </w:rPr>
        <w:t xml:space="preserve">RDP </w:t>
      </w:r>
      <w:r w:rsidR="00A10FA5" w:rsidRPr="002B7F9D">
        <w:rPr>
          <w:b/>
          <w:bCs/>
        </w:rPr>
        <w:t>T</w:t>
      </w:r>
      <w:r w:rsidRPr="002B7F9D">
        <w:rPr>
          <w:b/>
          <w:bCs/>
        </w:rPr>
        <w:t xml:space="preserve">est </w:t>
      </w:r>
      <w:r w:rsidR="00A10FA5" w:rsidRPr="002B7F9D">
        <w:rPr>
          <w:b/>
          <w:bCs/>
        </w:rPr>
        <w:t>S</w:t>
      </w:r>
      <w:r w:rsidRPr="002B7F9D">
        <w:rPr>
          <w:b/>
          <w:bCs/>
        </w:rPr>
        <w:t>uite</w:t>
      </w:r>
      <w:r w:rsidRPr="00AB127A">
        <w:t xml:space="preserve"> in a </w:t>
      </w:r>
      <w:hyperlink w:anchor="_Workgroup_Environment" w:history="1">
        <w:r w:rsidR="00A10FA5" w:rsidRPr="00C92CB3">
          <w:rPr>
            <w:rStyle w:val="Hyperlink"/>
            <w:b/>
            <w:bCs/>
          </w:rPr>
          <w:t>W</w:t>
        </w:r>
        <w:r w:rsidRPr="00C92CB3">
          <w:rPr>
            <w:rStyle w:val="Hyperlink"/>
            <w:b/>
            <w:bCs/>
          </w:rPr>
          <w:t>orkgroup</w:t>
        </w:r>
      </w:hyperlink>
      <w:r w:rsidRPr="00AB127A">
        <w:t xml:space="preserve"> or </w:t>
      </w:r>
      <w:hyperlink w:anchor="_Domain_Environment" w:history="1">
        <w:r w:rsidR="00A10FA5" w:rsidRPr="00C92CB3">
          <w:rPr>
            <w:rStyle w:val="Hyperlink"/>
            <w:b/>
            <w:bCs/>
          </w:rPr>
          <w:t>D</w:t>
        </w:r>
        <w:r w:rsidRPr="00C92CB3">
          <w:rPr>
            <w:rStyle w:val="Hyperlink"/>
            <w:b/>
            <w:bCs/>
          </w:rPr>
          <w:t>omain</w:t>
        </w:r>
      </w:hyperlink>
      <w:r w:rsidRPr="00AB127A">
        <w:t xml:space="preserve"> e</w:t>
      </w:r>
      <w:r w:rsidRPr="00C92CB3">
        <w:t xml:space="preserve">nvironment </w:t>
      </w:r>
      <w:r w:rsidRPr="00AB127A">
        <w:t xml:space="preserve">using either physical or virtual machines. This </w:t>
      </w:r>
      <w:r w:rsidR="00A31447">
        <w:t>User Guide</w:t>
      </w:r>
      <w:r w:rsidR="00A31447" w:rsidRPr="00AB127A">
        <w:t xml:space="preserve"> </w:t>
      </w:r>
      <w:r w:rsidRPr="00AB127A">
        <w:t xml:space="preserve">describes the </w:t>
      </w:r>
      <w:r w:rsidR="00A10FA5">
        <w:t>T</w:t>
      </w:r>
      <w:r w:rsidRPr="00AB127A">
        <w:t xml:space="preserve">est </w:t>
      </w:r>
      <w:r w:rsidR="00A10FA5">
        <w:t>E</w:t>
      </w:r>
      <w:r w:rsidRPr="00AB127A">
        <w:t>nvironment using physical computers</w:t>
      </w:r>
      <w:r w:rsidR="00A31447">
        <w:t xml:space="preserve"> only</w:t>
      </w:r>
      <w:r w:rsidRPr="00AB127A">
        <w:t>. For information about configuring virtual machine</w:t>
      </w:r>
      <w:r w:rsidR="00A10FA5">
        <w:t>s</w:t>
      </w:r>
      <w:r w:rsidRPr="00AB127A">
        <w:t>, see</w:t>
      </w:r>
      <w:r w:rsidR="00997BFD">
        <w:t xml:space="preserve"> </w:t>
      </w:r>
      <w:hyperlink r:id="rId33" w:history="1">
        <w:r w:rsidR="00997BFD" w:rsidRPr="00997BFD">
          <w:rPr>
            <w:rStyle w:val="Hyperlink"/>
          </w:rPr>
          <w:t>Create Virtual Machine with Hyper-V on Windows 10</w:t>
        </w:r>
      </w:hyperlink>
      <w:r w:rsidRPr="00AB127A">
        <w:t>.</w:t>
      </w:r>
    </w:p>
    <w:p w14:paraId="0FF3C1F4" w14:textId="7522A9CE" w:rsidR="00170965" w:rsidRPr="00AB127A" w:rsidRDefault="00170965" w:rsidP="00897501">
      <w:pPr>
        <w:pStyle w:val="BodyText"/>
      </w:pPr>
      <w:r>
        <w:t xml:space="preserve">For information about choosing the </w:t>
      </w:r>
      <w:r w:rsidRPr="00BF446B">
        <w:rPr>
          <w:b/>
          <w:bCs/>
        </w:rPr>
        <w:t>Workgroup</w:t>
      </w:r>
      <w:r>
        <w:t xml:space="preserve"> or </w:t>
      </w:r>
      <w:r w:rsidRPr="00BF446B">
        <w:rPr>
          <w:b/>
          <w:bCs/>
        </w:rPr>
        <w:t>Domain</w:t>
      </w:r>
      <w:r>
        <w:t xml:space="preserve"> environment </w:t>
      </w:r>
      <w:r w:rsidR="002B1439">
        <w:t>in which to run your Test Cases, see</w:t>
      </w:r>
      <w:r w:rsidR="002B1439" w:rsidRPr="002B1439">
        <w:t xml:space="preserve"> </w:t>
      </w:r>
      <w:hyperlink w:anchor="_Test_Environment_Requirements" w:history="1">
        <w:r w:rsidR="002B1439" w:rsidRPr="002B1439">
          <w:rPr>
            <w:rStyle w:val="Hyperlink"/>
          </w:rPr>
          <w:t>Test Environment Requirements</w:t>
        </w:r>
      </w:hyperlink>
      <w:r w:rsidR="002B1439">
        <w:t xml:space="preserve">. </w:t>
      </w:r>
    </w:p>
    <w:p w14:paraId="17C96902" w14:textId="441F71A2" w:rsidR="00AB127A" w:rsidRDefault="00AB127A" w:rsidP="00BC636E">
      <w:pPr>
        <w:pStyle w:val="Heading3"/>
        <w:rPr>
          <w:lang w:val="en"/>
        </w:rPr>
      </w:pPr>
      <w:bookmarkStart w:id="61" w:name="_Toc67404993"/>
      <w:r w:rsidRPr="00AB127A">
        <w:rPr>
          <w:lang w:val="en"/>
        </w:rPr>
        <w:t>Network Infrastructure</w:t>
      </w:r>
      <w:bookmarkEnd w:id="61"/>
    </w:p>
    <w:p w14:paraId="055739FC" w14:textId="6260CC39" w:rsidR="00D1113F" w:rsidRPr="00835D4F" w:rsidRDefault="00941BBF" w:rsidP="00835D4F">
      <w:pPr>
        <w:pStyle w:val="BodyText"/>
        <w:rPr>
          <w:rFonts w:eastAsiaTheme="minorHAnsi"/>
        </w:rPr>
      </w:pPr>
      <w:r w:rsidRPr="00941BBF">
        <w:rPr>
          <w:rFonts w:eastAsiaTheme="minorHAnsi"/>
        </w:rPr>
        <w:t xml:space="preserve">A </w:t>
      </w:r>
      <w:r w:rsidR="00656AD9">
        <w:rPr>
          <w:rFonts w:eastAsiaTheme="minorHAnsi"/>
        </w:rPr>
        <w:t xml:space="preserve">separate </w:t>
      </w:r>
      <w:r w:rsidRPr="00941BBF">
        <w:rPr>
          <w:rFonts w:eastAsiaTheme="minorHAnsi"/>
        </w:rPr>
        <w:t xml:space="preserve">test network is required to connect the </w:t>
      </w:r>
      <w:r w:rsidR="00354CEE">
        <w:rPr>
          <w:rFonts w:eastAsiaTheme="minorHAnsi"/>
        </w:rPr>
        <w:t>T</w:t>
      </w:r>
      <w:r w:rsidRPr="00941BBF">
        <w:rPr>
          <w:rFonts w:eastAsiaTheme="minorHAnsi"/>
        </w:rPr>
        <w:t xml:space="preserve">est </w:t>
      </w:r>
      <w:r w:rsidR="00354CEE">
        <w:rPr>
          <w:rFonts w:eastAsiaTheme="minorHAnsi"/>
        </w:rPr>
        <w:t xml:space="preserve">Environment </w:t>
      </w:r>
      <w:r w:rsidRPr="00941BBF">
        <w:rPr>
          <w:rFonts w:eastAsiaTheme="minorHAnsi"/>
        </w:rPr>
        <w:t>computer systems</w:t>
      </w:r>
      <w:r>
        <w:rPr>
          <w:rFonts w:eastAsiaTheme="minorHAnsi"/>
        </w:rPr>
        <w:t xml:space="preserve">. </w:t>
      </w:r>
      <w:r w:rsidR="00D1113F" w:rsidRPr="00835D4F">
        <w:rPr>
          <w:rFonts w:eastAsiaTheme="minorHAnsi"/>
        </w:rPr>
        <w:t>The network infrastructure</w:t>
      </w:r>
      <w:r w:rsidR="00801450">
        <w:rPr>
          <w:rFonts w:eastAsiaTheme="minorHAnsi"/>
        </w:rPr>
        <w:t xml:space="preserve"> </w:t>
      </w:r>
      <w:r>
        <w:rPr>
          <w:rFonts w:eastAsiaTheme="minorHAnsi"/>
        </w:rPr>
        <w:t>in which the</w:t>
      </w:r>
      <w:r w:rsidR="00373CAE">
        <w:rPr>
          <w:rFonts w:eastAsiaTheme="minorHAnsi"/>
        </w:rPr>
        <w:t xml:space="preserve"> </w:t>
      </w:r>
      <w:r>
        <w:rPr>
          <w:rFonts w:eastAsiaTheme="minorHAnsi"/>
        </w:rPr>
        <w:t xml:space="preserve">computers will reside </w:t>
      </w:r>
      <w:r w:rsidR="00801450">
        <w:rPr>
          <w:rFonts w:eastAsiaTheme="minorHAnsi"/>
        </w:rPr>
        <w:t xml:space="preserve">must meet the </w:t>
      </w:r>
      <w:r w:rsidR="009B4350">
        <w:rPr>
          <w:rFonts w:eastAsiaTheme="minorHAnsi"/>
        </w:rPr>
        <w:t xml:space="preserve">following </w:t>
      </w:r>
      <w:r w:rsidR="00801450">
        <w:rPr>
          <w:rFonts w:eastAsiaTheme="minorHAnsi"/>
        </w:rPr>
        <w:t>requirements</w:t>
      </w:r>
      <w:r w:rsidR="00656AD9">
        <w:rPr>
          <w:rFonts w:eastAsiaTheme="minorHAnsi"/>
        </w:rPr>
        <w:t>:</w:t>
      </w:r>
    </w:p>
    <w:p w14:paraId="12A15723" w14:textId="6A5CEDF8" w:rsidR="00AB127A" w:rsidRPr="00AB127A" w:rsidRDefault="00AB127A" w:rsidP="00C05B58">
      <w:pPr>
        <w:pStyle w:val="BodyText"/>
        <w:numPr>
          <w:ilvl w:val="0"/>
          <w:numId w:val="43"/>
        </w:numPr>
      </w:pPr>
      <w:r w:rsidRPr="00AB127A">
        <w:t xml:space="preserve">It must </w:t>
      </w:r>
      <w:r w:rsidR="00941BBF">
        <w:t>utilize</w:t>
      </w:r>
      <w:r w:rsidRPr="00AB127A">
        <w:t xml:space="preserve"> an isolated hub or switch</w:t>
      </w:r>
      <w:r w:rsidR="00941BBF">
        <w:t>.</w:t>
      </w:r>
    </w:p>
    <w:p w14:paraId="52988ACB" w14:textId="7A382862" w:rsidR="00AB127A" w:rsidRPr="00AB127A" w:rsidRDefault="00AB127A" w:rsidP="00C05B58">
      <w:pPr>
        <w:pStyle w:val="BodyText"/>
        <w:numPr>
          <w:ilvl w:val="0"/>
          <w:numId w:val="43"/>
        </w:numPr>
      </w:pPr>
      <w:r w:rsidRPr="00AB127A">
        <w:t>It must not be connected to a production network or used for any other business</w:t>
      </w:r>
      <w:r w:rsidR="00656AD9">
        <w:t>,</w:t>
      </w:r>
      <w:r w:rsidRPr="00AB127A">
        <w:t xml:space="preserve"> personal</w:t>
      </w:r>
      <w:r w:rsidR="00656AD9">
        <w:t xml:space="preserve">, </w:t>
      </w:r>
      <w:r w:rsidRPr="00AB127A">
        <w:t xml:space="preserve"> </w:t>
      </w:r>
      <w:r w:rsidR="00AE0332">
        <w:t xml:space="preserve">private, </w:t>
      </w:r>
      <w:r w:rsidR="00656AD9">
        <w:t xml:space="preserve">or </w:t>
      </w:r>
      <w:r w:rsidRPr="00AB127A">
        <w:t>communications operation</w:t>
      </w:r>
      <w:r w:rsidR="00941BBF">
        <w:t>.</w:t>
      </w:r>
    </w:p>
    <w:p w14:paraId="4111669C" w14:textId="35F76A07" w:rsidR="00AB127A" w:rsidRPr="00AB127A" w:rsidRDefault="00AB127A" w:rsidP="00C05B58">
      <w:pPr>
        <w:pStyle w:val="BodyText"/>
        <w:numPr>
          <w:ilvl w:val="0"/>
          <w:numId w:val="43"/>
        </w:numPr>
      </w:pPr>
      <w:r w:rsidRPr="00AB127A">
        <w:t>It must not be connected to the internet</w:t>
      </w:r>
      <w:r w:rsidR="00941BBF">
        <w:t>.</w:t>
      </w:r>
    </w:p>
    <w:p w14:paraId="539A58D8" w14:textId="57723DCC" w:rsidR="00AB127A" w:rsidRPr="00AB127A" w:rsidRDefault="00AB127A" w:rsidP="00C05B58">
      <w:pPr>
        <w:pStyle w:val="BodyText"/>
        <w:numPr>
          <w:ilvl w:val="0"/>
          <w:numId w:val="43"/>
        </w:numPr>
      </w:pPr>
      <w:r w:rsidRPr="00AB127A">
        <w:t xml:space="preserve">IP addresses </w:t>
      </w:r>
      <w:r w:rsidR="00373CAE">
        <w:t xml:space="preserve">and computer names </w:t>
      </w:r>
      <w:r w:rsidRPr="00AB127A">
        <w:t xml:space="preserve">must be assigned </w:t>
      </w:r>
      <w:r w:rsidR="00941BBF">
        <w:t>to the computers of the</w:t>
      </w:r>
      <w:r w:rsidRPr="00AB127A">
        <w:t xml:space="preserve"> test network</w:t>
      </w:r>
      <w:r w:rsidR="00941BBF">
        <w:t>.</w:t>
      </w:r>
    </w:p>
    <w:p w14:paraId="72335EE4" w14:textId="3FCBF015" w:rsidR="00AB127A" w:rsidRPr="00AB127A" w:rsidRDefault="00AE0332" w:rsidP="00C05B58">
      <w:pPr>
        <w:pStyle w:val="BodyText"/>
        <w:numPr>
          <w:ilvl w:val="0"/>
          <w:numId w:val="43"/>
        </w:numPr>
      </w:pPr>
      <w:r>
        <w:t xml:space="preserve">Specified </w:t>
      </w:r>
      <w:r w:rsidR="00BA3FE1">
        <w:t>u</w:t>
      </w:r>
      <w:r w:rsidR="00AB127A" w:rsidRPr="00AB127A">
        <w:t xml:space="preserve">ser </w:t>
      </w:r>
      <w:del w:id="62" w:author="Harley Zhang (Wicresoft)" w:date="2021-03-10T11:03:00Z">
        <w:r w:rsidR="00AB127A" w:rsidRPr="00AB127A" w:rsidDel="00511B61">
          <w:delText>credentials  must</w:delText>
        </w:r>
      </w:del>
      <w:ins w:id="63" w:author="Harley Zhang (Wicresoft)" w:date="2021-03-10T11:03:00Z">
        <w:r w:rsidR="00511B61" w:rsidRPr="00AB127A">
          <w:t>credentials must</w:t>
        </w:r>
      </w:ins>
      <w:r w:rsidR="00AB127A" w:rsidRPr="00AB127A">
        <w:t xml:space="preserve"> be dedicated to the test network</w:t>
      </w:r>
      <w:r w:rsidR="00941BBF">
        <w:t>.</w:t>
      </w:r>
    </w:p>
    <w:p w14:paraId="37CC4A5D" w14:textId="65D2F2FF" w:rsidR="00AB127A" w:rsidRPr="00AB127A" w:rsidRDefault="00941BBF" w:rsidP="00C05B58">
      <w:pPr>
        <w:pStyle w:val="BodyText"/>
        <w:numPr>
          <w:ilvl w:val="0"/>
          <w:numId w:val="43"/>
        </w:numPr>
      </w:pPr>
      <w:r>
        <w:t>Network d</w:t>
      </w:r>
      <w:r w:rsidR="00AB127A" w:rsidRPr="00AB127A">
        <w:t>etails including computer IP addresses, names</w:t>
      </w:r>
      <w:r>
        <w:t>,</w:t>
      </w:r>
      <w:r w:rsidR="00AB127A" w:rsidRPr="00AB127A">
        <w:t xml:space="preserve"> and credentials </w:t>
      </w:r>
      <w:r>
        <w:t>should be</w:t>
      </w:r>
      <w:r w:rsidRPr="00AB127A">
        <w:t xml:space="preserve"> </w:t>
      </w:r>
      <w:r w:rsidR="00AB127A" w:rsidRPr="00AB127A">
        <w:t xml:space="preserve">saved in </w:t>
      </w:r>
      <w:r w:rsidR="00AE0332">
        <w:t xml:space="preserve">a </w:t>
      </w:r>
      <w:r w:rsidR="00AB127A" w:rsidRPr="00AB127A">
        <w:t>log file</w:t>
      </w:r>
      <w:r>
        <w:t xml:space="preserve"> or other convenient storage.</w:t>
      </w:r>
    </w:p>
    <w:p w14:paraId="1EE04905" w14:textId="4B82F461" w:rsidR="00AB127A" w:rsidRPr="00AB127A" w:rsidRDefault="00AB127A" w:rsidP="00BC636E">
      <w:pPr>
        <w:pStyle w:val="Heading3"/>
        <w:rPr>
          <w:lang w:val="en"/>
        </w:rPr>
      </w:pPr>
      <w:bookmarkStart w:id="64" w:name="_Domain_Environment"/>
      <w:bookmarkStart w:id="65" w:name="_Workgroup_Environment"/>
      <w:bookmarkStart w:id="66" w:name="_Toc67404994"/>
      <w:bookmarkEnd w:id="64"/>
      <w:bookmarkEnd w:id="65"/>
      <w:r w:rsidRPr="00AB127A">
        <w:rPr>
          <w:lang w:val="en"/>
        </w:rPr>
        <w:t>Workgroup Environment</w:t>
      </w:r>
      <w:bookmarkEnd w:id="66"/>
    </w:p>
    <w:p w14:paraId="1D5E1298" w14:textId="2A420CBD" w:rsidR="00AB127A" w:rsidRPr="00AB127A" w:rsidRDefault="00AB127A" w:rsidP="00D12B54">
      <w:pPr>
        <w:pStyle w:val="BodyText"/>
      </w:pPr>
      <w:r w:rsidRPr="00AB127A">
        <w:t xml:space="preserve">The </w:t>
      </w:r>
      <w:r w:rsidR="00F1399B" w:rsidRPr="004D397C">
        <w:rPr>
          <w:b/>
          <w:bCs/>
        </w:rPr>
        <w:t>W</w:t>
      </w:r>
      <w:r w:rsidRPr="004D397C">
        <w:rPr>
          <w:b/>
          <w:bCs/>
        </w:rPr>
        <w:t xml:space="preserve">orkgroup </w:t>
      </w:r>
      <w:r w:rsidR="00F1399B" w:rsidRPr="004D397C">
        <w:rPr>
          <w:b/>
          <w:bCs/>
        </w:rPr>
        <w:t>E</w:t>
      </w:r>
      <w:r w:rsidRPr="004D397C">
        <w:rPr>
          <w:b/>
          <w:bCs/>
        </w:rPr>
        <w:t>nvironment</w:t>
      </w:r>
      <w:r w:rsidRPr="00AB127A">
        <w:t xml:space="preserve"> </w:t>
      </w:r>
      <w:r w:rsidR="00F1399B">
        <w:t>component computers</w:t>
      </w:r>
      <w:r w:rsidR="00F1399B" w:rsidRPr="00AB127A">
        <w:t xml:space="preserve"> </w:t>
      </w:r>
      <w:r w:rsidRPr="00AB127A">
        <w:t xml:space="preserve">interact </w:t>
      </w:r>
      <w:r w:rsidR="00F1399B">
        <w:t xml:space="preserve">in </w:t>
      </w:r>
      <w:r w:rsidRPr="00AB127A">
        <w:t xml:space="preserve">the following </w:t>
      </w:r>
      <w:r w:rsidR="00F1399B">
        <w:t>ways</w:t>
      </w:r>
      <w:r w:rsidRPr="00AB127A">
        <w:t>:</w:t>
      </w:r>
    </w:p>
    <w:p w14:paraId="3CFC1986" w14:textId="4E824F6D" w:rsidR="00AB127A" w:rsidRPr="00AB127A" w:rsidRDefault="00967748" w:rsidP="00C05B58">
      <w:pPr>
        <w:pStyle w:val="BodyText"/>
        <w:numPr>
          <w:ilvl w:val="0"/>
          <w:numId w:val="45"/>
        </w:numPr>
      </w:pPr>
      <w:r w:rsidRPr="00967748">
        <w:rPr>
          <w:b/>
          <w:bCs/>
        </w:rPr>
        <w:t>D</w:t>
      </w:r>
      <w:r w:rsidR="00AB127A" w:rsidRPr="00967748">
        <w:rPr>
          <w:b/>
          <w:bCs/>
        </w:rPr>
        <w:t>river computer</w:t>
      </w:r>
      <w:r w:rsidR="00AB127A" w:rsidRPr="00AB127A">
        <w:t xml:space="preserve"> </w:t>
      </w:r>
      <w:r w:rsidRPr="0044730B">
        <w:t>—</w:t>
      </w:r>
      <w:r w:rsidRPr="00836E68">
        <w:t xml:space="preserve"> </w:t>
      </w:r>
      <w:r w:rsidR="00AB127A" w:rsidRPr="00AB127A">
        <w:t xml:space="preserve">runs the </w:t>
      </w:r>
      <w:r>
        <w:t>T</w:t>
      </w:r>
      <w:r w:rsidR="00AB127A" w:rsidRPr="00AB127A">
        <w:t xml:space="preserve">est </w:t>
      </w:r>
      <w:r>
        <w:t>C</w:t>
      </w:r>
      <w:r w:rsidR="00AB127A" w:rsidRPr="00AB127A">
        <w:t>ases by sending requests over the wire in the form of protocol messages.</w:t>
      </w:r>
    </w:p>
    <w:p w14:paraId="2E6C0E62" w14:textId="35610F56" w:rsidR="00AB127A" w:rsidRPr="00AB127A" w:rsidRDefault="00AB127A" w:rsidP="00C05B58">
      <w:pPr>
        <w:pStyle w:val="BodyText"/>
        <w:numPr>
          <w:ilvl w:val="0"/>
          <w:numId w:val="45"/>
        </w:numPr>
      </w:pPr>
      <w:r w:rsidRPr="00967748">
        <w:rPr>
          <w:b/>
          <w:bCs/>
        </w:rPr>
        <w:t>SUT</w:t>
      </w:r>
      <w:r w:rsidR="00154260">
        <w:rPr>
          <w:b/>
          <w:bCs/>
        </w:rPr>
        <w:t xml:space="preserve"> computer</w:t>
      </w:r>
      <w:r w:rsidRPr="00AB127A">
        <w:t xml:space="preserve"> </w:t>
      </w:r>
      <w:r w:rsidR="00967748" w:rsidRPr="0044730B">
        <w:t>—</w:t>
      </w:r>
      <w:r w:rsidR="00967748" w:rsidRPr="00836E68">
        <w:t xml:space="preserve"> </w:t>
      </w:r>
      <w:r w:rsidR="00967748">
        <w:t xml:space="preserve">hosts </w:t>
      </w:r>
      <w:r w:rsidRPr="00AB127A">
        <w:t>a client implementation of the protocol being tested</w:t>
      </w:r>
      <w:r w:rsidR="00967748">
        <w:t xml:space="preserve"> and</w:t>
      </w:r>
      <w:r w:rsidRPr="00AB127A">
        <w:t xml:space="preserve"> responds to </w:t>
      </w:r>
      <w:r w:rsidR="00EB157B">
        <w:t xml:space="preserve">Test Case </w:t>
      </w:r>
      <w:r w:rsidRPr="00AB127A">
        <w:t xml:space="preserve">requests </w:t>
      </w:r>
      <w:r w:rsidR="00967748">
        <w:t xml:space="preserve">sent by </w:t>
      </w:r>
      <w:r w:rsidRPr="00AB127A">
        <w:t xml:space="preserve">the </w:t>
      </w:r>
      <w:r w:rsidR="00967748" w:rsidRPr="00967748">
        <w:rPr>
          <w:b/>
          <w:bCs/>
        </w:rPr>
        <w:t>D</w:t>
      </w:r>
      <w:r w:rsidRPr="00967748">
        <w:rPr>
          <w:b/>
          <w:bCs/>
        </w:rPr>
        <w:t>river computer</w:t>
      </w:r>
      <w:r w:rsidRPr="00AB127A">
        <w:t>.</w:t>
      </w:r>
    </w:p>
    <w:p w14:paraId="0270A43D" w14:textId="5ECFB3A5" w:rsidR="00AB127A" w:rsidRPr="00AB127A" w:rsidRDefault="00AB127A" w:rsidP="00D12B54">
      <w:pPr>
        <w:pStyle w:val="BodyText"/>
      </w:pPr>
      <w:r w:rsidRPr="00AB127A">
        <w:t xml:space="preserve">The following figure </w:t>
      </w:r>
      <w:r w:rsidR="00CB63EE">
        <w:t>illust</w:t>
      </w:r>
      <w:r w:rsidR="00667B88">
        <w:t>r</w:t>
      </w:r>
      <w:r w:rsidR="00CB63EE">
        <w:t>ates</w:t>
      </w:r>
      <w:r w:rsidR="00CB63EE" w:rsidRPr="00AB127A">
        <w:t xml:space="preserve"> </w:t>
      </w:r>
      <w:r w:rsidRPr="00AB127A">
        <w:t xml:space="preserve">the </w:t>
      </w:r>
      <w:r w:rsidR="00CB63EE">
        <w:t xml:space="preserve">basic </w:t>
      </w:r>
      <w:r w:rsidR="00CB63EE" w:rsidRPr="00CB63EE">
        <w:rPr>
          <w:b/>
          <w:bCs/>
        </w:rPr>
        <w:t>W</w:t>
      </w:r>
      <w:r w:rsidRPr="00CB63EE">
        <w:rPr>
          <w:b/>
          <w:bCs/>
        </w:rPr>
        <w:t xml:space="preserve">orkgroup </w:t>
      </w:r>
      <w:r w:rsidR="00CB63EE" w:rsidRPr="00CB63EE">
        <w:rPr>
          <w:b/>
          <w:bCs/>
        </w:rPr>
        <w:t>E</w:t>
      </w:r>
      <w:r w:rsidRPr="00CB63EE">
        <w:rPr>
          <w:b/>
          <w:bCs/>
        </w:rPr>
        <w:t>nvironment</w:t>
      </w:r>
      <w:r w:rsidR="00CB63EE">
        <w:t xml:space="preserve"> architecture</w:t>
      </w:r>
      <w:r w:rsidRPr="00AB127A">
        <w:t>:</w:t>
      </w:r>
    </w:p>
    <w:p w14:paraId="36597B72" w14:textId="127AE8E0" w:rsidR="00AB127A" w:rsidRDefault="00BB3225" w:rsidP="00BB3225">
      <w:pPr>
        <w:shd w:val="clear" w:color="auto" w:fill="FFFFFF"/>
        <w:spacing w:before="0" w:after="150"/>
        <w:rPr>
          <w:rFonts w:ascii="Segoe UI" w:eastAsia="Times New Roman" w:hAnsi="Segoe UI" w:cs="Segoe UI"/>
          <w:color w:val="24292E"/>
          <w:sz w:val="21"/>
          <w:szCs w:val="21"/>
          <w:lang w:val="en"/>
        </w:rPr>
      </w:pPr>
      <w:r>
        <w:rPr>
          <w:rFonts w:ascii="Segoe UI" w:eastAsia="Times New Roman" w:hAnsi="Segoe UI" w:cs="Segoe UI"/>
          <w:noProof/>
          <w:color w:val="24292E"/>
          <w:sz w:val="21"/>
          <w:szCs w:val="21"/>
          <w:lang w:val="en"/>
        </w:rPr>
        <w:drawing>
          <wp:inline distT="0" distB="0" distL="0" distR="0" wp14:anchorId="104489EF" wp14:editId="1D99A635">
            <wp:extent cx="3242945" cy="1903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2945" cy="1903095"/>
                    </a:xfrm>
                    <a:prstGeom prst="rect">
                      <a:avLst/>
                    </a:prstGeom>
                    <a:noFill/>
                    <a:ln>
                      <a:noFill/>
                    </a:ln>
                  </pic:spPr>
                </pic:pic>
              </a:graphicData>
            </a:graphic>
          </wp:inline>
        </w:drawing>
      </w:r>
    </w:p>
    <w:p w14:paraId="214CF8A3" w14:textId="43CB21A0" w:rsidR="005B31B9" w:rsidRDefault="005B31B9" w:rsidP="005B31B9">
      <w:pPr>
        <w:pStyle w:val="Caption"/>
      </w:pPr>
      <w:bookmarkStart w:id="67" w:name="_Verify_Test_Environment"/>
      <w:bookmarkStart w:id="68" w:name="_Verifying_Test_Environment"/>
      <w:bookmarkStart w:id="69" w:name="_Toc67405457"/>
      <w:bookmarkEnd w:id="67"/>
      <w:bookmarkEnd w:id="68"/>
      <w:r>
        <w:t xml:space="preserve">Figure </w:t>
      </w:r>
      <w:r w:rsidR="00650A21">
        <w:fldChar w:fldCharType="begin"/>
      </w:r>
      <w:r w:rsidR="00650A21">
        <w:instrText xml:space="preserve"> SEQ Figure \* ARABIC </w:instrText>
      </w:r>
      <w:r w:rsidR="00650A21">
        <w:fldChar w:fldCharType="separate"/>
      </w:r>
      <w:r w:rsidR="00B777D0">
        <w:rPr>
          <w:noProof/>
        </w:rPr>
        <w:t>1</w:t>
      </w:r>
      <w:r w:rsidR="00650A21">
        <w:fldChar w:fldCharType="end"/>
      </w:r>
      <w:r>
        <w:t>.  Workgroup Environment architecture</w:t>
      </w:r>
      <w:bookmarkEnd w:id="69"/>
    </w:p>
    <w:p w14:paraId="3CB5102E" w14:textId="77777777" w:rsidR="00BB6BEB" w:rsidRPr="00AB127A" w:rsidRDefault="00BB6BEB" w:rsidP="00BC636E">
      <w:pPr>
        <w:pStyle w:val="Heading3"/>
        <w:rPr>
          <w:lang w:val="en"/>
        </w:rPr>
      </w:pPr>
      <w:bookmarkStart w:id="70" w:name="_Toc67404995"/>
      <w:r w:rsidRPr="00AB127A">
        <w:rPr>
          <w:lang w:val="en"/>
        </w:rPr>
        <w:lastRenderedPageBreak/>
        <w:t>Domain Environment</w:t>
      </w:r>
      <w:bookmarkEnd w:id="70"/>
    </w:p>
    <w:p w14:paraId="093A8E2E" w14:textId="77777777" w:rsidR="00BB6BEB" w:rsidRPr="00AB127A" w:rsidRDefault="00BB6BEB" w:rsidP="00BB6BEB">
      <w:pPr>
        <w:pStyle w:val="BodyText"/>
      </w:pPr>
      <w:r w:rsidRPr="00AB127A">
        <w:t xml:space="preserve">The </w:t>
      </w:r>
      <w:r w:rsidRPr="001A5FCC">
        <w:rPr>
          <w:b/>
          <w:bCs/>
        </w:rPr>
        <w:t>Domain Environment</w:t>
      </w:r>
      <w:r w:rsidRPr="00AB127A">
        <w:t xml:space="preserve"> </w:t>
      </w:r>
      <w:r>
        <w:t xml:space="preserve">component computers interact in the </w:t>
      </w:r>
      <w:r w:rsidRPr="00AB127A">
        <w:t xml:space="preserve">following </w:t>
      </w:r>
      <w:r>
        <w:t>ways</w:t>
      </w:r>
      <w:r w:rsidRPr="00AB127A">
        <w:t xml:space="preserve">. Note that </w:t>
      </w:r>
      <w:r>
        <w:t>a</w:t>
      </w:r>
      <w:r w:rsidRPr="00AB127A">
        <w:t xml:space="preserve"> domain controller </w:t>
      </w:r>
      <w:r>
        <w:t xml:space="preserve">is a </w:t>
      </w:r>
      <w:r w:rsidRPr="00AB127A">
        <w:t>require</w:t>
      </w:r>
      <w:r>
        <w:t>ment</w:t>
      </w:r>
      <w:r w:rsidRPr="00AB127A">
        <w:t xml:space="preserve"> for </w:t>
      </w:r>
      <w:r>
        <w:t>the</w:t>
      </w:r>
      <w:r w:rsidRPr="00AB127A">
        <w:t xml:space="preserve"> </w:t>
      </w:r>
      <w:r w:rsidRPr="00836E68">
        <w:rPr>
          <w:b/>
          <w:bCs/>
        </w:rPr>
        <w:t>Domain Environment</w:t>
      </w:r>
      <w:r>
        <w:t>.</w:t>
      </w:r>
    </w:p>
    <w:p w14:paraId="266D298B" w14:textId="77777777" w:rsidR="00BB6BEB" w:rsidRPr="00AB127A" w:rsidRDefault="00BB6BEB" w:rsidP="00C05B58">
      <w:pPr>
        <w:pStyle w:val="BodyText"/>
        <w:numPr>
          <w:ilvl w:val="0"/>
          <w:numId w:val="44"/>
        </w:numPr>
      </w:pPr>
      <w:r w:rsidRPr="00836E68">
        <w:rPr>
          <w:b/>
          <w:bCs/>
        </w:rPr>
        <w:t>Driver computer</w:t>
      </w:r>
      <w:r w:rsidRPr="00AB127A">
        <w:t xml:space="preserve"> </w:t>
      </w:r>
      <w:r w:rsidRPr="0044730B">
        <w:t>—</w:t>
      </w:r>
      <w:r w:rsidRPr="00836E68">
        <w:t xml:space="preserve"> </w:t>
      </w:r>
      <w:r w:rsidRPr="00AB127A">
        <w:t xml:space="preserve">runs </w:t>
      </w:r>
      <w:r>
        <w:t>T</w:t>
      </w:r>
      <w:r w:rsidRPr="00AB127A">
        <w:t xml:space="preserve">est </w:t>
      </w:r>
      <w:r>
        <w:t>C</w:t>
      </w:r>
      <w:r w:rsidRPr="00AB127A">
        <w:t>ases by sending requests over the wire in the form of protocol messages.</w:t>
      </w:r>
    </w:p>
    <w:p w14:paraId="44DF8121" w14:textId="77777777" w:rsidR="00BB6BEB" w:rsidRPr="00AB127A" w:rsidRDefault="00BB6BEB" w:rsidP="00C05B58">
      <w:pPr>
        <w:pStyle w:val="BodyText"/>
        <w:numPr>
          <w:ilvl w:val="0"/>
          <w:numId w:val="44"/>
        </w:numPr>
      </w:pPr>
      <w:r w:rsidRPr="00513B56">
        <w:rPr>
          <w:b/>
          <w:bCs/>
        </w:rPr>
        <w:t xml:space="preserve">SUT </w:t>
      </w:r>
      <w:r>
        <w:rPr>
          <w:b/>
          <w:bCs/>
        </w:rPr>
        <w:t>c</w:t>
      </w:r>
      <w:r w:rsidRPr="00513B56">
        <w:rPr>
          <w:b/>
          <w:bCs/>
        </w:rPr>
        <w:t>omputer</w:t>
      </w:r>
      <w:r w:rsidRPr="00AB127A">
        <w:t xml:space="preserve"> </w:t>
      </w:r>
      <w:r w:rsidRPr="0044730B">
        <w:t>—</w:t>
      </w:r>
      <w:r w:rsidRPr="00836E68">
        <w:t xml:space="preserve"> </w:t>
      </w:r>
      <w:r>
        <w:t>hosts</w:t>
      </w:r>
      <w:r w:rsidRPr="00AB127A">
        <w:t xml:space="preserve"> a client implementation of the protocol</w:t>
      </w:r>
      <w:r>
        <w:t>/s</w:t>
      </w:r>
      <w:r w:rsidRPr="00AB127A">
        <w:t xml:space="preserve"> being tested</w:t>
      </w:r>
      <w:r>
        <w:t xml:space="preserve"> and </w:t>
      </w:r>
      <w:r w:rsidRPr="00AB127A">
        <w:t xml:space="preserve">responds to </w:t>
      </w:r>
      <w:r>
        <w:t>Test Case</w:t>
      </w:r>
      <w:r w:rsidRPr="00AB127A">
        <w:t xml:space="preserve"> requests sent by the </w:t>
      </w:r>
      <w:r w:rsidRPr="00513B56">
        <w:rPr>
          <w:b/>
          <w:bCs/>
        </w:rPr>
        <w:t>Driver computer</w:t>
      </w:r>
      <w:r w:rsidRPr="00AB127A">
        <w:t>.</w:t>
      </w:r>
    </w:p>
    <w:p w14:paraId="4D699B57" w14:textId="6AE6B834" w:rsidR="00BB6BEB" w:rsidRPr="00AB127A" w:rsidRDefault="00BB6BEB" w:rsidP="00C05B58">
      <w:pPr>
        <w:pStyle w:val="BodyText"/>
        <w:numPr>
          <w:ilvl w:val="0"/>
          <w:numId w:val="44"/>
        </w:numPr>
      </w:pPr>
      <w:r w:rsidRPr="00064974">
        <w:rPr>
          <w:b/>
          <w:bCs/>
        </w:rPr>
        <w:t>DC</w:t>
      </w:r>
      <w:r w:rsidRPr="00AB127A">
        <w:t xml:space="preserve"> </w:t>
      </w:r>
      <w:r w:rsidRPr="0044730B">
        <w:t>—</w:t>
      </w:r>
      <w:r w:rsidRPr="00836E68">
        <w:t xml:space="preserve"> </w:t>
      </w:r>
      <w:r w:rsidRPr="00AB127A">
        <w:t xml:space="preserve">provides functionality </w:t>
      </w:r>
      <w:r>
        <w:t xml:space="preserve">in </w:t>
      </w:r>
      <w:r w:rsidRPr="00AB127A">
        <w:t>Active Directory Domain Services (AD DS)</w:t>
      </w:r>
      <w:r>
        <w:t xml:space="preserve"> </w:t>
      </w:r>
      <w:r w:rsidRPr="00AB127A">
        <w:t xml:space="preserve">that </w:t>
      </w:r>
      <w:r w:rsidR="00A817CB">
        <w:t>provides directory service security for Driver and SUT Computer and User accounts</w:t>
      </w:r>
      <w:r w:rsidRPr="00AB127A">
        <w:t xml:space="preserve">. </w:t>
      </w:r>
    </w:p>
    <w:p w14:paraId="677935F7" w14:textId="77777777" w:rsidR="00BB6BEB" w:rsidRPr="00AB127A" w:rsidRDefault="00BB6BEB" w:rsidP="00BB6BEB">
      <w:pPr>
        <w:pStyle w:val="BodyText"/>
      </w:pPr>
      <w:r w:rsidRPr="00AB127A">
        <w:t xml:space="preserve">The following figure </w:t>
      </w:r>
      <w:r>
        <w:t>illustrates</w:t>
      </w:r>
      <w:r w:rsidRPr="00AB127A">
        <w:t xml:space="preserve"> the</w:t>
      </w:r>
      <w:r>
        <w:t xml:space="preserve"> basic</w:t>
      </w:r>
      <w:r w:rsidRPr="00AB127A">
        <w:t xml:space="preserve"> </w:t>
      </w:r>
      <w:r w:rsidRPr="00513B56">
        <w:rPr>
          <w:b/>
          <w:bCs/>
        </w:rPr>
        <w:t>Domain Environment</w:t>
      </w:r>
      <w:r>
        <w:t xml:space="preserve"> architecture.</w:t>
      </w:r>
    </w:p>
    <w:p w14:paraId="46A550D1" w14:textId="77777777" w:rsidR="005B31B9" w:rsidRDefault="00E97B05" w:rsidP="005B31B9">
      <w:pPr>
        <w:keepNext/>
        <w:shd w:val="clear" w:color="auto" w:fill="FFFFFF"/>
        <w:tabs>
          <w:tab w:val="left" w:pos="6120"/>
        </w:tabs>
        <w:spacing w:before="0" w:after="150"/>
      </w:pPr>
      <w:r>
        <w:rPr>
          <w:rFonts w:ascii="Segoe UI" w:eastAsia="Times New Roman" w:hAnsi="Segoe UI" w:cs="Segoe UI"/>
          <w:noProof/>
          <w:color w:val="24292E"/>
          <w:sz w:val="21"/>
          <w:szCs w:val="21"/>
          <w:lang w:val="en"/>
        </w:rPr>
        <w:drawing>
          <wp:inline distT="0" distB="0" distL="0" distR="0" wp14:anchorId="1D09B29C" wp14:editId="4CD892EB">
            <wp:extent cx="3838575" cy="33201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4797" cy="3325525"/>
                    </a:xfrm>
                    <a:prstGeom prst="rect">
                      <a:avLst/>
                    </a:prstGeom>
                    <a:noFill/>
                    <a:ln>
                      <a:noFill/>
                    </a:ln>
                  </pic:spPr>
                </pic:pic>
              </a:graphicData>
            </a:graphic>
          </wp:inline>
        </w:drawing>
      </w:r>
    </w:p>
    <w:p w14:paraId="30182B02" w14:textId="7E712E38" w:rsidR="00BB6BEB" w:rsidRDefault="005B31B9" w:rsidP="005B31B9">
      <w:pPr>
        <w:pStyle w:val="Caption"/>
        <w:rPr>
          <w:rFonts w:ascii="Segoe UI" w:hAnsi="Segoe UI"/>
          <w:sz w:val="21"/>
          <w:szCs w:val="21"/>
        </w:rPr>
      </w:pPr>
      <w:bookmarkStart w:id="71" w:name="_Toc67405458"/>
      <w:r>
        <w:t xml:space="preserve">Figure </w:t>
      </w:r>
      <w:r w:rsidR="00650A21">
        <w:fldChar w:fldCharType="begin"/>
      </w:r>
      <w:r w:rsidR="00650A21">
        <w:instrText xml:space="preserve"> SEQ Figure \* ARABIC </w:instrText>
      </w:r>
      <w:r w:rsidR="00650A21">
        <w:fldChar w:fldCharType="separate"/>
      </w:r>
      <w:r w:rsidR="00B777D0">
        <w:rPr>
          <w:noProof/>
        </w:rPr>
        <w:t>2</w:t>
      </w:r>
      <w:r w:rsidR="00650A21">
        <w:fldChar w:fldCharType="end"/>
      </w:r>
      <w:r>
        <w:t>. Domain Environment architecture</w:t>
      </w:r>
      <w:bookmarkEnd w:id="71"/>
    </w:p>
    <w:p w14:paraId="21E1A29A" w14:textId="5D56CAA4" w:rsidR="00AB127A" w:rsidRPr="00AB127A" w:rsidRDefault="00AB127A" w:rsidP="00C03002">
      <w:pPr>
        <w:pStyle w:val="Heading2"/>
        <w:rPr>
          <w:lang w:val="en"/>
        </w:rPr>
      </w:pPr>
      <w:bookmarkStart w:id="72" w:name="_Verifying_Test_Environment_1"/>
      <w:bookmarkStart w:id="73" w:name="_Toc67404996"/>
      <w:bookmarkEnd w:id="72"/>
      <w:r w:rsidRPr="00AB127A">
        <w:rPr>
          <w:lang w:val="en"/>
        </w:rPr>
        <w:t>Verify</w:t>
      </w:r>
      <w:r w:rsidR="00026B75">
        <w:rPr>
          <w:lang w:val="en"/>
        </w:rPr>
        <w:t>ing</w:t>
      </w:r>
      <w:r w:rsidRPr="00AB127A">
        <w:rPr>
          <w:lang w:val="en"/>
        </w:rPr>
        <w:t xml:space="preserve"> </w:t>
      </w:r>
      <w:r w:rsidR="00A31447">
        <w:rPr>
          <w:lang w:val="en"/>
        </w:rPr>
        <w:t xml:space="preserve">Test Environment </w:t>
      </w:r>
      <w:r w:rsidRPr="00AB127A">
        <w:rPr>
          <w:lang w:val="en"/>
        </w:rPr>
        <w:t>Connectivity</w:t>
      </w:r>
      <w:bookmarkEnd w:id="73"/>
    </w:p>
    <w:p w14:paraId="7A7D1A1C" w14:textId="41870855" w:rsidR="005816F2" w:rsidRDefault="00AB127A" w:rsidP="00BA47FA">
      <w:pPr>
        <w:pStyle w:val="BodyText"/>
      </w:pPr>
      <w:r w:rsidRPr="00AB127A">
        <w:t xml:space="preserve">After you prepare the </w:t>
      </w:r>
      <w:r w:rsidR="005816F2">
        <w:t>Test E</w:t>
      </w:r>
      <w:r w:rsidRPr="00AB127A">
        <w:t>nvironment</w:t>
      </w:r>
      <w:r w:rsidR="005816F2">
        <w:t xml:space="preserve"> </w:t>
      </w:r>
      <w:r w:rsidR="003F705E">
        <w:t>in accordance with earlier topics of this section</w:t>
      </w:r>
      <w:r w:rsidRPr="00AB127A">
        <w:t xml:space="preserve">, </w:t>
      </w:r>
      <w:r w:rsidR="003F705E">
        <w:t xml:space="preserve">you should </w:t>
      </w:r>
      <w:r w:rsidRPr="00AB127A">
        <w:t xml:space="preserve">verify </w:t>
      </w:r>
      <w:r w:rsidR="005816F2">
        <w:t>connectivity between</w:t>
      </w:r>
      <w:r w:rsidRPr="00AB127A">
        <w:t xml:space="preserve"> the </w:t>
      </w:r>
      <w:r w:rsidR="005816F2" w:rsidRPr="005816F2">
        <w:rPr>
          <w:b/>
          <w:bCs/>
        </w:rPr>
        <w:t>D</w:t>
      </w:r>
      <w:r w:rsidRPr="005816F2">
        <w:rPr>
          <w:b/>
          <w:bCs/>
        </w:rPr>
        <w:t>river computer</w:t>
      </w:r>
      <w:r w:rsidRPr="00AB127A">
        <w:t xml:space="preserve"> </w:t>
      </w:r>
      <w:r w:rsidR="005816F2">
        <w:t>and</w:t>
      </w:r>
      <w:r w:rsidR="005816F2" w:rsidRPr="00AB127A">
        <w:t xml:space="preserve"> </w:t>
      </w:r>
      <w:r w:rsidRPr="00AB127A">
        <w:t xml:space="preserve">the </w:t>
      </w:r>
      <w:r w:rsidRPr="005816F2">
        <w:rPr>
          <w:b/>
          <w:bCs/>
        </w:rPr>
        <w:t>SUT</w:t>
      </w:r>
      <w:r w:rsidR="005816F2">
        <w:rPr>
          <w:b/>
          <w:bCs/>
        </w:rPr>
        <w:t xml:space="preserve"> </w:t>
      </w:r>
      <w:r w:rsidR="00B10DB3">
        <w:rPr>
          <w:b/>
          <w:bCs/>
        </w:rPr>
        <w:t>c</w:t>
      </w:r>
      <w:r w:rsidR="005816F2">
        <w:rPr>
          <w:b/>
          <w:bCs/>
        </w:rPr>
        <w:t>omputer</w:t>
      </w:r>
      <w:r w:rsidR="005816F2">
        <w:t>.</w:t>
      </w:r>
      <w:r w:rsidRPr="00AB127A">
        <w:t xml:space="preserve"> </w:t>
      </w:r>
      <w:r w:rsidR="005816F2">
        <w:t>You should then test connectivity</w:t>
      </w:r>
      <w:r w:rsidR="005816F2" w:rsidRPr="00AB127A">
        <w:t xml:space="preserve"> </w:t>
      </w:r>
      <w:r w:rsidRPr="00AB127A">
        <w:t xml:space="preserve">between all other computers in </w:t>
      </w:r>
      <w:r w:rsidR="005816F2">
        <w:t>your</w:t>
      </w:r>
      <w:r w:rsidR="005816F2" w:rsidRPr="00AB127A">
        <w:t xml:space="preserve"> </w:t>
      </w:r>
      <w:r w:rsidR="005816F2">
        <w:t>T</w:t>
      </w:r>
      <w:r w:rsidRPr="00AB127A">
        <w:t xml:space="preserve">est </w:t>
      </w:r>
      <w:r w:rsidR="005816F2">
        <w:t>E</w:t>
      </w:r>
      <w:r w:rsidRPr="00AB127A">
        <w:t xml:space="preserve">nvironment. </w:t>
      </w:r>
    </w:p>
    <w:p w14:paraId="6827C4C9" w14:textId="680F42C5" w:rsidR="00AB127A" w:rsidRPr="00AB127A" w:rsidRDefault="00AB127A" w:rsidP="00BA47FA">
      <w:pPr>
        <w:pStyle w:val="BodyText"/>
      </w:pPr>
      <w:r w:rsidRPr="00AB127A">
        <w:t xml:space="preserve">The </w:t>
      </w:r>
      <w:r w:rsidR="00D11C2A">
        <w:t>procedure immediately below</w:t>
      </w:r>
      <w:r w:rsidRPr="00AB127A">
        <w:t xml:space="preserve"> provides steps you can </w:t>
      </w:r>
      <w:r w:rsidR="005816F2">
        <w:t>follow</w:t>
      </w:r>
      <w:r w:rsidR="005816F2" w:rsidRPr="00AB127A">
        <w:t xml:space="preserve"> </w:t>
      </w:r>
      <w:r w:rsidRPr="00AB127A">
        <w:t xml:space="preserve">to check for connectivity between </w:t>
      </w:r>
      <w:r w:rsidR="009B3E39">
        <w:t xml:space="preserve">any </w:t>
      </w:r>
      <w:r w:rsidRPr="00AB127A">
        <w:t>two Windows-based computers. For information</w:t>
      </w:r>
      <w:r w:rsidR="00610538">
        <w:t xml:space="preserve"> about testing connectivity with </w:t>
      </w:r>
      <w:r w:rsidR="005816F2">
        <w:t xml:space="preserve">non-Windows based </w:t>
      </w:r>
      <w:r w:rsidR="00610538">
        <w:t>computers</w:t>
      </w:r>
      <w:r w:rsidRPr="00AB127A">
        <w:t>, see the administrati</w:t>
      </w:r>
      <w:r w:rsidR="00610538">
        <w:t>ve</w:t>
      </w:r>
      <w:r w:rsidRPr="00AB127A">
        <w:t xml:space="preserve"> </w:t>
      </w:r>
      <w:r w:rsidR="00610538">
        <w:t>documentation</w:t>
      </w:r>
      <w:r w:rsidR="00610538" w:rsidRPr="00AB127A">
        <w:t xml:space="preserve"> </w:t>
      </w:r>
      <w:r w:rsidRPr="00AB127A">
        <w:t>for your operating system.</w:t>
      </w:r>
    </w:p>
    <w:p w14:paraId="58B540DD" w14:textId="176B944A" w:rsidR="00AB127A" w:rsidRPr="00AB127A" w:rsidRDefault="00D8682D" w:rsidP="00D917EF">
      <w:pPr>
        <w:pStyle w:val="MoreInfo"/>
      </w:pPr>
      <w:hyperlink r:id="rId36" w:tgtFrame="_blank" w:history="1">
        <w:r w:rsidR="00252F13">
          <w:rPr>
            <w:noProof/>
          </w:rPr>
          <w:pict w14:anchorId="4DACD594">
            <v:shape id="_x0000_i1028" type="#_x0000_t75" style="width:20.25pt;height:13.5pt;visibility:visible" o:button="t">
              <v:fill o:detectmouseclick="t"/>
              <v:imagedata r:id="rId37" o:title=""/>
            </v:shape>
          </w:pict>
        </w:r>
      </w:hyperlink>
      <w:r w:rsidR="00D917EF" w:rsidRPr="00A73BC4">
        <w:rPr>
          <w:color w:val="C00000"/>
        </w:rPr>
        <w:t>Important</w:t>
      </w:r>
    </w:p>
    <w:p w14:paraId="0E9B975B" w14:textId="0CB09415" w:rsidR="00D562F0" w:rsidRDefault="003F65D9" w:rsidP="001E460A">
      <w:pPr>
        <w:pStyle w:val="MoreInfoText"/>
      </w:pPr>
      <w:r>
        <w:t xml:space="preserve">Before performing the procedure that follows, you </w:t>
      </w:r>
      <w:r w:rsidR="00951E83">
        <w:t xml:space="preserve">will </w:t>
      </w:r>
      <w:r>
        <w:t>need to d</w:t>
      </w:r>
      <w:r w:rsidR="00AB127A" w:rsidRPr="00AB127A">
        <w:t xml:space="preserve">isable </w:t>
      </w:r>
      <w:r w:rsidR="00B33F85">
        <w:t xml:space="preserve">all </w:t>
      </w:r>
      <w:r w:rsidR="00AB127A" w:rsidRPr="00AB127A">
        <w:t xml:space="preserve">active firewalls in the </w:t>
      </w:r>
      <w:r>
        <w:t>T</w:t>
      </w:r>
      <w:r w:rsidR="00AB127A" w:rsidRPr="00AB127A">
        <w:t xml:space="preserve">est </w:t>
      </w:r>
      <w:r>
        <w:t>E</w:t>
      </w:r>
      <w:r w:rsidR="00AB127A" w:rsidRPr="00AB127A">
        <w:t>nvironment</w:t>
      </w:r>
      <w:r w:rsidR="001E460A">
        <w:t xml:space="preserve"> by r</w:t>
      </w:r>
      <w:r w:rsidR="00D562F0">
        <w:t>un</w:t>
      </w:r>
      <w:r w:rsidR="001E460A">
        <w:t>ning</w:t>
      </w:r>
      <w:r w:rsidR="00D562F0">
        <w:t xml:space="preserve"> the following command string in the </w:t>
      </w:r>
      <w:r w:rsidR="001B0A9D">
        <w:t xml:space="preserve">Windows </w:t>
      </w:r>
      <w:r w:rsidR="00D562F0">
        <w:t>command console:</w:t>
      </w:r>
    </w:p>
    <w:p w14:paraId="020A49AA" w14:textId="77777777" w:rsidR="00D562F0" w:rsidRDefault="00D562F0" w:rsidP="00D562F0">
      <w:pPr>
        <w:pStyle w:val="Code"/>
      </w:pPr>
      <w:r w:rsidRPr="00F62C12">
        <w:t>netsh advfirewall set allprofiles state off</w:t>
      </w:r>
    </w:p>
    <w:p w14:paraId="05C7A26B" w14:textId="0FB8A922" w:rsidR="00AB127A" w:rsidRPr="00AB127A" w:rsidRDefault="00012238" w:rsidP="00C8252E">
      <w:pPr>
        <w:pStyle w:val="Caption"/>
      </w:pPr>
      <w:r w:rsidRPr="00803CFD">
        <w:rPr>
          <w:rStyle w:val="Hyperlink"/>
          <w:sz w:val="24"/>
          <w:u w:val="none"/>
        </w:rPr>
        <w:lastRenderedPageBreak/>
        <w:sym w:font="Wingdings 3" w:char="F084"/>
      </w:r>
      <w:r w:rsidRPr="00803CFD">
        <w:rPr>
          <w:rStyle w:val="Hyperlink"/>
          <w:u w:val="none"/>
        </w:rPr>
        <w:t xml:space="preserve">  </w:t>
      </w:r>
      <w:r w:rsidR="00AB127A" w:rsidRPr="00AB127A">
        <w:t>To check connecti</w:t>
      </w:r>
      <w:r w:rsidR="00D917EF">
        <w:t>vity</w:t>
      </w:r>
      <w:r w:rsidR="00AB127A" w:rsidRPr="00AB127A">
        <w:t xml:space="preserve"> from the </w:t>
      </w:r>
      <w:r w:rsidR="000A6AE8">
        <w:t>D</w:t>
      </w:r>
      <w:r w:rsidR="00AB127A" w:rsidRPr="00AB127A">
        <w:t>river computer</w:t>
      </w:r>
      <w:r w:rsidR="00D917EF">
        <w:t xml:space="preserve"> to </w:t>
      </w:r>
      <w:r w:rsidR="003F705E">
        <w:t xml:space="preserve">a specific </w:t>
      </w:r>
      <w:r w:rsidR="00D917EF">
        <w:t>computer</w:t>
      </w:r>
      <w:r w:rsidR="00635454">
        <w:t>:</w:t>
      </w:r>
    </w:p>
    <w:p w14:paraId="56AEA209" w14:textId="5A08355B" w:rsidR="00AB127A" w:rsidRPr="00897DF2" w:rsidRDefault="007949F0" w:rsidP="00C05B58">
      <w:pPr>
        <w:pStyle w:val="BodyText"/>
        <w:numPr>
          <w:ilvl w:val="0"/>
          <w:numId w:val="46"/>
        </w:numPr>
      </w:pPr>
      <w:r>
        <w:t>Right-c</w:t>
      </w:r>
      <w:r w:rsidR="00AB127A" w:rsidRPr="00897DF2">
        <w:t xml:space="preserve">lick the </w:t>
      </w:r>
      <w:r w:rsidR="00AB127A" w:rsidRPr="00897DF2">
        <w:rPr>
          <w:b/>
          <w:bCs/>
        </w:rPr>
        <w:t>Start</w:t>
      </w:r>
      <w:r w:rsidR="00AB127A" w:rsidRPr="00897DF2">
        <w:t xml:space="preserve"> button and then click </w:t>
      </w:r>
      <w:r w:rsidR="00AB127A" w:rsidRPr="00897DF2">
        <w:rPr>
          <w:b/>
          <w:bCs/>
        </w:rPr>
        <w:t>Run</w:t>
      </w:r>
      <w:r w:rsidR="00AB127A" w:rsidRPr="00897DF2">
        <w:t>.</w:t>
      </w:r>
    </w:p>
    <w:p w14:paraId="048B11D5" w14:textId="07F3D4AE" w:rsidR="00AB127A" w:rsidRPr="00897DF2" w:rsidRDefault="00AB127A" w:rsidP="00C05B58">
      <w:pPr>
        <w:pStyle w:val="BodyText"/>
        <w:numPr>
          <w:ilvl w:val="0"/>
          <w:numId w:val="46"/>
        </w:numPr>
      </w:pPr>
      <w:r w:rsidRPr="00897DF2">
        <w:t xml:space="preserve">In the </w:t>
      </w:r>
      <w:r w:rsidRPr="00897DF2">
        <w:rPr>
          <w:b/>
          <w:bCs/>
        </w:rPr>
        <w:t>Run</w:t>
      </w:r>
      <w:r w:rsidRPr="00897DF2">
        <w:t xml:space="preserve"> dialog, type </w:t>
      </w:r>
      <w:r w:rsidRPr="00897DF2">
        <w:rPr>
          <w:b/>
          <w:bCs/>
        </w:rPr>
        <w:t>cmd</w:t>
      </w:r>
      <w:r w:rsidRPr="00897DF2">
        <w:t xml:space="preserve"> and then click </w:t>
      </w:r>
      <w:r w:rsidRPr="00897DF2">
        <w:rPr>
          <w:b/>
          <w:bCs/>
        </w:rPr>
        <w:t>OK</w:t>
      </w:r>
      <w:r w:rsidRPr="00897DF2">
        <w:t>.</w:t>
      </w:r>
    </w:p>
    <w:p w14:paraId="5EAA7BCE" w14:textId="217CDEBC" w:rsidR="00E93519" w:rsidRDefault="00AB127A" w:rsidP="00C05B58">
      <w:pPr>
        <w:pStyle w:val="BodyText"/>
        <w:numPr>
          <w:ilvl w:val="0"/>
          <w:numId w:val="46"/>
        </w:numPr>
      </w:pPr>
      <w:r w:rsidRPr="00897DF2">
        <w:t xml:space="preserve">At the </w:t>
      </w:r>
      <w:r w:rsidR="00C8252E">
        <w:t xml:space="preserve">Windows </w:t>
      </w:r>
      <w:r w:rsidRPr="00897DF2">
        <w:t xml:space="preserve">command prompt, type </w:t>
      </w:r>
      <w:r w:rsidRPr="00897DF2">
        <w:rPr>
          <w:b/>
          <w:bCs/>
        </w:rPr>
        <w:t>ping</w:t>
      </w:r>
      <w:r w:rsidRPr="00897DF2">
        <w:t xml:space="preserve"> followed by the hostname or IP address of the </w:t>
      </w:r>
      <w:r w:rsidRPr="00C8252E">
        <w:rPr>
          <w:b/>
          <w:bCs/>
        </w:rPr>
        <w:t>SUT</w:t>
      </w:r>
      <w:r w:rsidR="00897DF2">
        <w:t xml:space="preserve"> or other computer in the </w:t>
      </w:r>
      <w:r w:rsidR="00320774">
        <w:t>T</w:t>
      </w:r>
      <w:r w:rsidR="00897DF2">
        <w:t xml:space="preserve">est </w:t>
      </w:r>
      <w:r w:rsidR="00320774">
        <w:t>E</w:t>
      </w:r>
      <w:r w:rsidR="00897DF2" w:rsidRPr="00AB127A">
        <w:t>nvironment</w:t>
      </w:r>
      <w:r w:rsidRPr="00897DF2">
        <w:t>, and then press</w:t>
      </w:r>
      <w:r w:rsidR="002C67CD">
        <w:t xml:space="preserve"> the</w:t>
      </w:r>
      <w:r w:rsidRPr="00897DF2">
        <w:t xml:space="preserve"> </w:t>
      </w:r>
      <w:r w:rsidRPr="00897DF2">
        <w:rPr>
          <w:b/>
          <w:bCs/>
        </w:rPr>
        <w:t>Enter</w:t>
      </w:r>
      <w:r w:rsidRPr="00897DF2">
        <w:t xml:space="preserve"> </w:t>
      </w:r>
      <w:r w:rsidR="00C8252E">
        <w:t>key on the keyboard.</w:t>
      </w:r>
    </w:p>
    <w:p w14:paraId="660590FE" w14:textId="37EECD70" w:rsidR="003739B6" w:rsidRPr="00897DF2" w:rsidRDefault="00897DF2" w:rsidP="00A165ED">
      <w:pPr>
        <w:pStyle w:val="BodyText"/>
        <w:ind w:left="720"/>
      </w:pPr>
      <w:r>
        <w:t>For</w:t>
      </w:r>
      <w:r w:rsidR="00981BD3">
        <w:t xml:space="preserve"> </w:t>
      </w:r>
      <w:r w:rsidR="00AB127A" w:rsidRPr="00897DF2">
        <w:t>example</w:t>
      </w:r>
      <w:r>
        <w:t>,</w:t>
      </w:r>
      <w:r w:rsidR="00AB127A" w:rsidRPr="00897DF2">
        <w:t xml:space="preserve"> </w:t>
      </w:r>
      <w:r w:rsidRPr="00E93519">
        <w:t>the</w:t>
      </w:r>
      <w:r>
        <w:t xml:space="preserve"> command </w:t>
      </w:r>
      <w:r w:rsidR="003739B6" w:rsidRPr="00897DF2">
        <w:t xml:space="preserve">immediately below </w:t>
      </w:r>
      <w:r w:rsidR="00AB127A" w:rsidRPr="00897DF2">
        <w:t>checks connecti</w:t>
      </w:r>
      <w:r w:rsidR="003739B6" w:rsidRPr="00897DF2">
        <w:t xml:space="preserve">vity </w:t>
      </w:r>
      <w:r w:rsidR="00AB127A" w:rsidRPr="00897DF2">
        <w:t>to a</w:t>
      </w:r>
      <w:r w:rsidR="003739B6" w:rsidRPr="00897DF2">
        <w:t>n</w:t>
      </w:r>
      <w:r w:rsidR="00AB127A" w:rsidRPr="00897DF2">
        <w:t xml:space="preserve"> </w:t>
      </w:r>
      <w:r w:rsidR="00AB127A" w:rsidRPr="00C8252E">
        <w:rPr>
          <w:b/>
          <w:bCs/>
        </w:rPr>
        <w:t xml:space="preserve">SUT </w:t>
      </w:r>
      <w:r w:rsidR="00B10DB3">
        <w:rPr>
          <w:b/>
          <w:bCs/>
        </w:rPr>
        <w:t>c</w:t>
      </w:r>
      <w:r w:rsidR="00C8252E" w:rsidRPr="00C8252E">
        <w:rPr>
          <w:b/>
          <w:bCs/>
        </w:rPr>
        <w:t>omputer</w:t>
      </w:r>
      <w:r w:rsidR="00C8252E">
        <w:t xml:space="preserve"> </w:t>
      </w:r>
      <w:r>
        <w:t>with hostname</w:t>
      </w:r>
      <w:r w:rsidRPr="00897DF2">
        <w:t xml:space="preserve"> </w:t>
      </w:r>
      <w:r w:rsidR="00AB127A" w:rsidRPr="00897DF2">
        <w:t>SUT01</w:t>
      </w:r>
      <w:r w:rsidR="00C8252E">
        <w:t>:</w:t>
      </w:r>
    </w:p>
    <w:p w14:paraId="6637D4B2" w14:textId="0F9F1C18" w:rsidR="00AB127A" w:rsidRPr="00AB127A" w:rsidRDefault="00AB127A" w:rsidP="00926CD2">
      <w:pPr>
        <w:pStyle w:val="Code"/>
        <w:rPr>
          <w:lang w:val="en"/>
        </w:rPr>
      </w:pPr>
      <w:r w:rsidRPr="00AB127A">
        <w:rPr>
          <w:lang w:val="en"/>
        </w:rPr>
        <w:t>&gt; ping SUT01</w:t>
      </w:r>
    </w:p>
    <w:p w14:paraId="2835568B" w14:textId="77777777" w:rsidR="00A165ED" w:rsidRDefault="00C8252E" w:rsidP="00A165ED">
      <w:pPr>
        <w:pStyle w:val="BodyText"/>
        <w:ind w:left="720"/>
      </w:pPr>
      <w:r>
        <w:t xml:space="preserve">If the connection succeeds, you will see four ping replies at the command line, along with the time in milliseconds that it took to receive the reply from the pinged computer.  Otherwise, you will see </w:t>
      </w:r>
      <w:r w:rsidRPr="00197455">
        <w:rPr>
          <w:b/>
          <w:bCs/>
        </w:rPr>
        <w:t>Request timed out</w:t>
      </w:r>
      <w:r>
        <w:t xml:space="preserve"> messages</w:t>
      </w:r>
      <w:r w:rsidR="002C67CD">
        <w:t xml:space="preserve"> that indicate that the connection failed</w:t>
      </w:r>
      <w:r>
        <w:t>.</w:t>
      </w:r>
    </w:p>
    <w:p w14:paraId="06E792F9" w14:textId="24E5D68B" w:rsidR="00AB127A" w:rsidRPr="00897DF2" w:rsidRDefault="00AB127A" w:rsidP="00C05B58">
      <w:pPr>
        <w:pStyle w:val="BodyText"/>
        <w:numPr>
          <w:ilvl w:val="0"/>
          <w:numId w:val="46"/>
        </w:numPr>
      </w:pPr>
      <w:r w:rsidRPr="00897DF2">
        <w:t>Repeat step</w:t>
      </w:r>
      <w:r w:rsidR="00897DF2">
        <w:t xml:space="preserve"> 3</w:t>
      </w:r>
      <w:r w:rsidRPr="00897DF2">
        <w:t xml:space="preserve"> </w:t>
      </w:r>
      <w:r w:rsidR="008D60B3">
        <w:t xml:space="preserve">while substituting the name of each computer in your Test Environment for which you </w:t>
      </w:r>
      <w:r w:rsidR="009E6A5B">
        <w:t>will</w:t>
      </w:r>
      <w:r w:rsidR="008D60B3">
        <w:t xml:space="preserve"> test </w:t>
      </w:r>
      <w:r w:rsidRPr="00897DF2">
        <w:t>connectivity</w:t>
      </w:r>
      <w:r w:rsidR="002C67CD">
        <w:t xml:space="preserve"> </w:t>
      </w:r>
      <w:r w:rsidR="00BD18BA">
        <w:t xml:space="preserve">to and </w:t>
      </w:r>
      <w:r w:rsidR="002C67CD">
        <w:t xml:space="preserve">from </w:t>
      </w:r>
      <w:r w:rsidR="00BD18BA">
        <w:t>every other computer in the environment</w:t>
      </w:r>
      <w:r w:rsidR="008D60B3">
        <w:t>.</w:t>
      </w:r>
    </w:p>
    <w:p w14:paraId="5F6BB508" w14:textId="3AB7A014" w:rsidR="00012238" w:rsidRDefault="00D8682D" w:rsidP="00D917EF">
      <w:pPr>
        <w:pStyle w:val="MoreInfo"/>
      </w:pPr>
      <w:hyperlink r:id="rId38" w:tgtFrame="_blank" w:history="1">
        <w:r w:rsidR="00252F13">
          <w:pict w14:anchorId="42AFC1B7">
            <v:shape id="Picture 60" o:spid="_x0000_i1029" type="#_x0000_t75" style="width:21pt;height:13.5pt;visibility:visible" o:button="t">
              <v:fill o:detectmouseclick="t"/>
              <v:imagedata r:id="rId37" o:title=""/>
            </v:shape>
          </w:pict>
        </w:r>
      </w:hyperlink>
      <w:r w:rsidR="00012238" w:rsidRPr="00A73BC4">
        <w:rPr>
          <w:color w:val="C00000"/>
        </w:rPr>
        <w:t>Important</w:t>
      </w:r>
    </w:p>
    <w:p w14:paraId="35025BBF" w14:textId="0933FCEF" w:rsidR="001B247A" w:rsidRDefault="00AB127A" w:rsidP="00D917EF">
      <w:pPr>
        <w:pStyle w:val="MoreInfoText"/>
      </w:pPr>
      <w:r w:rsidRPr="00AB127A">
        <w:t xml:space="preserve">Do not proceed with </w:t>
      </w:r>
      <w:r w:rsidR="00A912E0" w:rsidRPr="00A912E0">
        <w:rPr>
          <w:b/>
          <w:bCs w:val="0"/>
        </w:rPr>
        <w:t>T</w:t>
      </w:r>
      <w:r w:rsidRPr="00A912E0">
        <w:rPr>
          <w:b/>
          <w:bCs w:val="0"/>
        </w:rPr>
        <w:t xml:space="preserve">est </w:t>
      </w:r>
      <w:r w:rsidR="00A912E0" w:rsidRPr="00A912E0">
        <w:rPr>
          <w:b/>
          <w:bCs w:val="0"/>
        </w:rPr>
        <w:t>S</w:t>
      </w:r>
      <w:r w:rsidRPr="00A912E0">
        <w:rPr>
          <w:b/>
          <w:bCs w:val="0"/>
        </w:rPr>
        <w:t>uite</w:t>
      </w:r>
      <w:r w:rsidRPr="00AB127A">
        <w:t xml:space="preserve"> </w:t>
      </w:r>
      <w:r w:rsidR="00A912E0">
        <w:t xml:space="preserve">configuration </w:t>
      </w:r>
      <w:r w:rsidRPr="00AB127A">
        <w:t xml:space="preserve">until </w:t>
      </w:r>
      <w:r w:rsidR="00A912E0">
        <w:t xml:space="preserve">you confirm that </w:t>
      </w:r>
      <w:r w:rsidRPr="00AB127A">
        <w:t xml:space="preserve">connectivity </w:t>
      </w:r>
      <w:r w:rsidR="00A912E0">
        <w:t xml:space="preserve">succeeded, to </w:t>
      </w:r>
      <w:r w:rsidR="00BD18BA">
        <w:t xml:space="preserve">eliminate the potential for </w:t>
      </w:r>
      <w:r w:rsidRPr="00AB127A">
        <w:t>network connectivity</w:t>
      </w:r>
      <w:r w:rsidR="00A912E0">
        <w:t xml:space="preserve"> issues</w:t>
      </w:r>
      <w:r w:rsidRPr="00AB127A">
        <w:t>.</w:t>
      </w:r>
    </w:p>
    <w:p w14:paraId="607B7DE1" w14:textId="6EE3ABF8" w:rsidR="001B247A" w:rsidRDefault="00676946" w:rsidP="00E21E09">
      <w:pPr>
        <w:pStyle w:val="Heading1"/>
        <w:rPr>
          <w:lang w:val="en"/>
        </w:rPr>
      </w:pPr>
      <w:bookmarkStart w:id="74" w:name="_Setting_up_Test"/>
      <w:bookmarkStart w:id="75" w:name="_Toc67404997"/>
      <w:bookmarkEnd w:id="74"/>
      <w:r>
        <w:rPr>
          <w:lang w:val="en"/>
        </w:rPr>
        <w:t>Setting up</w:t>
      </w:r>
      <w:r w:rsidR="001B247A">
        <w:rPr>
          <w:lang w:val="en"/>
        </w:rPr>
        <w:t xml:space="preserve"> Test </w:t>
      </w:r>
      <w:r w:rsidR="001B247A" w:rsidRPr="00E21E09">
        <w:t>Environment</w:t>
      </w:r>
      <w:r w:rsidR="001B247A">
        <w:rPr>
          <w:lang w:val="en"/>
        </w:rPr>
        <w:t xml:space="preserve"> Computers</w:t>
      </w:r>
      <w:bookmarkEnd w:id="75"/>
    </w:p>
    <w:p w14:paraId="05EA1F30" w14:textId="05D1D1DC" w:rsidR="00AB127A" w:rsidRPr="001B247A" w:rsidRDefault="00F60513" w:rsidP="001B247A">
      <w:pPr>
        <w:pStyle w:val="BodyText"/>
      </w:pPr>
      <w:r w:rsidRPr="001B247A">
        <w:t>In t</w:t>
      </w:r>
      <w:r w:rsidR="00AB127A" w:rsidRPr="001B247A">
        <w:t xml:space="preserve">his section </w:t>
      </w:r>
      <w:r w:rsidRPr="001B247A">
        <w:t xml:space="preserve">you will </w:t>
      </w:r>
      <w:r w:rsidR="00AB127A" w:rsidRPr="001B247A">
        <w:t xml:space="preserve">set up the </w:t>
      </w:r>
      <w:r w:rsidRPr="001B247A">
        <w:t xml:space="preserve">Test Environment </w:t>
      </w:r>
      <w:r w:rsidR="00AB127A" w:rsidRPr="001B247A">
        <w:t>computers</w:t>
      </w:r>
      <w:r w:rsidR="006B554B">
        <w:t xml:space="preserve"> to work with the </w:t>
      </w:r>
      <w:r w:rsidR="006B554B" w:rsidRPr="00A165ED">
        <w:rPr>
          <w:b/>
          <w:bCs/>
        </w:rPr>
        <w:t>RDP Client Test Suite</w:t>
      </w:r>
      <w:r w:rsidR="00AB127A" w:rsidRPr="001B247A">
        <w:t>.</w:t>
      </w:r>
    </w:p>
    <w:p w14:paraId="01BB1975" w14:textId="08F111FE" w:rsidR="00AB127A" w:rsidRPr="00AB127A" w:rsidRDefault="001B0A9D" w:rsidP="00B8416C">
      <w:pPr>
        <w:pStyle w:val="MoreInfo"/>
      </w:pPr>
      <w:r w:rsidRPr="00AB127A">
        <w:rPr>
          <w:noProof/>
          <w:color w:val="0366D6"/>
        </w:rPr>
        <w:drawing>
          <wp:inline distT="0" distB="0" distL="0" distR="0" wp14:anchorId="234C05E2" wp14:editId="368A62F4">
            <wp:extent cx="311391" cy="207594"/>
            <wp:effectExtent l="0" t="0" r="0" b="2540"/>
            <wp:docPr id="46" name="Picture 46">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AB127A" w:rsidRPr="00AB127A">
        <w:t>Note</w:t>
      </w:r>
    </w:p>
    <w:p w14:paraId="01CC46A5" w14:textId="76A10B6F" w:rsidR="00AB127A" w:rsidRDefault="00AB127A" w:rsidP="00B8416C">
      <w:pPr>
        <w:pStyle w:val="MoreInfoText"/>
      </w:pPr>
      <w:r w:rsidRPr="00AB127A">
        <w:t xml:space="preserve">For </w:t>
      </w:r>
      <w:r w:rsidR="00F60513" w:rsidRPr="00B26C0E">
        <w:rPr>
          <w:b/>
          <w:bCs w:val="0"/>
        </w:rPr>
        <w:t>W</w:t>
      </w:r>
      <w:r w:rsidRPr="00B26C0E">
        <w:rPr>
          <w:b/>
          <w:bCs w:val="0"/>
        </w:rPr>
        <w:t>orkgroup</w:t>
      </w:r>
      <w:r w:rsidRPr="00AB127A">
        <w:t xml:space="preserve"> environments, skip </w:t>
      </w:r>
      <w:r w:rsidR="00A165ED">
        <w:t xml:space="preserve">all </w:t>
      </w:r>
      <w:r w:rsidRPr="00AB127A">
        <w:t xml:space="preserve">tasks </w:t>
      </w:r>
      <w:r w:rsidR="00C90937">
        <w:t xml:space="preserve">in this section </w:t>
      </w:r>
      <w:r w:rsidRPr="00AB127A">
        <w:t xml:space="preserve">that are related to setup and configuration of </w:t>
      </w:r>
      <w:r w:rsidR="00182E9E">
        <w:t>a</w:t>
      </w:r>
      <w:r w:rsidR="00F60513">
        <w:t xml:space="preserve"> domain controller (</w:t>
      </w:r>
      <w:r w:rsidRPr="00AB127A">
        <w:t>DC</w:t>
      </w:r>
      <w:r w:rsidR="00F60513">
        <w:t>)</w:t>
      </w:r>
      <w:r w:rsidRPr="00AB127A">
        <w:t>.</w:t>
      </w:r>
    </w:p>
    <w:p w14:paraId="1B40A846" w14:textId="77777777" w:rsidR="00944EF2" w:rsidRPr="00944EF2" w:rsidRDefault="00944EF2" w:rsidP="00944EF2">
      <w:pPr>
        <w:pStyle w:val="BodyTextSpacer"/>
      </w:pPr>
    </w:p>
    <w:p w14:paraId="2802924A" w14:textId="6F39070D" w:rsidR="001F1895" w:rsidRDefault="00944EF2" w:rsidP="00C05B58">
      <w:pPr>
        <w:pStyle w:val="BodyText"/>
        <w:numPr>
          <w:ilvl w:val="0"/>
          <w:numId w:val="110"/>
        </w:numPr>
      </w:pPr>
      <w:r>
        <w:t>The major topics covered in this section include the following:</w:t>
      </w:r>
    </w:p>
    <w:p w14:paraId="3D1333B6" w14:textId="0497BB9F" w:rsidR="003B5A48" w:rsidRDefault="00D8682D" w:rsidP="002034C9">
      <w:pPr>
        <w:pStyle w:val="BodyText"/>
        <w:ind w:left="423"/>
      </w:pPr>
      <w:hyperlink w:anchor="_Extracted_Files_and" w:history="1">
        <w:r w:rsidR="003B5A48" w:rsidRPr="002034C9">
          <w:rPr>
            <w:rStyle w:val="Hyperlink"/>
            <w:rFonts w:asciiTheme="minorEastAsia" w:eastAsiaTheme="minorEastAsia" w:hAnsiTheme="minorEastAsia"/>
            <w:lang w:eastAsia="zh-CN"/>
          </w:rPr>
          <w:t>Extracted</w:t>
        </w:r>
        <w:r w:rsidR="003B5A48" w:rsidRPr="002034C9">
          <w:rPr>
            <w:rStyle w:val="Hyperlink"/>
          </w:rPr>
          <w:t xml:space="preserve"> Files and Folders</w:t>
        </w:r>
      </w:hyperlink>
    </w:p>
    <w:p w14:paraId="1BB7D632" w14:textId="59A98C35" w:rsidR="00944EF2" w:rsidRDefault="00D8682D" w:rsidP="00A47B93">
      <w:pPr>
        <w:pStyle w:val="BodyText"/>
        <w:ind w:left="423"/>
      </w:pPr>
      <w:hyperlink w:anchor="_Setting_Up_the" w:history="1">
        <w:r w:rsidR="00944EF2" w:rsidRPr="003B1B7B">
          <w:rPr>
            <w:rStyle w:val="Hyperlink"/>
          </w:rPr>
          <w:t>Set</w:t>
        </w:r>
        <w:r w:rsidR="003B1B7B" w:rsidRPr="003B1B7B">
          <w:rPr>
            <w:rStyle w:val="Hyperlink"/>
          </w:rPr>
          <w:t>ting</w:t>
        </w:r>
        <w:r w:rsidR="00944EF2" w:rsidRPr="003B1B7B">
          <w:rPr>
            <w:rStyle w:val="Hyperlink"/>
          </w:rPr>
          <w:t xml:space="preserve"> Up the Driver Computer</w:t>
        </w:r>
      </w:hyperlink>
    </w:p>
    <w:p w14:paraId="4B741045" w14:textId="4E838DEF" w:rsidR="00944EF2" w:rsidRDefault="00D8682D" w:rsidP="00A47B93">
      <w:pPr>
        <w:pStyle w:val="BodyText"/>
        <w:ind w:left="423"/>
      </w:pPr>
      <w:hyperlink w:anchor="_Set_Up_the_1" w:history="1">
        <w:r w:rsidR="00944EF2" w:rsidRPr="003B1B7B">
          <w:rPr>
            <w:rStyle w:val="Hyperlink"/>
          </w:rPr>
          <w:t>Set</w:t>
        </w:r>
        <w:r w:rsidR="003B1B7B" w:rsidRPr="003B1B7B">
          <w:rPr>
            <w:rStyle w:val="Hyperlink"/>
          </w:rPr>
          <w:t>ting</w:t>
        </w:r>
        <w:r w:rsidR="00944EF2" w:rsidRPr="003B1B7B">
          <w:rPr>
            <w:rStyle w:val="Hyperlink"/>
          </w:rPr>
          <w:t xml:space="preserve"> Up the Windows-Based SUT</w:t>
        </w:r>
      </w:hyperlink>
    </w:p>
    <w:p w14:paraId="139FEE6D" w14:textId="5A4FD5C2" w:rsidR="00944EF2" w:rsidRDefault="00D8682D" w:rsidP="00A47B93">
      <w:pPr>
        <w:pStyle w:val="BodyText"/>
        <w:ind w:left="423"/>
      </w:pPr>
      <w:hyperlink w:anchor="_Set_Up_the_1" w:history="1">
        <w:r w:rsidR="00944EF2" w:rsidRPr="003B1B7B">
          <w:rPr>
            <w:rStyle w:val="Hyperlink"/>
          </w:rPr>
          <w:t>Set</w:t>
        </w:r>
        <w:r w:rsidR="003B1B7B" w:rsidRPr="003B1B7B">
          <w:rPr>
            <w:rStyle w:val="Hyperlink"/>
          </w:rPr>
          <w:t>ting</w:t>
        </w:r>
        <w:r w:rsidR="00944EF2" w:rsidRPr="003B1B7B">
          <w:rPr>
            <w:rStyle w:val="Hyperlink"/>
          </w:rPr>
          <w:t xml:space="preserve"> Up the Windows-Based Domain Controller</w:t>
        </w:r>
      </w:hyperlink>
    </w:p>
    <w:p w14:paraId="5E5124E6" w14:textId="323A0561" w:rsidR="00944EF2" w:rsidRDefault="00D8682D" w:rsidP="00A47B93">
      <w:pPr>
        <w:pStyle w:val="BodyText"/>
        <w:ind w:left="423"/>
      </w:pPr>
      <w:hyperlink w:anchor="_Reviewing_Installed_Files" w:history="1">
        <w:r w:rsidR="00262A0B" w:rsidRPr="003B1B7B">
          <w:rPr>
            <w:rStyle w:val="Hyperlink"/>
          </w:rPr>
          <w:t>Reviewing Installed Files and Folders</w:t>
        </w:r>
      </w:hyperlink>
    </w:p>
    <w:p w14:paraId="391847C9" w14:textId="58E5782A" w:rsidR="00262A0B" w:rsidRDefault="00D8682D" w:rsidP="00A47B93">
      <w:pPr>
        <w:pStyle w:val="BodyText"/>
        <w:ind w:left="423"/>
      </w:pPr>
      <w:hyperlink w:anchor="_Configuring_Windows_Test" w:history="1">
        <w:r w:rsidR="00262A0B" w:rsidRPr="003B1B7B">
          <w:rPr>
            <w:rStyle w:val="Hyperlink"/>
          </w:rPr>
          <w:t>Configuring Windows Test Environment Computers</w:t>
        </w:r>
      </w:hyperlink>
    </w:p>
    <w:p w14:paraId="09631C50" w14:textId="2C319B69" w:rsidR="00262A0B" w:rsidRDefault="00D8682D" w:rsidP="00A47B93">
      <w:pPr>
        <w:pStyle w:val="BodyText"/>
        <w:ind w:left="423"/>
      </w:pPr>
      <w:hyperlink w:anchor="_Configuring_the_SUT" w:history="1">
        <w:r w:rsidR="00262A0B" w:rsidRPr="003B1B7B">
          <w:rPr>
            <w:rStyle w:val="Hyperlink"/>
          </w:rPr>
          <w:t>Configuring the SUT</w:t>
        </w:r>
      </w:hyperlink>
    </w:p>
    <w:p w14:paraId="75987291" w14:textId="10CC6FBC" w:rsidR="00262A0B" w:rsidRDefault="00D8682D" w:rsidP="00A47B93">
      <w:pPr>
        <w:pStyle w:val="BodyText"/>
        <w:ind w:left="423"/>
      </w:pPr>
      <w:hyperlink w:anchor="_Configuring_the_Driver" w:history="1">
        <w:r w:rsidR="00262A0B" w:rsidRPr="003B1B7B">
          <w:rPr>
            <w:rStyle w:val="Hyperlink"/>
          </w:rPr>
          <w:t>Configuring the Driver Computer</w:t>
        </w:r>
      </w:hyperlink>
    </w:p>
    <w:p w14:paraId="65354F3C" w14:textId="31C7FF74" w:rsidR="00944EF2" w:rsidRDefault="00D8682D" w:rsidP="00A47B93">
      <w:pPr>
        <w:pStyle w:val="BodyText"/>
        <w:ind w:left="423"/>
        <w:rPr>
          <w:rStyle w:val="Hyperlink"/>
        </w:rPr>
      </w:pPr>
      <w:hyperlink w:anchor="_Configuring_Non-Windows_Test" w:history="1">
        <w:r w:rsidR="003B1B7B" w:rsidRPr="003B1B7B">
          <w:rPr>
            <w:rStyle w:val="Hyperlink"/>
          </w:rPr>
          <w:t>Configuring Non-Windows Test Environment Computers</w:t>
        </w:r>
      </w:hyperlink>
    </w:p>
    <w:p w14:paraId="609FC175" w14:textId="725F521A" w:rsidR="00C720DF" w:rsidRDefault="00C720DF" w:rsidP="00A47B93">
      <w:pPr>
        <w:pStyle w:val="BodyText"/>
        <w:ind w:left="423"/>
        <w:rPr>
          <w:rStyle w:val="Hyperlink"/>
        </w:rPr>
      </w:pPr>
    </w:p>
    <w:p w14:paraId="75351B2D" w14:textId="08919272" w:rsidR="00C720DF" w:rsidRDefault="00C720DF" w:rsidP="00C720DF">
      <w:pPr>
        <w:pStyle w:val="Heading2"/>
        <w:rPr>
          <w:lang w:val="en"/>
        </w:rPr>
      </w:pPr>
      <w:bookmarkStart w:id="76" w:name="_Extracted_Files_and"/>
      <w:bookmarkStart w:id="77" w:name="_Toc67404998"/>
      <w:bookmarkEnd w:id="76"/>
      <w:r>
        <w:rPr>
          <w:lang w:val="en"/>
        </w:rPr>
        <w:lastRenderedPageBreak/>
        <w:t>Extracted Files and Folders</w:t>
      </w:r>
      <w:bookmarkEnd w:id="77"/>
    </w:p>
    <w:p w14:paraId="53ABDEBA" w14:textId="6C159F62" w:rsidR="00EA3D79" w:rsidRDefault="003D79FB" w:rsidP="00EA3D79">
      <w:pPr>
        <w:pStyle w:val="BodyText"/>
      </w:pPr>
      <w:r w:rsidRPr="003D79FB">
        <w:t>After you download the </w:t>
      </w:r>
      <w:r w:rsidRPr="003D79FB">
        <w:rPr>
          <w:b/>
          <w:bCs/>
        </w:rPr>
        <w:t>RDP-TestSuite-ClientEP.zip</w:t>
      </w:r>
      <w:r w:rsidRPr="003D79FB">
        <w:t xml:space="preserve"> package to the driver computer and SUT, you can extract it to a local path, for example: C:\RDP-TestSuite-ClientEP on Windows or $HOME/RDP-TestSuite-ClientEP on </w:t>
      </w:r>
      <w:del w:id="78" w:author="Harley Zhang (Wicresoft)" w:date="2021-03-10T11:24:00Z">
        <w:r w:rsidRPr="003D79FB" w:rsidDel="002249A0">
          <w:delText>Linux .</w:delText>
        </w:r>
      </w:del>
      <w:ins w:id="79" w:author="Harley Zhang (Wicresoft)" w:date="2021-03-10T11:24:00Z">
        <w:r w:rsidR="002249A0" w:rsidRPr="003D79FB">
          <w:t>Linux.</w:t>
        </w:r>
      </w:ins>
    </w:p>
    <w:p w14:paraId="164411F0" w14:textId="6EBAF4BC" w:rsidR="005C0415" w:rsidRPr="005F6A94" w:rsidRDefault="005C0415" w:rsidP="005C0415">
      <w:pPr>
        <w:pStyle w:val="Caption"/>
      </w:pPr>
      <w:r w:rsidRPr="008501C2">
        <w:t xml:space="preserve">Table </w:t>
      </w:r>
      <w:r>
        <w:t>6</w:t>
      </w:r>
      <w:r w:rsidRPr="008501C2">
        <w:t xml:space="preserve">.  </w:t>
      </w:r>
      <w:r>
        <w:t xml:space="preserve">File and Folder Description about </w:t>
      </w:r>
      <w:r w:rsidRPr="00AC6DFD">
        <w:t>RDP-TestSuite-ClientE</w:t>
      </w:r>
      <w:r w:rsidRPr="00AC6DFD">
        <w:rPr>
          <w:szCs w:val="21"/>
        </w:rPr>
        <w:t>P.zip</w:t>
      </w:r>
      <w:r w:rsidRPr="003D79FB">
        <w:rPr>
          <w:szCs w:val="21"/>
        </w:rPr>
        <w:t> </w:t>
      </w:r>
    </w:p>
    <w:tbl>
      <w:tblPr>
        <w:tblW w:w="9397" w:type="dxa"/>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27"/>
        <w:gridCol w:w="6570"/>
      </w:tblGrid>
      <w:tr w:rsidR="00C649DE" w:rsidRPr="00CD72C3" w14:paraId="673CA4B5" w14:textId="77777777" w:rsidTr="005C0415">
        <w:trPr>
          <w:tblCellSpacing w:w="7" w:type="dxa"/>
        </w:trPr>
        <w:tc>
          <w:tcPr>
            <w:tcW w:w="2806" w:type="dxa"/>
            <w:shd w:val="clear" w:color="auto" w:fill="D9E2F3" w:themeFill="accent1" w:themeFillTint="33"/>
            <w:tcMar>
              <w:top w:w="0" w:type="dxa"/>
              <w:left w:w="0" w:type="dxa"/>
              <w:bottom w:w="0" w:type="dxa"/>
              <w:right w:w="0" w:type="dxa"/>
            </w:tcMar>
            <w:vAlign w:val="center"/>
          </w:tcPr>
          <w:p w14:paraId="73D94E57" w14:textId="27B40915" w:rsidR="00C649DE" w:rsidRPr="003D78F5" w:rsidRDefault="00C649DE" w:rsidP="002E54E8">
            <w:pPr>
              <w:pStyle w:val="BodyText"/>
              <w:rPr>
                <w:b/>
                <w:bCs/>
              </w:rPr>
            </w:pPr>
            <w:r w:rsidRPr="00A177A7">
              <w:rPr>
                <w:rFonts w:ascii="Segoe UI" w:hAnsi="Segoe UI"/>
                <w:b/>
                <w:bCs/>
                <w:sz w:val="24"/>
                <w:lang w:eastAsia="zh-CN"/>
              </w:rPr>
              <w:t>File or Folder</w:t>
            </w:r>
          </w:p>
        </w:tc>
        <w:tc>
          <w:tcPr>
            <w:tcW w:w="6549" w:type="dxa"/>
            <w:shd w:val="clear" w:color="auto" w:fill="D9E2F3" w:themeFill="accent1" w:themeFillTint="33"/>
            <w:tcMar>
              <w:top w:w="0" w:type="dxa"/>
              <w:left w:w="0" w:type="dxa"/>
              <w:bottom w:w="0" w:type="dxa"/>
              <w:right w:w="0" w:type="dxa"/>
            </w:tcMar>
            <w:vAlign w:val="center"/>
          </w:tcPr>
          <w:p w14:paraId="729F6041" w14:textId="36933676" w:rsidR="00C649DE" w:rsidRPr="00CD72C3" w:rsidRDefault="00C649DE" w:rsidP="002E54E8">
            <w:pPr>
              <w:pStyle w:val="BodyText"/>
              <w:rPr>
                <w:b/>
                <w:bCs/>
              </w:rPr>
            </w:pPr>
            <w:r w:rsidRPr="00A177A7">
              <w:rPr>
                <w:rFonts w:ascii="Segoe UI" w:hAnsi="Segoe UI"/>
                <w:b/>
                <w:bCs/>
                <w:sz w:val="24"/>
                <w:lang w:eastAsia="zh-CN"/>
              </w:rPr>
              <w:t>Description</w:t>
            </w:r>
          </w:p>
        </w:tc>
      </w:tr>
      <w:tr w:rsidR="00913365" w:rsidRPr="00AB127A" w14:paraId="074D269B" w14:textId="77777777" w:rsidTr="005C0415">
        <w:trPr>
          <w:trHeight w:val="984"/>
          <w:tblCellSpacing w:w="7" w:type="dxa"/>
        </w:trPr>
        <w:tc>
          <w:tcPr>
            <w:tcW w:w="2806" w:type="dxa"/>
            <w:tcMar>
              <w:top w:w="0" w:type="dxa"/>
              <w:left w:w="0" w:type="dxa"/>
              <w:bottom w:w="0" w:type="dxa"/>
              <w:right w:w="0" w:type="dxa"/>
            </w:tcMar>
            <w:vAlign w:val="center"/>
          </w:tcPr>
          <w:p w14:paraId="684662A6" w14:textId="77777777" w:rsidR="00913365" w:rsidRPr="00F051CF" w:rsidRDefault="00913365" w:rsidP="002E54E8">
            <w:pPr>
              <w:pStyle w:val="BodyText"/>
              <w:rPr>
                <w:b/>
                <w:bCs/>
              </w:rPr>
            </w:pPr>
            <w:r w:rsidRPr="00F051CF">
              <w:rPr>
                <w:rFonts w:ascii="Segoe UI" w:hAnsi="Segoe UI"/>
                <w:b/>
                <w:bCs/>
                <w:sz w:val="24"/>
                <w:lang w:eastAsia="zh-CN"/>
              </w:rPr>
              <w:t>Batch</w:t>
            </w:r>
          </w:p>
        </w:tc>
        <w:tc>
          <w:tcPr>
            <w:tcW w:w="6549" w:type="dxa"/>
            <w:tcMar>
              <w:top w:w="0" w:type="dxa"/>
              <w:left w:w="0" w:type="dxa"/>
              <w:bottom w:w="0" w:type="dxa"/>
              <w:right w:w="0" w:type="dxa"/>
            </w:tcMar>
            <w:vAlign w:val="center"/>
          </w:tcPr>
          <w:p w14:paraId="6F436380" w14:textId="3A5842D7" w:rsidR="00913365" w:rsidRPr="00AB127A" w:rsidRDefault="00142A7F" w:rsidP="002E54E8">
            <w:pPr>
              <w:pStyle w:val="BodyText"/>
            </w:pPr>
            <w:ins w:id="80" w:author="Harley Zhang (Wicresoft)" w:date="2021-03-10T11:50:00Z">
              <w:r w:rsidRPr="00AB127A">
                <w:t xml:space="preserve">Command files that you can use to run individual </w:t>
              </w:r>
              <w:r>
                <w:t>T</w:t>
              </w:r>
              <w:r w:rsidRPr="00AB127A">
                <w:t xml:space="preserve">est </w:t>
              </w:r>
              <w:r>
                <w:t>C</w:t>
              </w:r>
              <w:r w:rsidRPr="00AB127A">
                <w:t xml:space="preserve">ases or all </w:t>
              </w:r>
              <w:r>
                <w:t>T</w:t>
              </w:r>
              <w:r w:rsidRPr="00AB127A">
                <w:t xml:space="preserve">est </w:t>
              </w:r>
              <w:r>
                <w:t>C</w:t>
              </w:r>
              <w:r w:rsidRPr="00AB127A">
                <w:t>ases</w:t>
              </w:r>
              <w:r>
                <w:t>.</w:t>
              </w:r>
            </w:ins>
            <w:del w:id="81" w:author="Harley Zhang (Wicresoft)" w:date="2021-03-10T11:50:00Z">
              <w:r w:rsidR="00913365" w:rsidRPr="00A177A7" w:rsidDel="00142A7F">
                <w:rPr>
                  <w:rFonts w:ascii="Segoe UI" w:hAnsi="Segoe UI"/>
                  <w:sz w:val="24"/>
                  <w:lang w:eastAsia="zh-CN"/>
                </w:rPr>
                <w:delText>PowerShell scripts and shell scripts files that you can use to run individual test cases or all test cases</w:delText>
              </w:r>
            </w:del>
          </w:p>
        </w:tc>
      </w:tr>
      <w:tr w:rsidR="00913365" w:rsidRPr="00AB127A" w14:paraId="5959C470" w14:textId="77777777" w:rsidTr="00142A7F">
        <w:trPr>
          <w:trHeight w:val="63"/>
          <w:tblCellSpacing w:w="7" w:type="dxa"/>
        </w:trPr>
        <w:tc>
          <w:tcPr>
            <w:tcW w:w="2806" w:type="dxa"/>
            <w:tcMar>
              <w:top w:w="0" w:type="dxa"/>
              <w:left w:w="0" w:type="dxa"/>
              <w:bottom w:w="0" w:type="dxa"/>
              <w:right w:w="0" w:type="dxa"/>
            </w:tcMar>
            <w:vAlign w:val="center"/>
          </w:tcPr>
          <w:p w14:paraId="35CEBA96" w14:textId="3FBC8ABA" w:rsidR="00913365" w:rsidRPr="00F051CF" w:rsidRDefault="00913365" w:rsidP="002E54E8">
            <w:pPr>
              <w:pStyle w:val="BodyText"/>
              <w:rPr>
                <w:b/>
                <w:bCs/>
              </w:rPr>
            </w:pPr>
            <w:r w:rsidRPr="00F051CF">
              <w:rPr>
                <w:rFonts w:ascii="Segoe UI" w:hAnsi="Segoe UI"/>
                <w:b/>
                <w:bCs/>
                <w:sz w:val="24"/>
                <w:lang w:eastAsia="zh-CN"/>
              </w:rPr>
              <w:t>Bin</w:t>
            </w:r>
          </w:p>
        </w:tc>
        <w:tc>
          <w:tcPr>
            <w:tcW w:w="6549" w:type="dxa"/>
            <w:tcMar>
              <w:top w:w="0" w:type="dxa"/>
              <w:left w:w="0" w:type="dxa"/>
              <w:bottom w:w="0" w:type="dxa"/>
              <w:right w:w="0" w:type="dxa"/>
            </w:tcMar>
            <w:vAlign w:val="center"/>
          </w:tcPr>
          <w:p w14:paraId="56D8E1C2" w14:textId="784DCB50" w:rsidR="00913365" w:rsidRPr="00AB127A" w:rsidRDefault="0068155A" w:rsidP="002E54E8">
            <w:pPr>
              <w:pStyle w:val="BodyText"/>
            </w:pPr>
            <w:ins w:id="82" w:author="Harley Zhang (Wicresoft)" w:date="2021-03-10T11:50:00Z">
              <w:r w:rsidRPr="00AB127A">
                <w:t xml:space="preserve">Test </w:t>
              </w:r>
              <w:r>
                <w:t>S</w:t>
              </w:r>
              <w:r w:rsidRPr="00AB127A">
                <w:t>uite binaries</w:t>
              </w:r>
              <w:r>
                <w:t xml:space="preserve">, </w:t>
              </w:r>
              <w:r w:rsidRPr="00AB127A">
                <w:t>configuration files</w:t>
              </w:r>
              <w:r>
                <w:t>, PowerShell scripts, and others.</w:t>
              </w:r>
            </w:ins>
            <w:del w:id="83" w:author="Harley Zhang (Wicresoft)" w:date="2021-03-10T11:50:00Z">
              <w:r w:rsidR="00913365" w:rsidRPr="00A177A7" w:rsidDel="0068155A">
                <w:rPr>
                  <w:rFonts w:ascii="Segoe UI" w:hAnsi="Segoe UI"/>
                  <w:sz w:val="24"/>
                  <w:lang w:eastAsia="zh-CN"/>
                </w:rPr>
                <w:delText>Test suite binaries and configuration files</w:delText>
              </w:r>
            </w:del>
          </w:p>
        </w:tc>
      </w:tr>
      <w:tr w:rsidR="00913365" w:rsidRPr="00AB127A" w14:paraId="24E13B96" w14:textId="77777777" w:rsidTr="005C0415">
        <w:trPr>
          <w:trHeight w:val="984"/>
          <w:tblCellSpacing w:w="7" w:type="dxa"/>
        </w:trPr>
        <w:tc>
          <w:tcPr>
            <w:tcW w:w="2806" w:type="dxa"/>
            <w:tcMar>
              <w:top w:w="0" w:type="dxa"/>
              <w:left w:w="0" w:type="dxa"/>
              <w:bottom w:w="0" w:type="dxa"/>
              <w:right w:w="0" w:type="dxa"/>
            </w:tcMar>
            <w:vAlign w:val="center"/>
          </w:tcPr>
          <w:p w14:paraId="63D1EB48" w14:textId="519D790B" w:rsidR="00913365" w:rsidRPr="00F051CF" w:rsidRDefault="00913365" w:rsidP="002E54E8">
            <w:pPr>
              <w:pStyle w:val="BodyText"/>
              <w:rPr>
                <w:b/>
                <w:bCs/>
              </w:rPr>
            </w:pPr>
            <w:r w:rsidRPr="00F051CF">
              <w:rPr>
                <w:rFonts w:ascii="Segoe UI" w:hAnsi="Segoe UI"/>
                <w:b/>
                <w:bCs/>
                <w:sz w:val="24"/>
                <w:lang w:eastAsia="zh-CN"/>
              </w:rPr>
              <w:t>Data</w:t>
            </w:r>
          </w:p>
        </w:tc>
        <w:tc>
          <w:tcPr>
            <w:tcW w:w="6549" w:type="dxa"/>
            <w:tcMar>
              <w:top w:w="0" w:type="dxa"/>
              <w:left w:w="0" w:type="dxa"/>
              <w:bottom w:w="0" w:type="dxa"/>
              <w:right w:w="0" w:type="dxa"/>
            </w:tcMar>
            <w:vAlign w:val="center"/>
          </w:tcPr>
          <w:p w14:paraId="073C06E5" w14:textId="5E7E6BF7" w:rsidR="00913365" w:rsidRPr="00AB127A" w:rsidRDefault="0068155A" w:rsidP="002E54E8">
            <w:pPr>
              <w:pStyle w:val="BodyText"/>
            </w:pPr>
            <w:ins w:id="84" w:author="Harley Zhang (Wicresoft)" w:date="2021-03-10T11:50:00Z">
              <w:r w:rsidRPr="00AB127A">
                <w:t xml:space="preserve">Data files that </w:t>
              </w:r>
              <w:r>
                <w:t xml:space="preserve">are </w:t>
              </w:r>
              <w:r w:rsidRPr="00AB127A">
                <w:t xml:space="preserve">used by scripts to set up and configure the </w:t>
              </w:r>
              <w:r w:rsidRPr="0040788B">
                <w:rPr>
                  <w:b/>
                  <w:bCs/>
                </w:rPr>
                <w:t>Driver</w:t>
              </w:r>
              <w:r w:rsidRPr="00AB127A">
                <w:t xml:space="preserve">, Windows-based </w:t>
              </w:r>
              <w:r w:rsidRPr="0040788B">
                <w:rPr>
                  <w:b/>
                  <w:bCs/>
                </w:rPr>
                <w:t>SUT</w:t>
              </w:r>
              <w:r w:rsidRPr="00AB127A">
                <w:t xml:space="preserve">, and </w:t>
              </w:r>
              <w:r w:rsidRPr="0040788B">
                <w:rPr>
                  <w:b/>
                  <w:bCs/>
                </w:rPr>
                <w:t>DC</w:t>
              </w:r>
              <w:r>
                <w:t xml:space="preserve"> </w:t>
              </w:r>
              <w:r w:rsidRPr="00F74EC4">
                <w:t>computers</w:t>
              </w:r>
              <w:r>
                <w:t>.</w:t>
              </w:r>
            </w:ins>
            <w:del w:id="85" w:author="Harley Zhang (Wicresoft)" w:date="2021-03-10T11:50:00Z">
              <w:r w:rsidR="00913365" w:rsidRPr="00A177A7" w:rsidDel="0068155A">
                <w:rPr>
                  <w:rFonts w:ascii="Segoe UI" w:hAnsi="Segoe UI"/>
                  <w:sz w:val="24"/>
                  <w:lang w:eastAsia="zh-CN"/>
                </w:rPr>
                <w:delText>Data files that used to by scripts to set up and configure the driver computer, the Windows-based SUT, and the DC</w:delText>
              </w:r>
            </w:del>
          </w:p>
        </w:tc>
      </w:tr>
      <w:tr w:rsidR="00913365" w:rsidRPr="00AB127A" w14:paraId="4D931912" w14:textId="77777777" w:rsidTr="00142A7F">
        <w:trPr>
          <w:trHeight w:val="63"/>
          <w:tblCellSpacing w:w="7" w:type="dxa"/>
        </w:trPr>
        <w:tc>
          <w:tcPr>
            <w:tcW w:w="2806" w:type="dxa"/>
            <w:tcMar>
              <w:top w:w="0" w:type="dxa"/>
              <w:left w:w="0" w:type="dxa"/>
              <w:bottom w:w="0" w:type="dxa"/>
              <w:right w:w="0" w:type="dxa"/>
            </w:tcMar>
            <w:vAlign w:val="center"/>
          </w:tcPr>
          <w:p w14:paraId="6FB7AC67" w14:textId="6A48D22A" w:rsidR="00913365" w:rsidRPr="00F051CF" w:rsidRDefault="00913365" w:rsidP="002E54E8">
            <w:pPr>
              <w:pStyle w:val="BodyText"/>
              <w:rPr>
                <w:b/>
                <w:bCs/>
              </w:rPr>
            </w:pPr>
            <w:r w:rsidRPr="00F051CF">
              <w:rPr>
                <w:rFonts w:ascii="Segoe UI" w:hAnsi="Segoe UI"/>
                <w:b/>
                <w:bCs/>
                <w:sz w:val="24"/>
                <w:lang w:eastAsia="zh-CN"/>
              </w:rPr>
              <w:t>Scripts</w:t>
            </w:r>
          </w:p>
        </w:tc>
        <w:tc>
          <w:tcPr>
            <w:tcW w:w="6549" w:type="dxa"/>
            <w:tcMar>
              <w:top w:w="0" w:type="dxa"/>
              <w:left w:w="0" w:type="dxa"/>
              <w:bottom w:w="0" w:type="dxa"/>
              <w:right w:w="0" w:type="dxa"/>
            </w:tcMar>
            <w:vAlign w:val="center"/>
          </w:tcPr>
          <w:p w14:paraId="745DCD1F" w14:textId="78F5022F" w:rsidR="00913365" w:rsidRPr="00AB127A" w:rsidRDefault="0068155A" w:rsidP="002E54E8">
            <w:pPr>
              <w:pStyle w:val="BodyText"/>
            </w:pPr>
            <w:ins w:id="86" w:author="Harley Zhang (Wicresoft)" w:date="2021-03-10T11:50:00Z">
              <w:r w:rsidRPr="00AB127A">
                <w:t xml:space="preserve">Scripts that are used to set up and configure the </w:t>
              </w:r>
              <w:r w:rsidRPr="0040788B">
                <w:rPr>
                  <w:b/>
                  <w:bCs/>
                </w:rPr>
                <w:t>Driver</w:t>
              </w:r>
              <w:r w:rsidRPr="00AB127A">
                <w:t xml:space="preserve">, Windows-based </w:t>
              </w:r>
              <w:r w:rsidRPr="0040788B">
                <w:rPr>
                  <w:b/>
                  <w:bCs/>
                </w:rPr>
                <w:t>SUT</w:t>
              </w:r>
              <w:r w:rsidRPr="00AB127A">
                <w:t xml:space="preserve">, and </w:t>
              </w:r>
              <w:r w:rsidRPr="0040788B">
                <w:rPr>
                  <w:b/>
                  <w:bCs/>
                </w:rPr>
                <w:t>DC</w:t>
              </w:r>
              <w:r>
                <w:t xml:space="preserve"> </w:t>
              </w:r>
              <w:r w:rsidRPr="00124B36">
                <w:t>computers</w:t>
              </w:r>
              <w:r>
                <w:t>.</w:t>
              </w:r>
            </w:ins>
            <w:del w:id="87" w:author="Harley Zhang (Wicresoft)" w:date="2021-03-10T11:50:00Z">
              <w:r w:rsidR="00913365" w:rsidRPr="00A177A7" w:rsidDel="0068155A">
                <w:rPr>
                  <w:rFonts w:ascii="Segoe UI" w:hAnsi="Segoe UI"/>
                  <w:sz w:val="24"/>
                  <w:lang w:eastAsia="zh-CN"/>
                </w:rPr>
                <w:delText>Scripts that are used to set up and configure the driver computer, the Windows-based SUT, and the DC</w:delText>
              </w:r>
            </w:del>
          </w:p>
        </w:tc>
      </w:tr>
      <w:tr w:rsidR="00913365" w:rsidRPr="00AB127A" w14:paraId="7ABEA736" w14:textId="77777777" w:rsidTr="00142A7F">
        <w:trPr>
          <w:trHeight w:val="63"/>
          <w:tblCellSpacing w:w="7" w:type="dxa"/>
        </w:trPr>
        <w:tc>
          <w:tcPr>
            <w:tcW w:w="2806" w:type="dxa"/>
            <w:tcMar>
              <w:top w:w="0" w:type="dxa"/>
              <w:left w:w="0" w:type="dxa"/>
              <w:bottom w:w="0" w:type="dxa"/>
              <w:right w:w="0" w:type="dxa"/>
            </w:tcMar>
            <w:vAlign w:val="center"/>
          </w:tcPr>
          <w:p w14:paraId="1F35964B" w14:textId="3BD25F59" w:rsidR="00913365" w:rsidRPr="00F051CF" w:rsidRDefault="00913365" w:rsidP="002E54E8">
            <w:pPr>
              <w:pStyle w:val="BodyText"/>
              <w:rPr>
                <w:b/>
                <w:bCs/>
              </w:rPr>
            </w:pPr>
            <w:r w:rsidRPr="00F051CF">
              <w:rPr>
                <w:rFonts w:ascii="Segoe UI" w:hAnsi="Segoe UI"/>
                <w:b/>
                <w:bCs/>
                <w:sz w:val="24"/>
                <w:lang w:eastAsia="zh-CN"/>
              </w:rPr>
              <w:t>TestData</w:t>
            </w:r>
          </w:p>
        </w:tc>
        <w:tc>
          <w:tcPr>
            <w:tcW w:w="6549" w:type="dxa"/>
            <w:tcMar>
              <w:top w:w="0" w:type="dxa"/>
              <w:left w:w="0" w:type="dxa"/>
              <w:bottom w:w="0" w:type="dxa"/>
              <w:right w:w="0" w:type="dxa"/>
            </w:tcMar>
            <w:vAlign w:val="center"/>
          </w:tcPr>
          <w:p w14:paraId="65D36B0C" w14:textId="57A4D33C" w:rsidR="00913365" w:rsidRPr="00AB127A" w:rsidRDefault="00781780" w:rsidP="002E54E8">
            <w:pPr>
              <w:pStyle w:val="BodyText"/>
            </w:pPr>
            <w:ins w:id="88" w:author="Harley Zhang (Wicresoft)" w:date="2021-03-10T11:50:00Z">
              <w:r w:rsidRPr="00020F22">
                <w:t xml:space="preserve">Data files that used by test suite for sending to </w:t>
              </w:r>
              <w:r w:rsidRPr="00EB0FE8">
                <w:rPr>
                  <w:b/>
                  <w:bCs/>
                </w:rPr>
                <w:t>SUT</w:t>
              </w:r>
            </w:ins>
            <w:del w:id="89" w:author="Harley Zhang (Wicresoft)" w:date="2021-03-10T11:50:00Z">
              <w:r w:rsidR="00913365" w:rsidRPr="00A177A7" w:rsidDel="00781780">
                <w:rPr>
                  <w:rFonts w:ascii="Segoe UI" w:hAnsi="Segoe UI"/>
                  <w:sz w:val="24"/>
                  <w:lang w:eastAsia="zh-CN"/>
                </w:rPr>
                <w:delText>Data files that used by test suite for sending to SUT</w:delText>
              </w:r>
            </w:del>
          </w:p>
        </w:tc>
      </w:tr>
      <w:tr w:rsidR="00913365" w:rsidRPr="00AB127A" w14:paraId="1A54E9BB" w14:textId="77777777" w:rsidTr="00142A7F">
        <w:trPr>
          <w:trHeight w:val="63"/>
          <w:tblCellSpacing w:w="7" w:type="dxa"/>
        </w:trPr>
        <w:tc>
          <w:tcPr>
            <w:tcW w:w="2806" w:type="dxa"/>
            <w:tcMar>
              <w:top w:w="0" w:type="dxa"/>
              <w:left w:w="0" w:type="dxa"/>
              <w:bottom w:w="0" w:type="dxa"/>
              <w:right w:w="0" w:type="dxa"/>
            </w:tcMar>
            <w:vAlign w:val="center"/>
          </w:tcPr>
          <w:p w14:paraId="7F21CC7B" w14:textId="467B9AD2" w:rsidR="00913365" w:rsidRPr="00F051CF" w:rsidRDefault="00913365" w:rsidP="002E54E8">
            <w:pPr>
              <w:pStyle w:val="BodyText"/>
              <w:rPr>
                <w:b/>
                <w:bCs/>
              </w:rPr>
            </w:pPr>
            <w:r w:rsidRPr="00F051CF">
              <w:rPr>
                <w:rFonts w:ascii="Segoe UI" w:hAnsi="Segoe UI"/>
                <w:b/>
                <w:bCs/>
                <w:sz w:val="24"/>
                <w:lang w:eastAsia="zh-CN"/>
              </w:rPr>
              <w:t>License.rtf</w:t>
            </w:r>
          </w:p>
        </w:tc>
        <w:tc>
          <w:tcPr>
            <w:tcW w:w="6549" w:type="dxa"/>
            <w:tcMar>
              <w:top w:w="0" w:type="dxa"/>
              <w:left w:w="0" w:type="dxa"/>
              <w:bottom w:w="0" w:type="dxa"/>
              <w:right w:w="0" w:type="dxa"/>
            </w:tcMar>
            <w:vAlign w:val="center"/>
          </w:tcPr>
          <w:p w14:paraId="4EAE9347" w14:textId="79422EDC" w:rsidR="00913365" w:rsidRPr="00AB127A" w:rsidRDefault="00524CF6" w:rsidP="002E54E8">
            <w:pPr>
              <w:pStyle w:val="BodyText"/>
            </w:pPr>
            <w:ins w:id="90" w:author="Harley Zhang (Wicresoft)" w:date="2021-03-10T11:51:00Z">
              <w:r w:rsidRPr="00AB127A">
                <w:t>The End User License Agreement</w:t>
              </w:r>
              <w:r>
                <w:t xml:space="preserve"> (EULA).</w:t>
              </w:r>
            </w:ins>
            <w:del w:id="91" w:author="Harley Zhang (Wicresoft)" w:date="2021-03-10T11:51:00Z">
              <w:r w:rsidR="00913365" w:rsidRPr="00A177A7" w:rsidDel="00524CF6">
                <w:rPr>
                  <w:rFonts w:ascii="Segoe UI" w:hAnsi="Segoe UI"/>
                  <w:sz w:val="24"/>
                  <w:lang w:eastAsia="zh-CN"/>
                </w:rPr>
                <w:delText>The End User License Agreement</w:delText>
              </w:r>
            </w:del>
          </w:p>
        </w:tc>
      </w:tr>
    </w:tbl>
    <w:p w14:paraId="464D1810" w14:textId="5100885E" w:rsidR="00C649DE" w:rsidDel="006C27B7" w:rsidRDefault="00C649DE" w:rsidP="00EA3D79">
      <w:pPr>
        <w:pStyle w:val="BodyText"/>
        <w:rPr>
          <w:del w:id="92" w:author="Harley Zhang (Wicresoft)" w:date="2021-03-10T11:24:00Z"/>
        </w:rPr>
      </w:pPr>
    </w:p>
    <w:p w14:paraId="3A465C73" w14:textId="3C88BDBA" w:rsidR="00C649DE" w:rsidDel="009E05B2" w:rsidRDefault="00C649DE" w:rsidP="00EA3D79">
      <w:pPr>
        <w:pStyle w:val="BodyText"/>
        <w:rPr>
          <w:del w:id="93" w:author="Harley Zhang (Wicresoft)" w:date="2021-03-10T11:24:00Z"/>
        </w:rPr>
      </w:pPr>
    </w:p>
    <w:p w14:paraId="007717D1" w14:textId="766D2BA4" w:rsidR="00C649DE" w:rsidDel="009E05B2" w:rsidRDefault="00C649DE" w:rsidP="00EA3D79">
      <w:pPr>
        <w:pStyle w:val="BodyText"/>
        <w:rPr>
          <w:del w:id="94" w:author="Harley Zhang (Wicresoft)" w:date="2021-03-10T11:24:00Z"/>
        </w:rPr>
      </w:pPr>
    </w:p>
    <w:p w14:paraId="46DFF607" w14:textId="629BCB2F" w:rsidR="00C720DF" w:rsidDel="009E05B2" w:rsidRDefault="00C720DF" w:rsidP="00A47B93">
      <w:pPr>
        <w:pStyle w:val="BodyText"/>
        <w:ind w:left="423"/>
        <w:rPr>
          <w:del w:id="95" w:author="Harley Zhang (Wicresoft)" w:date="2021-03-10T11:24:00Z"/>
        </w:rPr>
      </w:pPr>
    </w:p>
    <w:p w14:paraId="14BED0B5" w14:textId="4501D1D0" w:rsidR="00AB127A" w:rsidRPr="00AB127A" w:rsidRDefault="00AB127A" w:rsidP="00254021">
      <w:pPr>
        <w:pStyle w:val="Heading2"/>
        <w:rPr>
          <w:lang w:val="en"/>
        </w:rPr>
      </w:pPr>
      <w:bookmarkStart w:id="96" w:name="_Set_Up_the"/>
      <w:bookmarkStart w:id="97" w:name="_Setting_Up_the"/>
      <w:bookmarkStart w:id="98" w:name="_Toc67404999"/>
      <w:bookmarkEnd w:id="96"/>
      <w:bookmarkEnd w:id="97"/>
      <w:r w:rsidRPr="00AB127A">
        <w:rPr>
          <w:lang w:val="en"/>
        </w:rPr>
        <w:t>Set</w:t>
      </w:r>
      <w:r w:rsidR="003B1B7B">
        <w:rPr>
          <w:lang w:val="en"/>
        </w:rPr>
        <w:t>ting</w:t>
      </w:r>
      <w:r w:rsidRPr="00AB127A">
        <w:rPr>
          <w:lang w:val="en"/>
        </w:rPr>
        <w:t xml:space="preserve"> Up </w:t>
      </w:r>
      <w:r w:rsidR="00254021">
        <w:rPr>
          <w:lang w:val="en"/>
        </w:rPr>
        <w:t>the</w:t>
      </w:r>
      <w:r w:rsidR="00254021" w:rsidRPr="00AB127A">
        <w:rPr>
          <w:lang w:val="en"/>
        </w:rPr>
        <w:t xml:space="preserve"> </w:t>
      </w:r>
      <w:r w:rsidRPr="00AB127A">
        <w:rPr>
          <w:lang w:val="en"/>
        </w:rPr>
        <w:t>Driver Computer</w:t>
      </w:r>
      <w:bookmarkEnd w:id="98"/>
    </w:p>
    <w:p w14:paraId="77597308" w14:textId="59188081" w:rsidR="00AB127A" w:rsidRDefault="00F60513" w:rsidP="00B8416C">
      <w:pPr>
        <w:pStyle w:val="BodyText"/>
      </w:pPr>
      <w:r>
        <w:t>In t</w:t>
      </w:r>
      <w:r w:rsidRPr="00AB127A">
        <w:t>h</w:t>
      </w:r>
      <w:r w:rsidR="00ED5920">
        <w:t xml:space="preserve">e procedure </w:t>
      </w:r>
      <w:r w:rsidR="005D08D5">
        <w:t>below,</w:t>
      </w:r>
      <w:r w:rsidR="00AB127A" w:rsidRPr="00AB127A">
        <w:t xml:space="preserve"> </w:t>
      </w:r>
      <w:r>
        <w:t xml:space="preserve">you will </w:t>
      </w:r>
      <w:r w:rsidR="00AB127A" w:rsidRPr="00AB127A">
        <w:t xml:space="preserve">set up the </w:t>
      </w:r>
      <w:r w:rsidRPr="005D08D5">
        <w:rPr>
          <w:b/>
          <w:bCs/>
        </w:rPr>
        <w:t xml:space="preserve">Driver </w:t>
      </w:r>
      <w:r w:rsidR="005D08D5" w:rsidRPr="005D08D5">
        <w:rPr>
          <w:b/>
          <w:bCs/>
        </w:rPr>
        <w:t>C</w:t>
      </w:r>
      <w:r w:rsidR="00AB127A" w:rsidRPr="005D08D5">
        <w:rPr>
          <w:b/>
          <w:bCs/>
        </w:rPr>
        <w:t>omputer</w:t>
      </w:r>
      <w:r w:rsidR="00530066">
        <w:t xml:space="preserve"> for use with the </w:t>
      </w:r>
      <w:r w:rsidR="00530066" w:rsidRPr="00591174">
        <w:rPr>
          <w:b/>
          <w:bCs/>
        </w:rPr>
        <w:t xml:space="preserve">RDP Client </w:t>
      </w:r>
      <w:r w:rsidR="00530066" w:rsidRPr="00530066">
        <w:rPr>
          <w:b/>
          <w:bCs/>
        </w:rPr>
        <w:t>Test Suite</w:t>
      </w:r>
      <w:r w:rsidR="00AB127A" w:rsidRPr="00AB127A">
        <w:t>.</w:t>
      </w:r>
    </w:p>
    <w:p w14:paraId="1C06B41A" w14:textId="77777777" w:rsidR="000B3427" w:rsidRPr="00AB127A" w:rsidRDefault="000B3427" w:rsidP="00AA544B">
      <w:pPr>
        <w:pStyle w:val="BodyTextSpacer"/>
      </w:pPr>
    </w:p>
    <w:p w14:paraId="3D9EF6D5" w14:textId="77777777" w:rsidR="00AB127A" w:rsidRPr="00AB127A" w:rsidRDefault="00AB127A" w:rsidP="0094377C">
      <w:pPr>
        <w:pStyle w:val="MoreInfo"/>
      </w:pPr>
      <w:r w:rsidRPr="00AB127A">
        <w:rPr>
          <w:noProof/>
          <w:color w:val="0366D6"/>
        </w:rPr>
        <w:drawing>
          <wp:inline distT="0" distB="0" distL="0" distR="0" wp14:anchorId="64C933B0" wp14:editId="15D0E3C5">
            <wp:extent cx="228600" cy="152400"/>
            <wp:effectExtent l="0" t="0" r="0" b="0"/>
            <wp:docPr id="18" name="Picture 18">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38"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3E7BF1">
        <w:rPr>
          <w:color w:val="C00000"/>
        </w:rPr>
        <w:t>Important</w:t>
      </w:r>
    </w:p>
    <w:p w14:paraId="550B9CE0" w14:textId="693FF3D1" w:rsidR="0029797F" w:rsidDel="003D3C21" w:rsidRDefault="00F66528" w:rsidP="0094377C">
      <w:pPr>
        <w:pStyle w:val="MoreInfoText"/>
        <w:rPr>
          <w:del w:id="99" w:author="Harley Zhang (Wicresoft)" w:date="2021-03-10T11:28:00Z"/>
        </w:rPr>
      </w:pPr>
      <w:del w:id="100" w:author="Harley Zhang (Wicresoft)" w:date="2021-03-10T11:28:00Z">
        <w:r w:rsidDel="003D3C21">
          <w:delText>T</w:delText>
        </w:r>
        <w:r w:rsidR="00254021" w:rsidDel="003D3C21">
          <w:delText xml:space="preserve">he </w:delText>
        </w:r>
        <w:r w:rsidR="00AB127A" w:rsidRPr="00AB127A" w:rsidDel="003D3C21">
          <w:delText xml:space="preserve">Protocol Test Framework must be installed on the </w:delText>
        </w:r>
        <w:r w:rsidR="00E702F4" w:rsidRPr="00365BDB" w:rsidDel="003D3C21">
          <w:rPr>
            <w:b/>
            <w:bCs w:val="0"/>
          </w:rPr>
          <w:delText>D</w:delText>
        </w:r>
        <w:r w:rsidR="00AB127A" w:rsidRPr="00365BDB" w:rsidDel="003D3C21">
          <w:rPr>
            <w:b/>
            <w:bCs w:val="0"/>
          </w:rPr>
          <w:delText>river computer</w:delText>
        </w:r>
        <w:r w:rsidR="00AB127A" w:rsidRPr="00AB127A" w:rsidDel="003D3C21">
          <w:delText xml:space="preserve"> </w:delText>
        </w:r>
        <w:r w:rsidR="00AB127A" w:rsidRPr="00254021" w:rsidDel="003D3C21">
          <w:rPr>
            <w:i/>
            <w:iCs/>
          </w:rPr>
          <w:delText>before</w:delText>
        </w:r>
        <w:r w:rsidR="00AB127A" w:rsidRPr="00AB127A" w:rsidDel="003D3C21">
          <w:delText xml:space="preserve"> you run the </w:delText>
        </w:r>
        <w:r w:rsidR="00254021" w:rsidRPr="00254021" w:rsidDel="003D3C21">
          <w:rPr>
            <w:b/>
            <w:bCs w:val="0"/>
          </w:rPr>
          <w:delText>RDP Client</w:delText>
        </w:r>
        <w:r w:rsidR="00254021" w:rsidDel="003D3C21">
          <w:delText xml:space="preserve"> </w:delText>
        </w:r>
        <w:r w:rsidR="00D50467" w:rsidRPr="00D50467" w:rsidDel="003D3C21">
          <w:rPr>
            <w:b/>
            <w:bCs w:val="0"/>
          </w:rPr>
          <w:delText>T</w:delText>
        </w:r>
        <w:r w:rsidR="00AB127A" w:rsidRPr="00D50467" w:rsidDel="003D3C21">
          <w:rPr>
            <w:b/>
            <w:bCs w:val="0"/>
          </w:rPr>
          <w:delText xml:space="preserve">est </w:delText>
        </w:r>
        <w:r w:rsidR="00D50467" w:rsidRPr="00D50467" w:rsidDel="003D3C21">
          <w:rPr>
            <w:b/>
            <w:bCs w:val="0"/>
          </w:rPr>
          <w:delText>S</w:delText>
        </w:r>
        <w:r w:rsidR="00AB127A" w:rsidRPr="00D50467" w:rsidDel="003D3C21">
          <w:rPr>
            <w:b/>
            <w:bCs w:val="0"/>
          </w:rPr>
          <w:delText>uite</w:delText>
        </w:r>
        <w:r w:rsidR="00AB127A" w:rsidRPr="00AB127A" w:rsidDel="003D3C21">
          <w:delText xml:space="preserve"> </w:delText>
        </w:r>
        <w:r w:rsidR="000D3551" w:rsidDel="003D3C21">
          <w:delText xml:space="preserve">msi </w:delText>
        </w:r>
        <w:r w:rsidR="00AB127A" w:rsidRPr="00AB127A" w:rsidDel="003D3C21">
          <w:delText>installer</w:delText>
        </w:r>
        <w:r w:rsidR="007B5D96" w:rsidDel="003D3C21">
          <w:delText xml:space="preserve"> in step </w:delText>
        </w:r>
        <w:r w:rsidR="005304BB" w:rsidDel="003D3C21">
          <w:delText xml:space="preserve">4 </w:delText>
        </w:r>
        <w:r w:rsidR="007B5D96" w:rsidDel="003D3C21">
          <w:delText>of the procedure that follows</w:delText>
        </w:r>
        <w:r w:rsidR="00AB127A" w:rsidRPr="00AB127A" w:rsidDel="003D3C21">
          <w:delText>.</w:delText>
        </w:r>
        <w:r w:rsidR="00365BDB" w:rsidDel="003D3C21">
          <w:delText xml:space="preserve">  </w:delText>
        </w:r>
      </w:del>
    </w:p>
    <w:p w14:paraId="1A17D66C" w14:textId="77777777" w:rsidR="0029797F" w:rsidRPr="0029797F" w:rsidRDefault="0029797F" w:rsidP="0029797F">
      <w:pPr>
        <w:pStyle w:val="BodyTextSpacer"/>
        <w:spacing w:before="0" w:after="0"/>
      </w:pPr>
    </w:p>
    <w:p w14:paraId="167013A3" w14:textId="206AFB47" w:rsidR="00AB127A" w:rsidRDefault="00365BDB" w:rsidP="0094377C">
      <w:pPr>
        <w:pStyle w:val="MoreInfoText"/>
      </w:pPr>
      <w:r>
        <w:t xml:space="preserve">See the </w:t>
      </w:r>
      <w:r w:rsidRPr="00C6195A">
        <w:rPr>
          <w:i/>
          <w:iCs/>
        </w:rPr>
        <w:t>Prerequisites</w:t>
      </w:r>
      <w:r>
        <w:t xml:space="preserve"> topic in </w:t>
      </w:r>
      <w:r w:rsidR="00C6195A">
        <w:t xml:space="preserve">the </w:t>
      </w:r>
      <w:r w:rsidRPr="00040D7D">
        <w:t>Windows Protocol Test Suites</w:t>
      </w:r>
      <w:r>
        <w:t xml:space="preserve"> </w:t>
      </w:r>
      <w:hyperlink r:id="rId39" w:history="1">
        <w:r w:rsidRPr="0092741C">
          <w:rPr>
            <w:rStyle w:val="Hyperlink"/>
            <w:rFonts w:ascii="Segoe UI" w:hAnsi="Segoe UI"/>
            <w:sz w:val="21"/>
          </w:rPr>
          <w:t>Readme</w:t>
        </w:r>
      </w:hyperlink>
      <w:r>
        <w:t xml:space="preserve"> documentation on </w:t>
      </w:r>
      <w:r w:rsidR="00E119F6">
        <w:t>GitHub</w:t>
      </w:r>
      <w:r>
        <w:t xml:space="preserve"> for the</w:t>
      </w:r>
      <w:r w:rsidR="00254021">
        <w:t xml:space="preserve"> </w:t>
      </w:r>
      <w:r>
        <w:t xml:space="preserve">.msi files </w:t>
      </w:r>
      <w:r w:rsidR="00254021">
        <w:t xml:space="preserve">required </w:t>
      </w:r>
      <w:r>
        <w:t xml:space="preserve">for </w:t>
      </w:r>
      <w:r w:rsidR="000D3551">
        <w:t xml:space="preserve">the </w:t>
      </w:r>
      <w:r w:rsidR="009F17DC">
        <w:t>prerequisites</w:t>
      </w:r>
      <w:r w:rsidR="000D3551">
        <w:t xml:space="preserve"> </w:t>
      </w:r>
      <w:r>
        <w:t>installation</w:t>
      </w:r>
      <w:r w:rsidR="000D3551">
        <w:t>s</w:t>
      </w:r>
      <w:r>
        <w:t>.</w:t>
      </w:r>
    </w:p>
    <w:p w14:paraId="26C0AC91" w14:textId="77777777" w:rsidR="00B8416C" w:rsidRPr="00B8416C" w:rsidRDefault="00B8416C" w:rsidP="00B8416C">
      <w:pPr>
        <w:pStyle w:val="BodyTextSpacer"/>
      </w:pPr>
    </w:p>
    <w:p w14:paraId="64AE07EA" w14:textId="471A254A" w:rsidR="00AB127A" w:rsidRPr="00AB127A" w:rsidRDefault="00ED5920" w:rsidP="00C9291A">
      <w:pPr>
        <w:pStyle w:val="BodyText"/>
      </w:pPr>
      <w:r w:rsidRPr="00BD57EE">
        <w:rPr>
          <w:rStyle w:val="Hyperlink"/>
          <w:sz w:val="24"/>
          <w:u w:val="none"/>
        </w:rPr>
        <w:sym w:font="Wingdings 3" w:char="F084"/>
      </w:r>
      <w:r w:rsidRPr="00BD57EE">
        <w:rPr>
          <w:rStyle w:val="Hyperlink"/>
          <w:u w:val="none"/>
        </w:rPr>
        <w:t xml:space="preserve">  </w:t>
      </w:r>
      <w:r w:rsidR="00AB127A" w:rsidRPr="00C9291A">
        <w:rPr>
          <w:b/>
          <w:bCs/>
        </w:rPr>
        <w:t xml:space="preserve">To set up the </w:t>
      </w:r>
      <w:r w:rsidR="00B10DB3">
        <w:rPr>
          <w:b/>
          <w:bCs/>
        </w:rPr>
        <w:t>D</w:t>
      </w:r>
      <w:r w:rsidR="00AB127A" w:rsidRPr="00C9291A">
        <w:rPr>
          <w:b/>
          <w:bCs/>
        </w:rPr>
        <w:t>river</w:t>
      </w:r>
      <w:r w:rsidR="00635454" w:rsidRPr="00C9291A">
        <w:rPr>
          <w:b/>
          <w:bCs/>
        </w:rPr>
        <w:t xml:space="preserve"> computer, perform the steps that follow</w:t>
      </w:r>
      <w:r w:rsidR="0031147B" w:rsidRPr="00090B20">
        <w:t>:</w:t>
      </w:r>
    </w:p>
    <w:p w14:paraId="7CB63A63" w14:textId="695F62DD" w:rsidR="000D3551" w:rsidRDefault="000D3551" w:rsidP="00C05B58">
      <w:pPr>
        <w:pStyle w:val="BodyText"/>
        <w:numPr>
          <w:ilvl w:val="0"/>
          <w:numId w:val="47"/>
        </w:numPr>
      </w:pPr>
      <w:r w:rsidRPr="00C9291A">
        <w:t xml:space="preserve">Install the required </w:t>
      </w:r>
      <w:r w:rsidR="001B4371">
        <w:t xml:space="preserve">software, as </w:t>
      </w:r>
      <w:r w:rsidRPr="00C9291A">
        <w:t>described in</w:t>
      </w:r>
      <w:r w:rsidR="008919AA">
        <w:t xml:space="preserve"> </w:t>
      </w:r>
      <w:hyperlink w:anchor="_Required_Prerequisite_Software" w:history="1">
        <w:r w:rsidR="008919AA" w:rsidRPr="008919AA">
          <w:rPr>
            <w:rStyle w:val="Hyperlink"/>
          </w:rPr>
          <w:t>Required Prerequisite Software</w:t>
        </w:r>
      </w:hyperlink>
      <w:r w:rsidR="008919AA">
        <w:t>.</w:t>
      </w:r>
    </w:p>
    <w:p w14:paraId="0B609A98" w14:textId="52268C7A" w:rsidR="008919AA" w:rsidDel="003D3C21" w:rsidRDefault="008919AA" w:rsidP="008919AA">
      <w:pPr>
        <w:pStyle w:val="BodyText"/>
        <w:ind w:left="720"/>
        <w:rPr>
          <w:del w:id="101" w:author="Harley Zhang (Wicresoft)" w:date="2021-03-10T11:28:00Z"/>
        </w:rPr>
      </w:pPr>
      <w:del w:id="102" w:author="Harley Zhang (Wicresoft)" w:date="2021-03-10T11:28:00Z">
        <w:r w:rsidDel="003D3C21">
          <w:delText xml:space="preserve">Optionally install the prerequisite software via the </w:delText>
        </w:r>
        <w:r w:rsidRPr="00012F25" w:rsidDel="003D3C21">
          <w:rPr>
            <w:b/>
            <w:bCs/>
          </w:rPr>
          <w:delText>InstallPrerequisites.ps1</w:delText>
        </w:r>
        <w:r w:rsidDel="003D3C21">
          <w:delText xml:space="preserve"> script located </w:delText>
        </w:r>
        <w:r w:rsidR="001A3F93" w:rsidDel="003D3C21">
          <w:fldChar w:fldCharType="begin"/>
        </w:r>
        <w:r w:rsidR="001A3F93" w:rsidDel="003D3C21">
          <w:delInstrText xml:space="preserve"> HYPERLINK "https://github.com/microsoft/WindowsProtocolTestSuites/tree/staging/InstallPrerequisites" </w:delInstrText>
        </w:r>
        <w:r w:rsidR="001A3F93" w:rsidDel="003D3C21">
          <w:fldChar w:fldCharType="separate"/>
        </w:r>
        <w:r w:rsidRPr="008919AA" w:rsidDel="003D3C21">
          <w:rPr>
            <w:rStyle w:val="Hyperlink"/>
          </w:rPr>
          <w:delText>here</w:delText>
        </w:r>
        <w:r w:rsidR="001A3F93" w:rsidDel="003D3C21">
          <w:rPr>
            <w:rStyle w:val="Hyperlink"/>
          </w:rPr>
          <w:fldChar w:fldCharType="end"/>
        </w:r>
        <w:r w:rsidDel="003D3C21">
          <w:delText>.</w:delText>
        </w:r>
      </w:del>
    </w:p>
    <w:p w14:paraId="4466A3C7" w14:textId="49DD841D" w:rsidR="001B4371" w:rsidRPr="00C9291A" w:rsidRDefault="001B4371" w:rsidP="00C05B58">
      <w:pPr>
        <w:pStyle w:val="BodyText"/>
        <w:numPr>
          <w:ilvl w:val="0"/>
          <w:numId w:val="47"/>
        </w:numPr>
      </w:pPr>
      <w:r>
        <w:t xml:space="preserve">Install the optional software per your requirements, as described in </w:t>
      </w:r>
      <w:hyperlink w:anchor="_Optional_Software" w:history="1">
        <w:r w:rsidRPr="001B4371">
          <w:rPr>
            <w:rStyle w:val="Hyperlink"/>
          </w:rPr>
          <w:t>Optional Software</w:t>
        </w:r>
      </w:hyperlink>
      <w:r>
        <w:t>.</w:t>
      </w:r>
    </w:p>
    <w:p w14:paraId="5CDDCD91" w14:textId="774B483D" w:rsidR="00D659AB" w:rsidRDefault="002A056D" w:rsidP="00C05B58">
      <w:pPr>
        <w:pStyle w:val="BodyText"/>
        <w:numPr>
          <w:ilvl w:val="0"/>
          <w:numId w:val="47"/>
        </w:numPr>
      </w:pPr>
      <w:r>
        <w:t xml:space="preserve">From the </w:t>
      </w:r>
      <w:r w:rsidRPr="002A056D">
        <w:rPr>
          <w:b/>
          <w:bCs/>
        </w:rPr>
        <w:t>Driver</w:t>
      </w:r>
      <w:r>
        <w:t xml:space="preserve"> computer, l</w:t>
      </w:r>
      <w:r w:rsidR="00D659AB">
        <w:t xml:space="preserve">ocate the official </w:t>
      </w:r>
      <w:r w:rsidR="00D3173B" w:rsidRPr="00E70804">
        <w:rPr>
          <w:b/>
          <w:bCs/>
        </w:rPr>
        <w:t>RDP Client Test Suite</w:t>
      </w:r>
      <w:r w:rsidR="00D3173B">
        <w:t xml:space="preserve"> </w:t>
      </w:r>
      <w:del w:id="103" w:author="Harley Zhang (Wicresoft)" w:date="2021-03-10T11:28:00Z">
        <w:r w:rsidR="00D659AB" w:rsidDel="00F64C2C">
          <w:delText xml:space="preserve">installer </w:delText>
        </w:r>
      </w:del>
      <w:ins w:id="104" w:author="Harley Zhang (Wicresoft)" w:date="2021-03-10T11:28:00Z">
        <w:r w:rsidR="00F64C2C">
          <w:t xml:space="preserve">zip </w:t>
        </w:r>
      </w:ins>
      <w:ins w:id="105" w:author="Harley Zhang (Wicresoft)" w:date="2021-03-10T11:30:00Z">
        <w:r w:rsidR="00B03CA8">
          <w:t>package</w:t>
        </w:r>
      </w:ins>
      <w:ins w:id="106" w:author="Harley Zhang (Wicresoft)" w:date="2021-03-10T11:28:00Z">
        <w:r w:rsidR="00F64C2C">
          <w:t xml:space="preserve"> </w:t>
        </w:r>
      </w:ins>
      <w:r w:rsidR="00D659AB">
        <w:t>(</w:t>
      </w:r>
      <w:r w:rsidR="00D659AB" w:rsidRPr="0031147B">
        <w:rPr>
          <w:b/>
          <w:bCs/>
        </w:rPr>
        <w:t>RDP-TestSuite-ClientEP.</w:t>
      </w:r>
      <w:del w:id="107" w:author="Harley Zhang (Wicresoft)" w:date="2021-03-10T11:29:00Z">
        <w:r w:rsidR="00D659AB" w:rsidRPr="0031147B" w:rsidDel="00F64C2C">
          <w:rPr>
            <w:b/>
            <w:bCs/>
          </w:rPr>
          <w:delText>msi</w:delText>
        </w:r>
        <w:r w:rsidR="00D659AB" w:rsidRPr="0031147B" w:rsidDel="00F64C2C">
          <w:delText xml:space="preserve"> </w:delText>
        </w:r>
      </w:del>
      <w:ins w:id="108" w:author="Harley Zhang (Wicresoft)" w:date="2021-03-10T11:29:00Z">
        <w:r w:rsidR="00F64C2C">
          <w:rPr>
            <w:b/>
            <w:bCs/>
          </w:rPr>
          <w:t>zip</w:t>
        </w:r>
        <w:r w:rsidR="00F64C2C" w:rsidRPr="0031147B">
          <w:t xml:space="preserve"> </w:t>
        </w:r>
      </w:ins>
      <w:r w:rsidR="00D659AB">
        <w:t xml:space="preserve">) </w:t>
      </w:r>
      <w:r w:rsidR="00A04A09">
        <w:t xml:space="preserve">on the </w:t>
      </w:r>
      <w:hyperlink r:id="rId40" w:history="1">
        <w:r w:rsidR="00A04A09" w:rsidRPr="00A04A09">
          <w:rPr>
            <w:rStyle w:val="Hyperlink"/>
          </w:rPr>
          <w:t>Windows Protocol Test Suites</w:t>
        </w:r>
      </w:hyperlink>
      <w:r w:rsidR="00A04A09">
        <w:t xml:space="preserve"> site</w:t>
      </w:r>
      <w:r w:rsidR="00D659AB">
        <w:rPr>
          <w:rStyle w:val="Hyperlink"/>
        </w:rPr>
        <w:t xml:space="preserve"> </w:t>
      </w:r>
      <w:r w:rsidR="00D659AB">
        <w:t xml:space="preserve">under the </w:t>
      </w:r>
      <w:r w:rsidR="00D659AB" w:rsidRPr="000B5EF0">
        <w:rPr>
          <w:i/>
          <w:iCs/>
        </w:rPr>
        <w:t>Assets</w:t>
      </w:r>
      <w:r w:rsidR="00D659AB">
        <w:t xml:space="preserve"> topic on </w:t>
      </w:r>
      <w:r w:rsidR="00E119F6">
        <w:t>GitHub</w:t>
      </w:r>
      <w:r w:rsidR="00D659AB">
        <w:rPr>
          <w:rStyle w:val="Hyperlink"/>
        </w:rPr>
        <w:t>.</w:t>
      </w:r>
    </w:p>
    <w:p w14:paraId="269A52A6" w14:textId="324D83C1" w:rsidR="00AB334F" w:rsidRPr="00C9291A" w:rsidDel="00245BB2" w:rsidRDefault="00245BB2" w:rsidP="00C05B58">
      <w:pPr>
        <w:pStyle w:val="BodyText"/>
        <w:numPr>
          <w:ilvl w:val="0"/>
          <w:numId w:val="47"/>
        </w:numPr>
        <w:rPr>
          <w:del w:id="109" w:author="Harley Zhang (Wicresoft)" w:date="2021-03-10T11:30:00Z"/>
        </w:rPr>
      </w:pPr>
      <w:ins w:id="110" w:author="Harley Zhang (Wicresoft)" w:date="2021-03-10T11:30:00Z">
        <w:r>
          <w:t xml:space="preserve">Download and extract the </w:t>
        </w:r>
        <w:r w:rsidRPr="00B03CA8">
          <w:rPr>
            <w:b/>
            <w:bCs/>
          </w:rPr>
          <w:t>RDP-TestSuite-ClientEP.zip</w:t>
        </w:r>
        <w:r>
          <w:t xml:space="preserve"> package to the driver computer</w:t>
        </w:r>
      </w:ins>
      <w:ins w:id="111" w:author="Harley Zhang (Wicresoft)" w:date="2021-03-10T11:41:00Z">
        <w:r w:rsidR="00C447B2">
          <w:t xml:space="preserve"> </w:t>
        </w:r>
      </w:ins>
      <w:ins w:id="112" w:author="Harley Zhang (Wicresoft)" w:date="2021-03-10T11:42:00Z">
        <w:r w:rsidR="00D579B8">
          <w:t>C:</w:t>
        </w:r>
        <w:r w:rsidR="006E1BCD">
          <w:t>\ path.</w:t>
        </w:r>
      </w:ins>
      <w:del w:id="113" w:author="Harley Zhang (Wicresoft)" w:date="2021-03-10T11:30:00Z">
        <w:r w:rsidR="0003023E" w:rsidDel="00245BB2">
          <w:delText>On the site, c</w:delText>
        </w:r>
        <w:r w:rsidR="00A04A09" w:rsidDel="00245BB2">
          <w:delText>lick the</w:delText>
        </w:r>
        <w:r w:rsidR="006720BB" w:rsidRPr="00C9291A" w:rsidDel="00245BB2">
          <w:delText xml:space="preserve"> </w:delText>
        </w:r>
        <w:r w:rsidR="001B4371" w:rsidRPr="00C9291A" w:rsidDel="00245BB2">
          <w:rPr>
            <w:b/>
            <w:bCs/>
          </w:rPr>
          <w:delText>RDP-TestSuite-ClientEP.msi</w:delText>
        </w:r>
        <w:r w:rsidR="001B4371" w:rsidRPr="00C9291A" w:rsidDel="00245BB2">
          <w:delText xml:space="preserve"> </w:delText>
        </w:r>
        <w:r w:rsidR="00A04A09" w:rsidDel="00245BB2">
          <w:delText>link to start the installation</w:delText>
        </w:r>
        <w:r w:rsidR="00AB127A" w:rsidRPr="00C9291A" w:rsidDel="00245BB2">
          <w:delText>.</w:delText>
        </w:r>
      </w:del>
    </w:p>
    <w:p w14:paraId="3DDA32B9" w14:textId="71936393" w:rsidR="001E4B95" w:rsidDel="00245BB2" w:rsidRDefault="001E4B95" w:rsidP="00C05B58">
      <w:pPr>
        <w:pStyle w:val="BodyText"/>
        <w:numPr>
          <w:ilvl w:val="0"/>
          <w:numId w:val="47"/>
        </w:numPr>
        <w:rPr>
          <w:del w:id="114" w:author="Harley Zhang (Wicresoft)" w:date="2021-03-10T11:30:00Z"/>
        </w:rPr>
      </w:pPr>
      <w:del w:id="115" w:author="Harley Zhang (Wicresoft)" w:date="2021-03-10T11:30:00Z">
        <w:r w:rsidDel="00245BB2">
          <w:delText xml:space="preserve">Accept the </w:delText>
        </w:r>
        <w:r w:rsidRPr="00F07831" w:rsidDel="00245BB2">
          <w:rPr>
            <w:b/>
            <w:bCs/>
          </w:rPr>
          <w:delText>End-User License Agreement</w:delText>
        </w:r>
        <w:r w:rsidR="00F07831" w:rsidDel="00245BB2">
          <w:delText xml:space="preserve"> and then</w:delText>
        </w:r>
        <w:r w:rsidDel="00245BB2">
          <w:delText xml:space="preserve"> click </w:delText>
        </w:r>
        <w:r w:rsidRPr="00F07831" w:rsidDel="00245BB2">
          <w:rPr>
            <w:b/>
            <w:bCs/>
          </w:rPr>
          <w:delText>Next</w:delText>
        </w:r>
        <w:r w:rsidR="00F07831" w:rsidDel="00245BB2">
          <w:delText>.</w:delText>
        </w:r>
      </w:del>
    </w:p>
    <w:p w14:paraId="649FD8BC" w14:textId="5981E853" w:rsidR="00AB127A" w:rsidDel="00245BB2" w:rsidRDefault="00AB127A" w:rsidP="00C05B58">
      <w:pPr>
        <w:pStyle w:val="BodyText"/>
        <w:numPr>
          <w:ilvl w:val="0"/>
          <w:numId w:val="47"/>
        </w:numPr>
        <w:rPr>
          <w:del w:id="116" w:author="Harley Zhang (Wicresoft)" w:date="2021-03-10T11:30:00Z"/>
        </w:rPr>
      </w:pPr>
      <w:del w:id="117" w:author="Harley Zhang (Wicresoft)" w:date="2021-03-10T11:30:00Z">
        <w:r w:rsidRPr="00C9291A" w:rsidDel="00245BB2">
          <w:delText xml:space="preserve">On the </w:delText>
        </w:r>
        <w:r w:rsidR="00AB334F" w:rsidDel="00245BB2">
          <w:rPr>
            <w:b/>
            <w:bCs/>
          </w:rPr>
          <w:delText>Endpoint</w:delText>
        </w:r>
        <w:r w:rsidR="00AB334F" w:rsidRPr="00C9291A" w:rsidDel="00245BB2">
          <w:delText xml:space="preserve"> </w:delText>
        </w:r>
        <w:r w:rsidR="00AB334F" w:rsidDel="00245BB2">
          <w:delText xml:space="preserve">page of </w:delText>
        </w:r>
        <w:r w:rsidR="00AB334F" w:rsidRPr="00AB334F" w:rsidDel="00245BB2">
          <w:rPr>
            <w:b/>
            <w:bCs/>
          </w:rPr>
          <w:delText>Setup</w:delText>
        </w:r>
        <w:r w:rsidRPr="00C9291A" w:rsidDel="00245BB2">
          <w:delText>, select</w:delText>
        </w:r>
        <w:r w:rsidR="00326BE8" w:rsidDel="00245BB2">
          <w:delText xml:space="preserve"> the</w:delText>
        </w:r>
        <w:r w:rsidRPr="00C9291A" w:rsidDel="00245BB2">
          <w:delText xml:space="preserve"> </w:delText>
        </w:r>
        <w:r w:rsidRPr="00C9291A" w:rsidDel="00245BB2">
          <w:rPr>
            <w:b/>
            <w:bCs/>
          </w:rPr>
          <w:delText>Install</w:delText>
        </w:r>
        <w:r w:rsidR="00F07831" w:rsidDel="00245BB2">
          <w:rPr>
            <w:b/>
            <w:bCs/>
          </w:rPr>
          <w:delText xml:space="preserve"> </w:delText>
        </w:r>
        <w:r w:rsidRPr="00C9291A" w:rsidDel="00245BB2">
          <w:rPr>
            <w:b/>
            <w:bCs/>
          </w:rPr>
          <w:delText>Test Suite on Driver Computer</w:delText>
        </w:r>
        <w:r w:rsidR="00991C9B" w:rsidDel="00245BB2">
          <w:delText xml:space="preserve"> option and then click </w:delText>
        </w:r>
        <w:r w:rsidR="00991C9B" w:rsidRPr="00991C9B" w:rsidDel="00245BB2">
          <w:rPr>
            <w:b/>
            <w:bCs/>
          </w:rPr>
          <w:delText>Next</w:delText>
        </w:r>
      </w:del>
    </w:p>
    <w:p w14:paraId="3E599DC2" w14:textId="38AB0E58" w:rsidR="00245BB2" w:rsidRPr="00C9291A" w:rsidRDefault="00774300" w:rsidP="00C05B58">
      <w:pPr>
        <w:pStyle w:val="BodyText"/>
        <w:numPr>
          <w:ilvl w:val="0"/>
          <w:numId w:val="47"/>
        </w:numPr>
      </w:pPr>
      <w:del w:id="118" w:author="Harley Zhang (Wicresoft)" w:date="2021-03-10T11:30:00Z">
        <w:r w:rsidDel="00245BB2">
          <w:delText xml:space="preserve">Click </w:delText>
        </w:r>
        <w:r w:rsidR="00991C9B" w:rsidDel="00245BB2">
          <w:rPr>
            <w:b/>
            <w:bCs/>
          </w:rPr>
          <w:delText>Install</w:delText>
        </w:r>
        <w:r w:rsidDel="00245BB2">
          <w:delText xml:space="preserve"> to start the installation</w:delText>
        </w:r>
        <w:r w:rsidR="00311349" w:rsidDel="00245BB2">
          <w:delText>.</w:delText>
        </w:r>
      </w:del>
    </w:p>
    <w:p w14:paraId="634A98BC" w14:textId="1ED5E4FB" w:rsidR="00AB127A" w:rsidRPr="00AB127A" w:rsidRDefault="003B1B7B" w:rsidP="0031147B">
      <w:pPr>
        <w:pStyle w:val="Heading2"/>
        <w:rPr>
          <w:lang w:val="en"/>
        </w:rPr>
      </w:pPr>
      <w:bookmarkStart w:id="119" w:name="_Set_Up_the_1"/>
      <w:bookmarkStart w:id="120" w:name="_Toc67405000"/>
      <w:bookmarkEnd w:id="119"/>
      <w:r w:rsidRPr="00AB127A">
        <w:rPr>
          <w:lang w:val="en"/>
        </w:rPr>
        <w:t>Set</w:t>
      </w:r>
      <w:r>
        <w:rPr>
          <w:lang w:val="en"/>
        </w:rPr>
        <w:t>ting</w:t>
      </w:r>
      <w:r w:rsidRPr="00AB127A">
        <w:rPr>
          <w:lang w:val="en"/>
        </w:rPr>
        <w:t xml:space="preserve"> Up </w:t>
      </w:r>
      <w:r>
        <w:rPr>
          <w:lang w:val="en"/>
        </w:rPr>
        <w:t>the</w:t>
      </w:r>
      <w:r w:rsidRPr="00AB127A">
        <w:rPr>
          <w:lang w:val="en"/>
        </w:rPr>
        <w:t xml:space="preserve"> Windows</w:t>
      </w:r>
      <w:r>
        <w:rPr>
          <w:lang w:val="en"/>
        </w:rPr>
        <w:t>-</w:t>
      </w:r>
      <w:r w:rsidRPr="00AB127A">
        <w:rPr>
          <w:lang w:val="en"/>
        </w:rPr>
        <w:t>Based SUT</w:t>
      </w:r>
      <w:bookmarkEnd w:id="120"/>
    </w:p>
    <w:p w14:paraId="3FD2487A" w14:textId="08321844" w:rsidR="00AB127A" w:rsidRPr="00AB127A" w:rsidRDefault="00D14F18" w:rsidP="00090B20">
      <w:pPr>
        <w:pStyle w:val="BodyText"/>
      </w:pPr>
      <w:r>
        <w:t xml:space="preserve">In the procedure of </w:t>
      </w:r>
      <w:r w:rsidR="006B554B">
        <w:t>t</w:t>
      </w:r>
      <w:r w:rsidR="00AB127A" w:rsidRPr="00AB127A">
        <w:t>his section</w:t>
      </w:r>
      <w:r w:rsidR="006B554B">
        <w:t>, you will</w:t>
      </w:r>
      <w:r w:rsidR="00AB127A" w:rsidRPr="00AB127A">
        <w:t xml:space="preserve"> set up a</w:t>
      </w:r>
      <w:r w:rsidR="00530066">
        <w:t>n</w:t>
      </w:r>
      <w:r w:rsidR="00AB127A" w:rsidRPr="00AB127A">
        <w:t xml:space="preserve"> </w:t>
      </w:r>
      <w:r w:rsidR="00AB127A" w:rsidRPr="00F61189">
        <w:rPr>
          <w:b/>
          <w:bCs/>
        </w:rPr>
        <w:t>SUT</w:t>
      </w:r>
      <w:r w:rsidR="00AB127A" w:rsidRPr="00AB127A">
        <w:t xml:space="preserve"> </w:t>
      </w:r>
      <w:r w:rsidR="00F61189" w:rsidRPr="00F61189">
        <w:rPr>
          <w:b/>
          <w:bCs/>
        </w:rPr>
        <w:t>C</w:t>
      </w:r>
      <w:r w:rsidR="00530066" w:rsidRPr="00F61189">
        <w:rPr>
          <w:b/>
          <w:bCs/>
        </w:rPr>
        <w:t>omputer</w:t>
      </w:r>
      <w:r w:rsidR="00530066">
        <w:t xml:space="preserve"> </w:t>
      </w:r>
      <w:r w:rsidR="00AB127A" w:rsidRPr="00AB127A">
        <w:t xml:space="preserve">for use with </w:t>
      </w:r>
      <w:r w:rsidR="006B554B">
        <w:t>the</w:t>
      </w:r>
      <w:r w:rsidR="006B554B" w:rsidRPr="00AB127A">
        <w:t xml:space="preserve"> </w:t>
      </w:r>
      <w:r w:rsidR="00530066" w:rsidRPr="00591174">
        <w:rPr>
          <w:b/>
          <w:bCs/>
        </w:rPr>
        <w:t xml:space="preserve">RDP Client </w:t>
      </w:r>
      <w:r w:rsidR="00090B20" w:rsidRPr="00443706">
        <w:rPr>
          <w:b/>
          <w:bCs/>
        </w:rPr>
        <w:t>T</w:t>
      </w:r>
      <w:r w:rsidR="00AB127A" w:rsidRPr="00443706">
        <w:rPr>
          <w:b/>
          <w:bCs/>
        </w:rPr>
        <w:t xml:space="preserve">est </w:t>
      </w:r>
      <w:r w:rsidR="00443706" w:rsidRPr="00443706">
        <w:rPr>
          <w:b/>
          <w:bCs/>
        </w:rPr>
        <w:t>S</w:t>
      </w:r>
      <w:r w:rsidR="00AB127A" w:rsidRPr="00443706">
        <w:rPr>
          <w:b/>
          <w:bCs/>
        </w:rPr>
        <w:t>uite</w:t>
      </w:r>
      <w:r w:rsidR="00AB127A" w:rsidRPr="00AB127A">
        <w:t>.</w:t>
      </w:r>
    </w:p>
    <w:p w14:paraId="0133448B" w14:textId="3EA5539F" w:rsidR="00AB127A" w:rsidRPr="00AB127A" w:rsidRDefault="000F0681" w:rsidP="00DA7513">
      <w:pPr>
        <w:pStyle w:val="Caption"/>
      </w:pPr>
      <w:r w:rsidRPr="00BD57EE">
        <w:rPr>
          <w:rStyle w:val="Hyperlink"/>
          <w:sz w:val="24"/>
          <w:u w:val="none"/>
        </w:rPr>
        <w:sym w:font="Wingdings 3" w:char="F084"/>
      </w:r>
      <w:r w:rsidRPr="00BD57EE">
        <w:rPr>
          <w:rStyle w:val="Hyperlink"/>
          <w:u w:val="none"/>
        </w:rPr>
        <w:t xml:space="preserve">  </w:t>
      </w:r>
      <w:r w:rsidR="00AB127A" w:rsidRPr="00090B20">
        <w:t>To set up a Windows-based SUT</w:t>
      </w:r>
      <w:r w:rsidR="00775CE0">
        <w:t xml:space="preserve"> computer</w:t>
      </w:r>
      <w:r w:rsidR="00635454" w:rsidRPr="00090B20">
        <w:t>, perform the steps that follow</w:t>
      </w:r>
      <w:r w:rsidR="00635454">
        <w:t>:</w:t>
      </w:r>
    </w:p>
    <w:p w14:paraId="59F0A922" w14:textId="662D030B" w:rsidR="00E81E08" w:rsidRDefault="00FE126B" w:rsidP="00C05B58">
      <w:pPr>
        <w:pStyle w:val="BodyText"/>
        <w:numPr>
          <w:ilvl w:val="0"/>
          <w:numId w:val="17"/>
        </w:numPr>
        <w:rPr>
          <w:ins w:id="121" w:author="Harley Zhang (Wicresoft)" w:date="2021-03-10T11:37:00Z"/>
        </w:rPr>
      </w:pPr>
      <w:r>
        <w:t xml:space="preserve">From the </w:t>
      </w:r>
      <w:r w:rsidRPr="00E81E08">
        <w:rPr>
          <w:b/>
          <w:bCs/>
        </w:rPr>
        <w:t>SUT</w:t>
      </w:r>
      <w:r>
        <w:t xml:space="preserve"> computer, l</w:t>
      </w:r>
      <w:r w:rsidR="0003023E">
        <w:t xml:space="preserve">ocate the official </w:t>
      </w:r>
      <w:r w:rsidR="002A056D" w:rsidRPr="00E81E08">
        <w:rPr>
          <w:b/>
          <w:bCs/>
        </w:rPr>
        <w:t>RDP Client Test Suite</w:t>
      </w:r>
      <w:r w:rsidR="002A056D">
        <w:t xml:space="preserve"> </w:t>
      </w:r>
      <w:ins w:id="122" w:author="Harley Zhang (Wicresoft)" w:date="2021-03-10T11:32:00Z">
        <w:r w:rsidR="000905C2">
          <w:t xml:space="preserve">zip package </w:t>
        </w:r>
      </w:ins>
      <w:del w:id="123" w:author="Harley Zhang (Wicresoft)" w:date="2021-03-10T11:32:00Z">
        <w:r w:rsidR="0003023E" w:rsidDel="000905C2">
          <w:delText xml:space="preserve">installer </w:delText>
        </w:r>
      </w:del>
      <w:r w:rsidR="0003023E">
        <w:t>(</w:t>
      </w:r>
      <w:r w:rsidR="0003023E" w:rsidRPr="00E81E08">
        <w:rPr>
          <w:b/>
          <w:bCs/>
        </w:rPr>
        <w:t>RDP-TestSuite-ClientEP.</w:t>
      </w:r>
      <w:del w:id="124" w:author="Harley Zhang (Wicresoft)" w:date="2021-03-10T11:32:00Z">
        <w:r w:rsidR="0003023E" w:rsidRPr="00E81E08" w:rsidDel="00153B1B">
          <w:rPr>
            <w:b/>
            <w:bCs/>
          </w:rPr>
          <w:delText>msi</w:delText>
        </w:r>
        <w:r w:rsidR="0003023E" w:rsidRPr="0031147B" w:rsidDel="00153B1B">
          <w:delText xml:space="preserve"> </w:delText>
        </w:r>
      </w:del>
      <w:ins w:id="125" w:author="Harley Zhang (Wicresoft)" w:date="2021-03-10T11:32:00Z">
        <w:r w:rsidR="00153B1B" w:rsidRPr="00E81E08">
          <w:rPr>
            <w:b/>
            <w:bCs/>
          </w:rPr>
          <w:t>zip</w:t>
        </w:r>
        <w:r w:rsidR="00153B1B" w:rsidRPr="0031147B">
          <w:t xml:space="preserve"> </w:t>
        </w:r>
      </w:ins>
      <w:r w:rsidR="0003023E">
        <w:t xml:space="preserve">) on the </w:t>
      </w:r>
      <w:hyperlink r:id="rId41" w:history="1">
        <w:r w:rsidR="0003023E" w:rsidRPr="00A04A09">
          <w:rPr>
            <w:rStyle w:val="Hyperlink"/>
          </w:rPr>
          <w:t>Windows Protocol Test Suites</w:t>
        </w:r>
      </w:hyperlink>
      <w:r w:rsidR="0003023E">
        <w:t xml:space="preserve"> site</w:t>
      </w:r>
      <w:r w:rsidR="0003023E" w:rsidRPr="00774E23">
        <w:t xml:space="preserve"> </w:t>
      </w:r>
      <w:r w:rsidR="0003023E">
        <w:t xml:space="preserve">under the </w:t>
      </w:r>
      <w:r w:rsidR="0003023E" w:rsidRPr="00656C7F">
        <w:t>Assets</w:t>
      </w:r>
      <w:r w:rsidR="0003023E">
        <w:t xml:space="preserve"> topic on </w:t>
      </w:r>
      <w:r w:rsidR="00E119F6">
        <w:t>GitHub</w:t>
      </w:r>
      <w:r w:rsidR="0003023E" w:rsidRPr="00656C7F">
        <w:t>.</w:t>
      </w:r>
    </w:p>
    <w:p w14:paraId="67DAA645" w14:textId="46D382DF" w:rsidR="00202D45" w:rsidRDefault="00202D45" w:rsidP="00C05B58">
      <w:pPr>
        <w:pStyle w:val="BodyText"/>
        <w:numPr>
          <w:ilvl w:val="0"/>
          <w:numId w:val="17"/>
        </w:numPr>
        <w:rPr>
          <w:ins w:id="126" w:author="Harley Zhang (Wicresoft)" w:date="2021-03-10T11:33:00Z"/>
        </w:rPr>
      </w:pPr>
      <w:ins w:id="127" w:author="Harley Zhang (Wicresoft)" w:date="2021-03-10T11:37:00Z">
        <w:r w:rsidRPr="00C9291A">
          <w:lastRenderedPageBreak/>
          <w:t xml:space="preserve">Install the required </w:t>
        </w:r>
        <w:r>
          <w:t xml:space="preserve">software, as </w:t>
        </w:r>
        <w:r w:rsidRPr="00C9291A">
          <w:t>described in</w:t>
        </w:r>
        <w:r>
          <w:t xml:space="preserve"> </w:t>
        </w:r>
        <w:r>
          <w:fldChar w:fldCharType="begin"/>
        </w:r>
        <w:r>
          <w:instrText xml:space="preserve"> HYPERLINK \l "_Required_Prerequisite_Software" </w:instrText>
        </w:r>
        <w:r>
          <w:fldChar w:fldCharType="separate"/>
        </w:r>
        <w:r w:rsidRPr="008919AA">
          <w:rPr>
            <w:rStyle w:val="Hyperlink"/>
          </w:rPr>
          <w:t>Required Prerequisite Software</w:t>
        </w:r>
        <w:r>
          <w:rPr>
            <w:rStyle w:val="Hyperlink"/>
          </w:rPr>
          <w:fldChar w:fldCharType="end"/>
        </w:r>
        <w:r>
          <w:t>.</w:t>
        </w:r>
      </w:ins>
    </w:p>
    <w:p w14:paraId="550507D7" w14:textId="634C885B" w:rsidR="00E81E08" w:rsidRDefault="00E81E08" w:rsidP="00C05B58">
      <w:pPr>
        <w:pStyle w:val="BodyText"/>
        <w:numPr>
          <w:ilvl w:val="0"/>
          <w:numId w:val="17"/>
        </w:numPr>
        <w:rPr>
          <w:ins w:id="128" w:author="Harley Zhang (Wicresoft)" w:date="2021-03-10T11:33:00Z"/>
        </w:rPr>
      </w:pPr>
      <w:ins w:id="129" w:author="Harley Zhang (Wicresoft)" w:date="2021-03-10T11:34:00Z">
        <w:r>
          <w:t xml:space="preserve">Download and extract the </w:t>
        </w:r>
        <w:r w:rsidRPr="00B03CA8">
          <w:rPr>
            <w:b/>
            <w:bCs/>
          </w:rPr>
          <w:t>RDP-TestSuite-ClientEP.zip</w:t>
        </w:r>
        <w:r>
          <w:t xml:space="preserve"> package to the SUT computer</w:t>
        </w:r>
      </w:ins>
      <w:ins w:id="130" w:author="Harley Zhang (Wicresoft)" w:date="2021-03-10T11:41:00Z">
        <w:r w:rsidR="001133B7">
          <w:t xml:space="preserve"> system </w:t>
        </w:r>
      </w:ins>
      <w:ins w:id="131" w:author="Harley Zhang (Wicresoft)" w:date="2021-03-10T11:42:00Z">
        <w:r w:rsidR="00E57FD2">
          <w:t>C:\ path.</w:t>
        </w:r>
      </w:ins>
    </w:p>
    <w:p w14:paraId="60F093CD" w14:textId="25266D02" w:rsidR="00774E23" w:rsidDel="00774E23" w:rsidRDefault="00774E23" w:rsidP="00C05B58">
      <w:pPr>
        <w:pStyle w:val="BodyText"/>
        <w:numPr>
          <w:ilvl w:val="0"/>
          <w:numId w:val="17"/>
        </w:numPr>
        <w:rPr>
          <w:del w:id="132" w:author="Harley Zhang (Wicresoft)" w:date="2021-03-10T11:33:00Z"/>
        </w:rPr>
      </w:pPr>
    </w:p>
    <w:p w14:paraId="2542A620" w14:textId="77777777" w:rsidR="00774E23" w:rsidRDefault="00774E23" w:rsidP="00A14036">
      <w:pPr>
        <w:pStyle w:val="BodyTextSpacer"/>
        <w:rPr>
          <w:ins w:id="133" w:author="Harley Zhang (Wicresoft)" w:date="2021-03-10T11:33:00Z"/>
        </w:rPr>
      </w:pPr>
    </w:p>
    <w:p w14:paraId="2EB2D36A" w14:textId="77777777" w:rsidR="00774E23" w:rsidRDefault="00774E23" w:rsidP="00A14036">
      <w:pPr>
        <w:pStyle w:val="BodyTextSpacer"/>
        <w:rPr>
          <w:ins w:id="134" w:author="Harley Zhang (Wicresoft)" w:date="2021-03-10T11:33:00Z"/>
        </w:rPr>
      </w:pPr>
    </w:p>
    <w:p w14:paraId="028D42B3" w14:textId="77E6D233" w:rsidR="00AB127A" w:rsidDel="006A6243" w:rsidRDefault="0003023E" w:rsidP="00C05B58">
      <w:pPr>
        <w:pStyle w:val="BodyText"/>
        <w:numPr>
          <w:ilvl w:val="0"/>
          <w:numId w:val="17"/>
        </w:numPr>
        <w:rPr>
          <w:del w:id="135" w:author="Harley Zhang (Wicresoft)" w:date="2021-03-10T11:33:00Z"/>
        </w:rPr>
      </w:pPr>
      <w:del w:id="136" w:author="Harley Zhang (Wicresoft)" w:date="2021-03-10T11:33:00Z">
        <w:r w:rsidDel="006A6243">
          <w:delText>On the site, click the</w:delText>
        </w:r>
        <w:r w:rsidRPr="00C9291A" w:rsidDel="006A6243">
          <w:delText xml:space="preserve"> </w:delText>
        </w:r>
        <w:r w:rsidRPr="00774E23" w:rsidDel="006A6243">
          <w:delText>RDP-TestSuite-ClientEP.msi</w:delText>
        </w:r>
        <w:r w:rsidRPr="00C9291A" w:rsidDel="006A6243">
          <w:delText xml:space="preserve"> </w:delText>
        </w:r>
        <w:r w:rsidDel="006A6243">
          <w:delText>link to start the installation</w:delText>
        </w:r>
        <w:r w:rsidR="00AB127A" w:rsidRPr="0031147B" w:rsidDel="006A6243">
          <w:delText>.</w:delText>
        </w:r>
      </w:del>
    </w:p>
    <w:p w14:paraId="099E250C" w14:textId="503E3B6F" w:rsidR="002630DD" w:rsidRPr="0031147B" w:rsidDel="006A6243" w:rsidRDefault="002630DD" w:rsidP="00C05B58">
      <w:pPr>
        <w:pStyle w:val="BodyText"/>
        <w:numPr>
          <w:ilvl w:val="0"/>
          <w:numId w:val="17"/>
        </w:numPr>
        <w:rPr>
          <w:del w:id="137" w:author="Harley Zhang (Wicresoft)" w:date="2021-03-10T11:33:00Z"/>
        </w:rPr>
      </w:pPr>
      <w:del w:id="138" w:author="Harley Zhang (Wicresoft)" w:date="2021-03-10T11:33:00Z">
        <w:r w:rsidDel="006A6243">
          <w:delText xml:space="preserve">Accept the </w:delText>
        </w:r>
        <w:r w:rsidRPr="00F07831" w:rsidDel="006A6243">
          <w:rPr>
            <w:b/>
            <w:bCs/>
          </w:rPr>
          <w:delText>End-User License Agreement</w:delText>
        </w:r>
        <w:r w:rsidDel="006A6243">
          <w:delText xml:space="preserve"> and then click </w:delText>
        </w:r>
        <w:r w:rsidRPr="00F07831" w:rsidDel="006A6243">
          <w:rPr>
            <w:b/>
            <w:bCs/>
          </w:rPr>
          <w:delText>Next</w:delText>
        </w:r>
        <w:r w:rsidDel="006A6243">
          <w:delText>.</w:delText>
        </w:r>
      </w:del>
    </w:p>
    <w:p w14:paraId="00447CC3" w14:textId="384C9597" w:rsidR="00AB127A" w:rsidDel="006A6243" w:rsidRDefault="00AB127A" w:rsidP="00C05B58">
      <w:pPr>
        <w:pStyle w:val="BodyText"/>
        <w:numPr>
          <w:ilvl w:val="0"/>
          <w:numId w:val="17"/>
        </w:numPr>
        <w:rPr>
          <w:del w:id="139" w:author="Harley Zhang (Wicresoft)" w:date="2021-03-10T11:33:00Z"/>
        </w:rPr>
      </w:pPr>
      <w:del w:id="140" w:author="Harley Zhang (Wicresoft)" w:date="2021-03-10T11:33:00Z">
        <w:r w:rsidRPr="0031147B" w:rsidDel="006A6243">
          <w:delText xml:space="preserve">On the </w:delText>
        </w:r>
        <w:r w:rsidR="00EC5E56" w:rsidDel="006A6243">
          <w:rPr>
            <w:b/>
            <w:bCs/>
          </w:rPr>
          <w:delText xml:space="preserve">Endpoint </w:delText>
        </w:r>
        <w:r w:rsidR="00EC5E56" w:rsidRPr="00EC5E56" w:rsidDel="006A6243">
          <w:delText>page of</w:delText>
        </w:r>
        <w:r w:rsidR="00EC5E56" w:rsidDel="006A6243">
          <w:rPr>
            <w:b/>
            <w:bCs/>
          </w:rPr>
          <w:delText xml:space="preserve"> Setup</w:delText>
        </w:r>
        <w:r w:rsidRPr="0031147B" w:rsidDel="006A6243">
          <w:delText>, select</w:delText>
        </w:r>
        <w:r w:rsidR="00F61189" w:rsidDel="006A6243">
          <w:delText xml:space="preserve"> the</w:delText>
        </w:r>
        <w:r w:rsidRPr="0031147B" w:rsidDel="006A6243">
          <w:delText xml:space="preserve"> </w:delText>
        </w:r>
        <w:r w:rsidRPr="0031147B" w:rsidDel="006A6243">
          <w:rPr>
            <w:b/>
            <w:bCs/>
          </w:rPr>
          <w:delText>Install Configuration Scripts on System Under Test (SUT)</w:delText>
        </w:r>
        <w:r w:rsidR="00F61189" w:rsidDel="006A6243">
          <w:delText xml:space="preserve"> </w:delText>
        </w:r>
        <w:r w:rsidR="00EC5E56" w:rsidDel="006A6243">
          <w:delText>o</w:delText>
        </w:r>
        <w:r w:rsidR="00F61189" w:rsidDel="006A6243">
          <w:delText>ption</w:delText>
        </w:r>
        <w:r w:rsidR="00EC5E56" w:rsidDel="006A6243">
          <w:delText xml:space="preserve"> and then click </w:delText>
        </w:r>
        <w:r w:rsidR="00EC5E56" w:rsidRPr="00EC5E56" w:rsidDel="006A6243">
          <w:rPr>
            <w:b/>
            <w:bCs/>
          </w:rPr>
          <w:delText>Next</w:delText>
        </w:r>
        <w:r w:rsidR="00F61189" w:rsidDel="006A6243">
          <w:delText>.</w:delText>
        </w:r>
      </w:del>
    </w:p>
    <w:p w14:paraId="3E739361" w14:textId="6D154477" w:rsidR="00774300" w:rsidDel="006A6243" w:rsidRDefault="00774300" w:rsidP="00C05B58">
      <w:pPr>
        <w:pStyle w:val="BodyText"/>
        <w:numPr>
          <w:ilvl w:val="0"/>
          <w:numId w:val="17"/>
        </w:numPr>
        <w:rPr>
          <w:del w:id="141" w:author="Harley Zhang (Wicresoft)" w:date="2021-03-10T11:33:00Z"/>
        </w:rPr>
      </w:pPr>
      <w:del w:id="142" w:author="Harley Zhang (Wicresoft)" w:date="2021-03-10T11:33:00Z">
        <w:r w:rsidDel="006A6243">
          <w:delText xml:space="preserve">Click </w:delText>
        </w:r>
        <w:r w:rsidR="00EC5E56" w:rsidDel="006A6243">
          <w:rPr>
            <w:b/>
            <w:bCs/>
          </w:rPr>
          <w:delText>Install</w:delText>
        </w:r>
        <w:r w:rsidDel="006A6243">
          <w:delText xml:space="preserve"> to start the installation</w:delText>
        </w:r>
        <w:r w:rsidR="0064378F" w:rsidDel="006A6243">
          <w:delText>.</w:delText>
        </w:r>
        <w:r w:rsidDel="006A6243">
          <w:delText xml:space="preserve"> </w:delText>
        </w:r>
      </w:del>
    </w:p>
    <w:p w14:paraId="05071769" w14:textId="77777777" w:rsidR="00A14036" w:rsidRPr="0031147B" w:rsidRDefault="00A14036" w:rsidP="00A14036">
      <w:pPr>
        <w:pStyle w:val="BodyTextSpacer"/>
      </w:pPr>
    </w:p>
    <w:p w14:paraId="1ABCB5B0" w14:textId="02F90A6F" w:rsidR="0094377C" w:rsidRDefault="001B0A9D" w:rsidP="004125B1">
      <w:pPr>
        <w:pStyle w:val="MoreInfo"/>
      </w:pPr>
      <w:r w:rsidRPr="00AB127A">
        <w:rPr>
          <w:noProof/>
          <w:color w:val="0366D6"/>
        </w:rPr>
        <w:drawing>
          <wp:inline distT="0" distB="0" distL="0" distR="0" wp14:anchorId="2711F807" wp14:editId="7764E4C1">
            <wp:extent cx="311391" cy="207594"/>
            <wp:effectExtent l="0" t="0" r="0" b="2540"/>
            <wp:docPr id="47" name="Picture 47">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94377C">
        <w:t>Note</w:t>
      </w:r>
    </w:p>
    <w:p w14:paraId="5E72ED01" w14:textId="557560D7" w:rsidR="00AB127A" w:rsidRPr="00AB127A" w:rsidRDefault="00E32514" w:rsidP="0094377C">
      <w:pPr>
        <w:pStyle w:val="MoreInfoText"/>
        <w:rPr>
          <w:rFonts w:ascii="Segoe UI" w:hAnsi="Segoe UI"/>
          <w:sz w:val="21"/>
        </w:rPr>
      </w:pPr>
      <w:r>
        <w:t xml:space="preserve">If you have a non-Windows </w:t>
      </w:r>
      <w:r w:rsidR="00AB127A" w:rsidRPr="00A67546">
        <w:rPr>
          <w:b/>
          <w:bCs w:val="0"/>
        </w:rPr>
        <w:t xml:space="preserve">SUT </w:t>
      </w:r>
      <w:r w:rsidR="00B10DB3" w:rsidRPr="001F36F0">
        <w:t>c</w:t>
      </w:r>
      <w:r w:rsidR="000F2BAE" w:rsidRPr="001F36F0">
        <w:t>omputer</w:t>
      </w:r>
      <w:r w:rsidR="000F2BAE">
        <w:t xml:space="preserve"> </w:t>
      </w:r>
      <w:r>
        <w:t>to set up,</w:t>
      </w:r>
      <w:r w:rsidR="00AB127A" w:rsidRPr="0094377C">
        <w:t xml:space="preserve"> see</w:t>
      </w:r>
      <w:r w:rsidR="00B77991">
        <w:rPr>
          <w:color w:val="0070C0"/>
        </w:rPr>
        <w:t xml:space="preserve"> </w:t>
      </w:r>
      <w:hyperlink w:anchor="_Configuring_Non-Windows_Test" w:history="1">
        <w:r w:rsidR="00B77991" w:rsidRPr="00B77991">
          <w:rPr>
            <w:rStyle w:val="Hyperlink"/>
          </w:rPr>
          <w:t>Configuring Non-Windows Test Environment Computers</w:t>
        </w:r>
      </w:hyperlink>
      <w:r w:rsidR="00AB127A" w:rsidRPr="00AB127A">
        <w:rPr>
          <w:rFonts w:ascii="Segoe UI" w:hAnsi="Segoe UI"/>
          <w:sz w:val="21"/>
        </w:rPr>
        <w:t>.</w:t>
      </w:r>
    </w:p>
    <w:p w14:paraId="79FB179F" w14:textId="11511B64" w:rsidR="00AB127A" w:rsidRPr="00AB127A" w:rsidRDefault="00AB127A" w:rsidP="004125B1">
      <w:pPr>
        <w:pStyle w:val="Heading2"/>
        <w:rPr>
          <w:lang w:val="en"/>
        </w:rPr>
      </w:pPr>
      <w:bookmarkStart w:id="143" w:name="_Set_Up_the_2"/>
      <w:bookmarkStart w:id="144" w:name="_Toc67405001"/>
      <w:bookmarkEnd w:id="143"/>
      <w:r w:rsidRPr="00AB127A">
        <w:rPr>
          <w:lang w:val="en"/>
        </w:rPr>
        <w:t>Set</w:t>
      </w:r>
      <w:r w:rsidR="003B1B7B">
        <w:rPr>
          <w:lang w:val="en"/>
        </w:rPr>
        <w:t>ting</w:t>
      </w:r>
      <w:r w:rsidRPr="00AB127A">
        <w:rPr>
          <w:lang w:val="en"/>
        </w:rPr>
        <w:t xml:space="preserve"> Up </w:t>
      </w:r>
      <w:r w:rsidR="00254021">
        <w:rPr>
          <w:lang w:val="en"/>
        </w:rPr>
        <w:t>the</w:t>
      </w:r>
      <w:r w:rsidR="00254021" w:rsidRPr="00AB127A">
        <w:rPr>
          <w:lang w:val="en"/>
        </w:rPr>
        <w:t xml:space="preserve"> </w:t>
      </w:r>
      <w:r w:rsidRPr="00AB127A">
        <w:rPr>
          <w:lang w:val="en"/>
        </w:rPr>
        <w:t>Windows</w:t>
      </w:r>
      <w:r w:rsidR="000F0681">
        <w:rPr>
          <w:lang w:val="en"/>
        </w:rPr>
        <w:t>-</w:t>
      </w:r>
      <w:r w:rsidRPr="00AB127A">
        <w:rPr>
          <w:lang w:val="en"/>
        </w:rPr>
        <w:t>Based Domain Controller</w:t>
      </w:r>
      <w:bookmarkEnd w:id="144"/>
    </w:p>
    <w:p w14:paraId="30C61DA8" w14:textId="39352517" w:rsidR="00AB127A" w:rsidRDefault="00016A85" w:rsidP="00BF479D">
      <w:pPr>
        <w:pStyle w:val="BodyText"/>
      </w:pPr>
      <w:r>
        <w:t xml:space="preserve">If you </w:t>
      </w:r>
      <w:r w:rsidR="00E67036">
        <w:t xml:space="preserve">plan to run your Test Cases in </w:t>
      </w:r>
      <w:r>
        <w:t xml:space="preserve">a </w:t>
      </w:r>
      <w:r w:rsidRPr="00774300">
        <w:rPr>
          <w:b/>
          <w:bCs/>
        </w:rPr>
        <w:t>Domain Environment</w:t>
      </w:r>
      <w:r w:rsidR="00E67036">
        <w:t xml:space="preserve">, </w:t>
      </w:r>
      <w:r w:rsidR="00F96E95">
        <w:t xml:space="preserve">follow the </w:t>
      </w:r>
      <w:r w:rsidR="002D751A">
        <w:t>procedure</w:t>
      </w:r>
      <w:r w:rsidR="00F96E95">
        <w:t xml:space="preserve"> in this section to set up </w:t>
      </w:r>
      <w:r w:rsidR="00954707">
        <w:t>the</w:t>
      </w:r>
      <w:r w:rsidR="00F96E95">
        <w:t xml:space="preserve"> </w:t>
      </w:r>
      <w:r w:rsidR="00F96E95" w:rsidRPr="00954707">
        <w:rPr>
          <w:b/>
          <w:bCs/>
        </w:rPr>
        <w:t>DC</w:t>
      </w:r>
      <w:r w:rsidR="00AB127A" w:rsidRPr="00AB127A">
        <w:t xml:space="preserve"> for use with </w:t>
      </w:r>
      <w:r w:rsidR="00F96E95">
        <w:t xml:space="preserve">the </w:t>
      </w:r>
      <w:r w:rsidR="00F96E95" w:rsidRPr="00CB6845">
        <w:rPr>
          <w:b/>
          <w:bCs/>
        </w:rPr>
        <w:t xml:space="preserve">RDP Client </w:t>
      </w:r>
      <w:r w:rsidRPr="00CB6845">
        <w:rPr>
          <w:b/>
          <w:bCs/>
        </w:rPr>
        <w:t>T</w:t>
      </w:r>
      <w:r w:rsidR="00AB127A" w:rsidRPr="00CB6845">
        <w:rPr>
          <w:b/>
          <w:bCs/>
        </w:rPr>
        <w:t xml:space="preserve">est </w:t>
      </w:r>
      <w:r w:rsidRPr="00CB6845">
        <w:rPr>
          <w:b/>
          <w:bCs/>
        </w:rPr>
        <w:t>S</w:t>
      </w:r>
      <w:r w:rsidR="00AB127A" w:rsidRPr="00CB6845">
        <w:rPr>
          <w:b/>
          <w:bCs/>
        </w:rPr>
        <w:t>uite</w:t>
      </w:r>
      <w:r w:rsidR="00AB127A" w:rsidRPr="00AB127A">
        <w:t>.</w:t>
      </w:r>
      <w:r w:rsidR="00E36517">
        <w:t xml:space="preserve"> </w:t>
      </w:r>
    </w:p>
    <w:p w14:paraId="5F8CA2BF" w14:textId="77777777" w:rsidR="00954707" w:rsidRPr="00AB127A" w:rsidRDefault="00954707" w:rsidP="00954707">
      <w:pPr>
        <w:pStyle w:val="BodyTextSpacer"/>
      </w:pPr>
    </w:p>
    <w:p w14:paraId="3B6C8947" w14:textId="704AAAD7" w:rsidR="00AB127A" w:rsidRPr="000F2BAE" w:rsidRDefault="001B0A9D" w:rsidP="00E3317F">
      <w:pPr>
        <w:pStyle w:val="MoreInfo"/>
      </w:pPr>
      <w:r w:rsidRPr="00AB127A">
        <w:rPr>
          <w:noProof/>
          <w:color w:val="0366D6"/>
        </w:rPr>
        <w:drawing>
          <wp:inline distT="0" distB="0" distL="0" distR="0" wp14:anchorId="7B88EB3E" wp14:editId="4EB5B484">
            <wp:extent cx="311391" cy="207594"/>
            <wp:effectExtent l="0" t="0" r="0" b="2540"/>
            <wp:docPr id="51" name="Picture 51">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954707">
        <w:t>Note</w:t>
      </w:r>
    </w:p>
    <w:p w14:paraId="4DDB3B10" w14:textId="0F83E4CD" w:rsidR="00AB127A" w:rsidRDefault="00CC778A" w:rsidP="00E3317F">
      <w:pPr>
        <w:pStyle w:val="MoreInfoText"/>
      </w:pPr>
      <w:r>
        <w:t>I</w:t>
      </w:r>
      <w:r w:rsidR="00AB127A" w:rsidRPr="00E3317F">
        <w:t xml:space="preserve">f </w:t>
      </w:r>
      <w:r w:rsidR="00CA5658">
        <w:t xml:space="preserve">you are planning to run your Test Cases in a </w:t>
      </w:r>
      <w:r w:rsidR="00CA5658" w:rsidRPr="00645697">
        <w:rPr>
          <w:b/>
          <w:bCs w:val="0"/>
        </w:rPr>
        <w:t>Workgroup</w:t>
      </w:r>
      <w:r w:rsidR="00CA5658" w:rsidRPr="00E3317F">
        <w:t xml:space="preserve"> </w:t>
      </w:r>
      <w:r w:rsidR="00CA5658" w:rsidRPr="00645697">
        <w:rPr>
          <w:b/>
          <w:bCs w:val="0"/>
        </w:rPr>
        <w:t>E</w:t>
      </w:r>
      <w:r w:rsidR="00AB127A" w:rsidRPr="00645697">
        <w:rPr>
          <w:b/>
          <w:bCs w:val="0"/>
        </w:rPr>
        <w:t>nvironment</w:t>
      </w:r>
      <w:r>
        <w:t>, skip this section</w:t>
      </w:r>
      <w:r w:rsidR="00AB127A" w:rsidRPr="00AB127A">
        <w:t>.</w:t>
      </w:r>
    </w:p>
    <w:p w14:paraId="524CCD03" w14:textId="77777777" w:rsidR="00BE6492" w:rsidRPr="00BE6492" w:rsidRDefault="00BE6492" w:rsidP="00BE6492">
      <w:pPr>
        <w:pStyle w:val="BodyTextSpacer"/>
      </w:pPr>
    </w:p>
    <w:p w14:paraId="6E75BF95" w14:textId="7723E5B3" w:rsidR="00AB127A" w:rsidRPr="00AB127A" w:rsidRDefault="00BE6492" w:rsidP="00A346DD">
      <w:pPr>
        <w:pStyle w:val="Caption"/>
      </w:pPr>
      <w:r w:rsidRPr="00BD57EE">
        <w:rPr>
          <w:rStyle w:val="Hyperlink"/>
          <w:sz w:val="24"/>
          <w:u w:val="none"/>
        </w:rPr>
        <w:sym w:font="Wingdings 3" w:char="F084"/>
      </w:r>
      <w:r w:rsidRPr="00BD57EE">
        <w:rPr>
          <w:rStyle w:val="Hyperlink"/>
          <w:u w:val="none"/>
        </w:rPr>
        <w:t xml:space="preserve">  </w:t>
      </w:r>
      <w:r w:rsidR="00AB127A" w:rsidRPr="000346B4">
        <w:t>To set up a Windows-based DC</w:t>
      </w:r>
      <w:r w:rsidR="00BF479D" w:rsidRPr="000346B4">
        <w:t>, perform the step that follows</w:t>
      </w:r>
      <w:r w:rsidR="00BF479D">
        <w:t>:</w:t>
      </w:r>
    </w:p>
    <w:p w14:paraId="3643B11D" w14:textId="40C721F4" w:rsidR="00AB127A" w:rsidRDefault="00AB127A" w:rsidP="00C05B58">
      <w:pPr>
        <w:pStyle w:val="BodyText"/>
        <w:numPr>
          <w:ilvl w:val="0"/>
          <w:numId w:val="13"/>
        </w:numPr>
      </w:pPr>
      <w:r w:rsidRPr="00E3317F">
        <w:t>Install Active Directory Domain Services</w:t>
      </w:r>
      <w:r w:rsidR="00774300">
        <w:t xml:space="preserve"> </w:t>
      </w:r>
      <w:r w:rsidR="006E5339">
        <w:t>on</w:t>
      </w:r>
      <w:r w:rsidR="00774300">
        <w:t xml:space="preserve"> the </w:t>
      </w:r>
      <w:r w:rsidR="00774300" w:rsidRPr="008B0C94">
        <w:rPr>
          <w:b/>
          <w:bCs/>
        </w:rPr>
        <w:t>DC</w:t>
      </w:r>
      <w:r w:rsidR="00775CE0">
        <w:rPr>
          <w:b/>
          <w:bCs/>
        </w:rPr>
        <w:t xml:space="preserve"> computer</w:t>
      </w:r>
      <w:r w:rsidR="006E5339">
        <w:t xml:space="preserve"> using </w:t>
      </w:r>
      <w:r w:rsidR="006E5339" w:rsidRPr="006E5339">
        <w:rPr>
          <w:b/>
          <w:bCs/>
        </w:rPr>
        <w:t>Server Manager</w:t>
      </w:r>
      <w:r w:rsidR="006E5339">
        <w:t>.</w:t>
      </w:r>
    </w:p>
    <w:p w14:paraId="326E72DF" w14:textId="4E8A2F28" w:rsidR="00042C1A" w:rsidRPr="00E3317F" w:rsidRDefault="00042C1A" w:rsidP="00C05B58">
      <w:pPr>
        <w:pStyle w:val="BodyText"/>
        <w:numPr>
          <w:ilvl w:val="0"/>
          <w:numId w:val="13"/>
        </w:numPr>
      </w:pPr>
      <w:r>
        <w:t>Follow the installation instructions that are provided.</w:t>
      </w:r>
    </w:p>
    <w:p w14:paraId="2E018C70" w14:textId="38EAAB9F" w:rsidR="00120E27" w:rsidRPr="000A6AE8" w:rsidRDefault="001B0A9D" w:rsidP="002C29A3">
      <w:pPr>
        <w:pStyle w:val="MoreInfo"/>
      </w:pPr>
      <w:r w:rsidRPr="00AB127A">
        <w:rPr>
          <w:noProof/>
          <w:color w:val="0366D6"/>
        </w:rPr>
        <w:drawing>
          <wp:inline distT="0" distB="0" distL="0" distR="0" wp14:anchorId="1DC6C0C4" wp14:editId="6CDDD60C">
            <wp:extent cx="311391" cy="207594"/>
            <wp:effectExtent l="0" t="0" r="0" b="2540"/>
            <wp:docPr id="52" name="Picture 52">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120E27" w:rsidRPr="00120E27">
        <w:t>Tip</w:t>
      </w:r>
    </w:p>
    <w:p w14:paraId="0734C7F4" w14:textId="154CD109" w:rsidR="002C29A3" w:rsidRPr="002C29A3" w:rsidRDefault="001F36F0" w:rsidP="002C29A3">
      <w:pPr>
        <w:pStyle w:val="BodyText"/>
      </w:pPr>
      <w:r>
        <w:t>If you have</w:t>
      </w:r>
      <w:r w:rsidR="00AB127A" w:rsidRPr="00AB127A">
        <w:t xml:space="preserve"> a </w:t>
      </w:r>
      <w:r w:rsidR="000A6AE8">
        <w:t xml:space="preserve">non-Windows </w:t>
      </w:r>
      <w:r w:rsidR="00AB127A" w:rsidRPr="00BE6492">
        <w:rPr>
          <w:b/>
          <w:bCs/>
        </w:rPr>
        <w:t>DC</w:t>
      </w:r>
      <w:r>
        <w:rPr>
          <w:b/>
          <w:bCs/>
        </w:rPr>
        <w:t xml:space="preserve"> </w:t>
      </w:r>
      <w:r w:rsidRPr="001F36F0">
        <w:t>computer to set up</w:t>
      </w:r>
      <w:r w:rsidR="00AB127A" w:rsidRPr="00AB127A">
        <w:t>, see</w:t>
      </w:r>
      <w:r w:rsidR="000D6C61">
        <w:t xml:space="preserve"> </w:t>
      </w:r>
      <w:hyperlink w:anchor="_Configuring_Non-Windows_Test" w:history="1">
        <w:r w:rsidR="000D6C61" w:rsidRPr="000D6C61">
          <w:rPr>
            <w:rStyle w:val="Hyperlink"/>
          </w:rPr>
          <w:t>Configuring Non-Windows Test Environment Computers</w:t>
        </w:r>
      </w:hyperlink>
      <w:r w:rsidR="000D6C61">
        <w:t>.</w:t>
      </w:r>
    </w:p>
    <w:p w14:paraId="1FEFEAB0" w14:textId="72444924" w:rsidR="00AB127A" w:rsidRPr="00AB127A" w:rsidRDefault="00262A0B" w:rsidP="000D6C61">
      <w:pPr>
        <w:pStyle w:val="Heading2"/>
      </w:pPr>
      <w:bookmarkStart w:id="145" w:name="_Installed_Files_and"/>
      <w:bookmarkStart w:id="146" w:name="_Reviewing_Installed_Files"/>
      <w:bookmarkStart w:id="147" w:name="_Toc67405002"/>
      <w:bookmarkEnd w:id="145"/>
      <w:bookmarkEnd w:id="146"/>
      <w:r>
        <w:t xml:space="preserve">Reviewing </w:t>
      </w:r>
      <w:r w:rsidR="00AB127A" w:rsidRPr="00AB127A">
        <w:t>Installed Files and Folders</w:t>
      </w:r>
      <w:bookmarkEnd w:id="147"/>
    </w:p>
    <w:p w14:paraId="26264DD6" w14:textId="576E47C8" w:rsidR="00FF506F" w:rsidRPr="00FF506F" w:rsidRDefault="00AE37A3" w:rsidP="00FF506F">
      <w:pPr>
        <w:pStyle w:val="BodyText"/>
      </w:pPr>
      <w:r>
        <w:t xml:space="preserve">During the previous </w:t>
      </w:r>
      <w:r w:rsidR="00C52EBD" w:rsidRPr="00A346DD">
        <w:rPr>
          <w:b/>
          <w:bCs/>
        </w:rPr>
        <w:t xml:space="preserve">Driver </w:t>
      </w:r>
      <w:r w:rsidR="00B10DB3">
        <w:rPr>
          <w:b/>
          <w:bCs/>
        </w:rPr>
        <w:t>c</w:t>
      </w:r>
      <w:r w:rsidR="00C52EBD" w:rsidRPr="00A346DD">
        <w:rPr>
          <w:b/>
          <w:bCs/>
        </w:rPr>
        <w:t>omputer</w:t>
      </w:r>
      <w:r w:rsidR="00C52EBD">
        <w:t xml:space="preserve"> </w:t>
      </w:r>
      <w:r>
        <w:t>setup proces</w:t>
      </w:r>
      <w:r w:rsidR="00C52EBD">
        <w:t>s</w:t>
      </w:r>
      <w:r>
        <w:t xml:space="preserve">, </w:t>
      </w:r>
      <w:r w:rsidR="007C5C2E">
        <w:t xml:space="preserve">the </w:t>
      </w:r>
      <w:r w:rsidR="00C52EBD">
        <w:t>files</w:t>
      </w:r>
      <w:r w:rsidR="00C52EBD" w:rsidRPr="00FF506F">
        <w:t xml:space="preserve"> </w:t>
      </w:r>
      <w:r w:rsidR="00AB127A" w:rsidRPr="00FF506F">
        <w:t xml:space="preserve">and </w:t>
      </w:r>
      <w:r w:rsidR="00C52EBD">
        <w:t>folders</w:t>
      </w:r>
      <w:r w:rsidR="00C52EBD" w:rsidRPr="00FF506F">
        <w:t xml:space="preserve"> </w:t>
      </w:r>
      <w:r>
        <w:t xml:space="preserve">specified </w:t>
      </w:r>
      <w:r w:rsidR="004D7BBC">
        <w:t xml:space="preserve">in the table below </w:t>
      </w:r>
      <w:r>
        <w:t xml:space="preserve">are installed </w:t>
      </w:r>
      <w:r w:rsidR="00AB127A" w:rsidRPr="00FF506F">
        <w:t xml:space="preserve">to the </w:t>
      </w:r>
      <w:r w:rsidR="00FF506F" w:rsidRPr="00FF506F">
        <w:t>following directory location</w:t>
      </w:r>
      <w:r w:rsidR="00C52EBD">
        <w:t xml:space="preserve"> on the </w:t>
      </w:r>
      <w:r w:rsidR="00C52EBD" w:rsidRPr="00761DBA">
        <w:rPr>
          <w:b/>
          <w:bCs/>
        </w:rPr>
        <w:t xml:space="preserve">Driver </w:t>
      </w:r>
      <w:r w:rsidR="00B10DB3" w:rsidRPr="004E38E0">
        <w:t>c</w:t>
      </w:r>
      <w:r w:rsidR="00C52EBD" w:rsidRPr="004E38E0">
        <w:t>omputer</w:t>
      </w:r>
      <w:r w:rsidR="00FF506F" w:rsidRPr="00FF506F">
        <w:t>:</w:t>
      </w:r>
      <w:r w:rsidR="00FF506F">
        <w:t xml:space="preserve"> </w:t>
      </w:r>
    </w:p>
    <w:p w14:paraId="520B376E" w14:textId="16DBE0A8" w:rsidR="00AB127A" w:rsidRPr="00EA602B" w:rsidRDefault="00AB127A" w:rsidP="0073766C">
      <w:pPr>
        <w:pStyle w:val="Code"/>
        <w:ind w:left="720"/>
      </w:pPr>
      <w:r w:rsidRPr="00EA602B">
        <w:t>C:\</w:t>
      </w:r>
      <w:ins w:id="148" w:author="Harley Zhang (Wicresoft)" w:date="2021-03-10T11:40:00Z">
        <w:r w:rsidR="0073766C" w:rsidRPr="0073766C">
          <w:t>RDP-TestSuite-ClientEP</w:t>
        </w:r>
      </w:ins>
      <w:del w:id="149" w:author="Harley Zhang (Wicresoft)" w:date="2021-03-10T11:40:00Z">
        <w:r w:rsidRPr="00EA602B" w:rsidDel="0073766C">
          <w:delText>MicrosoftProtocolTests</w:delText>
        </w:r>
      </w:del>
      <w:r w:rsidRPr="00EA602B">
        <w:t>\</w:t>
      </w:r>
      <w:del w:id="150" w:author="Harley Zhang (Wicresoft)" w:date="2021-03-10T11:40:00Z">
        <w:r w:rsidRPr="00EA602B" w:rsidDel="0073766C">
          <w:delText>RDP\Client-Endpoint\&lt;version#&gt;</w:delText>
        </w:r>
        <w:r w:rsidR="005867CE" w:rsidDel="0073766C">
          <w:delText>\</w:delText>
        </w:r>
      </w:del>
    </w:p>
    <w:p w14:paraId="135A5A78" w14:textId="2580D0A4" w:rsidR="00AB127A" w:rsidRPr="00AB127A" w:rsidDel="0064788B" w:rsidRDefault="006E6EC9" w:rsidP="00631A5E">
      <w:pPr>
        <w:pStyle w:val="MoreInfo"/>
        <w:rPr>
          <w:del w:id="151" w:author="Harley Zhang (Wicresoft)" w:date="2021-03-10T11:51:00Z"/>
        </w:rPr>
      </w:pPr>
      <w:del w:id="152" w:author="Harley Zhang (Wicresoft)" w:date="2021-03-10T11:51:00Z">
        <w:r w:rsidRPr="00AB127A" w:rsidDel="0064788B">
          <w:rPr>
            <w:b w:val="0"/>
            <w:bCs w:val="0"/>
            <w:noProof/>
            <w:color w:val="0366D6"/>
          </w:rPr>
          <w:drawing>
            <wp:inline distT="0" distB="0" distL="0" distR="0" wp14:anchorId="0D4609CC" wp14:editId="52F2941A">
              <wp:extent cx="311391" cy="207594"/>
              <wp:effectExtent l="0" t="0" r="0" b="2540"/>
              <wp:docPr id="53" name="Picture 53">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AB127A" w:rsidRPr="00AB127A" w:rsidDel="0064788B">
          <w:delText>Note</w:delText>
        </w:r>
      </w:del>
    </w:p>
    <w:p w14:paraId="26E299B4" w14:textId="65B10271" w:rsidR="00F60B72" w:rsidDel="00AC5BF8" w:rsidRDefault="00AB127A" w:rsidP="0077151E">
      <w:pPr>
        <w:pStyle w:val="MoreInfoText"/>
        <w:rPr>
          <w:del w:id="153" w:author="Harley Zhang (Wicresoft)" w:date="2021-03-10T11:44:00Z"/>
        </w:rPr>
      </w:pPr>
      <w:del w:id="154" w:author="Harley Zhang (Wicresoft)" w:date="2021-03-10T11:44:00Z">
        <w:r w:rsidRPr="00AB127A" w:rsidDel="00AC5BF8">
          <w:delText xml:space="preserve">The </w:delText>
        </w:r>
        <w:r w:rsidRPr="00AB127A" w:rsidDel="00AC5BF8">
          <w:rPr>
            <w:i/>
            <w:iCs/>
            <w:sz w:val="24"/>
          </w:rPr>
          <w:delText>&lt;version #&gt;</w:delText>
        </w:r>
        <w:r w:rsidRPr="00AB127A" w:rsidDel="00AC5BF8">
          <w:delText xml:space="preserve"> placeholder </w:delText>
        </w:r>
        <w:r w:rsidR="00201860" w:rsidDel="00AC5BF8">
          <w:delText>in the</w:delText>
        </w:r>
        <w:r w:rsidR="00BF479D" w:rsidDel="00AC5BF8">
          <w:delText xml:space="preserve"> above</w:delText>
        </w:r>
        <w:r w:rsidR="00201860" w:rsidDel="00AC5BF8">
          <w:delText xml:space="preserve"> directory path </w:delText>
        </w:r>
        <w:r w:rsidRPr="00AB127A" w:rsidDel="00AC5BF8">
          <w:delText xml:space="preserve">indicates the build </w:delText>
        </w:r>
        <w:r w:rsidR="00BA31A5" w:rsidDel="00AC5BF8">
          <w:delText xml:space="preserve">number </w:delText>
        </w:r>
        <w:r w:rsidRPr="00AB127A" w:rsidDel="00AC5BF8">
          <w:delText>of the</w:delText>
        </w:r>
        <w:r w:rsidR="00201860" w:rsidDel="00AC5BF8">
          <w:delText xml:space="preserve"> </w:delText>
        </w:r>
        <w:r w:rsidR="00201860" w:rsidRPr="00AB127A" w:rsidDel="00AC5BF8">
          <w:delText>installed</w:delText>
        </w:r>
        <w:r w:rsidRPr="00AB127A" w:rsidDel="00AC5BF8">
          <w:delText xml:space="preserve"> </w:delText>
        </w:r>
        <w:r w:rsidR="0040788B" w:rsidRPr="0040788B" w:rsidDel="00AC5BF8">
          <w:rPr>
            <w:b/>
          </w:rPr>
          <w:delText>RDP</w:delText>
        </w:r>
        <w:r w:rsidR="0040788B" w:rsidDel="00AC5BF8">
          <w:delText xml:space="preserve"> </w:delText>
        </w:r>
        <w:r w:rsidR="006205B1" w:rsidRPr="00BA31A5" w:rsidDel="00AC5BF8">
          <w:rPr>
            <w:b/>
          </w:rPr>
          <w:delText>T</w:delText>
        </w:r>
        <w:r w:rsidRPr="00BA31A5" w:rsidDel="00AC5BF8">
          <w:rPr>
            <w:b/>
          </w:rPr>
          <w:delText xml:space="preserve">est </w:delText>
        </w:r>
        <w:r w:rsidR="006205B1" w:rsidRPr="00BA31A5" w:rsidDel="00AC5BF8">
          <w:rPr>
            <w:b/>
          </w:rPr>
          <w:delText>S</w:delText>
        </w:r>
        <w:r w:rsidRPr="00BC636E" w:rsidDel="00AC5BF8">
          <w:rPr>
            <w:b/>
          </w:rPr>
          <w:delText>uite</w:delText>
        </w:r>
        <w:r w:rsidRPr="00AB127A" w:rsidDel="00AC5BF8">
          <w:delText>.</w:delText>
        </w:r>
      </w:del>
    </w:p>
    <w:p w14:paraId="7BB36F7D" w14:textId="59D0EAFC" w:rsidR="0077151E" w:rsidRPr="0077151E" w:rsidDel="0064788B" w:rsidRDefault="0077151E" w:rsidP="005B5167">
      <w:pPr>
        <w:pStyle w:val="BodyTextSpacer"/>
        <w:rPr>
          <w:del w:id="155" w:author="Harley Zhang (Wicresoft)" w:date="2021-03-10T11:51:00Z"/>
        </w:rPr>
      </w:pPr>
    </w:p>
    <w:p w14:paraId="61F95221" w14:textId="5D1B2515" w:rsidR="0077151E" w:rsidRPr="0077151E" w:rsidDel="0064788B" w:rsidRDefault="008E7B44" w:rsidP="00BC636E">
      <w:pPr>
        <w:pStyle w:val="BodyText"/>
        <w:rPr>
          <w:del w:id="156" w:author="Harley Zhang (Wicresoft)" w:date="2021-03-10T11:51:00Z"/>
          <w:b/>
          <w:bCs/>
          <w:color w:val="auto"/>
        </w:rPr>
      </w:pPr>
      <w:del w:id="157" w:author="Harley Zhang (Wicresoft)" w:date="2021-03-10T11:51:00Z">
        <w:r w:rsidRPr="0077151E" w:rsidDel="0064788B">
          <w:rPr>
            <w:b/>
            <w:bCs/>
            <w:color w:val="auto"/>
          </w:rPr>
          <w:delText xml:space="preserve">Table </w:delText>
        </w:r>
        <w:r w:rsidR="008138AC" w:rsidDel="0064788B">
          <w:rPr>
            <w:b/>
            <w:bCs/>
            <w:color w:val="auto"/>
          </w:rPr>
          <w:delText>7</w:delText>
        </w:r>
        <w:r w:rsidRPr="0077151E" w:rsidDel="0064788B">
          <w:rPr>
            <w:b/>
            <w:bCs/>
            <w:color w:val="auto"/>
          </w:rPr>
          <w:delText xml:space="preserve">.  Files </w:delText>
        </w:r>
        <w:r w:rsidR="00C52EBD" w:rsidRPr="0077151E" w:rsidDel="0064788B">
          <w:rPr>
            <w:b/>
            <w:bCs/>
            <w:color w:val="auto"/>
          </w:rPr>
          <w:delText>or</w:delText>
        </w:r>
        <w:r w:rsidRPr="0077151E" w:rsidDel="0064788B">
          <w:rPr>
            <w:b/>
            <w:bCs/>
            <w:color w:val="auto"/>
          </w:rPr>
          <w:delText xml:space="preserve"> Folders installed during </w:delText>
        </w:r>
        <w:r w:rsidR="00C52EBD" w:rsidRPr="0077151E" w:rsidDel="0064788B">
          <w:rPr>
            <w:b/>
            <w:bCs/>
            <w:color w:val="auto"/>
          </w:rPr>
          <w:delText xml:space="preserve">Driver </w:delText>
        </w:r>
        <w:r w:rsidR="00B10DB3" w:rsidRPr="0077151E" w:rsidDel="0064788B">
          <w:rPr>
            <w:b/>
            <w:bCs/>
            <w:color w:val="auto"/>
          </w:rPr>
          <w:delText>c</w:delText>
        </w:r>
        <w:r w:rsidRPr="0077151E" w:rsidDel="0064788B">
          <w:rPr>
            <w:b/>
            <w:bCs/>
            <w:color w:val="auto"/>
          </w:rPr>
          <w:delText>omputer setup processes</w:delText>
        </w:r>
      </w:del>
    </w:p>
    <w:tbl>
      <w:tblPr>
        <w:tblW w:w="10122" w:type="dxa"/>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88" w:type="dxa"/>
          <w:bottom w:w="72" w:type="dxa"/>
          <w:right w:w="288" w:type="dxa"/>
        </w:tblCellMar>
        <w:tblLook w:val="04A0" w:firstRow="1" w:lastRow="0" w:firstColumn="1" w:lastColumn="0" w:noHBand="0" w:noVBand="1"/>
      </w:tblPr>
      <w:tblGrid>
        <w:gridCol w:w="1821"/>
        <w:gridCol w:w="8301"/>
      </w:tblGrid>
      <w:tr w:rsidR="00AB127A" w:rsidRPr="00AB127A" w:rsidDel="0064788B" w14:paraId="52BF47A9" w14:textId="42A4C965" w:rsidTr="0011018C">
        <w:trPr>
          <w:tblHeader/>
          <w:tblCellSpacing w:w="7" w:type="dxa"/>
          <w:del w:id="158" w:author="Harley Zhang (Wicresoft)" w:date="2021-03-10T11:51:00Z"/>
        </w:trPr>
        <w:tc>
          <w:tcPr>
            <w:tcW w:w="1800" w:type="dxa"/>
            <w:shd w:val="clear" w:color="auto" w:fill="D9E2F3" w:themeFill="accent1" w:themeFillTint="33"/>
            <w:tcMar>
              <w:top w:w="0" w:type="dxa"/>
              <w:left w:w="0" w:type="dxa"/>
              <w:bottom w:w="0" w:type="dxa"/>
              <w:right w:w="0" w:type="dxa"/>
            </w:tcMar>
            <w:vAlign w:val="center"/>
            <w:hideMark/>
          </w:tcPr>
          <w:p w14:paraId="10D3B2BB" w14:textId="5719219C" w:rsidR="00AB127A" w:rsidRPr="0040788B" w:rsidDel="0064788B" w:rsidRDefault="00AB127A" w:rsidP="00FA03AF">
            <w:pPr>
              <w:pStyle w:val="BodyText"/>
              <w:rPr>
                <w:del w:id="159" w:author="Harley Zhang (Wicresoft)" w:date="2021-03-10T11:51:00Z"/>
                <w:b/>
                <w:bCs/>
              </w:rPr>
            </w:pPr>
            <w:del w:id="160" w:author="Harley Zhang (Wicresoft)" w:date="2021-03-10T11:51:00Z">
              <w:r w:rsidRPr="0040788B" w:rsidDel="0064788B">
                <w:rPr>
                  <w:b/>
                  <w:bCs/>
                </w:rPr>
                <w:delText>File or Folder</w:delText>
              </w:r>
            </w:del>
          </w:p>
        </w:tc>
        <w:tc>
          <w:tcPr>
            <w:tcW w:w="8280" w:type="dxa"/>
            <w:shd w:val="clear" w:color="auto" w:fill="D9E2F3" w:themeFill="accent1" w:themeFillTint="33"/>
            <w:tcMar>
              <w:top w:w="0" w:type="dxa"/>
              <w:left w:w="0" w:type="dxa"/>
              <w:bottom w:w="0" w:type="dxa"/>
              <w:right w:w="0" w:type="dxa"/>
            </w:tcMar>
            <w:vAlign w:val="center"/>
            <w:hideMark/>
          </w:tcPr>
          <w:p w14:paraId="247C61C3" w14:textId="69141634" w:rsidR="00AB127A" w:rsidRPr="0040788B" w:rsidDel="0064788B" w:rsidRDefault="00AB127A" w:rsidP="00FA03AF">
            <w:pPr>
              <w:pStyle w:val="BodyText"/>
              <w:rPr>
                <w:del w:id="161" w:author="Harley Zhang (Wicresoft)" w:date="2021-03-10T11:51:00Z"/>
                <w:b/>
                <w:bCs/>
              </w:rPr>
            </w:pPr>
            <w:del w:id="162" w:author="Harley Zhang (Wicresoft)" w:date="2021-03-10T11:51:00Z">
              <w:r w:rsidRPr="0040788B" w:rsidDel="0064788B">
                <w:rPr>
                  <w:b/>
                  <w:bCs/>
                </w:rPr>
                <w:delText>Description</w:delText>
              </w:r>
            </w:del>
          </w:p>
        </w:tc>
      </w:tr>
      <w:tr w:rsidR="00AB127A" w:rsidRPr="00AB127A" w:rsidDel="0064788B" w14:paraId="5DAE344D" w14:textId="0C215F4D" w:rsidTr="0011018C">
        <w:trPr>
          <w:tblCellSpacing w:w="7" w:type="dxa"/>
          <w:del w:id="163" w:author="Harley Zhang (Wicresoft)" w:date="2021-03-10T11:51:00Z"/>
        </w:trPr>
        <w:tc>
          <w:tcPr>
            <w:tcW w:w="1800" w:type="dxa"/>
            <w:tcMar>
              <w:top w:w="0" w:type="dxa"/>
              <w:left w:w="0" w:type="dxa"/>
              <w:bottom w:w="0" w:type="dxa"/>
              <w:right w:w="0" w:type="dxa"/>
            </w:tcMar>
            <w:vAlign w:val="center"/>
            <w:hideMark/>
          </w:tcPr>
          <w:p w14:paraId="0F2D05B9" w14:textId="0BAED049" w:rsidR="00AB127A" w:rsidRPr="00AB127A" w:rsidDel="0064788B" w:rsidRDefault="00AB127A" w:rsidP="00FA03AF">
            <w:pPr>
              <w:pStyle w:val="BodyText"/>
              <w:rPr>
                <w:del w:id="164" w:author="Harley Zhang (Wicresoft)" w:date="2021-03-10T11:51:00Z"/>
              </w:rPr>
            </w:pPr>
            <w:del w:id="165" w:author="Harley Zhang (Wicresoft)" w:date="2021-03-10T11:51:00Z">
              <w:r w:rsidRPr="00AB127A" w:rsidDel="0064788B">
                <w:delText>Batch</w:delText>
              </w:r>
            </w:del>
          </w:p>
        </w:tc>
        <w:tc>
          <w:tcPr>
            <w:tcW w:w="8280" w:type="dxa"/>
            <w:tcMar>
              <w:top w:w="0" w:type="dxa"/>
              <w:left w:w="0" w:type="dxa"/>
              <w:bottom w:w="0" w:type="dxa"/>
              <w:right w:w="0" w:type="dxa"/>
            </w:tcMar>
            <w:vAlign w:val="center"/>
            <w:hideMark/>
          </w:tcPr>
          <w:p w14:paraId="4D415031" w14:textId="3E1D7BC1" w:rsidR="00AB127A" w:rsidRPr="00AB127A" w:rsidDel="0064788B" w:rsidRDefault="00AB127A" w:rsidP="00FA03AF">
            <w:pPr>
              <w:pStyle w:val="BodyText"/>
              <w:rPr>
                <w:del w:id="166" w:author="Harley Zhang (Wicresoft)" w:date="2021-03-10T11:51:00Z"/>
              </w:rPr>
            </w:pPr>
            <w:del w:id="167" w:author="Harley Zhang (Wicresoft)" w:date="2021-03-10T11:51:00Z">
              <w:r w:rsidRPr="00AB127A" w:rsidDel="0064788B">
                <w:delText xml:space="preserve">Command files that you can use to run individual </w:delText>
              </w:r>
              <w:r w:rsidR="0040788B" w:rsidDel="0064788B">
                <w:delText>T</w:delText>
              </w:r>
              <w:r w:rsidRPr="00AB127A" w:rsidDel="0064788B">
                <w:delText xml:space="preserve">est </w:delText>
              </w:r>
              <w:r w:rsidR="0040788B" w:rsidDel="0064788B">
                <w:delText>C</w:delText>
              </w:r>
              <w:r w:rsidRPr="00AB127A" w:rsidDel="0064788B">
                <w:delText xml:space="preserve">ases or all </w:delText>
              </w:r>
              <w:r w:rsidR="0040788B" w:rsidDel="0064788B">
                <w:delText>T</w:delText>
              </w:r>
              <w:r w:rsidRPr="00AB127A" w:rsidDel="0064788B">
                <w:delText xml:space="preserve">est </w:delText>
              </w:r>
              <w:r w:rsidR="0040788B" w:rsidDel="0064788B">
                <w:delText>C</w:delText>
              </w:r>
              <w:r w:rsidRPr="00AB127A" w:rsidDel="0064788B">
                <w:delText>ases</w:delText>
              </w:r>
              <w:r w:rsidR="0040788B" w:rsidDel="0064788B">
                <w:delText>.</w:delText>
              </w:r>
            </w:del>
          </w:p>
        </w:tc>
      </w:tr>
      <w:tr w:rsidR="00AB127A" w:rsidRPr="00AB127A" w:rsidDel="0064788B" w14:paraId="4CF8DFC9" w14:textId="2BFD9CD0" w:rsidTr="0011018C">
        <w:trPr>
          <w:tblCellSpacing w:w="7" w:type="dxa"/>
          <w:del w:id="168" w:author="Harley Zhang (Wicresoft)" w:date="2021-03-10T11:51:00Z"/>
        </w:trPr>
        <w:tc>
          <w:tcPr>
            <w:tcW w:w="1800" w:type="dxa"/>
            <w:tcMar>
              <w:top w:w="0" w:type="dxa"/>
              <w:left w:w="0" w:type="dxa"/>
              <w:bottom w:w="0" w:type="dxa"/>
              <w:right w:w="0" w:type="dxa"/>
            </w:tcMar>
            <w:vAlign w:val="center"/>
            <w:hideMark/>
          </w:tcPr>
          <w:p w14:paraId="7F195944" w14:textId="17FFFA0E" w:rsidR="00AB127A" w:rsidRPr="00AB127A" w:rsidDel="0064788B" w:rsidRDefault="00AB127A" w:rsidP="00FA03AF">
            <w:pPr>
              <w:pStyle w:val="BodyText"/>
              <w:rPr>
                <w:del w:id="169" w:author="Harley Zhang (Wicresoft)" w:date="2021-03-10T11:51:00Z"/>
              </w:rPr>
            </w:pPr>
            <w:del w:id="170" w:author="Harley Zhang (Wicresoft)" w:date="2021-03-10T11:51:00Z">
              <w:r w:rsidRPr="00AB127A" w:rsidDel="0064788B">
                <w:delText>Bin</w:delText>
              </w:r>
            </w:del>
          </w:p>
        </w:tc>
        <w:tc>
          <w:tcPr>
            <w:tcW w:w="8280" w:type="dxa"/>
            <w:tcMar>
              <w:top w:w="0" w:type="dxa"/>
              <w:left w:w="0" w:type="dxa"/>
              <w:bottom w:w="0" w:type="dxa"/>
              <w:right w:w="0" w:type="dxa"/>
            </w:tcMar>
            <w:vAlign w:val="center"/>
            <w:hideMark/>
          </w:tcPr>
          <w:p w14:paraId="0A828A1B" w14:textId="0EE61699" w:rsidR="00AB127A" w:rsidRPr="00AB127A" w:rsidDel="0064788B" w:rsidRDefault="00AB127A" w:rsidP="00FA03AF">
            <w:pPr>
              <w:pStyle w:val="BodyText"/>
              <w:rPr>
                <w:del w:id="171" w:author="Harley Zhang (Wicresoft)" w:date="2021-03-10T11:51:00Z"/>
              </w:rPr>
            </w:pPr>
            <w:del w:id="172" w:author="Harley Zhang (Wicresoft)" w:date="2021-03-10T11:51:00Z">
              <w:r w:rsidRPr="00AB127A" w:rsidDel="0064788B">
                <w:delText xml:space="preserve">Test </w:delText>
              </w:r>
              <w:r w:rsidR="0040788B" w:rsidDel="0064788B">
                <w:delText>S</w:delText>
              </w:r>
              <w:r w:rsidRPr="00AB127A" w:rsidDel="0064788B">
                <w:delText>uite binaries</w:delText>
              </w:r>
              <w:r w:rsidR="00421698" w:rsidDel="0064788B">
                <w:delText xml:space="preserve">, </w:delText>
              </w:r>
              <w:r w:rsidRPr="00AB127A" w:rsidDel="0064788B">
                <w:delText>configuration files</w:delText>
              </w:r>
              <w:r w:rsidR="00421698" w:rsidDel="0064788B">
                <w:delText>, PowerShell scripts, and others</w:delText>
              </w:r>
              <w:r w:rsidR="0040788B" w:rsidDel="0064788B">
                <w:delText>.</w:delText>
              </w:r>
            </w:del>
          </w:p>
        </w:tc>
      </w:tr>
      <w:tr w:rsidR="00AB127A" w:rsidRPr="00AB127A" w:rsidDel="0064788B" w14:paraId="49CFDFA1" w14:textId="2C1F6328" w:rsidTr="0011018C">
        <w:trPr>
          <w:tblCellSpacing w:w="7" w:type="dxa"/>
          <w:del w:id="173" w:author="Harley Zhang (Wicresoft)" w:date="2021-03-10T11:51:00Z"/>
        </w:trPr>
        <w:tc>
          <w:tcPr>
            <w:tcW w:w="1800" w:type="dxa"/>
            <w:tcMar>
              <w:top w:w="0" w:type="dxa"/>
              <w:left w:w="0" w:type="dxa"/>
              <w:bottom w:w="0" w:type="dxa"/>
              <w:right w:w="0" w:type="dxa"/>
            </w:tcMar>
            <w:vAlign w:val="center"/>
            <w:hideMark/>
          </w:tcPr>
          <w:p w14:paraId="4674FB16" w14:textId="295519EF" w:rsidR="00AB127A" w:rsidRPr="00AB127A" w:rsidDel="0064788B" w:rsidRDefault="00AB127A" w:rsidP="00FA03AF">
            <w:pPr>
              <w:pStyle w:val="BodyText"/>
              <w:rPr>
                <w:del w:id="174" w:author="Harley Zhang (Wicresoft)" w:date="2021-03-10T11:51:00Z"/>
              </w:rPr>
            </w:pPr>
            <w:del w:id="175" w:author="Harley Zhang (Wicresoft)" w:date="2021-03-10T11:51:00Z">
              <w:r w:rsidRPr="00AB127A" w:rsidDel="0064788B">
                <w:delText>Scripts</w:delText>
              </w:r>
            </w:del>
          </w:p>
        </w:tc>
        <w:tc>
          <w:tcPr>
            <w:tcW w:w="8280" w:type="dxa"/>
            <w:tcMar>
              <w:top w:w="0" w:type="dxa"/>
              <w:left w:w="0" w:type="dxa"/>
              <w:bottom w:w="0" w:type="dxa"/>
              <w:right w:w="0" w:type="dxa"/>
            </w:tcMar>
            <w:vAlign w:val="center"/>
            <w:hideMark/>
          </w:tcPr>
          <w:p w14:paraId="10D155A9" w14:textId="36F33AB1" w:rsidR="00AB127A" w:rsidRPr="00AB127A" w:rsidDel="0064788B" w:rsidRDefault="00AB127A" w:rsidP="00FA03AF">
            <w:pPr>
              <w:pStyle w:val="BodyText"/>
              <w:rPr>
                <w:del w:id="176" w:author="Harley Zhang (Wicresoft)" w:date="2021-03-10T11:51:00Z"/>
              </w:rPr>
            </w:pPr>
            <w:del w:id="177" w:author="Harley Zhang (Wicresoft)" w:date="2021-03-10T11:51:00Z">
              <w:r w:rsidRPr="00AB127A" w:rsidDel="0064788B">
                <w:delText xml:space="preserve">Scripts that are used to set up and configure the </w:delText>
              </w:r>
              <w:r w:rsidR="0040788B" w:rsidRPr="0040788B" w:rsidDel="0064788B">
                <w:rPr>
                  <w:b/>
                  <w:bCs/>
                </w:rPr>
                <w:delText>D</w:delText>
              </w:r>
              <w:r w:rsidRPr="0040788B" w:rsidDel="0064788B">
                <w:rPr>
                  <w:b/>
                  <w:bCs/>
                </w:rPr>
                <w:delText>river</w:delText>
              </w:r>
              <w:r w:rsidRPr="00AB127A" w:rsidDel="0064788B">
                <w:delText xml:space="preserve">, Windows-based </w:delText>
              </w:r>
              <w:r w:rsidRPr="0040788B" w:rsidDel="0064788B">
                <w:rPr>
                  <w:b/>
                  <w:bCs/>
                </w:rPr>
                <w:delText>SUT</w:delText>
              </w:r>
              <w:r w:rsidRPr="00AB127A" w:rsidDel="0064788B">
                <w:delText xml:space="preserve">, and </w:delText>
              </w:r>
              <w:r w:rsidRPr="0040788B" w:rsidDel="0064788B">
                <w:rPr>
                  <w:b/>
                  <w:bCs/>
                </w:rPr>
                <w:delText>DC</w:delText>
              </w:r>
              <w:r w:rsidR="0040788B" w:rsidDel="0064788B">
                <w:delText xml:space="preserve"> </w:delText>
              </w:r>
              <w:r w:rsidR="0040788B" w:rsidRPr="00775CE0" w:rsidDel="0064788B">
                <w:rPr>
                  <w:b/>
                  <w:bCs/>
                </w:rPr>
                <w:delText>computers</w:delText>
              </w:r>
              <w:r w:rsidR="0040788B" w:rsidDel="0064788B">
                <w:delText>.</w:delText>
              </w:r>
            </w:del>
          </w:p>
        </w:tc>
      </w:tr>
      <w:tr w:rsidR="00AB127A" w:rsidRPr="00AB127A" w:rsidDel="0064788B" w14:paraId="5A6584A6" w14:textId="67C7CDF6" w:rsidTr="0011018C">
        <w:trPr>
          <w:tblCellSpacing w:w="7" w:type="dxa"/>
          <w:del w:id="178" w:author="Harley Zhang (Wicresoft)" w:date="2021-03-10T11:51:00Z"/>
        </w:trPr>
        <w:tc>
          <w:tcPr>
            <w:tcW w:w="1800" w:type="dxa"/>
            <w:tcMar>
              <w:top w:w="0" w:type="dxa"/>
              <w:left w:w="0" w:type="dxa"/>
              <w:bottom w:w="0" w:type="dxa"/>
              <w:right w:w="0" w:type="dxa"/>
            </w:tcMar>
            <w:vAlign w:val="center"/>
            <w:hideMark/>
          </w:tcPr>
          <w:p w14:paraId="46C2F5E9" w14:textId="7E00EBC3" w:rsidR="00AB127A" w:rsidRPr="00AB127A" w:rsidDel="0064788B" w:rsidRDefault="00AB127A" w:rsidP="00FA03AF">
            <w:pPr>
              <w:pStyle w:val="BodyText"/>
              <w:rPr>
                <w:del w:id="179" w:author="Harley Zhang (Wicresoft)" w:date="2021-03-10T11:51:00Z"/>
              </w:rPr>
            </w:pPr>
            <w:del w:id="180" w:author="Harley Zhang (Wicresoft)" w:date="2021-03-10T11:45:00Z">
              <w:r w:rsidRPr="00AB127A" w:rsidDel="00704392">
                <w:delText>Data</w:delText>
              </w:r>
            </w:del>
          </w:p>
        </w:tc>
        <w:tc>
          <w:tcPr>
            <w:tcW w:w="8280" w:type="dxa"/>
            <w:tcMar>
              <w:top w:w="0" w:type="dxa"/>
              <w:left w:w="0" w:type="dxa"/>
              <w:bottom w:w="0" w:type="dxa"/>
              <w:right w:w="0" w:type="dxa"/>
            </w:tcMar>
            <w:vAlign w:val="center"/>
            <w:hideMark/>
          </w:tcPr>
          <w:p w14:paraId="4060BDFE" w14:textId="0D03D9D1" w:rsidR="00AB127A" w:rsidRPr="00AB127A" w:rsidDel="0064788B" w:rsidRDefault="00AB127A" w:rsidP="00FA03AF">
            <w:pPr>
              <w:pStyle w:val="BodyText"/>
              <w:rPr>
                <w:del w:id="181" w:author="Harley Zhang (Wicresoft)" w:date="2021-03-10T11:51:00Z"/>
              </w:rPr>
            </w:pPr>
            <w:del w:id="182" w:author="Harley Zhang (Wicresoft)" w:date="2021-03-10T11:45:00Z">
              <w:r w:rsidRPr="00AB127A" w:rsidDel="00704392">
                <w:delText xml:space="preserve">Data files that </w:delText>
              </w:r>
              <w:r w:rsidR="0040788B" w:rsidDel="00704392">
                <w:delText xml:space="preserve">are </w:delText>
              </w:r>
              <w:r w:rsidRPr="00AB127A" w:rsidDel="00704392">
                <w:delText xml:space="preserve">used by scripts to set up and configure the </w:delText>
              </w:r>
              <w:r w:rsidR="0040788B" w:rsidRPr="00020F22" w:rsidDel="00704392">
                <w:delText>D</w:delText>
              </w:r>
              <w:r w:rsidRPr="00020F22" w:rsidDel="00704392">
                <w:delText>river</w:delText>
              </w:r>
              <w:r w:rsidRPr="00AB127A" w:rsidDel="00704392">
                <w:delText xml:space="preserve">, Windows-based </w:delText>
              </w:r>
              <w:r w:rsidRPr="00020F22" w:rsidDel="00704392">
                <w:delText>SUT</w:delText>
              </w:r>
              <w:r w:rsidRPr="00AB127A" w:rsidDel="00704392">
                <w:delText xml:space="preserve">, and </w:delText>
              </w:r>
              <w:r w:rsidRPr="00020F22" w:rsidDel="00704392">
                <w:delText>DC</w:delText>
              </w:r>
              <w:r w:rsidR="0040788B" w:rsidDel="00704392">
                <w:delText xml:space="preserve"> </w:delText>
              </w:r>
              <w:r w:rsidR="0040788B" w:rsidRPr="00020F22" w:rsidDel="00704392">
                <w:delText>computers</w:delText>
              </w:r>
              <w:r w:rsidR="0040788B" w:rsidDel="00704392">
                <w:delText>.</w:delText>
              </w:r>
            </w:del>
          </w:p>
        </w:tc>
      </w:tr>
      <w:tr w:rsidR="00AB127A" w:rsidRPr="00AB127A" w:rsidDel="0064788B" w14:paraId="15764C09" w14:textId="35FA47BF" w:rsidTr="0011018C">
        <w:trPr>
          <w:tblCellSpacing w:w="7" w:type="dxa"/>
          <w:del w:id="183" w:author="Harley Zhang (Wicresoft)" w:date="2021-03-10T11:51:00Z"/>
        </w:trPr>
        <w:tc>
          <w:tcPr>
            <w:tcW w:w="1800" w:type="dxa"/>
            <w:tcMar>
              <w:top w:w="0" w:type="dxa"/>
              <w:left w:w="0" w:type="dxa"/>
              <w:bottom w:w="0" w:type="dxa"/>
              <w:right w:w="0" w:type="dxa"/>
            </w:tcMar>
            <w:vAlign w:val="center"/>
            <w:hideMark/>
          </w:tcPr>
          <w:p w14:paraId="039ECA2C" w14:textId="522D68E5" w:rsidR="00AB127A" w:rsidRPr="00AB127A" w:rsidDel="0064788B" w:rsidRDefault="00AB127A" w:rsidP="00FA03AF">
            <w:pPr>
              <w:pStyle w:val="BodyText"/>
              <w:rPr>
                <w:del w:id="184" w:author="Harley Zhang (Wicresoft)" w:date="2021-03-10T11:51:00Z"/>
              </w:rPr>
            </w:pPr>
            <w:del w:id="185" w:author="Harley Zhang (Wicresoft)" w:date="2021-03-10T11:51:00Z">
              <w:r w:rsidRPr="00AB127A" w:rsidDel="0064788B">
                <w:delText>License.rtf</w:delText>
              </w:r>
            </w:del>
          </w:p>
        </w:tc>
        <w:tc>
          <w:tcPr>
            <w:tcW w:w="8280" w:type="dxa"/>
            <w:tcMar>
              <w:top w:w="0" w:type="dxa"/>
              <w:left w:w="0" w:type="dxa"/>
              <w:bottom w:w="0" w:type="dxa"/>
              <w:right w:w="0" w:type="dxa"/>
            </w:tcMar>
            <w:vAlign w:val="center"/>
            <w:hideMark/>
          </w:tcPr>
          <w:p w14:paraId="7DBEA2BE" w14:textId="16B196FE" w:rsidR="00AB127A" w:rsidRPr="00AB127A" w:rsidDel="0064788B" w:rsidRDefault="00AB127A" w:rsidP="00FA03AF">
            <w:pPr>
              <w:pStyle w:val="BodyText"/>
              <w:rPr>
                <w:del w:id="186" w:author="Harley Zhang (Wicresoft)" w:date="2021-03-10T11:51:00Z"/>
              </w:rPr>
            </w:pPr>
            <w:del w:id="187" w:author="Harley Zhang (Wicresoft)" w:date="2021-03-10T11:51:00Z">
              <w:r w:rsidRPr="00AB127A" w:rsidDel="0064788B">
                <w:delText>The End User License Agreement</w:delText>
              </w:r>
              <w:r w:rsidR="0040788B" w:rsidDel="0064788B">
                <w:delText xml:space="preserve"> (EULA).</w:delText>
              </w:r>
            </w:del>
          </w:p>
        </w:tc>
      </w:tr>
    </w:tbl>
    <w:p w14:paraId="0ED41658" w14:textId="756A7AA8" w:rsidR="00631A5E" w:rsidDel="0064788B" w:rsidRDefault="00631A5E" w:rsidP="00631A5E">
      <w:pPr>
        <w:pStyle w:val="BodyTextSpacer"/>
        <w:rPr>
          <w:del w:id="188" w:author="Harley Zhang (Wicresoft)" w:date="2021-03-10T11:51:00Z"/>
        </w:rPr>
      </w:pPr>
    </w:p>
    <w:p w14:paraId="73B87C33" w14:textId="095DDE41" w:rsidR="00C52EBD" w:rsidDel="0064788B" w:rsidRDefault="00C52EBD" w:rsidP="007249C8">
      <w:pPr>
        <w:pStyle w:val="BodyText"/>
        <w:rPr>
          <w:del w:id="189" w:author="Harley Zhang (Wicresoft)" w:date="2021-03-10T11:51:00Z"/>
        </w:rPr>
      </w:pPr>
      <w:del w:id="190" w:author="Harley Zhang (Wicresoft)" w:date="2021-03-10T11:51:00Z">
        <w:r w:rsidDel="0064788B">
          <w:delText xml:space="preserve">During the previous </w:delText>
        </w:r>
        <w:r w:rsidRPr="008400A0" w:rsidDel="0064788B">
          <w:rPr>
            <w:b/>
            <w:bCs/>
          </w:rPr>
          <w:delText xml:space="preserve">SUT </w:delText>
        </w:r>
        <w:r w:rsidR="00B10DB3" w:rsidDel="0064788B">
          <w:rPr>
            <w:b/>
            <w:bCs/>
          </w:rPr>
          <w:delText>c</w:delText>
        </w:r>
        <w:r w:rsidRPr="008400A0" w:rsidDel="0064788B">
          <w:rPr>
            <w:b/>
            <w:bCs/>
          </w:rPr>
          <w:delText>omputer</w:delText>
        </w:r>
        <w:r w:rsidDel="0064788B">
          <w:delText xml:space="preserve"> setup process, </w:delText>
        </w:r>
        <w:r w:rsidRPr="00FF506F" w:rsidDel="0064788B">
          <w:delText xml:space="preserve">the </w:delText>
        </w:r>
        <w:r w:rsidDel="0064788B">
          <w:delText>files</w:delText>
        </w:r>
        <w:r w:rsidRPr="00FF506F" w:rsidDel="0064788B">
          <w:delText xml:space="preserve"> and </w:delText>
        </w:r>
        <w:r w:rsidDel="0064788B">
          <w:delText>folders</w:delText>
        </w:r>
        <w:r w:rsidRPr="00FF506F" w:rsidDel="0064788B">
          <w:delText xml:space="preserve"> </w:delText>
        </w:r>
        <w:r w:rsidDel="0064788B">
          <w:delText xml:space="preserve">specified in the table below are installed </w:delText>
        </w:r>
        <w:r w:rsidRPr="00FF506F" w:rsidDel="0064788B">
          <w:delText>to the following directory location</w:delText>
        </w:r>
        <w:r w:rsidDel="0064788B">
          <w:delText xml:space="preserve"> on the </w:delText>
        </w:r>
        <w:r w:rsidRPr="008400A0" w:rsidDel="0064788B">
          <w:rPr>
            <w:b/>
            <w:bCs/>
          </w:rPr>
          <w:delText xml:space="preserve">SUT </w:delText>
        </w:r>
        <w:r w:rsidR="00B10DB3" w:rsidDel="0064788B">
          <w:rPr>
            <w:b/>
            <w:bCs/>
          </w:rPr>
          <w:delText>c</w:delText>
        </w:r>
        <w:r w:rsidRPr="008400A0" w:rsidDel="0064788B">
          <w:rPr>
            <w:b/>
            <w:bCs/>
          </w:rPr>
          <w:delText>omputer</w:delText>
        </w:r>
        <w:r w:rsidRPr="00FF506F" w:rsidDel="0064788B">
          <w:delText>:</w:delText>
        </w:r>
      </w:del>
    </w:p>
    <w:p w14:paraId="764FB63B" w14:textId="156F431B" w:rsidR="00AB127A" w:rsidRPr="00EB5260" w:rsidDel="0064788B" w:rsidRDefault="00AB127A" w:rsidP="00926CD2">
      <w:pPr>
        <w:pStyle w:val="Code"/>
        <w:rPr>
          <w:del w:id="191" w:author="Harley Zhang (Wicresoft)" w:date="2021-03-10T11:51:00Z"/>
          <w:rFonts w:cs="Courier New"/>
        </w:rPr>
      </w:pPr>
      <w:del w:id="192" w:author="Harley Zhang (Wicresoft)" w:date="2021-03-10T11:51:00Z">
        <w:r w:rsidRPr="00AB127A" w:rsidDel="0064788B">
          <w:delText>C:\MicrosoftProtocolTests\RDP\Client-Endpoint</w:delText>
        </w:r>
        <w:r w:rsidRPr="00EB5260" w:rsidDel="0064788B">
          <w:rPr>
            <w:rFonts w:cs="Courier New"/>
            <w:szCs w:val="20"/>
          </w:rPr>
          <w:delText>\</w:delText>
        </w:r>
        <w:r w:rsidRPr="00EB5260" w:rsidDel="0064788B">
          <w:rPr>
            <w:rFonts w:cs="Courier New"/>
            <w:i/>
            <w:iCs/>
            <w:szCs w:val="20"/>
          </w:rPr>
          <w:delText>&lt;version#&gt;</w:delText>
        </w:r>
      </w:del>
    </w:p>
    <w:p w14:paraId="3863C286" w14:textId="2B0B3976" w:rsidR="00C52EBD" w:rsidRPr="00AB127A" w:rsidDel="0064788B" w:rsidRDefault="00C52EBD" w:rsidP="00C52EBD">
      <w:pPr>
        <w:pStyle w:val="Caption"/>
        <w:rPr>
          <w:del w:id="193" w:author="Harley Zhang (Wicresoft)" w:date="2021-03-10T11:51:00Z"/>
        </w:rPr>
      </w:pPr>
      <w:del w:id="194" w:author="Harley Zhang (Wicresoft)" w:date="2021-03-10T11:51:00Z">
        <w:r w:rsidRPr="00EF5B30" w:rsidDel="0064788B">
          <w:delText xml:space="preserve">Table </w:delText>
        </w:r>
        <w:r w:rsidR="008138AC" w:rsidDel="0064788B">
          <w:delText>8</w:delText>
        </w:r>
        <w:r w:rsidRPr="00EF5B30" w:rsidDel="0064788B">
          <w:delText xml:space="preserve">.  Files </w:delText>
        </w:r>
        <w:r w:rsidDel="0064788B">
          <w:delText>or</w:delText>
        </w:r>
        <w:r w:rsidRPr="00EF5B30" w:rsidDel="0064788B">
          <w:delText xml:space="preserve"> Folders</w:delText>
        </w:r>
        <w:r w:rsidDel="0064788B">
          <w:delText xml:space="preserve"> installed during SUT </w:delText>
        </w:r>
        <w:r w:rsidR="00B10DB3" w:rsidDel="0064788B">
          <w:delText>c</w:delText>
        </w:r>
        <w:r w:rsidDel="0064788B">
          <w:delText>omputer setup processes</w:delText>
        </w:r>
      </w:del>
    </w:p>
    <w:tbl>
      <w:tblPr>
        <w:tblW w:w="0" w:type="auto"/>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8"/>
        <w:gridCol w:w="8148"/>
      </w:tblGrid>
      <w:tr w:rsidR="00AB127A" w:rsidRPr="00AB127A" w:rsidDel="0064788B" w14:paraId="3CABE3A5" w14:textId="1C5B0815" w:rsidTr="00072E18">
        <w:trPr>
          <w:tblHeader/>
          <w:tblCellSpacing w:w="7" w:type="dxa"/>
          <w:del w:id="195" w:author="Harley Zhang (Wicresoft)" w:date="2021-03-10T11:51:00Z"/>
        </w:trPr>
        <w:tc>
          <w:tcPr>
            <w:tcW w:w="1827" w:type="dxa"/>
            <w:shd w:val="clear" w:color="auto" w:fill="D9E2F3" w:themeFill="accent1" w:themeFillTint="33"/>
            <w:tcMar>
              <w:top w:w="0" w:type="dxa"/>
              <w:left w:w="0" w:type="dxa"/>
              <w:bottom w:w="0" w:type="dxa"/>
              <w:right w:w="0" w:type="dxa"/>
            </w:tcMar>
            <w:vAlign w:val="center"/>
            <w:hideMark/>
          </w:tcPr>
          <w:p w14:paraId="6B0EE1C7" w14:textId="17F28A56" w:rsidR="00AB127A" w:rsidRPr="000922EE" w:rsidDel="0064788B" w:rsidRDefault="00AB127A" w:rsidP="00D50467">
            <w:pPr>
              <w:pStyle w:val="BodyText"/>
              <w:rPr>
                <w:del w:id="196" w:author="Harley Zhang (Wicresoft)" w:date="2021-03-10T11:51:00Z"/>
                <w:b/>
                <w:bCs/>
              </w:rPr>
            </w:pPr>
            <w:del w:id="197" w:author="Harley Zhang (Wicresoft)" w:date="2021-03-10T11:51:00Z">
              <w:r w:rsidRPr="000922EE" w:rsidDel="0064788B">
                <w:rPr>
                  <w:b/>
                  <w:bCs/>
                </w:rPr>
                <w:delText>File or Folder</w:delText>
              </w:r>
            </w:del>
          </w:p>
        </w:tc>
        <w:tc>
          <w:tcPr>
            <w:tcW w:w="8127" w:type="dxa"/>
            <w:shd w:val="clear" w:color="auto" w:fill="D9E2F3" w:themeFill="accent1" w:themeFillTint="33"/>
            <w:tcMar>
              <w:top w:w="0" w:type="dxa"/>
              <w:left w:w="0" w:type="dxa"/>
              <w:bottom w:w="0" w:type="dxa"/>
              <w:right w:w="0" w:type="dxa"/>
            </w:tcMar>
            <w:vAlign w:val="center"/>
            <w:hideMark/>
          </w:tcPr>
          <w:p w14:paraId="34F8824F" w14:textId="14304F33" w:rsidR="00AB127A" w:rsidRPr="000922EE" w:rsidDel="0064788B" w:rsidRDefault="00AB127A" w:rsidP="00D50467">
            <w:pPr>
              <w:pStyle w:val="BodyText"/>
              <w:rPr>
                <w:del w:id="198" w:author="Harley Zhang (Wicresoft)" w:date="2021-03-10T11:51:00Z"/>
                <w:b/>
                <w:bCs/>
              </w:rPr>
            </w:pPr>
            <w:del w:id="199" w:author="Harley Zhang (Wicresoft)" w:date="2021-03-10T11:51:00Z">
              <w:r w:rsidRPr="000922EE" w:rsidDel="0064788B">
                <w:rPr>
                  <w:b/>
                  <w:bCs/>
                </w:rPr>
                <w:delText>Description</w:delText>
              </w:r>
            </w:del>
          </w:p>
        </w:tc>
      </w:tr>
      <w:tr w:rsidR="00AB127A" w:rsidRPr="00AB127A" w:rsidDel="0064788B" w14:paraId="6D15CDA3" w14:textId="307CC421" w:rsidTr="00072E18">
        <w:trPr>
          <w:tblCellSpacing w:w="7" w:type="dxa"/>
          <w:del w:id="200" w:author="Harley Zhang (Wicresoft)" w:date="2021-03-10T11:51:00Z"/>
        </w:trPr>
        <w:tc>
          <w:tcPr>
            <w:tcW w:w="1827" w:type="dxa"/>
            <w:tcMar>
              <w:top w:w="0" w:type="dxa"/>
              <w:left w:w="0" w:type="dxa"/>
              <w:bottom w:w="0" w:type="dxa"/>
              <w:right w:w="0" w:type="dxa"/>
            </w:tcMar>
            <w:vAlign w:val="center"/>
            <w:hideMark/>
          </w:tcPr>
          <w:p w14:paraId="29490DB4" w14:textId="3E74CBEC" w:rsidR="00AB127A" w:rsidRPr="00D50467" w:rsidDel="0064788B" w:rsidRDefault="00AB127A" w:rsidP="00D50467">
            <w:pPr>
              <w:pStyle w:val="BodyText"/>
              <w:rPr>
                <w:del w:id="201" w:author="Harley Zhang (Wicresoft)" w:date="2021-03-10T11:51:00Z"/>
                <w:b/>
                <w:bCs/>
              </w:rPr>
            </w:pPr>
            <w:del w:id="202" w:author="Harley Zhang (Wicresoft)" w:date="2021-03-10T11:51:00Z">
              <w:r w:rsidRPr="00D50467" w:rsidDel="0064788B">
                <w:rPr>
                  <w:b/>
                  <w:bCs/>
                </w:rPr>
                <w:delText>Scripts</w:delText>
              </w:r>
            </w:del>
          </w:p>
        </w:tc>
        <w:tc>
          <w:tcPr>
            <w:tcW w:w="8127" w:type="dxa"/>
            <w:tcMar>
              <w:top w:w="0" w:type="dxa"/>
              <w:left w:w="0" w:type="dxa"/>
              <w:bottom w:w="0" w:type="dxa"/>
              <w:right w:w="0" w:type="dxa"/>
            </w:tcMar>
            <w:vAlign w:val="center"/>
            <w:hideMark/>
          </w:tcPr>
          <w:p w14:paraId="729F8748" w14:textId="224447A2" w:rsidR="00AB127A" w:rsidRPr="00AB127A" w:rsidDel="0064788B" w:rsidRDefault="00AB127A" w:rsidP="00D50467">
            <w:pPr>
              <w:pStyle w:val="BodyText"/>
              <w:rPr>
                <w:del w:id="203" w:author="Harley Zhang (Wicresoft)" w:date="2021-03-10T11:51:00Z"/>
              </w:rPr>
            </w:pPr>
            <w:del w:id="204" w:author="Harley Zhang (Wicresoft)" w:date="2021-03-10T11:51:00Z">
              <w:r w:rsidRPr="00AB127A" w:rsidDel="0064788B">
                <w:delText xml:space="preserve">Scripts that are used to set up and configure the </w:delText>
              </w:r>
              <w:r w:rsidR="000922EE" w:rsidRPr="000922EE" w:rsidDel="0064788B">
                <w:rPr>
                  <w:b/>
                  <w:bCs/>
                </w:rPr>
                <w:delText>D</w:delText>
              </w:r>
              <w:r w:rsidRPr="000922EE" w:rsidDel="0064788B">
                <w:rPr>
                  <w:b/>
                  <w:bCs/>
                </w:rPr>
                <w:delText>river</w:delText>
              </w:r>
              <w:r w:rsidRPr="00AB127A" w:rsidDel="0064788B">
                <w:delText xml:space="preserve">, Windows-based </w:delText>
              </w:r>
              <w:r w:rsidRPr="000922EE" w:rsidDel="0064788B">
                <w:rPr>
                  <w:b/>
                  <w:bCs/>
                </w:rPr>
                <w:delText>SUT</w:delText>
              </w:r>
              <w:r w:rsidRPr="00AB127A" w:rsidDel="0064788B">
                <w:delText xml:space="preserve">, and </w:delText>
              </w:r>
              <w:r w:rsidRPr="000922EE" w:rsidDel="0064788B">
                <w:rPr>
                  <w:b/>
                  <w:bCs/>
                </w:rPr>
                <w:delText>DC</w:delText>
              </w:r>
              <w:r w:rsidR="000922EE" w:rsidDel="0064788B">
                <w:delText xml:space="preserve"> </w:delText>
              </w:r>
              <w:r w:rsidR="000922EE" w:rsidRPr="005879C2" w:rsidDel="0064788B">
                <w:rPr>
                  <w:b/>
                  <w:bCs/>
                </w:rPr>
                <w:delText>computers</w:delText>
              </w:r>
              <w:r w:rsidR="000922EE" w:rsidDel="0064788B">
                <w:delText>.</w:delText>
              </w:r>
            </w:del>
          </w:p>
        </w:tc>
      </w:tr>
      <w:tr w:rsidR="00AB127A" w:rsidRPr="00AB127A" w:rsidDel="0064788B" w14:paraId="5D6CE175" w14:textId="6B9ABEDC" w:rsidTr="00072E18">
        <w:trPr>
          <w:tblCellSpacing w:w="7" w:type="dxa"/>
          <w:del w:id="205" w:author="Harley Zhang (Wicresoft)" w:date="2021-03-10T11:51:00Z"/>
        </w:trPr>
        <w:tc>
          <w:tcPr>
            <w:tcW w:w="1827" w:type="dxa"/>
            <w:tcMar>
              <w:top w:w="0" w:type="dxa"/>
              <w:left w:w="0" w:type="dxa"/>
              <w:bottom w:w="0" w:type="dxa"/>
              <w:right w:w="0" w:type="dxa"/>
            </w:tcMar>
            <w:vAlign w:val="center"/>
            <w:hideMark/>
          </w:tcPr>
          <w:p w14:paraId="787EE969" w14:textId="7EBFE193" w:rsidR="00AB127A" w:rsidRPr="00D50467" w:rsidDel="0064788B" w:rsidRDefault="00AB127A" w:rsidP="00D50467">
            <w:pPr>
              <w:pStyle w:val="BodyText"/>
              <w:rPr>
                <w:del w:id="206" w:author="Harley Zhang (Wicresoft)" w:date="2021-03-10T11:51:00Z"/>
                <w:b/>
                <w:bCs/>
              </w:rPr>
            </w:pPr>
            <w:del w:id="207" w:author="Harley Zhang (Wicresoft)" w:date="2021-03-10T11:51:00Z">
              <w:r w:rsidRPr="00D50467" w:rsidDel="0064788B">
                <w:rPr>
                  <w:b/>
                  <w:bCs/>
                </w:rPr>
                <w:delText>Data</w:delText>
              </w:r>
            </w:del>
          </w:p>
        </w:tc>
        <w:tc>
          <w:tcPr>
            <w:tcW w:w="8127" w:type="dxa"/>
            <w:tcMar>
              <w:top w:w="0" w:type="dxa"/>
              <w:left w:w="0" w:type="dxa"/>
              <w:bottom w:w="0" w:type="dxa"/>
              <w:right w:w="0" w:type="dxa"/>
            </w:tcMar>
            <w:vAlign w:val="center"/>
            <w:hideMark/>
          </w:tcPr>
          <w:p w14:paraId="37CD6372" w14:textId="694A89F1" w:rsidR="00AB127A" w:rsidRPr="00AB127A" w:rsidDel="0064788B" w:rsidRDefault="00AB127A" w:rsidP="00D50467">
            <w:pPr>
              <w:pStyle w:val="BodyText"/>
              <w:rPr>
                <w:del w:id="208" w:author="Harley Zhang (Wicresoft)" w:date="2021-03-10T11:51:00Z"/>
              </w:rPr>
            </w:pPr>
            <w:del w:id="209" w:author="Harley Zhang (Wicresoft)" w:date="2021-03-10T11:51:00Z">
              <w:r w:rsidRPr="00AB127A" w:rsidDel="0064788B">
                <w:delText xml:space="preserve">Data files that </w:delText>
              </w:r>
              <w:r w:rsidR="008C07C8" w:rsidDel="0064788B">
                <w:delText xml:space="preserve">are </w:delText>
              </w:r>
              <w:r w:rsidRPr="00AB127A" w:rsidDel="0064788B">
                <w:delText xml:space="preserve">used by scripts to set up and configure the </w:delText>
              </w:r>
              <w:r w:rsidR="000922EE" w:rsidRPr="000922EE" w:rsidDel="0064788B">
                <w:rPr>
                  <w:b/>
                  <w:bCs/>
                </w:rPr>
                <w:delText>D</w:delText>
              </w:r>
              <w:r w:rsidRPr="000922EE" w:rsidDel="0064788B">
                <w:rPr>
                  <w:b/>
                  <w:bCs/>
                </w:rPr>
                <w:delText>river</w:delText>
              </w:r>
              <w:r w:rsidRPr="00AB127A" w:rsidDel="0064788B">
                <w:delText xml:space="preserve">, Windows-based </w:delText>
              </w:r>
              <w:r w:rsidRPr="000922EE" w:rsidDel="0064788B">
                <w:rPr>
                  <w:b/>
                  <w:bCs/>
                </w:rPr>
                <w:delText>SUT</w:delText>
              </w:r>
              <w:r w:rsidRPr="00AB127A" w:rsidDel="0064788B">
                <w:delText xml:space="preserve">, and </w:delText>
              </w:r>
              <w:r w:rsidRPr="000922EE" w:rsidDel="0064788B">
                <w:rPr>
                  <w:b/>
                  <w:bCs/>
                </w:rPr>
                <w:delText>DC</w:delText>
              </w:r>
              <w:r w:rsidR="000922EE" w:rsidDel="0064788B">
                <w:delText xml:space="preserve"> </w:delText>
              </w:r>
              <w:r w:rsidR="000922EE" w:rsidRPr="005879C2" w:rsidDel="0064788B">
                <w:rPr>
                  <w:b/>
                  <w:bCs/>
                </w:rPr>
                <w:delText>computers</w:delText>
              </w:r>
              <w:r w:rsidR="000922EE" w:rsidDel="0064788B">
                <w:delText>.</w:delText>
              </w:r>
            </w:del>
          </w:p>
        </w:tc>
      </w:tr>
      <w:tr w:rsidR="00AB127A" w:rsidRPr="00AB127A" w:rsidDel="0064788B" w14:paraId="3DAF75E5" w14:textId="19300AFB" w:rsidTr="00072E18">
        <w:trPr>
          <w:tblCellSpacing w:w="7" w:type="dxa"/>
          <w:del w:id="210" w:author="Harley Zhang (Wicresoft)" w:date="2021-03-10T11:51:00Z"/>
        </w:trPr>
        <w:tc>
          <w:tcPr>
            <w:tcW w:w="1827" w:type="dxa"/>
            <w:tcMar>
              <w:top w:w="0" w:type="dxa"/>
              <w:left w:w="0" w:type="dxa"/>
              <w:bottom w:w="0" w:type="dxa"/>
              <w:right w:w="0" w:type="dxa"/>
            </w:tcMar>
            <w:vAlign w:val="center"/>
            <w:hideMark/>
          </w:tcPr>
          <w:p w14:paraId="35122590" w14:textId="4917F1DB" w:rsidR="00AB127A" w:rsidRPr="00D50467" w:rsidDel="0064788B" w:rsidRDefault="00AB127A" w:rsidP="00D50467">
            <w:pPr>
              <w:pStyle w:val="BodyText"/>
              <w:rPr>
                <w:del w:id="211" w:author="Harley Zhang (Wicresoft)" w:date="2021-03-10T11:51:00Z"/>
                <w:b/>
                <w:bCs/>
              </w:rPr>
            </w:pPr>
            <w:del w:id="212" w:author="Harley Zhang (Wicresoft)" w:date="2021-03-10T11:51:00Z">
              <w:r w:rsidRPr="00D50467" w:rsidDel="0064788B">
                <w:rPr>
                  <w:b/>
                  <w:bCs/>
                </w:rPr>
                <w:delText>License.rtf</w:delText>
              </w:r>
            </w:del>
          </w:p>
        </w:tc>
        <w:tc>
          <w:tcPr>
            <w:tcW w:w="8127" w:type="dxa"/>
            <w:tcMar>
              <w:top w:w="0" w:type="dxa"/>
              <w:left w:w="0" w:type="dxa"/>
              <w:bottom w:w="0" w:type="dxa"/>
              <w:right w:w="0" w:type="dxa"/>
            </w:tcMar>
            <w:vAlign w:val="center"/>
            <w:hideMark/>
          </w:tcPr>
          <w:p w14:paraId="1437D9E9" w14:textId="5B424A7A" w:rsidR="00AB127A" w:rsidRPr="00AB127A" w:rsidDel="0064788B" w:rsidRDefault="00AB127A" w:rsidP="00D50467">
            <w:pPr>
              <w:pStyle w:val="BodyText"/>
              <w:rPr>
                <w:del w:id="213" w:author="Harley Zhang (Wicresoft)" w:date="2021-03-10T11:51:00Z"/>
              </w:rPr>
            </w:pPr>
            <w:del w:id="214" w:author="Harley Zhang (Wicresoft)" w:date="2021-03-10T11:51:00Z">
              <w:r w:rsidRPr="00AB127A" w:rsidDel="0064788B">
                <w:delText>The End User License Agreement</w:delText>
              </w:r>
              <w:r w:rsidR="007C1B58" w:rsidDel="0064788B">
                <w:delText xml:space="preserve"> (EULA)</w:delText>
              </w:r>
              <w:r w:rsidRPr="00AB127A" w:rsidDel="0064788B">
                <w:delText>.</w:delText>
              </w:r>
            </w:del>
          </w:p>
        </w:tc>
      </w:tr>
    </w:tbl>
    <w:p w14:paraId="0F4A9927" w14:textId="101987D7" w:rsidR="00AB127A" w:rsidRPr="00AB127A" w:rsidRDefault="00AB127A" w:rsidP="008D4CFF">
      <w:pPr>
        <w:pStyle w:val="Heading2"/>
        <w:rPr>
          <w:lang w:val="en"/>
        </w:rPr>
      </w:pPr>
      <w:bookmarkStart w:id="215" w:name="_Configuratingon_Windows_Test"/>
      <w:bookmarkStart w:id="216" w:name="_Configuring_Windows_Test"/>
      <w:bookmarkStart w:id="217" w:name="_Toc67405003"/>
      <w:bookmarkEnd w:id="215"/>
      <w:bookmarkEnd w:id="216"/>
      <w:r w:rsidRPr="00AB127A">
        <w:rPr>
          <w:lang w:val="en"/>
        </w:rPr>
        <w:t>Configuri</w:t>
      </w:r>
      <w:r w:rsidR="008D4CFF">
        <w:rPr>
          <w:lang w:val="en"/>
        </w:rPr>
        <w:t>ng</w:t>
      </w:r>
      <w:r w:rsidR="00676946">
        <w:rPr>
          <w:lang w:val="en"/>
        </w:rPr>
        <w:t xml:space="preserve"> </w:t>
      </w:r>
      <w:r w:rsidR="00801751">
        <w:rPr>
          <w:lang w:val="en"/>
        </w:rPr>
        <w:t xml:space="preserve">Windows </w:t>
      </w:r>
      <w:r w:rsidR="00E660C1">
        <w:rPr>
          <w:lang w:val="en"/>
        </w:rPr>
        <w:t>Test Environment</w:t>
      </w:r>
      <w:r w:rsidR="00676946">
        <w:rPr>
          <w:lang w:val="en"/>
        </w:rPr>
        <w:t xml:space="preserve"> Computers</w:t>
      </w:r>
      <w:bookmarkEnd w:id="217"/>
    </w:p>
    <w:p w14:paraId="0D51226A" w14:textId="77777777" w:rsidR="005B1F7B" w:rsidRDefault="003010FB" w:rsidP="00FC0454">
      <w:pPr>
        <w:pStyle w:val="BodyText"/>
      </w:pPr>
      <w:r>
        <w:t>I</w:t>
      </w:r>
      <w:r w:rsidR="00C9291A">
        <w:t>n t</w:t>
      </w:r>
      <w:r w:rsidR="00AB127A" w:rsidRPr="00AB127A">
        <w:t>his section</w:t>
      </w:r>
      <w:r>
        <w:t>, you will</w:t>
      </w:r>
      <w:r w:rsidR="00AB127A" w:rsidRPr="00AB127A">
        <w:t xml:space="preserve"> configure </w:t>
      </w:r>
      <w:r>
        <w:t>computers for a Windows-based</w:t>
      </w:r>
      <w:r w:rsidR="00AB127A" w:rsidRPr="00AB127A">
        <w:t xml:space="preserve"> </w:t>
      </w:r>
      <w:r>
        <w:t>T</w:t>
      </w:r>
      <w:r w:rsidR="00AB127A" w:rsidRPr="00AB127A">
        <w:t xml:space="preserve">est </w:t>
      </w:r>
      <w:r>
        <w:t>E</w:t>
      </w:r>
      <w:r w:rsidR="00AB127A" w:rsidRPr="00AB127A">
        <w:t>nvironment.</w:t>
      </w:r>
      <w:r w:rsidR="00FE41C4">
        <w:t xml:space="preserve">  </w:t>
      </w:r>
    </w:p>
    <w:p w14:paraId="3BE2212B" w14:textId="6AC7C804" w:rsidR="00AB127A" w:rsidRDefault="00FE41C4" w:rsidP="00FC0454">
      <w:pPr>
        <w:pStyle w:val="BodyText"/>
      </w:pPr>
      <w:r w:rsidRPr="00AB127A">
        <w:t xml:space="preserve">For general information about configuring computers that are not based on Windows, see </w:t>
      </w:r>
      <w:hyperlink w:anchor="_Configuring_Non-Windows_Test" w:history="1">
        <w:r w:rsidR="004A4AD9" w:rsidRPr="004A4AD9">
          <w:rPr>
            <w:rStyle w:val="Hyperlink"/>
          </w:rPr>
          <w:t>Configuring Non-Windows Test Environment Computers</w:t>
        </w:r>
      </w:hyperlink>
      <w:r w:rsidRPr="00AB127A">
        <w:t>.</w:t>
      </w:r>
    </w:p>
    <w:p w14:paraId="5086B829" w14:textId="1C5829FF" w:rsidR="00AD6290" w:rsidRPr="00AB127A" w:rsidRDefault="00D8682D" w:rsidP="00AD6290">
      <w:pPr>
        <w:pStyle w:val="MoreInfo"/>
      </w:pPr>
      <w:hyperlink r:id="rId42" w:tgtFrame="_blank" w:history="1">
        <w:r w:rsidR="00252F13">
          <w:rPr>
            <w:noProof/>
            <w:color w:val="0366D6"/>
          </w:rPr>
          <w:pict w14:anchorId="29A0E404">
            <v:shape id="Picture 66" o:spid="_x0000_i1030" type="#_x0000_t75" style="width:20.15pt;height:13.25pt;visibility:visible" o:button="t">
              <v:fill o:detectmouseclick="t"/>
              <v:imagedata r:id="rId37" o:title=""/>
            </v:shape>
          </w:pict>
        </w:r>
      </w:hyperlink>
      <w:r w:rsidR="00AD6290" w:rsidRPr="00872359">
        <w:rPr>
          <w:color w:val="C00000"/>
        </w:rPr>
        <w:t>Important</w:t>
      </w:r>
    </w:p>
    <w:p w14:paraId="7933BA80" w14:textId="4638AB1A" w:rsidR="00AD6290" w:rsidRPr="00AB127A" w:rsidRDefault="008D28F9" w:rsidP="00FC0454">
      <w:pPr>
        <w:pStyle w:val="BodyText"/>
        <w:rPr>
          <w:rFonts w:ascii="Segoe UI" w:hAnsi="Segoe UI"/>
          <w:sz w:val="21"/>
        </w:rPr>
      </w:pPr>
      <w:r>
        <w:t>Certain</w:t>
      </w:r>
      <w:r w:rsidR="00AD6290" w:rsidRPr="00AB127A">
        <w:t xml:space="preserve"> property values of the .ptfconfig file are set </w:t>
      </w:r>
      <w:r w:rsidR="001E06CB">
        <w:t>when you configure them</w:t>
      </w:r>
      <w:r w:rsidR="001E06CB" w:rsidRPr="00AB127A">
        <w:t xml:space="preserve"> </w:t>
      </w:r>
      <w:r w:rsidR="00DA6CB4">
        <w:t>in the procedures that follow</w:t>
      </w:r>
      <w:r w:rsidR="00AD6290" w:rsidRPr="00AB127A">
        <w:t xml:space="preserve">. For this reason, in a Windows-based </w:t>
      </w:r>
      <w:r w:rsidR="00AD1606">
        <w:t>T</w:t>
      </w:r>
      <w:r w:rsidR="00AD6290" w:rsidRPr="00AB127A">
        <w:t xml:space="preserve">est </w:t>
      </w:r>
      <w:r w:rsidR="00AD1606">
        <w:t>E</w:t>
      </w:r>
      <w:r w:rsidR="00AD6290" w:rsidRPr="00AB127A">
        <w:t xml:space="preserve">nvironment, configure the </w:t>
      </w:r>
      <w:r w:rsidR="00AD6290" w:rsidRPr="00AD1606">
        <w:rPr>
          <w:b/>
          <w:bCs/>
        </w:rPr>
        <w:t xml:space="preserve">SUT </w:t>
      </w:r>
      <w:r w:rsidR="00B10DB3" w:rsidRPr="00C61C40">
        <w:t>c</w:t>
      </w:r>
      <w:r w:rsidR="00AD6290" w:rsidRPr="00C61C40">
        <w:t>omputer</w:t>
      </w:r>
      <w:r w:rsidR="00AD6290">
        <w:t xml:space="preserve"> </w:t>
      </w:r>
      <w:r w:rsidR="00AD6290" w:rsidRPr="00AB127A">
        <w:t>and</w:t>
      </w:r>
      <w:r w:rsidR="004168FD">
        <w:t xml:space="preserve"> the </w:t>
      </w:r>
      <w:r w:rsidR="004168FD" w:rsidRPr="00FA2BB0">
        <w:rPr>
          <w:b/>
          <w:bCs/>
        </w:rPr>
        <w:t>DC</w:t>
      </w:r>
      <w:r w:rsidR="004168FD">
        <w:t xml:space="preserve"> (if using the </w:t>
      </w:r>
      <w:r w:rsidR="004168FD" w:rsidRPr="00BB0B30">
        <w:rPr>
          <w:b/>
          <w:bCs/>
        </w:rPr>
        <w:t xml:space="preserve">Domain </w:t>
      </w:r>
      <w:del w:id="218" w:author="Harley Zhang (Wicresoft)" w:date="2021-03-10T14:17:00Z">
        <w:r w:rsidR="004168FD" w:rsidRPr="00BB0B30" w:rsidDel="00DD2E65">
          <w:rPr>
            <w:b/>
            <w:bCs/>
          </w:rPr>
          <w:delText>Environment</w:delText>
        </w:r>
        <w:r w:rsidR="004168FD" w:rsidDel="00DD2E65">
          <w:delText>)</w:delText>
        </w:r>
        <w:r w:rsidR="00AD6290" w:rsidRPr="00AB127A" w:rsidDel="00DD2E65">
          <w:delText xml:space="preserve">  </w:delText>
        </w:r>
        <w:r w:rsidR="00AD6290" w:rsidRPr="00BE19A8" w:rsidDel="00DD2E65">
          <w:rPr>
            <w:i/>
            <w:iCs/>
          </w:rPr>
          <w:delText>before</w:delText>
        </w:r>
      </w:del>
      <w:ins w:id="219" w:author="Harley Zhang (Wicresoft)" w:date="2021-03-10T14:17:00Z">
        <w:r w:rsidR="00DD2E65" w:rsidRPr="00BB0B30">
          <w:rPr>
            <w:b/>
            <w:bCs/>
          </w:rPr>
          <w:t>Environment</w:t>
        </w:r>
        <w:r w:rsidR="00DD2E65">
          <w:t>)</w:t>
        </w:r>
        <w:r w:rsidR="00DD2E65" w:rsidRPr="00AB127A">
          <w:t xml:space="preserve"> before</w:t>
        </w:r>
      </w:ins>
      <w:r w:rsidR="00AD6290" w:rsidRPr="00AB127A">
        <w:t xml:space="preserve"> you configure the </w:t>
      </w:r>
      <w:r w:rsidR="00AD6290" w:rsidRPr="00AD1606">
        <w:rPr>
          <w:b/>
          <w:bCs/>
        </w:rPr>
        <w:t xml:space="preserve">Driver </w:t>
      </w:r>
      <w:r w:rsidR="00B10DB3" w:rsidRPr="00C61C40">
        <w:t>c</w:t>
      </w:r>
      <w:r w:rsidR="00AD6290" w:rsidRPr="00C61C40">
        <w:t>omputer</w:t>
      </w:r>
      <w:r w:rsidR="00AD6290" w:rsidRPr="00AB127A">
        <w:t>.</w:t>
      </w:r>
      <w:r w:rsidR="009F3A57">
        <w:t xml:space="preserve">  </w:t>
      </w:r>
    </w:p>
    <w:p w14:paraId="6D1F4AB5" w14:textId="27367DCB" w:rsidR="00AB127A" w:rsidRPr="00AB127A" w:rsidRDefault="006E6EC9" w:rsidP="00C9291A">
      <w:pPr>
        <w:pStyle w:val="MoreInfo"/>
      </w:pPr>
      <w:r w:rsidRPr="00AB127A">
        <w:rPr>
          <w:noProof/>
          <w:color w:val="0366D6"/>
        </w:rPr>
        <w:drawing>
          <wp:inline distT="0" distB="0" distL="0" distR="0" wp14:anchorId="7084AAE9" wp14:editId="2C9DA881">
            <wp:extent cx="311391" cy="207594"/>
            <wp:effectExtent l="0" t="0" r="0" b="2540"/>
            <wp:docPr id="54" name="Picture 54">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AB127A" w:rsidRPr="00AB127A">
        <w:t>Note</w:t>
      </w:r>
    </w:p>
    <w:p w14:paraId="0EB88972" w14:textId="13312B0E" w:rsidR="00AB127A" w:rsidRDefault="003010FB" w:rsidP="00111CA3">
      <w:pPr>
        <w:pStyle w:val="MoreInfoText"/>
      </w:pPr>
      <w:r>
        <w:t>If you are using a</w:t>
      </w:r>
      <w:r w:rsidRPr="00AB127A">
        <w:t xml:space="preserve"> </w:t>
      </w:r>
      <w:r w:rsidRPr="00AD1606">
        <w:rPr>
          <w:b/>
          <w:bCs w:val="0"/>
        </w:rPr>
        <w:t>W</w:t>
      </w:r>
      <w:r w:rsidR="00AB127A" w:rsidRPr="00AD1606">
        <w:rPr>
          <w:b/>
          <w:bCs w:val="0"/>
        </w:rPr>
        <w:t xml:space="preserve">orkgroup </w:t>
      </w:r>
      <w:r w:rsidR="00AD1606" w:rsidRPr="00AD1606">
        <w:rPr>
          <w:b/>
          <w:bCs w:val="0"/>
        </w:rPr>
        <w:t>E</w:t>
      </w:r>
      <w:r w:rsidR="00AB127A" w:rsidRPr="00AD1606">
        <w:rPr>
          <w:b/>
          <w:bCs w:val="0"/>
        </w:rPr>
        <w:t>nvironment</w:t>
      </w:r>
      <w:r w:rsidR="00AB127A" w:rsidRPr="00AB127A">
        <w:t xml:space="preserve">, skip </w:t>
      </w:r>
      <w:r w:rsidR="00111CA3">
        <w:t xml:space="preserve">all </w:t>
      </w:r>
      <w:r w:rsidR="00AB127A" w:rsidRPr="00AB127A">
        <w:t xml:space="preserve">tasks that are related to the setup and configuration of </w:t>
      </w:r>
      <w:r>
        <w:t xml:space="preserve">a </w:t>
      </w:r>
      <w:r w:rsidR="00AB127A" w:rsidRPr="00BB5DB7">
        <w:rPr>
          <w:b/>
          <w:bCs w:val="0"/>
        </w:rPr>
        <w:t>DC</w:t>
      </w:r>
      <w:r w:rsidR="005879C2">
        <w:rPr>
          <w:b/>
          <w:bCs w:val="0"/>
        </w:rPr>
        <w:t xml:space="preserve"> computer</w:t>
      </w:r>
      <w:r w:rsidR="00AB127A" w:rsidRPr="00AB127A">
        <w:t>.</w:t>
      </w:r>
      <w:r w:rsidR="009F3A57">
        <w:t xml:space="preserve"> </w:t>
      </w:r>
    </w:p>
    <w:p w14:paraId="340FF99F" w14:textId="50218364" w:rsidR="00801751" w:rsidRDefault="00801751" w:rsidP="00801751">
      <w:pPr>
        <w:pStyle w:val="Heading2"/>
        <w:rPr>
          <w:lang w:val="en"/>
        </w:rPr>
      </w:pPr>
      <w:bookmarkStart w:id="220" w:name="_Configure_the_SUT"/>
      <w:bookmarkStart w:id="221" w:name="_Configuring_the_SUT"/>
      <w:bookmarkStart w:id="222" w:name="_Toc67405004"/>
      <w:bookmarkEnd w:id="220"/>
      <w:bookmarkEnd w:id="221"/>
      <w:r>
        <w:rPr>
          <w:lang w:val="en"/>
        </w:rPr>
        <w:lastRenderedPageBreak/>
        <w:t>Configur</w:t>
      </w:r>
      <w:r w:rsidR="00262A0B">
        <w:rPr>
          <w:lang w:val="en"/>
        </w:rPr>
        <w:t>ing</w:t>
      </w:r>
      <w:r>
        <w:rPr>
          <w:lang w:val="en"/>
        </w:rPr>
        <w:t xml:space="preserve"> the SUT</w:t>
      </w:r>
      <w:bookmarkEnd w:id="222"/>
    </w:p>
    <w:p w14:paraId="7400BAF2" w14:textId="20C2AF1F" w:rsidR="005D3FD6" w:rsidRDefault="00A304D4" w:rsidP="005D3FD6">
      <w:pPr>
        <w:pStyle w:val="BodyText"/>
      </w:pPr>
      <w:r>
        <w:t xml:space="preserve">In this section, you will perform </w:t>
      </w:r>
      <w:r w:rsidR="00890A4B">
        <w:t>a procedure for</w:t>
      </w:r>
      <w:r>
        <w:t xml:space="preserve"> preliminary configuration of the </w:t>
      </w:r>
      <w:r w:rsidRPr="00A304D4">
        <w:rPr>
          <w:b/>
          <w:bCs/>
        </w:rPr>
        <w:t xml:space="preserve">SUT </w:t>
      </w:r>
      <w:r w:rsidRPr="009667E2">
        <w:t>computer</w:t>
      </w:r>
      <w:r>
        <w:t xml:space="preserve"> </w:t>
      </w:r>
      <w:r w:rsidR="00890A4B">
        <w:t>in</w:t>
      </w:r>
      <w:r>
        <w:t xml:space="preserve"> tasks such as the following:</w:t>
      </w:r>
    </w:p>
    <w:p w14:paraId="75E874CC" w14:textId="77777777" w:rsidR="00A304D4" w:rsidRDefault="00A304D4" w:rsidP="00C05B58">
      <w:pPr>
        <w:pStyle w:val="BodyText"/>
        <w:numPr>
          <w:ilvl w:val="0"/>
          <w:numId w:val="71"/>
        </w:numPr>
      </w:pPr>
      <w:r w:rsidRPr="00A304D4">
        <w:t>Setting execution policy</w:t>
      </w:r>
    </w:p>
    <w:p w14:paraId="21BC6BF8" w14:textId="77777777" w:rsidR="00A304D4" w:rsidRDefault="00A304D4" w:rsidP="00C05B58">
      <w:pPr>
        <w:pStyle w:val="BodyText"/>
        <w:numPr>
          <w:ilvl w:val="0"/>
          <w:numId w:val="71"/>
        </w:numPr>
      </w:pPr>
      <w:r>
        <w:t>R</w:t>
      </w:r>
      <w:r w:rsidRPr="00A304D4">
        <w:t>eviewing and potentially updating ParamConfig.xml file settings</w:t>
      </w:r>
    </w:p>
    <w:p w14:paraId="3E833083" w14:textId="77777777" w:rsidR="00A304D4" w:rsidRDefault="00A304D4" w:rsidP="00C05B58">
      <w:pPr>
        <w:pStyle w:val="BodyText"/>
        <w:numPr>
          <w:ilvl w:val="0"/>
          <w:numId w:val="71"/>
        </w:numPr>
      </w:pPr>
      <w:r>
        <w:t>C</w:t>
      </w:r>
      <w:r w:rsidRPr="00A304D4">
        <w:t>onfigur</w:t>
      </w:r>
      <w:r>
        <w:t>ing certain</w:t>
      </w:r>
      <w:r w:rsidRPr="00A304D4">
        <w:t xml:space="preserve"> Group Policy settings</w:t>
      </w:r>
    </w:p>
    <w:p w14:paraId="59876720" w14:textId="77777777" w:rsidR="00A304D4" w:rsidRDefault="00A304D4" w:rsidP="00C05B58">
      <w:pPr>
        <w:pStyle w:val="BodyText"/>
        <w:numPr>
          <w:ilvl w:val="0"/>
          <w:numId w:val="71"/>
        </w:numPr>
      </w:pPr>
      <w:r>
        <w:t>E</w:t>
      </w:r>
      <w:r w:rsidRPr="00A304D4">
        <w:t>nabling redirection for MS-RDPEUSB Test Cases</w:t>
      </w:r>
    </w:p>
    <w:p w14:paraId="7B94EDD9" w14:textId="77777777" w:rsidR="00A304D4" w:rsidRDefault="00A304D4" w:rsidP="00C05B58">
      <w:pPr>
        <w:pStyle w:val="BodyText"/>
        <w:numPr>
          <w:ilvl w:val="0"/>
          <w:numId w:val="71"/>
        </w:numPr>
      </w:pPr>
      <w:r>
        <w:t>E</w:t>
      </w:r>
      <w:r w:rsidRPr="00A304D4">
        <w:t>nabl</w:t>
      </w:r>
      <w:r>
        <w:t>ing</w:t>
      </w:r>
      <w:r w:rsidRPr="00A304D4">
        <w:t xml:space="preserve"> Windows Remote Management</w:t>
      </w:r>
    </w:p>
    <w:p w14:paraId="5B8AAB6C" w14:textId="5109411B" w:rsidR="003D2D01" w:rsidRDefault="00A304D4" w:rsidP="00C05B58">
      <w:pPr>
        <w:pStyle w:val="BodyText"/>
        <w:numPr>
          <w:ilvl w:val="0"/>
          <w:numId w:val="71"/>
        </w:numPr>
      </w:pPr>
      <w:r>
        <w:t>E</w:t>
      </w:r>
      <w:r w:rsidRPr="00A304D4">
        <w:t>diting .rdp files</w:t>
      </w:r>
    </w:p>
    <w:p w14:paraId="6B1376CF" w14:textId="77777777" w:rsidR="000A578C" w:rsidRPr="005D3FD6" w:rsidRDefault="000A578C" w:rsidP="000A578C">
      <w:pPr>
        <w:pStyle w:val="BodyTextSpacer"/>
      </w:pPr>
    </w:p>
    <w:p w14:paraId="587D8067" w14:textId="2AB99E27" w:rsidR="00AB127A" w:rsidRPr="00AB127A" w:rsidRDefault="00801751" w:rsidP="00696E0F">
      <w:pPr>
        <w:pStyle w:val="Caption"/>
        <w:tabs>
          <w:tab w:val="left" w:pos="1890"/>
        </w:tabs>
      </w:pPr>
      <w:r w:rsidRPr="00BD57EE">
        <w:rPr>
          <w:rStyle w:val="Hyperlink"/>
          <w:sz w:val="24"/>
          <w:u w:val="none"/>
        </w:rPr>
        <w:sym w:font="Wingdings 3" w:char="F084"/>
      </w:r>
      <w:r w:rsidRPr="00BD57EE">
        <w:rPr>
          <w:rStyle w:val="Hyperlink"/>
          <w:u w:val="none"/>
        </w:rPr>
        <w:t xml:space="preserve">  </w:t>
      </w:r>
      <w:r w:rsidR="00AB127A" w:rsidRPr="00C9291A">
        <w:t>To configure the SUT</w:t>
      </w:r>
      <w:r w:rsidR="002A177E">
        <w:t xml:space="preserve"> </w:t>
      </w:r>
      <w:r w:rsidR="00B10DB3">
        <w:t>c</w:t>
      </w:r>
      <w:r w:rsidR="002A177E">
        <w:t>omputer</w:t>
      </w:r>
      <w:r w:rsidR="00635454" w:rsidRPr="00C9291A">
        <w:t>, perform the steps that follow</w:t>
      </w:r>
      <w:r w:rsidR="00635454">
        <w:rPr>
          <w:rFonts w:ascii="Segoe UI" w:hAnsi="Segoe UI"/>
          <w:sz w:val="21"/>
        </w:rPr>
        <w:t>:</w:t>
      </w:r>
    </w:p>
    <w:p w14:paraId="61B3CCC7" w14:textId="042D6E00" w:rsidR="00AB127A" w:rsidRPr="00696E0F" w:rsidRDefault="00AB127A" w:rsidP="00C05B58">
      <w:pPr>
        <w:pStyle w:val="BodyText"/>
        <w:numPr>
          <w:ilvl w:val="0"/>
          <w:numId w:val="14"/>
        </w:numPr>
        <w:rPr>
          <w:szCs w:val="22"/>
        </w:rPr>
      </w:pPr>
      <w:r w:rsidRPr="00696E0F">
        <w:rPr>
          <w:szCs w:val="22"/>
        </w:rPr>
        <w:t xml:space="preserve">Log on to the </w:t>
      </w:r>
      <w:r w:rsidRPr="00BB5DB7">
        <w:rPr>
          <w:b/>
          <w:bCs/>
          <w:szCs w:val="22"/>
        </w:rPr>
        <w:t xml:space="preserve">SUT </w:t>
      </w:r>
      <w:r w:rsidR="00B10DB3" w:rsidRPr="00BD57EE">
        <w:rPr>
          <w:szCs w:val="22"/>
        </w:rPr>
        <w:t>c</w:t>
      </w:r>
      <w:r w:rsidR="00BB5DB7" w:rsidRPr="00BD57EE">
        <w:rPr>
          <w:szCs w:val="22"/>
        </w:rPr>
        <w:t>omputer</w:t>
      </w:r>
      <w:r w:rsidR="00BB5DB7">
        <w:rPr>
          <w:szCs w:val="22"/>
        </w:rPr>
        <w:t xml:space="preserve"> </w:t>
      </w:r>
      <w:r w:rsidRPr="00696E0F">
        <w:rPr>
          <w:szCs w:val="22"/>
        </w:rPr>
        <w:t>as</w:t>
      </w:r>
      <w:r w:rsidR="00762AE2">
        <w:rPr>
          <w:szCs w:val="22"/>
        </w:rPr>
        <w:t xml:space="preserve"> a</w:t>
      </w:r>
      <w:r w:rsidRPr="00696E0F">
        <w:rPr>
          <w:szCs w:val="22"/>
        </w:rPr>
        <w:t xml:space="preserve"> </w:t>
      </w:r>
      <w:r w:rsidR="0039160B" w:rsidRPr="00696E0F">
        <w:rPr>
          <w:szCs w:val="22"/>
        </w:rPr>
        <w:t xml:space="preserve">local </w:t>
      </w:r>
      <w:r w:rsidR="00801751" w:rsidRPr="00696E0F">
        <w:rPr>
          <w:szCs w:val="22"/>
        </w:rPr>
        <w:t>A</w:t>
      </w:r>
      <w:r w:rsidRPr="00696E0F">
        <w:rPr>
          <w:szCs w:val="22"/>
        </w:rPr>
        <w:t>dministrator</w:t>
      </w:r>
      <w:r w:rsidR="00762AE2">
        <w:rPr>
          <w:szCs w:val="22"/>
        </w:rPr>
        <w:t>,</w:t>
      </w:r>
      <w:r w:rsidR="0039160B" w:rsidRPr="00696E0F">
        <w:rPr>
          <w:szCs w:val="22"/>
        </w:rPr>
        <w:t xml:space="preserve"> </w:t>
      </w:r>
      <w:r w:rsidR="0039160B" w:rsidRPr="00762AE2">
        <w:rPr>
          <w:color w:val="auto"/>
          <w:szCs w:val="22"/>
        </w:rPr>
        <w:t xml:space="preserve">or </w:t>
      </w:r>
      <w:r w:rsidR="00762AE2">
        <w:rPr>
          <w:color w:val="auto"/>
          <w:szCs w:val="22"/>
        </w:rPr>
        <w:t xml:space="preserve">with </w:t>
      </w:r>
      <w:r w:rsidR="00762AE2" w:rsidRPr="00762AE2">
        <w:rPr>
          <w:color w:val="auto"/>
          <w:szCs w:val="22"/>
        </w:rPr>
        <w:t xml:space="preserve">a </w:t>
      </w:r>
      <w:r w:rsidR="0039160B" w:rsidRPr="00762AE2">
        <w:rPr>
          <w:color w:val="auto"/>
          <w:szCs w:val="22"/>
        </w:rPr>
        <w:t xml:space="preserve">user account </w:t>
      </w:r>
      <w:r w:rsidR="00762AE2">
        <w:rPr>
          <w:color w:val="auto"/>
          <w:szCs w:val="22"/>
        </w:rPr>
        <w:t xml:space="preserve">that has </w:t>
      </w:r>
      <w:r w:rsidR="0039160B" w:rsidRPr="00762AE2">
        <w:rPr>
          <w:color w:val="auto"/>
          <w:szCs w:val="22"/>
        </w:rPr>
        <w:t>admin</w:t>
      </w:r>
      <w:r w:rsidR="00762AE2">
        <w:rPr>
          <w:color w:val="auto"/>
          <w:szCs w:val="22"/>
        </w:rPr>
        <w:t>istrative</w:t>
      </w:r>
      <w:r w:rsidR="0039160B" w:rsidRPr="00762AE2">
        <w:rPr>
          <w:color w:val="auto"/>
          <w:szCs w:val="22"/>
        </w:rPr>
        <w:t xml:space="preserve"> privileges</w:t>
      </w:r>
      <w:r w:rsidRPr="00696E0F">
        <w:rPr>
          <w:szCs w:val="22"/>
        </w:rPr>
        <w:t>.</w:t>
      </w:r>
    </w:p>
    <w:p w14:paraId="49C3D492" w14:textId="06DF4D9B" w:rsidR="00AB127A" w:rsidRPr="00AB127A" w:rsidRDefault="006E6EC9" w:rsidP="00BB7A29">
      <w:pPr>
        <w:pStyle w:val="MoreInfo"/>
        <w:ind w:left="720"/>
      </w:pPr>
      <w:r w:rsidRPr="00AB127A">
        <w:rPr>
          <w:noProof/>
          <w:color w:val="0366D6"/>
        </w:rPr>
        <w:drawing>
          <wp:inline distT="0" distB="0" distL="0" distR="0" wp14:anchorId="3FB0D58D" wp14:editId="7DFD5C6F">
            <wp:extent cx="311391" cy="207594"/>
            <wp:effectExtent l="0" t="0" r="0" b="2540"/>
            <wp:docPr id="57" name="Picture 57">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AB127A" w:rsidRPr="00AB127A">
        <w:t>Note</w:t>
      </w:r>
    </w:p>
    <w:p w14:paraId="78BEBC8D" w14:textId="36BFF09B" w:rsidR="00AB127A" w:rsidRDefault="00AB127A" w:rsidP="00BB7A29">
      <w:pPr>
        <w:pStyle w:val="MoreInfoText"/>
        <w:ind w:left="720"/>
      </w:pPr>
      <w:r w:rsidRPr="00AB127A">
        <w:t xml:space="preserve">You must use the </w:t>
      </w:r>
      <w:r w:rsidR="0039160B">
        <w:t xml:space="preserve">local </w:t>
      </w:r>
      <w:r w:rsidRPr="00AB127A">
        <w:t xml:space="preserve">Administrator account </w:t>
      </w:r>
      <w:r w:rsidR="00720C77">
        <w:t>when logging on to</w:t>
      </w:r>
      <w:r w:rsidR="00720C77" w:rsidRPr="00AB127A">
        <w:t xml:space="preserve"> </w:t>
      </w:r>
      <w:r w:rsidRPr="00AB127A">
        <w:t xml:space="preserve">the </w:t>
      </w:r>
      <w:r w:rsidRPr="002A177E">
        <w:rPr>
          <w:b/>
          <w:bCs w:val="0"/>
        </w:rPr>
        <w:t>SUT</w:t>
      </w:r>
      <w:r w:rsidR="002A177E" w:rsidRPr="002A177E">
        <w:rPr>
          <w:b/>
          <w:bCs w:val="0"/>
        </w:rPr>
        <w:t xml:space="preserve"> </w:t>
      </w:r>
      <w:r w:rsidR="00B10DB3" w:rsidRPr="00BD57EE">
        <w:t>c</w:t>
      </w:r>
      <w:r w:rsidR="002A177E" w:rsidRPr="00BD57EE">
        <w:t>omputer</w:t>
      </w:r>
      <w:r w:rsidRPr="00AB127A">
        <w:t xml:space="preserve">. </w:t>
      </w:r>
      <w:r w:rsidR="00801751">
        <w:t xml:space="preserve"> </w:t>
      </w:r>
      <w:r w:rsidRPr="00AB127A">
        <w:t xml:space="preserve">If the </w:t>
      </w:r>
      <w:r w:rsidR="008F1F2F">
        <w:t xml:space="preserve">local </w:t>
      </w:r>
      <w:r w:rsidRPr="008F1F2F">
        <w:rPr>
          <w:b/>
          <w:bCs w:val="0"/>
        </w:rPr>
        <w:t>Administrator</w:t>
      </w:r>
      <w:r w:rsidRPr="00AB127A">
        <w:t xml:space="preserve"> account is disabled, enable it as follows:</w:t>
      </w:r>
    </w:p>
    <w:p w14:paraId="7B6D5A0F" w14:textId="77777777" w:rsidR="00EC5E2C" w:rsidRPr="00EC5E2C" w:rsidRDefault="00EC5E2C" w:rsidP="00EC5E2C">
      <w:pPr>
        <w:pStyle w:val="BodyTextSpacer"/>
      </w:pPr>
    </w:p>
    <w:p w14:paraId="4854736B" w14:textId="7C7E438B" w:rsidR="00AB127A" w:rsidRPr="00AB127A" w:rsidRDefault="00AB127A" w:rsidP="00C05B58">
      <w:pPr>
        <w:pStyle w:val="BodyText"/>
        <w:numPr>
          <w:ilvl w:val="0"/>
          <w:numId w:val="15"/>
        </w:numPr>
        <w:ind w:left="1440"/>
      </w:pPr>
      <w:r w:rsidRPr="00AB127A">
        <w:t xml:space="preserve">In </w:t>
      </w:r>
      <w:r w:rsidRPr="00F758AB">
        <w:rPr>
          <w:b/>
          <w:bCs/>
        </w:rPr>
        <w:t>Control Panel</w:t>
      </w:r>
      <w:r w:rsidRPr="00AB127A">
        <w:t xml:space="preserve"> open</w:t>
      </w:r>
      <w:r w:rsidR="006B667C">
        <w:t xml:space="preserve"> </w:t>
      </w:r>
      <w:r w:rsidR="006B667C" w:rsidRPr="00F758AB">
        <w:rPr>
          <w:b/>
          <w:bCs/>
        </w:rPr>
        <w:t>System and Security</w:t>
      </w:r>
      <w:r w:rsidR="006B667C">
        <w:t>,</w:t>
      </w:r>
      <w:r w:rsidRPr="00AB127A">
        <w:t xml:space="preserve"> </w:t>
      </w:r>
      <w:r w:rsidRPr="00F758AB">
        <w:rPr>
          <w:b/>
          <w:bCs/>
        </w:rPr>
        <w:t>Administrative Tools</w:t>
      </w:r>
      <w:r w:rsidR="006B667C">
        <w:t xml:space="preserve">, </w:t>
      </w:r>
      <w:r w:rsidRPr="00AB127A">
        <w:t xml:space="preserve">and then open </w:t>
      </w:r>
      <w:r w:rsidRPr="00F758AB">
        <w:rPr>
          <w:b/>
          <w:bCs/>
        </w:rPr>
        <w:t>Computer Management</w:t>
      </w:r>
      <w:r w:rsidRPr="00AB127A">
        <w:t>.</w:t>
      </w:r>
    </w:p>
    <w:p w14:paraId="6ADCB5FF" w14:textId="77777777" w:rsidR="00AB127A" w:rsidRPr="00AB127A" w:rsidRDefault="00AB127A" w:rsidP="00C05B58">
      <w:pPr>
        <w:pStyle w:val="BodyText"/>
        <w:numPr>
          <w:ilvl w:val="0"/>
          <w:numId w:val="15"/>
        </w:numPr>
        <w:ind w:left="1440"/>
      </w:pPr>
      <w:r w:rsidRPr="00AB127A">
        <w:t xml:space="preserve">In the left panel, open </w:t>
      </w:r>
      <w:r w:rsidRPr="00F758AB">
        <w:rPr>
          <w:b/>
          <w:bCs/>
        </w:rPr>
        <w:t>Local Users and Groups</w:t>
      </w:r>
      <w:r w:rsidRPr="00AB127A">
        <w:t xml:space="preserve"> under </w:t>
      </w:r>
      <w:r w:rsidRPr="00F758AB">
        <w:rPr>
          <w:b/>
          <w:bCs/>
        </w:rPr>
        <w:t>System Tools</w:t>
      </w:r>
      <w:r w:rsidRPr="00AB127A">
        <w:t xml:space="preserve">, and then select </w:t>
      </w:r>
      <w:r w:rsidRPr="00F758AB">
        <w:rPr>
          <w:b/>
          <w:bCs/>
        </w:rPr>
        <w:t>Users</w:t>
      </w:r>
      <w:r w:rsidRPr="00AB127A">
        <w:t>.</w:t>
      </w:r>
    </w:p>
    <w:p w14:paraId="303EE795" w14:textId="0A07AE7F" w:rsidR="00AB127A" w:rsidRPr="00AB127A" w:rsidRDefault="00AB127A" w:rsidP="00C05B58">
      <w:pPr>
        <w:pStyle w:val="BodyText"/>
        <w:numPr>
          <w:ilvl w:val="0"/>
          <w:numId w:val="15"/>
        </w:numPr>
        <w:ind w:left="1440"/>
      </w:pPr>
      <w:r w:rsidRPr="00AB127A">
        <w:t>In the right panel, double</w:t>
      </w:r>
      <w:r w:rsidR="008F1F2F">
        <w:t>-</w:t>
      </w:r>
      <w:r w:rsidRPr="00AB127A">
        <w:t xml:space="preserve">click </w:t>
      </w:r>
      <w:r w:rsidRPr="00F758AB">
        <w:rPr>
          <w:b/>
          <w:bCs/>
        </w:rPr>
        <w:t>Administrator</w:t>
      </w:r>
      <w:r w:rsidRPr="00AB127A">
        <w:t xml:space="preserve"> and then un</w:t>
      </w:r>
      <w:r w:rsidR="008F1F2F">
        <w:t>select</w:t>
      </w:r>
      <w:r w:rsidRPr="00AB127A">
        <w:t xml:space="preserve"> the </w:t>
      </w:r>
      <w:r w:rsidRPr="00F758AB">
        <w:rPr>
          <w:b/>
          <w:bCs/>
        </w:rPr>
        <w:t>Account is disabled</w:t>
      </w:r>
      <w:r w:rsidRPr="00AB127A">
        <w:t xml:space="preserve"> </w:t>
      </w:r>
      <w:r w:rsidR="008F1F2F">
        <w:t xml:space="preserve">check </w:t>
      </w:r>
      <w:r w:rsidRPr="00AB127A">
        <w:t>box.</w:t>
      </w:r>
    </w:p>
    <w:p w14:paraId="2A9A8BA1" w14:textId="295D597F" w:rsidR="00F758AB" w:rsidRDefault="00AB127A" w:rsidP="00C05B58">
      <w:pPr>
        <w:pStyle w:val="BodyText"/>
        <w:numPr>
          <w:ilvl w:val="0"/>
          <w:numId w:val="15"/>
        </w:numPr>
        <w:ind w:left="1440"/>
      </w:pPr>
      <w:r w:rsidRPr="00AB127A">
        <w:t>Right</w:t>
      </w:r>
      <w:r w:rsidR="008F1F2F">
        <w:t>-</w:t>
      </w:r>
      <w:r w:rsidRPr="00AB127A">
        <w:t xml:space="preserve">click </w:t>
      </w:r>
      <w:r w:rsidRPr="00F758AB">
        <w:rPr>
          <w:b/>
          <w:bCs/>
        </w:rPr>
        <w:t>Administrator</w:t>
      </w:r>
      <w:r w:rsidR="00F758AB">
        <w:t xml:space="preserve">, </w:t>
      </w:r>
      <w:r w:rsidRPr="00AB127A">
        <w:t xml:space="preserve">click </w:t>
      </w:r>
      <w:r w:rsidRPr="00F758AB">
        <w:rPr>
          <w:b/>
          <w:bCs/>
        </w:rPr>
        <w:t>Set Password</w:t>
      </w:r>
      <w:r w:rsidRPr="00AB127A">
        <w:t>…, then</w:t>
      </w:r>
      <w:r w:rsidR="00F758AB">
        <w:t xml:space="preserve"> in the </w:t>
      </w:r>
      <w:r w:rsidR="00F758AB" w:rsidRPr="002A177E">
        <w:rPr>
          <w:b/>
          <w:bCs/>
        </w:rPr>
        <w:t>Set Password for Administrator</w:t>
      </w:r>
      <w:r w:rsidR="00F758AB">
        <w:t xml:space="preserve"> </w:t>
      </w:r>
      <w:r w:rsidR="00C41763">
        <w:t>dialog, click</w:t>
      </w:r>
      <w:r w:rsidRPr="00AB127A">
        <w:t xml:space="preserve"> </w:t>
      </w:r>
      <w:r w:rsidRPr="00F758AB">
        <w:rPr>
          <w:b/>
          <w:bCs/>
        </w:rPr>
        <w:t>Proceed</w:t>
      </w:r>
      <w:r w:rsidR="00F758AB">
        <w:t>..</w:t>
      </w:r>
    </w:p>
    <w:p w14:paraId="4AD3F784" w14:textId="75E92E76" w:rsidR="00F758AB" w:rsidRDefault="00F758AB" w:rsidP="00EC5E2C">
      <w:pPr>
        <w:pStyle w:val="BodyText"/>
        <w:ind w:left="1440"/>
      </w:pPr>
      <w:r>
        <w:t>Thereafter, specify</w:t>
      </w:r>
      <w:r w:rsidR="00AB127A" w:rsidRPr="00AB127A">
        <w:t xml:space="preserve"> “Password01!” </w:t>
      </w:r>
      <w:r>
        <w:t xml:space="preserve">(without the quotes) </w:t>
      </w:r>
      <w:r w:rsidR="00AB127A" w:rsidRPr="00AB127A">
        <w:t xml:space="preserve">in the </w:t>
      </w:r>
      <w:r w:rsidR="00AB127A" w:rsidRPr="00F758AB">
        <w:rPr>
          <w:b/>
          <w:bCs/>
        </w:rPr>
        <w:t>New Password</w:t>
      </w:r>
      <w:r w:rsidR="00AB127A" w:rsidRPr="00AB127A">
        <w:t xml:space="preserve"> and </w:t>
      </w:r>
      <w:r w:rsidR="00AB127A" w:rsidRPr="00F758AB">
        <w:rPr>
          <w:b/>
          <w:bCs/>
        </w:rPr>
        <w:t>Confirm Password</w:t>
      </w:r>
      <w:r w:rsidR="00AB127A" w:rsidRPr="00AB127A">
        <w:t xml:space="preserve"> fields. </w:t>
      </w:r>
    </w:p>
    <w:p w14:paraId="784700FD" w14:textId="104B7483" w:rsidR="00AB127A" w:rsidRDefault="00AB127A" w:rsidP="00C05B58">
      <w:pPr>
        <w:pStyle w:val="BodyText"/>
        <w:numPr>
          <w:ilvl w:val="0"/>
          <w:numId w:val="15"/>
        </w:numPr>
        <w:ind w:left="1440"/>
      </w:pPr>
      <w:r w:rsidRPr="00AB127A">
        <w:t xml:space="preserve">Click </w:t>
      </w:r>
      <w:r w:rsidRPr="00F758AB">
        <w:rPr>
          <w:b/>
          <w:bCs/>
        </w:rPr>
        <w:t>OK</w:t>
      </w:r>
      <w:r w:rsidRPr="00AB127A">
        <w:t xml:space="preserve"> to save the password for </w:t>
      </w:r>
      <w:r w:rsidR="008F1F2F">
        <w:t xml:space="preserve">the </w:t>
      </w:r>
      <w:r w:rsidRPr="00AB127A">
        <w:t xml:space="preserve">local </w:t>
      </w:r>
      <w:r w:rsidR="008F1F2F">
        <w:t>A</w:t>
      </w:r>
      <w:r w:rsidRPr="00AB127A">
        <w:t xml:space="preserve">dministrator </w:t>
      </w:r>
      <w:r w:rsidR="005879C2">
        <w:t>account</w:t>
      </w:r>
      <w:r w:rsidRPr="00AB127A">
        <w:t>.</w:t>
      </w:r>
    </w:p>
    <w:p w14:paraId="5CD9A090" w14:textId="77777777" w:rsidR="00CE7B0E" w:rsidRPr="00AB127A" w:rsidRDefault="00CE7B0E" w:rsidP="00CE7B0E">
      <w:pPr>
        <w:pStyle w:val="BodyTextSpacer"/>
      </w:pPr>
    </w:p>
    <w:p w14:paraId="3FD82433" w14:textId="50136C50" w:rsidR="008F1F2F" w:rsidRPr="008F1F2F" w:rsidRDefault="006E6EC9" w:rsidP="00CE7B0E">
      <w:pPr>
        <w:pStyle w:val="MoreInfo"/>
        <w:ind w:left="720"/>
      </w:pPr>
      <w:r w:rsidRPr="00AB127A">
        <w:rPr>
          <w:noProof/>
          <w:color w:val="0366D6"/>
        </w:rPr>
        <w:drawing>
          <wp:inline distT="0" distB="0" distL="0" distR="0" wp14:anchorId="142F118E" wp14:editId="6CC13BEA">
            <wp:extent cx="311391" cy="207594"/>
            <wp:effectExtent l="0" t="0" r="0" b="2540"/>
            <wp:docPr id="58" name="Picture 58">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050F14">
        <w:t>Tip</w:t>
      </w:r>
    </w:p>
    <w:p w14:paraId="70D376AA" w14:textId="39C18D39" w:rsidR="008F1F2F" w:rsidRDefault="008F1F2F" w:rsidP="00CE7B0E">
      <w:pPr>
        <w:pStyle w:val="MoreInfoText"/>
        <w:ind w:left="720"/>
      </w:pPr>
      <w:r>
        <w:t xml:space="preserve">You can also </w:t>
      </w:r>
      <w:r w:rsidR="00AB127A" w:rsidRPr="00AB127A">
        <w:t xml:space="preserve">run </w:t>
      </w:r>
      <w:r>
        <w:t xml:space="preserve">the following </w:t>
      </w:r>
      <w:r w:rsidR="00AB127A" w:rsidRPr="00AB127A">
        <w:t>commands</w:t>
      </w:r>
      <w:r>
        <w:t xml:space="preserve"> at the </w:t>
      </w:r>
      <w:r w:rsidR="0039160B">
        <w:t xml:space="preserve">Windows </w:t>
      </w:r>
      <w:r>
        <w:t>command line to activate the local Administrator account and set the password</w:t>
      </w:r>
      <w:r w:rsidR="00AB127A" w:rsidRPr="00AB127A">
        <w:t xml:space="preserve">: </w:t>
      </w:r>
    </w:p>
    <w:p w14:paraId="3490058A" w14:textId="5153900F" w:rsidR="00926CD2" w:rsidRDefault="00926CD2" w:rsidP="00CE7B0E">
      <w:pPr>
        <w:pStyle w:val="Code"/>
      </w:pPr>
      <w:r w:rsidRPr="00AB127A">
        <w:t>net user /active administrator</w:t>
      </w:r>
    </w:p>
    <w:p w14:paraId="30908D3D" w14:textId="14315561" w:rsidR="008F1F2F" w:rsidRDefault="00926CD2" w:rsidP="00CE7B0E">
      <w:pPr>
        <w:pStyle w:val="Code"/>
      </w:pPr>
      <w:r w:rsidRPr="00AB127A">
        <w:t>net user administrator Password01!</w:t>
      </w:r>
    </w:p>
    <w:p w14:paraId="56FDDD26" w14:textId="48B89474" w:rsidR="00AB127A" w:rsidRPr="00AB127A" w:rsidRDefault="00AB127A" w:rsidP="004642B5">
      <w:pPr>
        <w:pStyle w:val="BodyTextSpacer"/>
        <w:ind w:left="720"/>
      </w:pPr>
    </w:p>
    <w:p w14:paraId="6419E2BA" w14:textId="1B1C76D5" w:rsidR="00AB127A" w:rsidRDefault="003C15B6" w:rsidP="00C05B58">
      <w:pPr>
        <w:pStyle w:val="BodyText"/>
        <w:numPr>
          <w:ilvl w:val="0"/>
          <w:numId w:val="72"/>
        </w:numPr>
      </w:pPr>
      <w:r>
        <w:t xml:space="preserve">Navigate </w:t>
      </w:r>
      <w:r w:rsidR="00AB127A" w:rsidRPr="00AB127A">
        <w:t xml:space="preserve">to </w:t>
      </w:r>
      <w:r>
        <w:t xml:space="preserve">the directory </w:t>
      </w:r>
      <w:r w:rsidR="0010768A">
        <w:t xml:space="preserve">immediately </w:t>
      </w:r>
      <w:r>
        <w:t>below</w:t>
      </w:r>
      <w:r w:rsidR="00AB127A" w:rsidRPr="00AB127A">
        <w:t xml:space="preserve"> and open the ParamConfig.xml file</w:t>
      </w:r>
      <w:r w:rsidR="003D78F5">
        <w:t>:</w:t>
      </w:r>
    </w:p>
    <w:p w14:paraId="6CF15907" w14:textId="3A9B57F4" w:rsidR="003C15B6" w:rsidRPr="00926CD2" w:rsidRDefault="003C15B6" w:rsidP="00926CD2">
      <w:pPr>
        <w:pStyle w:val="Code"/>
      </w:pPr>
      <w:r w:rsidRPr="00926CD2">
        <w:t>C:\</w:t>
      </w:r>
      <w:ins w:id="223" w:author="Harley Zhang (Wicresoft)" w:date="2021-03-10T14:20:00Z">
        <w:r w:rsidR="003D5003" w:rsidRPr="003D5003">
          <w:t>RDP-TestSuite-ClientEP</w:t>
        </w:r>
        <w:r w:rsidR="003D5003">
          <w:t>\</w:t>
        </w:r>
      </w:ins>
      <w:del w:id="224" w:author="Harley Zhang (Wicresoft)" w:date="2021-03-10T14:20:00Z">
        <w:r w:rsidRPr="00926CD2" w:rsidDel="003D5003">
          <w:delText>MicrosoftProtocolTests\RDP\Client-Endpoint\&lt;version#&gt;\</w:delText>
        </w:r>
      </w:del>
      <w:r w:rsidRPr="00926CD2">
        <w:t>Scripts</w:t>
      </w:r>
    </w:p>
    <w:p w14:paraId="501BF74D" w14:textId="5A030689" w:rsidR="00AB127A" w:rsidRDefault="00AB127A" w:rsidP="00C05B58">
      <w:pPr>
        <w:pStyle w:val="BodyText"/>
        <w:numPr>
          <w:ilvl w:val="0"/>
          <w:numId w:val="13"/>
        </w:numPr>
      </w:pPr>
      <w:r w:rsidRPr="00AB127A">
        <w:lastRenderedPageBreak/>
        <w:t>Review the properties</w:t>
      </w:r>
      <w:r w:rsidR="00DA330F">
        <w:t xml:space="preserve"> and descriptions</w:t>
      </w:r>
      <w:r w:rsidRPr="00AB127A">
        <w:t xml:space="preserve"> </w:t>
      </w:r>
      <w:r w:rsidR="00DA330F">
        <w:t xml:space="preserve">in the </w:t>
      </w:r>
      <w:r w:rsidR="0030049C">
        <w:t>ParamConfig</w:t>
      </w:r>
      <w:r w:rsidR="0010768A">
        <w:t>.xml</w:t>
      </w:r>
      <w:r w:rsidR="0030049C">
        <w:t xml:space="preserve"> file on the </w:t>
      </w:r>
      <w:r w:rsidR="00C3635E" w:rsidRPr="0010768A">
        <w:rPr>
          <w:b/>
          <w:bCs/>
        </w:rPr>
        <w:t xml:space="preserve">SUT </w:t>
      </w:r>
      <w:r w:rsidR="00B10DB3" w:rsidRPr="00BD57EE">
        <w:t>c</w:t>
      </w:r>
      <w:r w:rsidR="00C3635E" w:rsidRPr="00BD57EE">
        <w:t>omputer</w:t>
      </w:r>
      <w:r w:rsidR="00C3635E">
        <w:t xml:space="preserve"> </w:t>
      </w:r>
      <w:r w:rsidR="00DA330F">
        <w:t xml:space="preserve">with respect to those </w:t>
      </w:r>
      <w:r w:rsidRPr="00AB127A">
        <w:t>in the table</w:t>
      </w:r>
      <w:r w:rsidR="006044F6">
        <w:t xml:space="preserve"> that follows</w:t>
      </w:r>
      <w:r w:rsidRPr="00AB127A">
        <w:t xml:space="preserve"> </w:t>
      </w:r>
      <w:r w:rsidR="00DA330F">
        <w:t xml:space="preserve">and </w:t>
      </w:r>
      <w:r w:rsidRPr="00AB127A">
        <w:t>updat</w:t>
      </w:r>
      <w:r w:rsidR="00DA330F">
        <w:t>e</w:t>
      </w:r>
      <w:r w:rsidRPr="00AB127A">
        <w:t xml:space="preserve"> the </w:t>
      </w:r>
      <w:r w:rsidR="001803A6">
        <w:t>file</w:t>
      </w:r>
      <w:r w:rsidR="0039160B">
        <w:t xml:space="preserve"> </w:t>
      </w:r>
      <w:r w:rsidRPr="00AB127A">
        <w:t>as necessary</w:t>
      </w:r>
      <w:r w:rsidR="00BB5DB7">
        <w:t xml:space="preserve"> to match values</w:t>
      </w:r>
      <w:r w:rsidRPr="00AB127A">
        <w:t>.</w:t>
      </w:r>
    </w:p>
    <w:p w14:paraId="66346436" w14:textId="47EC34B5" w:rsidR="0030049C" w:rsidRDefault="0030049C" w:rsidP="003D78F5">
      <w:pPr>
        <w:pStyle w:val="Caption"/>
        <w:ind w:left="720"/>
      </w:pPr>
      <w:r>
        <w:rPr>
          <w:rFonts w:ascii="Segoe UI" w:hAnsi="Segoe UI"/>
          <w:sz w:val="21"/>
        </w:rPr>
        <w:t xml:space="preserve">Table </w:t>
      </w:r>
      <w:r w:rsidR="00103115">
        <w:rPr>
          <w:rFonts w:ascii="Segoe UI" w:hAnsi="Segoe UI"/>
          <w:sz w:val="21"/>
        </w:rPr>
        <w:t>7</w:t>
      </w:r>
      <w:r>
        <w:rPr>
          <w:rFonts w:ascii="Segoe UI" w:hAnsi="Segoe UI"/>
          <w:sz w:val="21"/>
        </w:rPr>
        <w:t xml:space="preserve">.  </w:t>
      </w:r>
      <w:r>
        <w:t xml:space="preserve">SUT </w:t>
      </w:r>
      <w:r w:rsidR="00B10DB3">
        <w:t>c</w:t>
      </w:r>
      <w:r>
        <w:t>omputer ParamConfig File properties</w:t>
      </w:r>
    </w:p>
    <w:tbl>
      <w:tblPr>
        <w:tblW w:w="9397" w:type="dxa"/>
        <w:tblCellSpacing w:w="7" w:type="dxa"/>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27"/>
        <w:gridCol w:w="6570"/>
      </w:tblGrid>
      <w:tr w:rsidR="009E2FA2" w:rsidRPr="00CD72C3" w14:paraId="378A7A5F" w14:textId="77777777" w:rsidTr="00C43D3A">
        <w:trPr>
          <w:tblCellSpacing w:w="7" w:type="dxa"/>
        </w:trPr>
        <w:tc>
          <w:tcPr>
            <w:tcW w:w="2806" w:type="dxa"/>
            <w:shd w:val="clear" w:color="auto" w:fill="D9E2F3" w:themeFill="accent1" w:themeFillTint="33"/>
            <w:tcMar>
              <w:top w:w="0" w:type="dxa"/>
              <w:left w:w="0" w:type="dxa"/>
              <w:bottom w:w="0" w:type="dxa"/>
              <w:right w:w="0" w:type="dxa"/>
            </w:tcMar>
            <w:vAlign w:val="center"/>
          </w:tcPr>
          <w:p w14:paraId="1E62EAAF" w14:textId="0D729E0E" w:rsidR="009E2FA2" w:rsidRPr="003D78F5" w:rsidRDefault="009E2FA2" w:rsidP="001449C8">
            <w:pPr>
              <w:pStyle w:val="BodyText"/>
              <w:rPr>
                <w:b/>
                <w:bCs/>
              </w:rPr>
            </w:pPr>
            <w:r>
              <w:rPr>
                <w:b/>
                <w:bCs/>
              </w:rPr>
              <w:t xml:space="preserve">Property </w:t>
            </w:r>
            <w:r w:rsidR="001B1632">
              <w:rPr>
                <w:b/>
                <w:bCs/>
              </w:rPr>
              <w:t>Name</w:t>
            </w:r>
          </w:p>
        </w:tc>
        <w:tc>
          <w:tcPr>
            <w:tcW w:w="6549" w:type="dxa"/>
            <w:shd w:val="clear" w:color="auto" w:fill="D9E2F3" w:themeFill="accent1" w:themeFillTint="33"/>
            <w:tcMar>
              <w:top w:w="0" w:type="dxa"/>
              <w:left w:w="0" w:type="dxa"/>
              <w:bottom w:w="0" w:type="dxa"/>
              <w:right w:w="0" w:type="dxa"/>
            </w:tcMar>
            <w:vAlign w:val="center"/>
          </w:tcPr>
          <w:p w14:paraId="53D1ED53" w14:textId="20C77562" w:rsidR="009E2FA2" w:rsidRPr="00CD72C3" w:rsidRDefault="009E2FA2" w:rsidP="001449C8">
            <w:pPr>
              <w:pStyle w:val="BodyText"/>
              <w:rPr>
                <w:b/>
                <w:bCs/>
              </w:rPr>
            </w:pPr>
            <w:r w:rsidRPr="00CD72C3">
              <w:rPr>
                <w:b/>
                <w:bCs/>
              </w:rPr>
              <w:t>Description</w:t>
            </w:r>
            <w:r w:rsidR="001B1632">
              <w:rPr>
                <w:b/>
                <w:bCs/>
              </w:rPr>
              <w:t>/Values</w:t>
            </w:r>
          </w:p>
        </w:tc>
      </w:tr>
      <w:tr w:rsidR="00BD10C4" w:rsidRPr="00AB127A" w14:paraId="0D9359D4" w14:textId="77777777" w:rsidTr="00C43D3A">
        <w:trPr>
          <w:trHeight w:val="984"/>
          <w:tblCellSpacing w:w="7" w:type="dxa"/>
        </w:trPr>
        <w:tc>
          <w:tcPr>
            <w:tcW w:w="2806" w:type="dxa"/>
            <w:tcMar>
              <w:top w:w="0" w:type="dxa"/>
              <w:left w:w="0" w:type="dxa"/>
              <w:bottom w:w="0" w:type="dxa"/>
              <w:right w:w="0" w:type="dxa"/>
            </w:tcMar>
            <w:vAlign w:val="center"/>
          </w:tcPr>
          <w:p w14:paraId="56855398" w14:textId="77777777" w:rsidR="00BD10C4" w:rsidRPr="003D78F5" w:rsidRDefault="00BD10C4" w:rsidP="001449C8">
            <w:pPr>
              <w:pStyle w:val="BodyText"/>
              <w:rPr>
                <w:b/>
                <w:bCs/>
              </w:rPr>
            </w:pPr>
            <w:r w:rsidRPr="003D78F5">
              <w:rPr>
                <w:b/>
                <w:bCs/>
              </w:rPr>
              <w:t>LogPath</w:t>
            </w:r>
          </w:p>
        </w:tc>
        <w:tc>
          <w:tcPr>
            <w:tcW w:w="6549" w:type="dxa"/>
            <w:tcMar>
              <w:top w:w="0" w:type="dxa"/>
              <w:left w:w="0" w:type="dxa"/>
              <w:bottom w:w="0" w:type="dxa"/>
              <w:right w:w="0" w:type="dxa"/>
            </w:tcMar>
            <w:vAlign w:val="center"/>
          </w:tcPr>
          <w:p w14:paraId="33A67FD9" w14:textId="77777777" w:rsidR="00BD10C4" w:rsidRPr="00AB127A" w:rsidRDefault="00BD10C4" w:rsidP="001449C8">
            <w:pPr>
              <w:pStyle w:val="BodyText"/>
            </w:pPr>
            <w:r w:rsidRPr="00AB127A">
              <w:t>The file path for storing the logs during configuration</w:t>
            </w:r>
            <w:r>
              <w:t>.</w:t>
            </w:r>
          </w:p>
          <w:p w14:paraId="53E4DA31" w14:textId="158365E0" w:rsidR="00BD10C4" w:rsidRPr="00AB127A" w:rsidRDefault="00BD10C4" w:rsidP="001449C8">
            <w:pPr>
              <w:pStyle w:val="BodyText"/>
            </w:pPr>
            <w:r w:rsidRPr="00AB127A">
              <w:t xml:space="preserve">Default value: </w:t>
            </w:r>
            <w:r w:rsidRPr="003D78F5">
              <w:rPr>
                <w:b/>
                <w:bCs/>
              </w:rPr>
              <w:t>...\Logs</w:t>
            </w:r>
          </w:p>
        </w:tc>
      </w:tr>
      <w:tr w:rsidR="00BD10C4" w:rsidRPr="00AB127A" w14:paraId="270918EB" w14:textId="77777777" w:rsidTr="00C43D3A">
        <w:trPr>
          <w:trHeight w:val="984"/>
          <w:tblCellSpacing w:w="7" w:type="dxa"/>
        </w:trPr>
        <w:tc>
          <w:tcPr>
            <w:tcW w:w="2806" w:type="dxa"/>
            <w:tcMar>
              <w:top w:w="0" w:type="dxa"/>
              <w:left w:w="0" w:type="dxa"/>
              <w:bottom w:w="0" w:type="dxa"/>
              <w:right w:w="0" w:type="dxa"/>
            </w:tcMar>
            <w:vAlign w:val="center"/>
            <w:hideMark/>
          </w:tcPr>
          <w:p w14:paraId="44F16E53" w14:textId="77777777" w:rsidR="00BD10C4" w:rsidRPr="003D78F5" w:rsidRDefault="00BD10C4" w:rsidP="001449C8">
            <w:pPr>
              <w:pStyle w:val="BodyText"/>
              <w:rPr>
                <w:b/>
                <w:bCs/>
              </w:rPr>
            </w:pPr>
            <w:r w:rsidRPr="003D78F5">
              <w:rPr>
                <w:b/>
                <w:bCs/>
              </w:rPr>
              <w:t>LogFile</w:t>
            </w:r>
          </w:p>
        </w:tc>
        <w:tc>
          <w:tcPr>
            <w:tcW w:w="6549" w:type="dxa"/>
            <w:tcMar>
              <w:top w:w="0" w:type="dxa"/>
              <w:left w:w="0" w:type="dxa"/>
              <w:bottom w:w="0" w:type="dxa"/>
              <w:right w:w="0" w:type="dxa"/>
            </w:tcMar>
            <w:vAlign w:val="center"/>
            <w:hideMark/>
          </w:tcPr>
          <w:p w14:paraId="0ABE4F89" w14:textId="77777777" w:rsidR="00BD10C4" w:rsidRPr="00AB127A" w:rsidRDefault="00BD10C4" w:rsidP="001449C8">
            <w:pPr>
              <w:pStyle w:val="BodyText"/>
            </w:pPr>
            <w:r w:rsidRPr="00AB127A">
              <w:t>The name of log file.</w:t>
            </w:r>
          </w:p>
          <w:p w14:paraId="7D2246F5" w14:textId="41FDF656" w:rsidR="00BD10C4" w:rsidRPr="00AB127A" w:rsidRDefault="00BD10C4" w:rsidP="001449C8">
            <w:pPr>
              <w:pStyle w:val="BodyText"/>
            </w:pPr>
            <w:r w:rsidRPr="00AB127A">
              <w:t xml:space="preserve">Default value: </w:t>
            </w:r>
            <w:r w:rsidRPr="00AB127A">
              <w:rPr>
                <w:b/>
                <w:bCs/>
              </w:rPr>
              <w:t>...\Logs\Config-DriverComputer.ps1.log</w:t>
            </w:r>
          </w:p>
        </w:tc>
      </w:tr>
      <w:tr w:rsidR="00BD10C4" w:rsidRPr="00AB127A" w14:paraId="6996E3FF" w14:textId="77777777" w:rsidTr="00C43D3A">
        <w:trPr>
          <w:trHeight w:val="984"/>
          <w:tblCellSpacing w:w="7" w:type="dxa"/>
        </w:trPr>
        <w:tc>
          <w:tcPr>
            <w:tcW w:w="2806" w:type="dxa"/>
            <w:tcMar>
              <w:top w:w="0" w:type="dxa"/>
              <w:left w:w="0" w:type="dxa"/>
              <w:bottom w:w="0" w:type="dxa"/>
              <w:right w:w="0" w:type="dxa"/>
            </w:tcMar>
            <w:vAlign w:val="center"/>
            <w:hideMark/>
          </w:tcPr>
          <w:p w14:paraId="2A2659A8" w14:textId="77777777" w:rsidR="00BD10C4" w:rsidRPr="003D78F5" w:rsidRDefault="00BD10C4" w:rsidP="001449C8">
            <w:pPr>
              <w:pStyle w:val="BodyText"/>
              <w:rPr>
                <w:b/>
                <w:bCs/>
              </w:rPr>
            </w:pPr>
            <w:r w:rsidRPr="003D78F5">
              <w:rPr>
                <w:b/>
                <w:bCs/>
              </w:rPr>
              <w:t>userNameInTC</w:t>
            </w:r>
          </w:p>
        </w:tc>
        <w:tc>
          <w:tcPr>
            <w:tcW w:w="6549" w:type="dxa"/>
            <w:tcMar>
              <w:top w:w="0" w:type="dxa"/>
              <w:left w:w="0" w:type="dxa"/>
              <w:bottom w:w="0" w:type="dxa"/>
              <w:right w:w="0" w:type="dxa"/>
            </w:tcMar>
            <w:vAlign w:val="center"/>
            <w:hideMark/>
          </w:tcPr>
          <w:p w14:paraId="55BCE289" w14:textId="77777777" w:rsidR="00BD10C4" w:rsidRPr="00AB127A" w:rsidRDefault="00BD10C4" w:rsidP="001449C8">
            <w:pPr>
              <w:pStyle w:val="BodyText"/>
            </w:pPr>
            <w:r w:rsidRPr="00AB127A">
              <w:t xml:space="preserve">The local administrator account that is used to log on to the </w:t>
            </w:r>
            <w:r w:rsidRPr="000D472B">
              <w:rPr>
                <w:b/>
                <w:bCs/>
              </w:rPr>
              <w:t xml:space="preserve">SUT </w:t>
            </w:r>
            <w:r w:rsidRPr="00BD57EE">
              <w:t>computer</w:t>
            </w:r>
            <w:r w:rsidRPr="00AB127A">
              <w:t>.</w:t>
            </w:r>
          </w:p>
          <w:p w14:paraId="1C4A4DC9" w14:textId="4A4B87BF" w:rsidR="00BD10C4" w:rsidRPr="00AB127A" w:rsidRDefault="00BD10C4" w:rsidP="001449C8">
            <w:pPr>
              <w:pStyle w:val="BodyText"/>
            </w:pPr>
            <w:r w:rsidRPr="00AB127A">
              <w:t xml:space="preserve">Required value: </w:t>
            </w:r>
            <w:r w:rsidRPr="00AB127A">
              <w:rPr>
                <w:b/>
                <w:bCs/>
              </w:rPr>
              <w:t>Administrator</w:t>
            </w:r>
          </w:p>
        </w:tc>
      </w:tr>
      <w:tr w:rsidR="00BD10C4" w:rsidRPr="00AB127A" w14:paraId="25608A28" w14:textId="77777777" w:rsidTr="00C43D3A">
        <w:trPr>
          <w:trHeight w:val="1273"/>
          <w:tblCellSpacing w:w="7" w:type="dxa"/>
        </w:trPr>
        <w:tc>
          <w:tcPr>
            <w:tcW w:w="2806" w:type="dxa"/>
            <w:tcMar>
              <w:top w:w="0" w:type="dxa"/>
              <w:left w:w="0" w:type="dxa"/>
              <w:bottom w:w="0" w:type="dxa"/>
              <w:right w:w="0" w:type="dxa"/>
            </w:tcMar>
            <w:vAlign w:val="center"/>
            <w:hideMark/>
          </w:tcPr>
          <w:p w14:paraId="0F23A40C" w14:textId="77777777" w:rsidR="00BD10C4" w:rsidRPr="003D78F5" w:rsidRDefault="00BD10C4" w:rsidP="001449C8">
            <w:pPr>
              <w:pStyle w:val="BodyText"/>
              <w:rPr>
                <w:b/>
                <w:bCs/>
              </w:rPr>
            </w:pPr>
            <w:r w:rsidRPr="003D78F5">
              <w:rPr>
                <w:b/>
                <w:bCs/>
              </w:rPr>
              <w:t>userPwdInTC</w:t>
            </w:r>
          </w:p>
        </w:tc>
        <w:tc>
          <w:tcPr>
            <w:tcW w:w="6549" w:type="dxa"/>
            <w:tcMar>
              <w:top w:w="0" w:type="dxa"/>
              <w:left w:w="0" w:type="dxa"/>
              <w:bottom w:w="0" w:type="dxa"/>
              <w:right w:w="0" w:type="dxa"/>
            </w:tcMar>
            <w:vAlign w:val="center"/>
            <w:hideMark/>
          </w:tcPr>
          <w:p w14:paraId="0F0E48EA" w14:textId="77777777" w:rsidR="00BD10C4" w:rsidRPr="00AB127A" w:rsidRDefault="00BD10C4" w:rsidP="001449C8">
            <w:pPr>
              <w:pStyle w:val="BodyText"/>
            </w:pPr>
            <w:r w:rsidRPr="00AB127A">
              <w:t xml:space="preserve">The password that is used to log on to the local administrator account of </w:t>
            </w:r>
            <w:r>
              <w:t xml:space="preserve">the </w:t>
            </w:r>
            <w:r w:rsidRPr="000D472B">
              <w:rPr>
                <w:b/>
                <w:bCs/>
              </w:rPr>
              <w:t>SUT</w:t>
            </w:r>
            <w:r>
              <w:t xml:space="preserve"> </w:t>
            </w:r>
            <w:r w:rsidRPr="003F622F">
              <w:t>computer</w:t>
            </w:r>
            <w:r w:rsidRPr="00AB127A">
              <w:t>.</w:t>
            </w:r>
          </w:p>
          <w:p w14:paraId="655913FC" w14:textId="320FF8B3" w:rsidR="00BD10C4" w:rsidRPr="00AB127A" w:rsidRDefault="00BD10C4" w:rsidP="001449C8">
            <w:pPr>
              <w:pStyle w:val="BodyText"/>
            </w:pPr>
            <w:r w:rsidRPr="00AB127A">
              <w:t xml:space="preserve">Default value: </w:t>
            </w:r>
            <w:r w:rsidRPr="00AB127A">
              <w:rPr>
                <w:b/>
                <w:bCs/>
              </w:rPr>
              <w:t>Password01!</w:t>
            </w:r>
          </w:p>
        </w:tc>
      </w:tr>
      <w:tr w:rsidR="00BD10C4" w:rsidRPr="00AB127A" w14:paraId="6E7D31E1" w14:textId="77777777" w:rsidTr="00C43D3A">
        <w:trPr>
          <w:trHeight w:val="984"/>
          <w:tblCellSpacing w:w="7" w:type="dxa"/>
        </w:trPr>
        <w:tc>
          <w:tcPr>
            <w:tcW w:w="2806" w:type="dxa"/>
            <w:tcMar>
              <w:top w:w="0" w:type="dxa"/>
              <w:left w:w="0" w:type="dxa"/>
              <w:bottom w:w="0" w:type="dxa"/>
              <w:right w:w="0" w:type="dxa"/>
            </w:tcMar>
            <w:vAlign w:val="center"/>
            <w:hideMark/>
          </w:tcPr>
          <w:p w14:paraId="7DA4FFEE" w14:textId="77777777" w:rsidR="00BD10C4" w:rsidRPr="003D78F5" w:rsidRDefault="00BD10C4" w:rsidP="001449C8">
            <w:pPr>
              <w:pStyle w:val="BodyText"/>
              <w:rPr>
                <w:b/>
                <w:bCs/>
              </w:rPr>
            </w:pPr>
            <w:r w:rsidRPr="003D78F5">
              <w:rPr>
                <w:b/>
                <w:bCs/>
              </w:rPr>
              <w:t>domainName</w:t>
            </w:r>
          </w:p>
        </w:tc>
        <w:tc>
          <w:tcPr>
            <w:tcW w:w="6549" w:type="dxa"/>
            <w:tcMar>
              <w:top w:w="0" w:type="dxa"/>
              <w:left w:w="0" w:type="dxa"/>
              <w:bottom w:w="0" w:type="dxa"/>
              <w:right w:w="0" w:type="dxa"/>
            </w:tcMar>
            <w:vAlign w:val="center"/>
            <w:hideMark/>
          </w:tcPr>
          <w:p w14:paraId="51A4CEE2" w14:textId="24CD9B55" w:rsidR="00BD10C4" w:rsidRPr="00AB127A" w:rsidRDefault="00BD10C4" w:rsidP="001449C8">
            <w:pPr>
              <w:pStyle w:val="BodyText"/>
            </w:pPr>
            <w:r w:rsidRPr="00AB127A">
              <w:t xml:space="preserve">The domain name that is configured in </w:t>
            </w:r>
            <w:r>
              <w:t xml:space="preserve">the </w:t>
            </w:r>
            <w:r w:rsidRPr="000D472B">
              <w:rPr>
                <w:b/>
                <w:bCs/>
              </w:rPr>
              <w:t>DC</w:t>
            </w:r>
            <w:r>
              <w:t xml:space="preserve"> </w:t>
            </w:r>
            <w:r w:rsidRPr="00BB3756">
              <w:t>computer</w:t>
            </w:r>
            <w:ins w:id="225" w:author="Harley Zhang" w:date="2021-03-11T14:54:00Z">
              <w:r w:rsidR="008408A4">
                <w:t xml:space="preserve">, </w:t>
              </w:r>
              <w:r w:rsidR="008408A4" w:rsidRPr="00FE7C8E">
                <w:t>leave it blank if not domain in the environment</w:t>
              </w:r>
              <w:r w:rsidR="008408A4">
                <w:t>.</w:t>
              </w:r>
            </w:ins>
            <w:del w:id="226" w:author="Harley Zhang" w:date="2021-03-11T14:54:00Z">
              <w:r w:rsidRPr="00AB127A" w:rsidDel="008408A4">
                <w:delText>.</w:delText>
              </w:r>
            </w:del>
          </w:p>
          <w:p w14:paraId="3DFB5874" w14:textId="3AA18A15" w:rsidR="00BD10C4" w:rsidRPr="00AB127A" w:rsidRDefault="00BD10C4" w:rsidP="001449C8">
            <w:pPr>
              <w:pStyle w:val="BodyText"/>
            </w:pPr>
            <w:r w:rsidRPr="00AB127A">
              <w:t xml:space="preserve">Default value: </w:t>
            </w:r>
            <w:r w:rsidRPr="00AB127A">
              <w:rPr>
                <w:b/>
                <w:bCs/>
              </w:rPr>
              <w:t>contoso.com</w:t>
            </w:r>
          </w:p>
        </w:tc>
      </w:tr>
      <w:tr w:rsidR="00BD10C4" w:rsidRPr="00AB127A" w14:paraId="4CACB62C" w14:textId="77777777" w:rsidTr="00C43D3A">
        <w:trPr>
          <w:trHeight w:val="984"/>
          <w:tblCellSpacing w:w="7" w:type="dxa"/>
        </w:trPr>
        <w:tc>
          <w:tcPr>
            <w:tcW w:w="2806" w:type="dxa"/>
            <w:tcMar>
              <w:top w:w="0" w:type="dxa"/>
              <w:left w:w="0" w:type="dxa"/>
              <w:bottom w:w="0" w:type="dxa"/>
              <w:right w:w="0" w:type="dxa"/>
            </w:tcMar>
            <w:vAlign w:val="center"/>
            <w:hideMark/>
          </w:tcPr>
          <w:p w14:paraId="5C4B0110" w14:textId="77777777" w:rsidR="00BD10C4" w:rsidRPr="003D78F5" w:rsidRDefault="00BD10C4" w:rsidP="001449C8">
            <w:pPr>
              <w:pStyle w:val="BodyText"/>
              <w:rPr>
                <w:b/>
                <w:bCs/>
              </w:rPr>
            </w:pPr>
            <w:r w:rsidRPr="003D78F5">
              <w:rPr>
                <w:b/>
                <w:bCs/>
              </w:rPr>
              <w:t>dcComputerName</w:t>
            </w:r>
          </w:p>
        </w:tc>
        <w:tc>
          <w:tcPr>
            <w:tcW w:w="6549" w:type="dxa"/>
            <w:tcMar>
              <w:top w:w="0" w:type="dxa"/>
              <w:left w:w="0" w:type="dxa"/>
              <w:bottom w:w="0" w:type="dxa"/>
              <w:right w:w="0" w:type="dxa"/>
            </w:tcMar>
            <w:vAlign w:val="center"/>
            <w:hideMark/>
          </w:tcPr>
          <w:p w14:paraId="49DC83CB" w14:textId="1DC8F37B" w:rsidR="00BD10C4" w:rsidRPr="00AB127A" w:rsidRDefault="00BD10C4" w:rsidP="001449C8">
            <w:pPr>
              <w:pStyle w:val="BodyText"/>
            </w:pPr>
            <w:r w:rsidRPr="00AB127A">
              <w:t>The machine name or IP address of</w:t>
            </w:r>
            <w:r>
              <w:t xml:space="preserve"> the</w:t>
            </w:r>
            <w:r w:rsidRPr="00AB127A">
              <w:t xml:space="preserve"> </w:t>
            </w:r>
            <w:r w:rsidRPr="000D472B">
              <w:rPr>
                <w:b/>
                <w:bCs/>
              </w:rPr>
              <w:t>DC</w:t>
            </w:r>
            <w:r>
              <w:t xml:space="preserve"> </w:t>
            </w:r>
            <w:r w:rsidRPr="00BD57EE">
              <w:t>computer</w:t>
            </w:r>
            <w:ins w:id="227" w:author="Harley Zhang" w:date="2021-03-11T14:53:00Z">
              <w:r w:rsidR="00FE7C8E">
                <w:t xml:space="preserve">, </w:t>
              </w:r>
              <w:r w:rsidR="00FE7C8E" w:rsidRPr="00FE7C8E">
                <w:t>leave it blank if not domain in the environment</w:t>
              </w:r>
            </w:ins>
            <w:ins w:id="228" w:author="Harley Zhang" w:date="2021-03-11T14:54:00Z">
              <w:r w:rsidR="008408A4">
                <w:t>.</w:t>
              </w:r>
            </w:ins>
            <w:del w:id="229" w:author="Harley Zhang" w:date="2021-03-11T14:53:00Z">
              <w:r w:rsidRPr="00AB127A" w:rsidDel="00FE7C8E">
                <w:delText>.</w:delText>
              </w:r>
            </w:del>
          </w:p>
          <w:p w14:paraId="4474B767" w14:textId="2BB8DAF0" w:rsidR="00BD10C4" w:rsidRPr="00AB127A" w:rsidRDefault="00BD10C4" w:rsidP="001449C8">
            <w:pPr>
              <w:pStyle w:val="BodyText"/>
            </w:pPr>
            <w:r w:rsidRPr="00AB127A">
              <w:t xml:space="preserve">Default value: </w:t>
            </w:r>
            <w:r w:rsidRPr="00AB127A">
              <w:rPr>
                <w:b/>
                <w:bCs/>
              </w:rPr>
              <w:t>DC01</w:t>
            </w:r>
          </w:p>
        </w:tc>
      </w:tr>
      <w:tr w:rsidR="00BD10C4" w:rsidRPr="00AB127A" w14:paraId="3334B5A7" w14:textId="77777777" w:rsidTr="00C43D3A">
        <w:trPr>
          <w:trHeight w:val="984"/>
          <w:tblCellSpacing w:w="7" w:type="dxa"/>
        </w:trPr>
        <w:tc>
          <w:tcPr>
            <w:tcW w:w="2806" w:type="dxa"/>
            <w:tcMar>
              <w:top w:w="0" w:type="dxa"/>
              <w:left w:w="0" w:type="dxa"/>
              <w:bottom w:w="0" w:type="dxa"/>
              <w:right w:w="0" w:type="dxa"/>
            </w:tcMar>
            <w:vAlign w:val="center"/>
            <w:hideMark/>
          </w:tcPr>
          <w:p w14:paraId="3778ED36" w14:textId="77777777" w:rsidR="00BD10C4" w:rsidRPr="003D78F5" w:rsidRDefault="00BD10C4" w:rsidP="001449C8">
            <w:pPr>
              <w:pStyle w:val="BodyText"/>
              <w:rPr>
                <w:b/>
                <w:bCs/>
              </w:rPr>
            </w:pPr>
            <w:r w:rsidRPr="003D78F5">
              <w:rPr>
                <w:b/>
                <w:bCs/>
              </w:rPr>
              <w:t>tcComputerName</w:t>
            </w:r>
          </w:p>
        </w:tc>
        <w:tc>
          <w:tcPr>
            <w:tcW w:w="6549" w:type="dxa"/>
            <w:tcMar>
              <w:top w:w="0" w:type="dxa"/>
              <w:left w:w="0" w:type="dxa"/>
              <w:bottom w:w="0" w:type="dxa"/>
              <w:right w:w="0" w:type="dxa"/>
            </w:tcMar>
            <w:vAlign w:val="center"/>
            <w:hideMark/>
          </w:tcPr>
          <w:p w14:paraId="11D74C54" w14:textId="77777777" w:rsidR="00BD10C4" w:rsidRPr="00AB127A" w:rsidRDefault="00BD10C4" w:rsidP="001449C8">
            <w:pPr>
              <w:pStyle w:val="BodyText"/>
            </w:pPr>
            <w:r w:rsidRPr="00AB127A">
              <w:t xml:space="preserve">The machine name or IP address of </w:t>
            </w:r>
            <w:r>
              <w:t xml:space="preserve">the </w:t>
            </w:r>
            <w:r w:rsidRPr="000D472B">
              <w:rPr>
                <w:b/>
                <w:bCs/>
              </w:rPr>
              <w:t>SUT</w:t>
            </w:r>
            <w:r>
              <w:t xml:space="preserve"> </w:t>
            </w:r>
            <w:r w:rsidRPr="00BD57EE">
              <w:t>computer</w:t>
            </w:r>
            <w:r w:rsidRPr="00AB127A">
              <w:t>.</w:t>
            </w:r>
          </w:p>
          <w:p w14:paraId="3530FBB2" w14:textId="0B97F4E8" w:rsidR="00BD10C4" w:rsidRPr="00AB127A" w:rsidRDefault="00BD10C4" w:rsidP="001449C8">
            <w:pPr>
              <w:pStyle w:val="BodyText"/>
            </w:pPr>
            <w:r w:rsidRPr="00AB127A">
              <w:t xml:space="preserve">Default value: </w:t>
            </w:r>
            <w:r w:rsidRPr="00AB127A">
              <w:rPr>
                <w:b/>
                <w:bCs/>
              </w:rPr>
              <w:t>SUT01</w:t>
            </w:r>
          </w:p>
        </w:tc>
      </w:tr>
      <w:tr w:rsidR="00BD10C4" w:rsidRPr="00AB127A" w14:paraId="0DA01228" w14:textId="77777777" w:rsidTr="00C43D3A">
        <w:trPr>
          <w:trHeight w:val="984"/>
          <w:tblCellSpacing w:w="7" w:type="dxa"/>
        </w:trPr>
        <w:tc>
          <w:tcPr>
            <w:tcW w:w="2806" w:type="dxa"/>
            <w:tcMar>
              <w:top w:w="0" w:type="dxa"/>
              <w:left w:w="0" w:type="dxa"/>
              <w:bottom w:w="0" w:type="dxa"/>
              <w:right w:w="0" w:type="dxa"/>
            </w:tcMar>
            <w:vAlign w:val="center"/>
            <w:hideMark/>
          </w:tcPr>
          <w:p w14:paraId="394512C1" w14:textId="77777777" w:rsidR="00BD10C4" w:rsidRPr="003D78F5" w:rsidRDefault="00BD10C4" w:rsidP="001449C8">
            <w:pPr>
              <w:pStyle w:val="BodyText"/>
              <w:rPr>
                <w:b/>
                <w:bCs/>
              </w:rPr>
            </w:pPr>
            <w:r w:rsidRPr="003D78F5">
              <w:rPr>
                <w:b/>
                <w:bCs/>
              </w:rPr>
              <w:t>driverComputerName</w:t>
            </w:r>
          </w:p>
        </w:tc>
        <w:tc>
          <w:tcPr>
            <w:tcW w:w="6549" w:type="dxa"/>
            <w:tcMar>
              <w:top w:w="0" w:type="dxa"/>
              <w:left w:w="0" w:type="dxa"/>
              <w:bottom w:w="0" w:type="dxa"/>
              <w:right w:w="0" w:type="dxa"/>
            </w:tcMar>
            <w:vAlign w:val="center"/>
            <w:hideMark/>
          </w:tcPr>
          <w:p w14:paraId="65AFCF9A" w14:textId="77777777" w:rsidR="00BD10C4" w:rsidRPr="00AB127A" w:rsidRDefault="00BD10C4" w:rsidP="001449C8">
            <w:pPr>
              <w:pStyle w:val="BodyText"/>
            </w:pPr>
            <w:r w:rsidRPr="00AB127A">
              <w:t>The machine name or IP address of</w:t>
            </w:r>
            <w:r>
              <w:t xml:space="preserve"> the</w:t>
            </w:r>
            <w:r w:rsidRPr="00AB127A">
              <w:t xml:space="preserve"> </w:t>
            </w:r>
            <w:r w:rsidRPr="000D472B">
              <w:rPr>
                <w:b/>
                <w:bCs/>
              </w:rPr>
              <w:t xml:space="preserve">Driver </w:t>
            </w:r>
            <w:r w:rsidRPr="00BD57EE">
              <w:t>computer</w:t>
            </w:r>
            <w:r w:rsidRPr="00AB127A">
              <w:t>.</w:t>
            </w:r>
          </w:p>
          <w:p w14:paraId="29ED3F3F" w14:textId="24BC2B20" w:rsidR="00BD10C4" w:rsidRPr="00AB127A" w:rsidRDefault="00BD10C4" w:rsidP="001449C8">
            <w:pPr>
              <w:pStyle w:val="BodyText"/>
            </w:pPr>
            <w:r w:rsidRPr="00AB127A">
              <w:t xml:space="preserve">Default value: </w:t>
            </w:r>
            <w:r w:rsidRPr="00AB127A">
              <w:rPr>
                <w:b/>
                <w:bCs/>
              </w:rPr>
              <w:t>DriverComputer</w:t>
            </w:r>
          </w:p>
        </w:tc>
      </w:tr>
      <w:tr w:rsidR="00BD10C4" w:rsidRPr="00AB127A" w14:paraId="316C6692" w14:textId="77777777" w:rsidTr="00C43D3A">
        <w:trPr>
          <w:trHeight w:val="984"/>
          <w:tblCellSpacing w:w="7" w:type="dxa"/>
        </w:trPr>
        <w:tc>
          <w:tcPr>
            <w:tcW w:w="2806" w:type="dxa"/>
            <w:tcMar>
              <w:top w:w="0" w:type="dxa"/>
              <w:left w:w="0" w:type="dxa"/>
              <w:bottom w:w="0" w:type="dxa"/>
              <w:right w:w="0" w:type="dxa"/>
            </w:tcMar>
            <w:vAlign w:val="center"/>
            <w:hideMark/>
          </w:tcPr>
          <w:p w14:paraId="2F89E1C3" w14:textId="77777777" w:rsidR="00BD10C4" w:rsidRPr="003D78F5" w:rsidRDefault="00BD10C4" w:rsidP="001449C8">
            <w:pPr>
              <w:pStyle w:val="BodyText"/>
              <w:rPr>
                <w:b/>
                <w:bCs/>
              </w:rPr>
            </w:pPr>
            <w:r w:rsidRPr="003D78F5">
              <w:rPr>
                <w:b/>
                <w:bCs/>
              </w:rPr>
              <w:t>RDPListeningPort</w:t>
            </w:r>
          </w:p>
        </w:tc>
        <w:tc>
          <w:tcPr>
            <w:tcW w:w="6549" w:type="dxa"/>
            <w:tcMar>
              <w:top w:w="0" w:type="dxa"/>
              <w:left w:w="0" w:type="dxa"/>
              <w:bottom w:w="0" w:type="dxa"/>
              <w:right w:w="0" w:type="dxa"/>
            </w:tcMar>
            <w:vAlign w:val="center"/>
            <w:hideMark/>
          </w:tcPr>
          <w:p w14:paraId="635DDAF5" w14:textId="77777777" w:rsidR="00BD10C4" w:rsidRPr="00AB127A" w:rsidRDefault="00BD10C4" w:rsidP="001449C8">
            <w:pPr>
              <w:pStyle w:val="BodyText"/>
            </w:pPr>
            <w:r w:rsidRPr="00AB127A">
              <w:t xml:space="preserve">The listening port </w:t>
            </w:r>
            <w:r>
              <w:t>for the</w:t>
            </w:r>
            <w:r w:rsidRPr="00AB127A">
              <w:t xml:space="preserve"> </w:t>
            </w:r>
            <w:r w:rsidRPr="000D472B">
              <w:rPr>
                <w:b/>
                <w:bCs/>
              </w:rPr>
              <w:t xml:space="preserve">Driver </w:t>
            </w:r>
            <w:r w:rsidRPr="00BD57EE">
              <w:t>computer</w:t>
            </w:r>
            <w:r w:rsidRPr="00AB127A">
              <w:t>.</w:t>
            </w:r>
          </w:p>
          <w:p w14:paraId="57A6B4A1" w14:textId="22A5C7CA" w:rsidR="00BD10C4" w:rsidRPr="00AB127A" w:rsidRDefault="00BD10C4" w:rsidP="001449C8">
            <w:pPr>
              <w:pStyle w:val="BodyText"/>
            </w:pPr>
            <w:r w:rsidRPr="00AB127A">
              <w:t xml:space="preserve">Default value: </w:t>
            </w:r>
            <w:r w:rsidRPr="00AB127A">
              <w:rPr>
                <w:b/>
                <w:bCs/>
              </w:rPr>
              <w:t>3389</w:t>
            </w:r>
          </w:p>
        </w:tc>
      </w:tr>
      <w:tr w:rsidR="00BD10C4" w:rsidRPr="00AB127A" w14:paraId="609B0F70" w14:textId="77777777" w:rsidTr="00C43D3A">
        <w:trPr>
          <w:trHeight w:val="984"/>
          <w:tblCellSpacing w:w="7" w:type="dxa"/>
        </w:trPr>
        <w:tc>
          <w:tcPr>
            <w:tcW w:w="2806" w:type="dxa"/>
            <w:tcMar>
              <w:top w:w="0" w:type="dxa"/>
              <w:left w:w="0" w:type="dxa"/>
              <w:bottom w:w="0" w:type="dxa"/>
              <w:right w:w="0" w:type="dxa"/>
            </w:tcMar>
            <w:vAlign w:val="center"/>
            <w:hideMark/>
          </w:tcPr>
          <w:p w14:paraId="415DA7DE" w14:textId="77777777" w:rsidR="00BD10C4" w:rsidRPr="003D78F5" w:rsidRDefault="00BD10C4" w:rsidP="001449C8">
            <w:pPr>
              <w:pStyle w:val="BodyText"/>
              <w:rPr>
                <w:b/>
                <w:bCs/>
              </w:rPr>
            </w:pPr>
            <w:r w:rsidRPr="003D78F5">
              <w:rPr>
                <w:b/>
                <w:bCs/>
              </w:rPr>
              <w:t>ipVersion</w:t>
            </w:r>
          </w:p>
        </w:tc>
        <w:tc>
          <w:tcPr>
            <w:tcW w:w="6549" w:type="dxa"/>
            <w:tcMar>
              <w:top w:w="0" w:type="dxa"/>
              <w:left w:w="0" w:type="dxa"/>
              <w:bottom w:w="0" w:type="dxa"/>
              <w:right w:w="0" w:type="dxa"/>
            </w:tcMar>
            <w:vAlign w:val="center"/>
            <w:hideMark/>
          </w:tcPr>
          <w:p w14:paraId="74053C91" w14:textId="77777777" w:rsidR="00BD10C4" w:rsidRPr="00AB127A" w:rsidRDefault="00BD10C4" w:rsidP="001449C8">
            <w:pPr>
              <w:pStyle w:val="BodyText"/>
            </w:pPr>
            <w:r w:rsidRPr="00AB127A">
              <w:t>The IP version that is used in</w:t>
            </w:r>
            <w:r>
              <w:t xml:space="preserve"> the</w:t>
            </w:r>
            <w:r w:rsidRPr="00AB127A">
              <w:t xml:space="preserve"> test</w:t>
            </w:r>
            <w:r>
              <w:t xml:space="preserve"> environment</w:t>
            </w:r>
            <w:r w:rsidRPr="00AB127A">
              <w:t>.</w:t>
            </w:r>
          </w:p>
          <w:p w14:paraId="40FDB87B" w14:textId="07F17E31" w:rsidR="00BD10C4" w:rsidRPr="00AB127A" w:rsidRDefault="00BD10C4" w:rsidP="001449C8">
            <w:pPr>
              <w:pStyle w:val="BodyText"/>
            </w:pPr>
            <w:r w:rsidRPr="00AB127A">
              <w:t xml:space="preserve">Default value: </w:t>
            </w:r>
            <w:r w:rsidRPr="00AB127A">
              <w:rPr>
                <w:b/>
                <w:bCs/>
              </w:rPr>
              <w:t>IPv4</w:t>
            </w:r>
          </w:p>
        </w:tc>
      </w:tr>
      <w:tr w:rsidR="00BD10C4" w:rsidRPr="00AB127A" w14:paraId="3488F21E" w14:textId="77777777" w:rsidTr="00C43D3A">
        <w:trPr>
          <w:trHeight w:val="1563"/>
          <w:tblCellSpacing w:w="7" w:type="dxa"/>
        </w:trPr>
        <w:tc>
          <w:tcPr>
            <w:tcW w:w="2806" w:type="dxa"/>
            <w:tcMar>
              <w:top w:w="0" w:type="dxa"/>
              <w:left w:w="0" w:type="dxa"/>
              <w:bottom w:w="0" w:type="dxa"/>
              <w:right w:w="0" w:type="dxa"/>
            </w:tcMar>
            <w:vAlign w:val="center"/>
            <w:hideMark/>
          </w:tcPr>
          <w:p w14:paraId="658FF5F7" w14:textId="77777777" w:rsidR="00BD10C4" w:rsidRPr="003D78F5" w:rsidRDefault="00BD10C4" w:rsidP="001449C8">
            <w:pPr>
              <w:pStyle w:val="BodyText"/>
              <w:rPr>
                <w:b/>
                <w:bCs/>
              </w:rPr>
            </w:pPr>
            <w:r w:rsidRPr="003D78F5">
              <w:rPr>
                <w:b/>
                <w:bCs/>
              </w:rPr>
              <w:lastRenderedPageBreak/>
              <w:t>workgroupDomain</w:t>
            </w:r>
          </w:p>
        </w:tc>
        <w:tc>
          <w:tcPr>
            <w:tcW w:w="6549" w:type="dxa"/>
            <w:tcMar>
              <w:top w:w="0" w:type="dxa"/>
              <w:left w:w="0" w:type="dxa"/>
              <w:bottom w:w="0" w:type="dxa"/>
              <w:right w:w="0" w:type="dxa"/>
            </w:tcMar>
            <w:vAlign w:val="center"/>
            <w:hideMark/>
          </w:tcPr>
          <w:p w14:paraId="2E7886DC" w14:textId="77777777" w:rsidR="00BD10C4" w:rsidRPr="00AB127A" w:rsidRDefault="00BD10C4" w:rsidP="001449C8">
            <w:pPr>
              <w:pStyle w:val="BodyText"/>
            </w:pPr>
            <w:r w:rsidRPr="00AB127A">
              <w:t xml:space="preserve">The </w:t>
            </w:r>
            <w:r>
              <w:t>T</w:t>
            </w:r>
            <w:r w:rsidRPr="00AB127A">
              <w:t xml:space="preserve">est </w:t>
            </w:r>
            <w:r>
              <w:t>E</w:t>
            </w:r>
            <w:r w:rsidRPr="00AB127A">
              <w:t>nvironment</w:t>
            </w:r>
            <w:r>
              <w:t xml:space="preserve"> type</w:t>
            </w:r>
            <w:r w:rsidRPr="00AB127A">
              <w:t xml:space="preserve">. If </w:t>
            </w:r>
            <w:r>
              <w:t>you are using the</w:t>
            </w:r>
            <w:r w:rsidRPr="00AB127A">
              <w:t xml:space="preserve"> </w:t>
            </w:r>
            <w:r w:rsidRPr="008A57CA">
              <w:rPr>
                <w:b/>
                <w:bCs/>
              </w:rPr>
              <w:t>Domain Environment</w:t>
            </w:r>
            <w:r w:rsidRPr="00AB127A">
              <w:t xml:space="preserve">, set the value </w:t>
            </w:r>
            <w:r>
              <w:t xml:space="preserve">below </w:t>
            </w:r>
            <w:r w:rsidRPr="00AB127A">
              <w:t xml:space="preserve">to </w:t>
            </w:r>
            <w:r w:rsidRPr="00AB127A">
              <w:rPr>
                <w:b/>
                <w:bCs/>
              </w:rPr>
              <w:t>Domain</w:t>
            </w:r>
            <w:r>
              <w:t>.</w:t>
            </w:r>
            <w:r w:rsidRPr="00AB127A">
              <w:t xml:space="preserve"> </w:t>
            </w:r>
            <w:r>
              <w:t>I</w:t>
            </w:r>
            <w:r w:rsidRPr="00AB127A">
              <w:t xml:space="preserve">f </w:t>
            </w:r>
            <w:r>
              <w:t>you are using the</w:t>
            </w:r>
            <w:r w:rsidRPr="00AB127A">
              <w:t xml:space="preserve"> </w:t>
            </w:r>
            <w:r w:rsidRPr="008A57CA">
              <w:rPr>
                <w:b/>
                <w:bCs/>
              </w:rPr>
              <w:t>Workgroup Environment</w:t>
            </w:r>
            <w:r w:rsidRPr="00AB127A">
              <w:t xml:space="preserve">, </w:t>
            </w:r>
            <w:r>
              <w:t xml:space="preserve">ensure the value below is </w:t>
            </w:r>
            <w:r w:rsidRPr="00AB127A">
              <w:t xml:space="preserve">set to </w:t>
            </w:r>
            <w:r w:rsidRPr="00AB127A">
              <w:rPr>
                <w:b/>
                <w:bCs/>
              </w:rPr>
              <w:t>Workgroup</w:t>
            </w:r>
            <w:r w:rsidRPr="00AB127A">
              <w:t>.</w:t>
            </w:r>
          </w:p>
          <w:p w14:paraId="5EDBE264" w14:textId="60DA6D54" w:rsidR="00BD10C4" w:rsidRPr="00AB127A" w:rsidRDefault="00BD10C4" w:rsidP="001449C8">
            <w:pPr>
              <w:pStyle w:val="BodyText"/>
            </w:pPr>
            <w:r w:rsidRPr="00AB127A">
              <w:t xml:space="preserve">Default value: </w:t>
            </w:r>
            <w:r w:rsidRPr="00AB127A">
              <w:rPr>
                <w:b/>
                <w:bCs/>
              </w:rPr>
              <w:t>Workgroup</w:t>
            </w:r>
          </w:p>
        </w:tc>
      </w:tr>
      <w:tr w:rsidR="00BD10C4" w:rsidRPr="00AF355F" w14:paraId="1AC7F077" w14:textId="77777777" w:rsidTr="00C43D3A">
        <w:trPr>
          <w:trHeight w:val="1273"/>
          <w:tblCellSpacing w:w="7" w:type="dxa"/>
        </w:trPr>
        <w:tc>
          <w:tcPr>
            <w:tcW w:w="2806" w:type="dxa"/>
            <w:tcMar>
              <w:top w:w="0" w:type="dxa"/>
              <w:left w:w="0" w:type="dxa"/>
              <w:bottom w:w="0" w:type="dxa"/>
              <w:right w:w="0" w:type="dxa"/>
            </w:tcMar>
            <w:vAlign w:val="center"/>
            <w:hideMark/>
          </w:tcPr>
          <w:p w14:paraId="6BF78E65" w14:textId="77777777" w:rsidR="00BD10C4" w:rsidRPr="003D78F5" w:rsidRDefault="00BD10C4" w:rsidP="001449C8">
            <w:pPr>
              <w:pStyle w:val="BodyText"/>
              <w:rPr>
                <w:b/>
                <w:bCs/>
              </w:rPr>
            </w:pPr>
            <w:r w:rsidRPr="003D78F5">
              <w:rPr>
                <w:b/>
                <w:bCs/>
              </w:rPr>
              <w:t>compressionInTC</w:t>
            </w:r>
          </w:p>
        </w:tc>
        <w:tc>
          <w:tcPr>
            <w:tcW w:w="6549" w:type="dxa"/>
            <w:tcMar>
              <w:top w:w="0" w:type="dxa"/>
              <w:left w:w="0" w:type="dxa"/>
              <w:bottom w:w="0" w:type="dxa"/>
              <w:right w:w="0" w:type="dxa"/>
            </w:tcMar>
            <w:vAlign w:val="center"/>
            <w:hideMark/>
          </w:tcPr>
          <w:p w14:paraId="5966D7E8" w14:textId="77777777" w:rsidR="00BD10C4" w:rsidRPr="00AF355F" w:rsidRDefault="00BD10C4" w:rsidP="001449C8">
            <w:pPr>
              <w:pStyle w:val="BodyText"/>
            </w:pPr>
            <w:r w:rsidRPr="00AF355F">
              <w:t xml:space="preserve">Determine whether compression is used in </w:t>
            </w:r>
            <w:r>
              <w:t>the RDP connection</w:t>
            </w:r>
            <w:r w:rsidRPr="00AF355F">
              <w:t xml:space="preserve">. If compression is used, set the value to </w:t>
            </w:r>
            <w:r w:rsidRPr="00AF355F">
              <w:rPr>
                <w:b/>
                <w:bCs/>
              </w:rPr>
              <w:t>Yes</w:t>
            </w:r>
            <w:r w:rsidRPr="00AF355F">
              <w:t xml:space="preserve">; otherwise, set the value to </w:t>
            </w:r>
            <w:r w:rsidRPr="00AF355F">
              <w:rPr>
                <w:b/>
                <w:bCs/>
              </w:rPr>
              <w:t>No</w:t>
            </w:r>
            <w:r w:rsidRPr="00AF355F">
              <w:t>.</w:t>
            </w:r>
          </w:p>
          <w:p w14:paraId="131EAC62" w14:textId="5975C901" w:rsidR="00BD10C4" w:rsidRPr="00AF355F" w:rsidRDefault="00BD10C4" w:rsidP="001449C8">
            <w:pPr>
              <w:pStyle w:val="BodyText"/>
            </w:pPr>
            <w:r w:rsidRPr="00AF355F">
              <w:t xml:space="preserve">Default value: </w:t>
            </w:r>
            <w:r w:rsidRPr="00AF355F">
              <w:rPr>
                <w:b/>
                <w:bCs/>
              </w:rPr>
              <w:t>No</w:t>
            </w:r>
          </w:p>
        </w:tc>
      </w:tr>
      <w:tr w:rsidR="00191C2D" w:rsidRPr="00AF355F" w14:paraId="667BE2BD" w14:textId="77777777" w:rsidTr="00C43D3A">
        <w:trPr>
          <w:tblCellSpacing w:w="7" w:type="dxa"/>
        </w:trPr>
        <w:tc>
          <w:tcPr>
            <w:tcW w:w="2806" w:type="dxa"/>
            <w:tcMar>
              <w:top w:w="0" w:type="dxa"/>
              <w:left w:w="0" w:type="dxa"/>
              <w:bottom w:w="0" w:type="dxa"/>
              <w:right w:w="0" w:type="dxa"/>
            </w:tcMar>
            <w:vAlign w:val="center"/>
          </w:tcPr>
          <w:p w14:paraId="6593C658" w14:textId="4247535F" w:rsidR="00191C2D" w:rsidRPr="003D78F5" w:rsidRDefault="00AE16C5" w:rsidP="001449C8">
            <w:pPr>
              <w:pStyle w:val="BodyText"/>
              <w:rPr>
                <w:b/>
                <w:bCs/>
              </w:rPr>
            </w:pPr>
            <w:r w:rsidRPr="00AE16C5">
              <w:rPr>
                <w:b/>
                <w:bCs/>
              </w:rPr>
              <w:t>CredSSPUser</w:t>
            </w:r>
          </w:p>
        </w:tc>
        <w:tc>
          <w:tcPr>
            <w:tcW w:w="6549" w:type="dxa"/>
            <w:tcMar>
              <w:top w:w="0" w:type="dxa"/>
              <w:left w:w="0" w:type="dxa"/>
              <w:bottom w:w="0" w:type="dxa"/>
              <w:right w:w="0" w:type="dxa"/>
            </w:tcMar>
            <w:vAlign w:val="center"/>
          </w:tcPr>
          <w:p w14:paraId="4EFBA60F" w14:textId="77777777" w:rsidR="00AE16C5" w:rsidRDefault="00AE16C5" w:rsidP="001449C8">
            <w:pPr>
              <w:pStyle w:val="BodyText"/>
            </w:pPr>
            <w:r>
              <w:t>The u</w:t>
            </w:r>
            <w:r w:rsidRPr="00AE16C5">
              <w:t xml:space="preserve">ser name used in CredSSP authentication. </w:t>
            </w:r>
            <w:r w:rsidR="00FA52A3">
              <w:t>The user should</w:t>
            </w:r>
            <w:r w:rsidRPr="00AE16C5">
              <w:t xml:space="preserve"> be a member of </w:t>
            </w:r>
            <w:r w:rsidR="00FA52A3">
              <w:t xml:space="preserve">the </w:t>
            </w:r>
            <w:r w:rsidRPr="00AE16C5">
              <w:t xml:space="preserve">RDP User Group on </w:t>
            </w:r>
            <w:r w:rsidR="009E6EE9">
              <w:t xml:space="preserve">the </w:t>
            </w:r>
            <w:r w:rsidRPr="009E6EE9">
              <w:rPr>
                <w:b/>
                <w:bCs/>
              </w:rPr>
              <w:t>Drive</w:t>
            </w:r>
            <w:r w:rsidR="009E6EE9" w:rsidRPr="009E6EE9">
              <w:rPr>
                <w:b/>
                <w:bCs/>
              </w:rPr>
              <w:t>r</w:t>
            </w:r>
            <w:r w:rsidRPr="00AE16C5">
              <w:t xml:space="preserve"> </w:t>
            </w:r>
            <w:r w:rsidR="009E6EE9">
              <w:t>c</w:t>
            </w:r>
            <w:r w:rsidRPr="00AE16C5">
              <w:t>omputer.</w:t>
            </w:r>
          </w:p>
          <w:p w14:paraId="712D0092" w14:textId="56925ADA" w:rsidR="00BD10C4" w:rsidRPr="00AF355F" w:rsidRDefault="00BD10C4" w:rsidP="001449C8">
            <w:pPr>
              <w:pStyle w:val="BodyText"/>
            </w:pPr>
            <w:r>
              <w:t xml:space="preserve">Default value: </w:t>
            </w:r>
            <w:r w:rsidRPr="009E6EE9">
              <w:rPr>
                <w:b/>
                <w:bCs/>
              </w:rPr>
              <w:t>Administrator</w:t>
            </w:r>
          </w:p>
        </w:tc>
      </w:tr>
      <w:tr w:rsidR="00191C2D" w:rsidRPr="00AF355F" w14:paraId="6249BFE1" w14:textId="77777777" w:rsidTr="00C43D3A">
        <w:trPr>
          <w:tblCellSpacing w:w="7" w:type="dxa"/>
        </w:trPr>
        <w:tc>
          <w:tcPr>
            <w:tcW w:w="2806" w:type="dxa"/>
            <w:tcMar>
              <w:top w:w="0" w:type="dxa"/>
              <w:left w:w="0" w:type="dxa"/>
              <w:bottom w:w="0" w:type="dxa"/>
              <w:right w:w="0" w:type="dxa"/>
            </w:tcMar>
            <w:vAlign w:val="center"/>
          </w:tcPr>
          <w:p w14:paraId="5C3B145D" w14:textId="553EB0E0" w:rsidR="00191C2D" w:rsidRPr="003D78F5" w:rsidRDefault="009E6EE9" w:rsidP="001449C8">
            <w:pPr>
              <w:pStyle w:val="BodyText"/>
              <w:rPr>
                <w:b/>
                <w:bCs/>
              </w:rPr>
            </w:pPr>
            <w:r w:rsidRPr="009E6EE9">
              <w:rPr>
                <w:b/>
                <w:bCs/>
              </w:rPr>
              <w:t>CredSSPPwd</w:t>
            </w:r>
          </w:p>
        </w:tc>
        <w:tc>
          <w:tcPr>
            <w:tcW w:w="6549" w:type="dxa"/>
            <w:tcMar>
              <w:top w:w="0" w:type="dxa"/>
              <w:left w:w="0" w:type="dxa"/>
              <w:bottom w:w="0" w:type="dxa"/>
              <w:right w:w="0" w:type="dxa"/>
            </w:tcMar>
            <w:vAlign w:val="center"/>
          </w:tcPr>
          <w:p w14:paraId="3D6C0E1A" w14:textId="77777777" w:rsidR="009E6EE9" w:rsidRDefault="0005547B" w:rsidP="001449C8">
            <w:pPr>
              <w:pStyle w:val="BodyText"/>
            </w:pPr>
            <w:r>
              <w:t xml:space="preserve">The </w:t>
            </w:r>
            <w:r w:rsidRPr="0005547B">
              <w:t xml:space="preserve">password </w:t>
            </w:r>
            <w:r>
              <w:t>for the</w:t>
            </w:r>
            <w:r w:rsidRPr="0005547B">
              <w:t xml:space="preserve"> </w:t>
            </w:r>
            <w:r w:rsidRPr="0005547B">
              <w:rPr>
                <w:b/>
                <w:bCs/>
              </w:rPr>
              <w:t>CredSSPUser</w:t>
            </w:r>
            <w:r w:rsidRPr="0005547B">
              <w:t>.</w:t>
            </w:r>
          </w:p>
          <w:p w14:paraId="61891078" w14:textId="60189327" w:rsidR="00BD10C4" w:rsidRPr="00BD10C4" w:rsidRDefault="00BD10C4" w:rsidP="001449C8">
            <w:pPr>
              <w:pStyle w:val="BodyText"/>
              <w:rPr>
                <w:b/>
                <w:bCs/>
              </w:rPr>
            </w:pPr>
            <w:r>
              <w:t>Default value: “</w:t>
            </w:r>
            <w:r w:rsidRPr="009E6EE9">
              <w:rPr>
                <w:b/>
                <w:bCs/>
              </w:rPr>
              <w:t>Password01!</w:t>
            </w:r>
            <w:r w:rsidRPr="009034B7">
              <w:t>”</w:t>
            </w:r>
            <w:r>
              <w:t xml:space="preserve">  (without the quotes)</w:t>
            </w:r>
          </w:p>
        </w:tc>
      </w:tr>
      <w:tr w:rsidR="00191C2D" w:rsidRPr="00AF355F" w14:paraId="76740627" w14:textId="77777777" w:rsidTr="00C43D3A">
        <w:trPr>
          <w:tblCellSpacing w:w="7" w:type="dxa"/>
        </w:trPr>
        <w:tc>
          <w:tcPr>
            <w:tcW w:w="2806" w:type="dxa"/>
            <w:tcMar>
              <w:top w:w="0" w:type="dxa"/>
              <w:left w:w="0" w:type="dxa"/>
              <w:bottom w:w="0" w:type="dxa"/>
              <w:right w:w="0" w:type="dxa"/>
            </w:tcMar>
            <w:vAlign w:val="center"/>
          </w:tcPr>
          <w:p w14:paraId="3D0D7F6E" w14:textId="36F4C386" w:rsidR="00191C2D" w:rsidRPr="003D78F5" w:rsidRDefault="005C3104" w:rsidP="001449C8">
            <w:pPr>
              <w:pStyle w:val="BodyText"/>
              <w:rPr>
                <w:b/>
                <w:bCs/>
              </w:rPr>
            </w:pPr>
            <w:r w:rsidRPr="005C3104">
              <w:rPr>
                <w:b/>
                <w:bCs/>
              </w:rPr>
              <w:t>securityProtocol</w:t>
            </w:r>
          </w:p>
        </w:tc>
        <w:tc>
          <w:tcPr>
            <w:tcW w:w="6549" w:type="dxa"/>
            <w:tcMar>
              <w:top w:w="0" w:type="dxa"/>
              <w:left w:w="0" w:type="dxa"/>
              <w:bottom w:w="0" w:type="dxa"/>
              <w:right w:w="0" w:type="dxa"/>
            </w:tcMar>
            <w:vAlign w:val="center"/>
          </w:tcPr>
          <w:p w14:paraId="1846E591" w14:textId="77777777" w:rsidR="005C3104" w:rsidRDefault="002A1C8D" w:rsidP="001449C8">
            <w:pPr>
              <w:pStyle w:val="BodyText"/>
            </w:pPr>
            <w:r w:rsidRPr="002A1C8D">
              <w:t xml:space="preserve">The security protocol </w:t>
            </w:r>
            <w:r>
              <w:t xml:space="preserve">that is </w:t>
            </w:r>
            <w:r w:rsidRPr="002A1C8D">
              <w:t xml:space="preserve">used to establish </w:t>
            </w:r>
            <w:r>
              <w:t xml:space="preserve">an </w:t>
            </w:r>
            <w:r w:rsidRPr="002A1C8D">
              <w:t>RDP connection</w:t>
            </w:r>
            <w:r>
              <w:t xml:space="preserve">. </w:t>
            </w:r>
            <w:r w:rsidRPr="002A1C8D">
              <w:rPr>
                <w:b/>
                <w:bCs/>
              </w:rPr>
              <w:t>CredSSP</w:t>
            </w:r>
            <w:r w:rsidRPr="002A1C8D">
              <w:t xml:space="preserve"> or </w:t>
            </w:r>
            <w:r w:rsidRPr="002A1C8D">
              <w:rPr>
                <w:b/>
                <w:bCs/>
              </w:rPr>
              <w:t>RDP</w:t>
            </w:r>
            <w:r>
              <w:t xml:space="preserve"> are also permissible values</w:t>
            </w:r>
            <w:r w:rsidRPr="002A1C8D">
              <w:t>.</w:t>
            </w:r>
          </w:p>
          <w:p w14:paraId="49DE767A" w14:textId="54950D7C" w:rsidR="00BD10C4" w:rsidRPr="00BD10C4" w:rsidRDefault="00BD10C4" w:rsidP="001449C8">
            <w:pPr>
              <w:pStyle w:val="BodyText"/>
              <w:rPr>
                <w:b/>
                <w:bCs/>
              </w:rPr>
            </w:pPr>
            <w:r>
              <w:t xml:space="preserve">Default value: </w:t>
            </w:r>
            <w:r w:rsidRPr="005C3104">
              <w:rPr>
                <w:b/>
                <w:bCs/>
              </w:rPr>
              <w:t>TLS</w:t>
            </w:r>
          </w:p>
        </w:tc>
      </w:tr>
      <w:tr w:rsidR="00AE16C5" w:rsidRPr="00AF355F" w14:paraId="4774D22B" w14:textId="77777777" w:rsidTr="00C43D3A">
        <w:trPr>
          <w:tblCellSpacing w:w="7" w:type="dxa"/>
        </w:trPr>
        <w:tc>
          <w:tcPr>
            <w:tcW w:w="2806" w:type="dxa"/>
            <w:tcMar>
              <w:top w:w="0" w:type="dxa"/>
              <w:left w:w="0" w:type="dxa"/>
              <w:bottom w:w="0" w:type="dxa"/>
              <w:right w:w="0" w:type="dxa"/>
            </w:tcMar>
            <w:vAlign w:val="center"/>
          </w:tcPr>
          <w:p w14:paraId="746A172E" w14:textId="34715ABC" w:rsidR="00AE16C5" w:rsidRPr="003D78F5" w:rsidRDefault="003B2EA9" w:rsidP="001449C8">
            <w:pPr>
              <w:pStyle w:val="BodyText"/>
              <w:rPr>
                <w:b/>
                <w:bCs/>
              </w:rPr>
            </w:pPr>
            <w:r w:rsidRPr="003B2EA9">
              <w:rPr>
                <w:b/>
                <w:bCs/>
              </w:rPr>
              <w:t>negotiationBasedApproach</w:t>
            </w:r>
          </w:p>
        </w:tc>
        <w:tc>
          <w:tcPr>
            <w:tcW w:w="6549" w:type="dxa"/>
            <w:tcMar>
              <w:top w:w="0" w:type="dxa"/>
              <w:left w:w="0" w:type="dxa"/>
              <w:bottom w:w="0" w:type="dxa"/>
              <w:right w:w="0" w:type="dxa"/>
            </w:tcMar>
            <w:vAlign w:val="center"/>
          </w:tcPr>
          <w:p w14:paraId="7070408F" w14:textId="5F4C1DB3" w:rsidR="00BA7820" w:rsidRDefault="003B2EA9" w:rsidP="001449C8">
            <w:pPr>
              <w:pStyle w:val="BodyText"/>
            </w:pPr>
            <w:r>
              <w:t xml:space="preserve">If </w:t>
            </w:r>
            <w:r w:rsidR="00BA7820">
              <w:t xml:space="preserve">the value is </w:t>
            </w:r>
            <w:r>
              <w:t xml:space="preserve">true, the connection </w:t>
            </w:r>
            <w:r w:rsidRPr="003B2EA9">
              <w:t xml:space="preserve">sequence </w:t>
            </w:r>
            <w:r w:rsidR="00BA7820">
              <w:t xml:space="preserve">uses </w:t>
            </w:r>
            <w:r w:rsidRPr="003B2EA9">
              <w:t xml:space="preserve"> </w:t>
            </w:r>
            <w:r w:rsidR="00BA7820">
              <w:t xml:space="preserve">the </w:t>
            </w:r>
            <w:r w:rsidRPr="003B2EA9">
              <w:t>Negotiation-Based Approach</w:t>
            </w:r>
            <w:r>
              <w:t xml:space="preserve">, </w:t>
            </w:r>
            <w:r w:rsidR="00BA7820">
              <w:t xml:space="preserve">as described in </w:t>
            </w:r>
            <w:bookmarkStart w:id="230" w:name="_Hlk48649611"/>
            <w:r w:rsidR="00BA7820">
              <w:fldChar w:fldCharType="begin"/>
            </w:r>
            <w:r w:rsidR="00BA7820">
              <w:instrText xml:space="preserve"> HYPERLINK "https://docs.microsoft.com/en-us/openspecs/windows_protocols/ms-rdpbcgr/db98be23-733a-4fd2-b086-002cd2ba02e5" </w:instrText>
            </w:r>
            <w:r w:rsidR="00BA7820">
              <w:fldChar w:fldCharType="separate"/>
            </w:r>
            <w:r w:rsidR="00BA7820" w:rsidRPr="00BA7820">
              <w:rPr>
                <w:rStyle w:val="Hyperlink"/>
              </w:rPr>
              <w:t>MS-RDPBCGR section 5.4.2.1</w:t>
            </w:r>
            <w:r w:rsidR="00BA7820">
              <w:fldChar w:fldCharType="end"/>
            </w:r>
            <w:bookmarkEnd w:id="230"/>
            <w:r w:rsidR="00BA7820">
              <w:t>.</w:t>
            </w:r>
          </w:p>
          <w:p w14:paraId="17A759A7" w14:textId="3779E144" w:rsidR="003B2EA9" w:rsidRDefault="00BA7820" w:rsidP="001449C8">
            <w:pPr>
              <w:pStyle w:val="BodyText"/>
            </w:pPr>
            <w:r w:rsidRPr="00BA7820">
              <w:t xml:space="preserve">If the value is False, it </w:t>
            </w:r>
            <w:r>
              <w:t>specifies</w:t>
            </w:r>
            <w:r w:rsidRPr="00BA7820">
              <w:t xml:space="preserve"> that the Direct Approach will be used, as described in </w:t>
            </w:r>
            <w:hyperlink r:id="rId43" w:history="1">
              <w:r w:rsidRPr="00BA7820">
                <w:rPr>
                  <w:rStyle w:val="Hyperlink"/>
                </w:rPr>
                <w:t>MS-RDPBCGR section 5.4.2.2</w:t>
              </w:r>
            </w:hyperlink>
            <w:r>
              <w:t>.</w:t>
            </w:r>
          </w:p>
          <w:p w14:paraId="250838B9" w14:textId="1B0C071F" w:rsidR="00BD10C4" w:rsidRPr="00AF355F" w:rsidRDefault="00BD10C4" w:rsidP="001449C8">
            <w:pPr>
              <w:pStyle w:val="BodyText"/>
            </w:pPr>
            <w:r>
              <w:t xml:space="preserve">Default value: </w:t>
            </w:r>
            <w:r w:rsidRPr="00DC3DDD">
              <w:rPr>
                <w:b/>
                <w:bCs/>
              </w:rPr>
              <w:t>True</w:t>
            </w:r>
          </w:p>
        </w:tc>
      </w:tr>
      <w:tr w:rsidR="00AE16C5" w:rsidRPr="00AF355F" w14:paraId="616679E8" w14:textId="77777777" w:rsidTr="00C43D3A">
        <w:trPr>
          <w:tblCellSpacing w:w="7" w:type="dxa"/>
        </w:trPr>
        <w:tc>
          <w:tcPr>
            <w:tcW w:w="2806" w:type="dxa"/>
            <w:tcMar>
              <w:top w:w="0" w:type="dxa"/>
              <w:left w:w="0" w:type="dxa"/>
              <w:bottom w:w="0" w:type="dxa"/>
              <w:right w:w="0" w:type="dxa"/>
            </w:tcMar>
            <w:vAlign w:val="center"/>
          </w:tcPr>
          <w:p w14:paraId="294AB2D0" w14:textId="211DB023" w:rsidR="00AE16C5" w:rsidRPr="003D78F5" w:rsidRDefault="00DC3DDD" w:rsidP="001449C8">
            <w:pPr>
              <w:pStyle w:val="BodyText"/>
              <w:rPr>
                <w:b/>
                <w:bCs/>
              </w:rPr>
            </w:pPr>
            <w:r w:rsidRPr="00DC3DDD">
              <w:rPr>
                <w:b/>
                <w:bCs/>
              </w:rPr>
              <w:t>osVersion</w:t>
            </w:r>
          </w:p>
        </w:tc>
        <w:tc>
          <w:tcPr>
            <w:tcW w:w="6549" w:type="dxa"/>
            <w:tcMar>
              <w:top w:w="0" w:type="dxa"/>
              <w:left w:w="0" w:type="dxa"/>
              <w:bottom w:w="0" w:type="dxa"/>
              <w:right w:w="0" w:type="dxa"/>
            </w:tcMar>
            <w:vAlign w:val="center"/>
          </w:tcPr>
          <w:p w14:paraId="7AB1E472" w14:textId="77777777" w:rsidR="00DC3DDD" w:rsidRDefault="00DC3DDD" w:rsidP="001449C8">
            <w:pPr>
              <w:pStyle w:val="BodyText"/>
            </w:pPr>
            <w:r w:rsidRPr="00DC3DDD">
              <w:t xml:space="preserve">The operating system of </w:t>
            </w:r>
            <w:r>
              <w:t>the RDP connection</w:t>
            </w:r>
            <w:r w:rsidRPr="00DC3DDD">
              <w:t>.</w:t>
            </w:r>
            <w:r>
              <w:t xml:space="preserve"> This value</w:t>
            </w:r>
            <w:r w:rsidRPr="00DC3DDD">
              <w:t xml:space="preserve"> can be set to </w:t>
            </w:r>
            <w:r w:rsidRPr="00DC3DDD">
              <w:rPr>
                <w:b/>
                <w:bCs/>
              </w:rPr>
              <w:t>Windows</w:t>
            </w:r>
            <w:r w:rsidRPr="00DC3DDD">
              <w:t xml:space="preserve"> or </w:t>
            </w:r>
            <w:r w:rsidRPr="00DC3DDD">
              <w:rPr>
                <w:b/>
                <w:bCs/>
              </w:rPr>
              <w:t>NonWindows</w:t>
            </w:r>
            <w:r w:rsidRPr="00DC3DDD">
              <w:t>.</w:t>
            </w:r>
          </w:p>
          <w:p w14:paraId="31BAAC08" w14:textId="3064646C" w:rsidR="00BD10C4" w:rsidRPr="00BD10C4" w:rsidRDefault="00BD10C4" w:rsidP="001449C8">
            <w:pPr>
              <w:pStyle w:val="BodyText"/>
              <w:rPr>
                <w:b/>
                <w:bCs/>
              </w:rPr>
            </w:pPr>
            <w:r>
              <w:t xml:space="preserve">Default value: </w:t>
            </w:r>
            <w:r w:rsidRPr="00DC3DDD">
              <w:rPr>
                <w:b/>
                <w:bCs/>
              </w:rPr>
              <w:t>Windows</w:t>
            </w:r>
          </w:p>
        </w:tc>
      </w:tr>
      <w:tr w:rsidR="00AE16C5" w:rsidRPr="00AF355F" w14:paraId="22982CB6" w14:textId="77777777" w:rsidTr="00C43D3A">
        <w:trPr>
          <w:tblCellSpacing w:w="7" w:type="dxa"/>
        </w:trPr>
        <w:tc>
          <w:tcPr>
            <w:tcW w:w="2806" w:type="dxa"/>
            <w:tcMar>
              <w:top w:w="0" w:type="dxa"/>
              <w:left w:w="0" w:type="dxa"/>
              <w:bottom w:w="0" w:type="dxa"/>
              <w:right w:w="0" w:type="dxa"/>
            </w:tcMar>
            <w:vAlign w:val="center"/>
          </w:tcPr>
          <w:p w14:paraId="4B45B66D" w14:textId="00EDAB28" w:rsidR="00AE16C5" w:rsidRPr="003D78F5" w:rsidRDefault="00B3361C" w:rsidP="001449C8">
            <w:pPr>
              <w:pStyle w:val="BodyText"/>
              <w:rPr>
                <w:b/>
                <w:bCs/>
              </w:rPr>
            </w:pPr>
            <w:r w:rsidRPr="00B3361C">
              <w:rPr>
                <w:b/>
                <w:bCs/>
              </w:rPr>
              <w:t>RDPVersion</w:t>
            </w:r>
          </w:p>
        </w:tc>
        <w:tc>
          <w:tcPr>
            <w:tcW w:w="6549" w:type="dxa"/>
            <w:tcMar>
              <w:top w:w="0" w:type="dxa"/>
              <w:left w:w="0" w:type="dxa"/>
              <w:bottom w:w="0" w:type="dxa"/>
              <w:right w:w="0" w:type="dxa"/>
            </w:tcMar>
            <w:vAlign w:val="center"/>
          </w:tcPr>
          <w:p w14:paraId="734147C4" w14:textId="277C40E2" w:rsidR="00B3361C" w:rsidRDefault="00B3361C" w:rsidP="001449C8">
            <w:pPr>
              <w:pStyle w:val="BodyText"/>
            </w:pPr>
            <w:r>
              <w:t xml:space="preserve">The RDP version in use.  Can also be set to version </w:t>
            </w:r>
            <w:r w:rsidRPr="00B3361C">
              <w:rPr>
                <w:b/>
                <w:bCs/>
              </w:rPr>
              <w:t>7.0</w:t>
            </w:r>
            <w:r w:rsidRPr="00B3361C">
              <w:t xml:space="preserve">, </w:t>
            </w:r>
            <w:r w:rsidRPr="00B3361C">
              <w:rPr>
                <w:b/>
                <w:bCs/>
              </w:rPr>
              <w:t>7.1</w:t>
            </w:r>
            <w:r w:rsidRPr="00B3361C">
              <w:t xml:space="preserve">, </w:t>
            </w:r>
            <w:r>
              <w:t xml:space="preserve">or </w:t>
            </w:r>
            <w:r w:rsidRPr="00B3361C">
              <w:rPr>
                <w:b/>
                <w:bCs/>
              </w:rPr>
              <w:t>8.0</w:t>
            </w:r>
            <w:r>
              <w:t>.</w:t>
            </w:r>
          </w:p>
          <w:p w14:paraId="4C743EC0" w14:textId="6AD3DA49" w:rsidR="00BD10C4" w:rsidRPr="00BD10C4" w:rsidRDefault="00BD10C4" w:rsidP="001449C8">
            <w:pPr>
              <w:pStyle w:val="BodyText"/>
              <w:rPr>
                <w:b/>
                <w:bCs/>
              </w:rPr>
            </w:pPr>
            <w:r>
              <w:t xml:space="preserve">Default value: </w:t>
            </w:r>
            <w:r w:rsidRPr="00B3361C">
              <w:rPr>
                <w:b/>
                <w:bCs/>
              </w:rPr>
              <w:t>8.1</w:t>
            </w:r>
          </w:p>
        </w:tc>
      </w:tr>
      <w:tr w:rsidR="00DC3DDD" w:rsidRPr="00AF355F" w14:paraId="59ECCC50" w14:textId="77777777" w:rsidTr="00C43D3A">
        <w:trPr>
          <w:tblCellSpacing w:w="7" w:type="dxa"/>
        </w:trPr>
        <w:tc>
          <w:tcPr>
            <w:tcW w:w="2806" w:type="dxa"/>
            <w:tcMar>
              <w:top w:w="0" w:type="dxa"/>
              <w:left w:w="0" w:type="dxa"/>
              <w:bottom w:w="0" w:type="dxa"/>
              <w:right w:w="0" w:type="dxa"/>
            </w:tcMar>
            <w:vAlign w:val="center"/>
          </w:tcPr>
          <w:p w14:paraId="3AA5F628" w14:textId="662AE4C7" w:rsidR="00DC3DDD" w:rsidRPr="00C67128" w:rsidRDefault="00C67128" w:rsidP="001449C8">
            <w:pPr>
              <w:pStyle w:val="BodyText"/>
              <w:rPr>
                <w:rStyle w:val="CommentReference"/>
                <w:rFonts w:ascii="Verdana" w:hAnsi="Verdana" w:cs="Times New Roman"/>
                <w:b/>
                <w:bCs/>
                <w:color w:val="auto"/>
                <w:lang w:val="en-US"/>
              </w:rPr>
            </w:pPr>
            <w:r w:rsidRPr="00C67128">
              <w:rPr>
                <w:rStyle w:val="CommentReference"/>
                <w:rFonts w:ascii="Verdana" w:hAnsi="Verdana" w:cs="Times New Roman"/>
                <w:b/>
                <w:bCs/>
                <w:color w:val="auto"/>
                <w:lang w:val="en-US"/>
              </w:rPr>
              <w:t>agentPort</w:t>
            </w:r>
          </w:p>
        </w:tc>
        <w:tc>
          <w:tcPr>
            <w:tcW w:w="6549" w:type="dxa"/>
            <w:tcMar>
              <w:top w:w="0" w:type="dxa"/>
              <w:left w:w="0" w:type="dxa"/>
              <w:bottom w:w="0" w:type="dxa"/>
              <w:right w:w="0" w:type="dxa"/>
            </w:tcMar>
            <w:vAlign w:val="center"/>
          </w:tcPr>
          <w:p w14:paraId="5CB6FEB2" w14:textId="77777777" w:rsidR="00C67128" w:rsidRDefault="00C67128" w:rsidP="001449C8">
            <w:pPr>
              <w:pStyle w:val="BodyText"/>
            </w:pPr>
            <w:r w:rsidRPr="00C67128">
              <w:t xml:space="preserve">The listening port of </w:t>
            </w:r>
            <w:r>
              <w:t xml:space="preserve">the </w:t>
            </w:r>
            <w:r w:rsidRPr="00C67128">
              <w:rPr>
                <w:b/>
                <w:bCs/>
              </w:rPr>
              <w:t>SUT</w:t>
            </w:r>
            <w:r w:rsidRPr="00C67128">
              <w:t xml:space="preserve"> Agent.</w:t>
            </w:r>
          </w:p>
          <w:p w14:paraId="0BE1364D" w14:textId="3D7C4392" w:rsidR="00BD10C4" w:rsidRPr="00BD10C4" w:rsidRDefault="00BD10C4" w:rsidP="001449C8">
            <w:pPr>
              <w:pStyle w:val="BodyText"/>
              <w:rPr>
                <w:b/>
                <w:bCs/>
              </w:rPr>
            </w:pPr>
            <w:r>
              <w:t xml:space="preserve">Default value: </w:t>
            </w:r>
            <w:r w:rsidRPr="00C67128">
              <w:rPr>
                <w:b/>
                <w:bCs/>
              </w:rPr>
              <w:t>4488</w:t>
            </w:r>
          </w:p>
        </w:tc>
      </w:tr>
    </w:tbl>
    <w:p w14:paraId="3DBA48F9" w14:textId="77777777" w:rsidR="00825BD4" w:rsidRDefault="00825BD4" w:rsidP="00825BD4">
      <w:pPr>
        <w:pStyle w:val="BodyTextSpacer"/>
      </w:pPr>
    </w:p>
    <w:p w14:paraId="2296C3AE" w14:textId="3173DBC6" w:rsidR="00580B76" w:rsidRDefault="00D4017F" w:rsidP="00797D7F">
      <w:pPr>
        <w:pStyle w:val="BodyText"/>
        <w:numPr>
          <w:ilvl w:val="0"/>
          <w:numId w:val="13"/>
        </w:numPr>
      </w:pPr>
      <w:r>
        <w:t>If Windows PowerShell is not running, s</w:t>
      </w:r>
      <w:r w:rsidR="00AB127A" w:rsidRPr="00825BD4">
        <w:t>tart</w:t>
      </w:r>
      <w:r w:rsidR="006A5717">
        <w:t xml:space="preserve"> </w:t>
      </w:r>
      <w:r>
        <w:t>it</w:t>
      </w:r>
      <w:r w:rsidR="00AB127A" w:rsidRPr="00825BD4">
        <w:t xml:space="preserve"> by </w:t>
      </w:r>
      <w:r w:rsidR="00CF0C81">
        <w:t xml:space="preserve">typing “PowerShell” at the </w:t>
      </w:r>
      <w:r w:rsidR="00CF0C81" w:rsidRPr="00CF0C81">
        <w:rPr>
          <w:b/>
          <w:bCs/>
        </w:rPr>
        <w:t>Start</w:t>
      </w:r>
      <w:r w:rsidR="00CF0C81">
        <w:t xml:space="preserve"> menu, </w:t>
      </w:r>
      <w:r w:rsidR="00AB127A" w:rsidRPr="00825BD4">
        <w:t>right-click</w:t>
      </w:r>
      <w:r w:rsidR="00CF0C81">
        <w:t xml:space="preserve"> </w:t>
      </w:r>
      <w:r w:rsidR="00AB127A" w:rsidRPr="00825BD4">
        <w:rPr>
          <w:b/>
          <w:bCs/>
        </w:rPr>
        <w:t>Windows PowerShell</w:t>
      </w:r>
      <w:r w:rsidR="00AB127A" w:rsidRPr="00825BD4">
        <w:t xml:space="preserve">, and then </w:t>
      </w:r>
      <w:r w:rsidR="00CF0C81">
        <w:t>select</w:t>
      </w:r>
      <w:r w:rsidR="00CF0C81" w:rsidRPr="00825BD4">
        <w:t xml:space="preserve"> </w:t>
      </w:r>
      <w:r w:rsidR="00AB127A" w:rsidRPr="00825BD4">
        <w:rPr>
          <w:b/>
          <w:bCs/>
        </w:rPr>
        <w:t>Run as Administrator</w:t>
      </w:r>
      <w:r w:rsidR="00CF0C81" w:rsidRPr="00CF0C81">
        <w:t xml:space="preserve"> in the context menu that appears</w:t>
      </w:r>
      <w:r w:rsidR="00AB127A" w:rsidRPr="00825BD4">
        <w:t xml:space="preserve">: </w:t>
      </w:r>
    </w:p>
    <w:p w14:paraId="1966DE31" w14:textId="7555D6E2" w:rsidR="00AB127A" w:rsidRDefault="00695504" w:rsidP="00797D7F">
      <w:pPr>
        <w:pStyle w:val="BodyText"/>
        <w:numPr>
          <w:ilvl w:val="0"/>
          <w:numId w:val="13"/>
        </w:numPr>
      </w:pPr>
      <w:r>
        <w:t xml:space="preserve">To set the execution policy to Unrestricted, </w:t>
      </w:r>
      <w:r w:rsidR="00AB127A" w:rsidRPr="00825BD4">
        <w:t xml:space="preserve">type </w:t>
      </w:r>
      <w:r w:rsidR="00F77218">
        <w:t xml:space="preserve">the command </w:t>
      </w:r>
      <w:r w:rsidR="0045265F">
        <w:t>that follows</w:t>
      </w:r>
      <w:r w:rsidR="00F77218">
        <w:t xml:space="preserve"> </w:t>
      </w:r>
      <w:r w:rsidR="0045265F">
        <w:t xml:space="preserve">at the PowerShell </w:t>
      </w:r>
      <w:r w:rsidR="0045265F" w:rsidRPr="00825BD4">
        <w:t>command prompt</w:t>
      </w:r>
      <w:r w:rsidR="0045265F">
        <w:t>, then</w:t>
      </w:r>
      <w:r w:rsidR="0045265F" w:rsidRPr="00825BD4">
        <w:t xml:space="preserve"> </w:t>
      </w:r>
      <w:r w:rsidR="00AB127A" w:rsidRPr="00825BD4">
        <w:t>press</w:t>
      </w:r>
      <w:r w:rsidR="00041640">
        <w:t xml:space="preserve"> the</w:t>
      </w:r>
      <w:r w:rsidR="00AB127A" w:rsidRPr="00825BD4">
        <w:t xml:space="preserve"> </w:t>
      </w:r>
      <w:r w:rsidR="00AB127A" w:rsidRPr="00825BD4">
        <w:rPr>
          <w:b/>
          <w:bCs/>
        </w:rPr>
        <w:t>Enter</w:t>
      </w:r>
      <w:r w:rsidR="00041640">
        <w:rPr>
          <w:b/>
          <w:bCs/>
        </w:rPr>
        <w:t xml:space="preserve"> </w:t>
      </w:r>
      <w:r w:rsidR="00041640" w:rsidRPr="00041640">
        <w:t>key on your keyboard</w:t>
      </w:r>
      <w:r w:rsidR="00AB127A" w:rsidRPr="00825BD4">
        <w:t>.</w:t>
      </w:r>
    </w:p>
    <w:p w14:paraId="4C9068BA" w14:textId="5B0E78CB" w:rsidR="00F77218" w:rsidRPr="00825BD4" w:rsidRDefault="00F77218" w:rsidP="00926CD2">
      <w:pPr>
        <w:pStyle w:val="Code"/>
        <w:rPr>
          <w:lang w:val="en"/>
        </w:rPr>
      </w:pPr>
      <w:r w:rsidRPr="00825BD4">
        <w:rPr>
          <w:lang w:val="en"/>
        </w:rPr>
        <w:t>Set-ExecutionPolicy Unrestricted -F</w:t>
      </w:r>
    </w:p>
    <w:p w14:paraId="564655D6" w14:textId="79219B07" w:rsidR="00F77218" w:rsidRDefault="00896D39" w:rsidP="00797D7F">
      <w:pPr>
        <w:pStyle w:val="BodyText"/>
        <w:numPr>
          <w:ilvl w:val="0"/>
          <w:numId w:val="13"/>
        </w:numPr>
      </w:pPr>
      <w:r>
        <w:lastRenderedPageBreak/>
        <w:t>To change to the \Scripts directory, t</w:t>
      </w:r>
      <w:r w:rsidR="00AB127A" w:rsidRPr="00825BD4">
        <w:t xml:space="preserve">ype </w:t>
      </w:r>
      <w:r w:rsidR="00F77218">
        <w:t xml:space="preserve">the following at the </w:t>
      </w:r>
      <w:r w:rsidR="00204E3A">
        <w:t xml:space="preserve">PowerShell </w:t>
      </w:r>
      <w:r w:rsidR="00F77218">
        <w:t xml:space="preserve">command prompt </w:t>
      </w:r>
      <w:r>
        <w:t>and then</w:t>
      </w:r>
      <w:r w:rsidR="00F77218" w:rsidRPr="00825BD4">
        <w:t xml:space="preserve"> press</w:t>
      </w:r>
      <w:r>
        <w:t xml:space="preserve"> the</w:t>
      </w:r>
      <w:r w:rsidR="00F77218" w:rsidRPr="00825BD4">
        <w:t xml:space="preserve"> </w:t>
      </w:r>
      <w:r w:rsidR="00F77218" w:rsidRPr="00825BD4">
        <w:rPr>
          <w:b/>
          <w:bCs/>
        </w:rPr>
        <w:t>Enter</w:t>
      </w:r>
      <w:r>
        <w:t xml:space="preserve"> key on your keyboard:</w:t>
      </w:r>
    </w:p>
    <w:p w14:paraId="1A66C5E2" w14:textId="418FED02" w:rsidR="00AB127A" w:rsidRPr="00825BD4" w:rsidRDefault="00AB127A" w:rsidP="00926CD2">
      <w:pPr>
        <w:pStyle w:val="Code"/>
        <w:rPr>
          <w:lang w:val="en"/>
        </w:rPr>
      </w:pPr>
      <w:r w:rsidRPr="00825BD4">
        <w:rPr>
          <w:lang w:val="en"/>
        </w:rPr>
        <w:t>cd C:\</w:t>
      </w:r>
      <w:ins w:id="231" w:author="Harley Zhang (Wicresoft)" w:date="2021-03-10T14:27:00Z">
        <w:r w:rsidR="00214E67" w:rsidRPr="00214E67">
          <w:rPr>
            <w:lang w:val="en"/>
          </w:rPr>
          <w:t>RDP-TestSuite-ClientEP\Scripts</w:t>
        </w:r>
        <w:r w:rsidR="00214E67" w:rsidRPr="00214E67" w:rsidDel="00214E67">
          <w:rPr>
            <w:lang w:val="en"/>
          </w:rPr>
          <w:t xml:space="preserve"> </w:t>
        </w:r>
      </w:ins>
      <w:del w:id="232" w:author="Harley Zhang (Wicresoft)" w:date="2021-03-10T14:27:00Z">
        <w:r w:rsidRPr="00825BD4" w:rsidDel="00214E67">
          <w:rPr>
            <w:lang w:val="en"/>
          </w:rPr>
          <w:delText>MicrosoftProtocolTests\RDP\Client-Endpoint\</w:delText>
        </w:r>
        <w:r w:rsidRPr="006859CB" w:rsidDel="00214E67">
          <w:rPr>
            <w:lang w:val="en"/>
          </w:rPr>
          <w:delText>&lt;version#&gt;</w:delText>
        </w:r>
        <w:r w:rsidRPr="00825BD4" w:rsidDel="00214E67">
          <w:rPr>
            <w:lang w:val="en"/>
          </w:rPr>
          <w:delText>\Scripts</w:delText>
        </w:r>
      </w:del>
    </w:p>
    <w:p w14:paraId="73C23EE6" w14:textId="68222AEF" w:rsidR="00AB127A" w:rsidRDefault="00BB1C42" w:rsidP="00797D7F">
      <w:pPr>
        <w:pStyle w:val="BodyText"/>
        <w:numPr>
          <w:ilvl w:val="0"/>
          <w:numId w:val="13"/>
        </w:numPr>
      </w:pPr>
      <w:r>
        <w:t>I</w:t>
      </w:r>
      <w:r w:rsidR="00AB127A" w:rsidRPr="00825BD4">
        <w:t xml:space="preserve">f you </w:t>
      </w:r>
      <w:r w:rsidR="00041640">
        <w:t>plan</w:t>
      </w:r>
      <w:r w:rsidR="00041640" w:rsidRPr="00825BD4">
        <w:t xml:space="preserve"> </w:t>
      </w:r>
      <w:r w:rsidR="00AB127A" w:rsidRPr="00825BD4">
        <w:t xml:space="preserve">to </w:t>
      </w:r>
      <w:r>
        <w:t>run</w:t>
      </w:r>
      <w:r w:rsidRPr="00825BD4">
        <w:t xml:space="preserve"> </w:t>
      </w:r>
      <w:r w:rsidR="00AB127A" w:rsidRPr="00825BD4">
        <w:t xml:space="preserve">MS-RDPEUSB </w:t>
      </w:r>
      <w:r w:rsidR="00041640">
        <w:t>Test C</w:t>
      </w:r>
      <w:r w:rsidR="00AB127A" w:rsidRPr="00825BD4">
        <w:t>ases</w:t>
      </w:r>
      <w:r>
        <w:t xml:space="preserve">, type the following at the </w:t>
      </w:r>
      <w:r w:rsidR="00204E3A">
        <w:t xml:space="preserve">PowerShell </w:t>
      </w:r>
      <w:r>
        <w:t>command prompt and then press</w:t>
      </w:r>
      <w:r w:rsidR="00041640">
        <w:t xml:space="preserve"> the</w:t>
      </w:r>
      <w:r>
        <w:t xml:space="preserve"> </w:t>
      </w:r>
      <w:r w:rsidRPr="00BB1C42">
        <w:rPr>
          <w:b/>
          <w:bCs/>
        </w:rPr>
        <w:t>Enter</w:t>
      </w:r>
      <w:r w:rsidR="00041640">
        <w:t xml:space="preserve"> key on your keyboard:</w:t>
      </w:r>
    </w:p>
    <w:p w14:paraId="501CF283" w14:textId="01905C38" w:rsidR="00BB1C42" w:rsidRPr="00825BD4" w:rsidRDefault="00BB1C42" w:rsidP="00926CD2">
      <w:pPr>
        <w:pStyle w:val="Code"/>
        <w:rPr>
          <w:lang w:val="en"/>
        </w:rPr>
      </w:pPr>
      <w:r w:rsidRPr="00825BD4">
        <w:rPr>
          <w:lang w:val="en"/>
        </w:rPr>
        <w:t>.\Enable-USBRedirection.ps1</w:t>
      </w:r>
    </w:p>
    <w:p w14:paraId="7DF3E88D" w14:textId="12B7B1C5" w:rsidR="00AB127A" w:rsidRDefault="009129CD" w:rsidP="00797D7F">
      <w:pPr>
        <w:pStyle w:val="BodyText"/>
        <w:numPr>
          <w:ilvl w:val="0"/>
          <w:numId w:val="13"/>
        </w:numPr>
        <w:rPr>
          <w:rFonts w:ascii="Segoe UI" w:hAnsi="Segoe UI"/>
          <w:sz w:val="21"/>
        </w:rPr>
      </w:pPr>
      <w:r>
        <w:rPr>
          <w:rFonts w:ascii="Segoe UI" w:hAnsi="Segoe UI"/>
          <w:sz w:val="21"/>
        </w:rPr>
        <w:t>To enable Windows Remote Management, t</w:t>
      </w:r>
      <w:r w:rsidR="00AB127A" w:rsidRPr="00825BD4">
        <w:rPr>
          <w:rFonts w:ascii="Segoe UI" w:hAnsi="Segoe UI"/>
          <w:sz w:val="21"/>
        </w:rPr>
        <w:t>ype</w:t>
      </w:r>
      <w:r w:rsidR="00BB1C42">
        <w:rPr>
          <w:rFonts w:ascii="Segoe UI" w:hAnsi="Segoe UI"/>
          <w:sz w:val="21"/>
        </w:rPr>
        <w:t xml:space="preserve"> </w:t>
      </w:r>
      <w:r w:rsidR="00BB1C42">
        <w:t>the following at the command prompt</w:t>
      </w:r>
      <w:r>
        <w:t xml:space="preserve"> and</w:t>
      </w:r>
      <w:r w:rsidR="00BB1C42">
        <w:t xml:space="preserve"> then press</w:t>
      </w:r>
      <w:r w:rsidR="00204E3A">
        <w:t xml:space="preserve"> the</w:t>
      </w:r>
      <w:r w:rsidR="00BB1C42">
        <w:t xml:space="preserve"> </w:t>
      </w:r>
      <w:r w:rsidR="00BB1C42" w:rsidRPr="00BB1C42">
        <w:rPr>
          <w:b/>
          <w:bCs/>
        </w:rPr>
        <w:t>Enter</w:t>
      </w:r>
      <w:r w:rsidR="00204E3A" w:rsidRPr="00204E3A">
        <w:t xml:space="preserve"> </w:t>
      </w:r>
      <w:r w:rsidR="00204E3A">
        <w:rPr>
          <w:rFonts w:ascii="Segoe UI" w:hAnsi="Segoe UI"/>
          <w:sz w:val="21"/>
        </w:rPr>
        <w:t>key on your keyboard</w:t>
      </w:r>
      <w:r w:rsidR="007A11E4">
        <w:rPr>
          <w:rFonts w:ascii="Segoe UI" w:hAnsi="Segoe UI"/>
          <w:sz w:val="21"/>
        </w:rPr>
        <w:t>:</w:t>
      </w:r>
    </w:p>
    <w:p w14:paraId="0EB8FF11" w14:textId="6A1DDB75" w:rsidR="00BB1C42" w:rsidRPr="00825BD4" w:rsidRDefault="00BB1C42" w:rsidP="00926CD2">
      <w:pPr>
        <w:pStyle w:val="Code"/>
        <w:rPr>
          <w:lang w:val="en"/>
        </w:rPr>
      </w:pPr>
      <w:r w:rsidRPr="00825BD4">
        <w:rPr>
          <w:lang w:val="en"/>
        </w:rPr>
        <w:t>.\Enable-WinRM.ps1</w:t>
      </w:r>
    </w:p>
    <w:p w14:paraId="112D51C0" w14:textId="1EADAF8E" w:rsidR="00AB127A" w:rsidRPr="009046C8" w:rsidRDefault="0098793A" w:rsidP="00797D7F">
      <w:pPr>
        <w:pStyle w:val="ListParagraph"/>
        <w:numPr>
          <w:ilvl w:val="0"/>
          <w:numId w:val="13"/>
        </w:numPr>
        <w:shd w:val="clear" w:color="auto" w:fill="FFFFFF"/>
        <w:spacing w:after="150"/>
        <w:rPr>
          <w:rFonts w:cs="Segoe UI"/>
          <w:color w:val="24292E"/>
          <w:sz w:val="21"/>
          <w:szCs w:val="21"/>
          <w:lang w:val="en"/>
        </w:rPr>
      </w:pPr>
      <w:r w:rsidRPr="00E73991">
        <w:rPr>
          <w:rFonts w:cs="Segoe UI"/>
          <w:sz w:val="21"/>
          <w:szCs w:val="21"/>
          <w:lang w:val="en"/>
        </w:rPr>
        <w:t xml:space="preserve">To </w:t>
      </w:r>
      <w:r w:rsidR="00E73991" w:rsidRPr="00E73991">
        <w:rPr>
          <w:rFonts w:cs="Segoe UI"/>
          <w:sz w:val="21"/>
          <w:szCs w:val="21"/>
          <w:lang w:val="en"/>
        </w:rPr>
        <w:t>configure the SUT computer,</w:t>
      </w:r>
      <w:r w:rsidR="00E73991" w:rsidRPr="00E73991">
        <w:rPr>
          <w:rFonts w:cs="Segoe UI"/>
          <w:b/>
          <w:bCs/>
          <w:sz w:val="21"/>
          <w:szCs w:val="21"/>
          <w:lang w:val="en"/>
        </w:rPr>
        <w:t xml:space="preserve"> </w:t>
      </w:r>
      <w:r w:rsidR="00E73991">
        <w:rPr>
          <w:rFonts w:cs="Segoe UI"/>
          <w:color w:val="24292E"/>
          <w:sz w:val="21"/>
          <w:szCs w:val="21"/>
          <w:lang w:val="en"/>
        </w:rPr>
        <w:t>t</w:t>
      </w:r>
      <w:r w:rsidR="00E73991" w:rsidRPr="009046C8">
        <w:rPr>
          <w:rFonts w:cs="Segoe UI"/>
          <w:color w:val="24292E"/>
          <w:sz w:val="21"/>
          <w:szCs w:val="21"/>
          <w:lang w:val="en"/>
        </w:rPr>
        <w:t xml:space="preserve">ype </w:t>
      </w:r>
      <w:r w:rsidR="00BB1C42" w:rsidRPr="009046C8">
        <w:t>the following at the command prompt, then press</w:t>
      </w:r>
      <w:r>
        <w:t xml:space="preserve"> the</w:t>
      </w:r>
      <w:r w:rsidR="00BB1C42" w:rsidRPr="009046C8">
        <w:t xml:space="preserve"> </w:t>
      </w:r>
      <w:r w:rsidR="00BB1C42" w:rsidRPr="009046C8">
        <w:rPr>
          <w:b/>
          <w:bCs/>
        </w:rPr>
        <w:t>Enter</w:t>
      </w:r>
      <w:r>
        <w:rPr>
          <w:b/>
          <w:bCs/>
        </w:rPr>
        <w:t xml:space="preserve"> </w:t>
      </w:r>
      <w:r w:rsidR="009E041D" w:rsidRPr="009E041D">
        <w:t xml:space="preserve">key </w:t>
      </w:r>
      <w:r w:rsidRPr="009E041D">
        <w:t>on your keyboard</w:t>
      </w:r>
      <w:r w:rsidR="00BB1C42" w:rsidRPr="00A859B7">
        <w:rPr>
          <w:rFonts w:cs="Segoe UI"/>
          <w:color w:val="24292E"/>
          <w:sz w:val="21"/>
          <w:szCs w:val="21"/>
          <w:lang w:val="en"/>
        </w:rPr>
        <w:t>:</w:t>
      </w:r>
    </w:p>
    <w:p w14:paraId="3E0EC518" w14:textId="57ABFA6A" w:rsidR="00BB1C42" w:rsidRPr="00825BD4" w:rsidRDefault="00BB1C42" w:rsidP="00926CD2">
      <w:pPr>
        <w:pStyle w:val="Code"/>
        <w:rPr>
          <w:lang w:val="en"/>
        </w:rPr>
      </w:pPr>
      <w:r w:rsidRPr="00825BD4">
        <w:rPr>
          <w:lang w:val="en"/>
        </w:rPr>
        <w:t>.\Config-TerminalClient.ps1</w:t>
      </w:r>
    </w:p>
    <w:p w14:paraId="2BB94E6E" w14:textId="79620226" w:rsidR="00973254" w:rsidRPr="00E52744" w:rsidRDefault="00AB127A" w:rsidP="00797D7F">
      <w:pPr>
        <w:pStyle w:val="BodyText"/>
        <w:numPr>
          <w:ilvl w:val="0"/>
          <w:numId w:val="13"/>
        </w:numPr>
      </w:pPr>
      <w:r w:rsidRPr="003C236C">
        <w:t>Config</w:t>
      </w:r>
      <w:r w:rsidR="00EB682D" w:rsidRPr="003C236C">
        <w:t>ure</w:t>
      </w:r>
      <w:r w:rsidRPr="003C236C">
        <w:t xml:space="preserve"> Group Policy</w:t>
      </w:r>
      <w:r w:rsidR="00E52744">
        <w:t xml:space="preserve"> to </w:t>
      </w:r>
      <w:r w:rsidR="00A46477" w:rsidRPr="00E52744">
        <w:t>create</w:t>
      </w:r>
      <w:r w:rsidR="00973254" w:rsidRPr="00E52744">
        <w:t xml:space="preserve"> an AVC 444</w:t>
      </w:r>
      <w:r w:rsidR="00C05D3F" w:rsidRPr="00E52744">
        <w:t>-</w:t>
      </w:r>
      <w:r w:rsidR="00973254" w:rsidRPr="00E52744">
        <w:t>supported environment:</w:t>
      </w:r>
    </w:p>
    <w:p w14:paraId="03BCF6E2" w14:textId="471F7910" w:rsidR="00AB127A" w:rsidRPr="003C236C" w:rsidRDefault="00825BD4" w:rsidP="00C05B58">
      <w:pPr>
        <w:numPr>
          <w:ilvl w:val="0"/>
          <w:numId w:val="9"/>
        </w:numPr>
        <w:shd w:val="clear" w:color="auto" w:fill="FFFFFF"/>
        <w:spacing w:before="0" w:after="150"/>
        <w:rPr>
          <w:rFonts w:ascii="Candara" w:eastAsia="Times New Roman" w:hAnsi="Candara" w:cs="Segoe UI"/>
          <w:color w:val="24292E"/>
          <w:sz w:val="22"/>
          <w:szCs w:val="22"/>
          <w:lang w:val="en"/>
        </w:rPr>
      </w:pPr>
      <w:r w:rsidRPr="003C236C">
        <w:rPr>
          <w:rFonts w:ascii="Candara" w:eastAsia="Times New Roman" w:hAnsi="Candara" w:cs="Segoe UI"/>
          <w:color w:val="24292E"/>
          <w:sz w:val="22"/>
          <w:szCs w:val="22"/>
          <w:lang w:val="en"/>
        </w:rPr>
        <w:t xml:space="preserve">Set </w:t>
      </w:r>
      <w:r w:rsidR="00AB127A" w:rsidRPr="003C236C">
        <w:rPr>
          <w:rFonts w:ascii="Candara" w:eastAsia="Times New Roman" w:hAnsi="Candara" w:cs="Segoe UI"/>
          <w:color w:val="24292E"/>
          <w:sz w:val="22"/>
          <w:szCs w:val="22"/>
          <w:lang w:val="en"/>
        </w:rPr>
        <w:t xml:space="preserve">Group policy for RDP </w:t>
      </w:r>
      <w:r w:rsidR="004A4429">
        <w:rPr>
          <w:rFonts w:ascii="Candara" w:eastAsia="Times New Roman" w:hAnsi="Candara" w:cs="Segoe UI"/>
          <w:color w:val="24292E"/>
          <w:sz w:val="22"/>
          <w:szCs w:val="22"/>
          <w:lang w:val="en"/>
        </w:rPr>
        <w:t xml:space="preserve">USB </w:t>
      </w:r>
      <w:r w:rsidR="00AB127A" w:rsidRPr="003C236C">
        <w:rPr>
          <w:rFonts w:ascii="Candara" w:eastAsia="Times New Roman" w:hAnsi="Candara" w:cs="Segoe UI"/>
          <w:color w:val="24292E"/>
          <w:sz w:val="22"/>
          <w:szCs w:val="22"/>
          <w:lang w:val="en"/>
        </w:rPr>
        <w:t>redirection</w:t>
      </w:r>
      <w:r w:rsidR="00E52744">
        <w:rPr>
          <w:rFonts w:ascii="Candara" w:eastAsia="Times New Roman" w:hAnsi="Candara" w:cs="Segoe UI"/>
          <w:color w:val="24292E"/>
          <w:sz w:val="22"/>
          <w:szCs w:val="22"/>
          <w:lang w:val="en"/>
        </w:rPr>
        <w:t xml:space="preserve"> as follows</w:t>
      </w:r>
      <w:r w:rsidR="00A46477" w:rsidRPr="003C236C">
        <w:rPr>
          <w:rFonts w:ascii="Candara" w:eastAsia="Times New Roman" w:hAnsi="Candara" w:cs="Segoe UI"/>
          <w:color w:val="24292E"/>
          <w:sz w:val="22"/>
          <w:szCs w:val="22"/>
          <w:lang w:val="en"/>
        </w:rPr>
        <w:t>:</w:t>
      </w:r>
    </w:p>
    <w:p w14:paraId="2A3019D6" w14:textId="2A4F6ED0" w:rsidR="00E52744" w:rsidRPr="003C236C" w:rsidRDefault="00E52744" w:rsidP="00C05B58">
      <w:pPr>
        <w:numPr>
          <w:ilvl w:val="1"/>
          <w:numId w:val="19"/>
        </w:numPr>
        <w:shd w:val="clear" w:color="auto" w:fill="FFFFFF"/>
        <w:spacing w:before="0" w:after="150"/>
        <w:rPr>
          <w:rFonts w:ascii="Candara" w:eastAsia="Times New Roman" w:hAnsi="Candara" w:cs="Segoe UI"/>
          <w:color w:val="24292E"/>
          <w:sz w:val="22"/>
          <w:szCs w:val="22"/>
          <w:lang w:val="en"/>
        </w:rPr>
      </w:pPr>
      <w:r>
        <w:rPr>
          <w:rFonts w:ascii="Candara" w:eastAsia="Times New Roman" w:hAnsi="Candara" w:cs="Segoe UI"/>
          <w:color w:val="24292E"/>
          <w:sz w:val="22"/>
          <w:szCs w:val="22"/>
          <w:lang w:val="en"/>
        </w:rPr>
        <w:t xml:space="preserve">Type </w:t>
      </w:r>
      <w:r w:rsidRPr="00E52744">
        <w:rPr>
          <w:rFonts w:ascii="Candara" w:eastAsia="Times New Roman" w:hAnsi="Candara" w:cs="Segoe UI"/>
          <w:b/>
          <w:bCs/>
          <w:color w:val="24292E"/>
          <w:sz w:val="22"/>
          <w:szCs w:val="22"/>
          <w:lang w:val="en"/>
        </w:rPr>
        <w:t>gpedit.msc</w:t>
      </w:r>
      <w:r>
        <w:rPr>
          <w:rFonts w:ascii="Candara" w:eastAsia="Times New Roman" w:hAnsi="Candara" w:cs="Segoe UI"/>
          <w:color w:val="24292E"/>
          <w:sz w:val="22"/>
          <w:szCs w:val="22"/>
          <w:lang w:val="en"/>
        </w:rPr>
        <w:t xml:space="preserve"> in the</w:t>
      </w:r>
      <w:r w:rsidR="00DF2386">
        <w:rPr>
          <w:rFonts w:ascii="Candara" w:eastAsia="Times New Roman" w:hAnsi="Candara" w:cs="Segoe UI"/>
          <w:color w:val="24292E"/>
          <w:sz w:val="22"/>
          <w:szCs w:val="22"/>
          <w:lang w:val="en"/>
        </w:rPr>
        <w:t xml:space="preserve"> </w:t>
      </w:r>
      <w:r w:rsidRPr="00E52744">
        <w:rPr>
          <w:rFonts w:ascii="Candara" w:eastAsia="Times New Roman" w:hAnsi="Candara" w:cs="Segoe UI"/>
          <w:b/>
          <w:bCs/>
          <w:color w:val="24292E"/>
          <w:sz w:val="22"/>
          <w:szCs w:val="22"/>
          <w:lang w:val="en"/>
        </w:rPr>
        <w:t>Run</w:t>
      </w:r>
      <w:r>
        <w:rPr>
          <w:rFonts w:ascii="Candara" w:eastAsia="Times New Roman" w:hAnsi="Candara" w:cs="Segoe UI"/>
          <w:color w:val="24292E"/>
          <w:sz w:val="22"/>
          <w:szCs w:val="22"/>
          <w:lang w:val="en"/>
        </w:rPr>
        <w:t xml:space="preserve"> dialog and press </w:t>
      </w:r>
      <w:r w:rsidR="007A11E4" w:rsidRPr="007A11E4">
        <w:rPr>
          <w:rFonts w:ascii="Candara" w:eastAsia="Times New Roman" w:hAnsi="Candara" w:cs="Segoe UI"/>
          <w:b/>
          <w:bCs/>
          <w:color w:val="24292E"/>
          <w:sz w:val="22"/>
          <w:szCs w:val="22"/>
          <w:lang w:val="en"/>
        </w:rPr>
        <w:t>OK</w:t>
      </w:r>
      <w:r>
        <w:rPr>
          <w:rFonts w:ascii="Candara" w:eastAsia="Times New Roman" w:hAnsi="Candara" w:cs="Segoe UI"/>
          <w:color w:val="24292E"/>
          <w:sz w:val="22"/>
          <w:szCs w:val="22"/>
          <w:lang w:val="en"/>
        </w:rPr>
        <w:t xml:space="preserve"> to start the </w:t>
      </w:r>
      <w:r w:rsidRPr="00E52744">
        <w:rPr>
          <w:rFonts w:ascii="Candara" w:eastAsia="Times New Roman" w:hAnsi="Candara" w:cs="Segoe UI"/>
          <w:b/>
          <w:bCs/>
          <w:color w:val="24292E"/>
          <w:sz w:val="22"/>
          <w:szCs w:val="22"/>
          <w:lang w:val="en"/>
        </w:rPr>
        <w:t>Local Group Policy Editor</w:t>
      </w:r>
      <w:r>
        <w:rPr>
          <w:rFonts w:ascii="Candara" w:eastAsia="Times New Roman" w:hAnsi="Candara" w:cs="Segoe UI"/>
          <w:color w:val="24292E"/>
          <w:sz w:val="22"/>
          <w:szCs w:val="22"/>
          <w:lang w:val="en"/>
        </w:rPr>
        <w:t>.</w:t>
      </w:r>
    </w:p>
    <w:p w14:paraId="5FCA8E39" w14:textId="5B55E111" w:rsidR="00E52744" w:rsidRDefault="00E52744" w:rsidP="00C05B58">
      <w:pPr>
        <w:numPr>
          <w:ilvl w:val="1"/>
          <w:numId w:val="26"/>
        </w:numPr>
        <w:shd w:val="clear" w:color="auto" w:fill="FFFFFF"/>
        <w:spacing w:before="0" w:after="150"/>
        <w:rPr>
          <w:rFonts w:ascii="Candara" w:eastAsia="Times New Roman" w:hAnsi="Candara" w:cs="Segoe UI"/>
          <w:color w:val="24292E"/>
          <w:sz w:val="22"/>
          <w:szCs w:val="22"/>
          <w:lang w:val="en"/>
        </w:rPr>
      </w:pPr>
      <w:r>
        <w:rPr>
          <w:rFonts w:ascii="Candara" w:eastAsia="Times New Roman" w:hAnsi="Candara" w:cs="Segoe UI"/>
          <w:color w:val="24292E"/>
          <w:sz w:val="22"/>
          <w:szCs w:val="22"/>
          <w:lang w:val="en"/>
        </w:rPr>
        <w:t>Navigate</w:t>
      </w:r>
      <w:r w:rsidRPr="003C236C">
        <w:rPr>
          <w:rFonts w:ascii="Candara" w:eastAsia="Times New Roman" w:hAnsi="Candara" w:cs="Segoe UI"/>
          <w:color w:val="24292E"/>
          <w:sz w:val="22"/>
          <w:szCs w:val="22"/>
          <w:lang w:val="en"/>
        </w:rPr>
        <w:t xml:space="preserve"> </w:t>
      </w:r>
      <w:r w:rsidR="00AB127A" w:rsidRPr="003C236C">
        <w:rPr>
          <w:rFonts w:ascii="Candara" w:eastAsia="Times New Roman" w:hAnsi="Candara" w:cs="Segoe UI"/>
          <w:color w:val="24292E"/>
          <w:sz w:val="22"/>
          <w:szCs w:val="22"/>
          <w:lang w:val="en"/>
        </w:rPr>
        <w:t xml:space="preserve">to the </w:t>
      </w:r>
      <w:r>
        <w:rPr>
          <w:rFonts w:ascii="Candara" w:eastAsia="Times New Roman" w:hAnsi="Candara" w:cs="Segoe UI"/>
          <w:color w:val="24292E"/>
          <w:sz w:val="22"/>
          <w:szCs w:val="22"/>
          <w:lang w:val="en"/>
        </w:rPr>
        <w:t>following location</w:t>
      </w:r>
      <w:r w:rsidR="00AB127A" w:rsidRPr="003C236C">
        <w:rPr>
          <w:rFonts w:ascii="Candara" w:eastAsia="Times New Roman" w:hAnsi="Candara" w:cs="Segoe UI"/>
          <w:color w:val="24292E"/>
          <w:sz w:val="22"/>
          <w:szCs w:val="22"/>
          <w:lang w:val="en"/>
        </w:rPr>
        <w:t xml:space="preserve">: </w:t>
      </w:r>
    </w:p>
    <w:p w14:paraId="5CB4B349" w14:textId="08A82724" w:rsidR="00AB127A" w:rsidRDefault="00AB127A" w:rsidP="009E2FA2">
      <w:pPr>
        <w:pStyle w:val="Code"/>
        <w:tabs>
          <w:tab w:val="clear" w:pos="774"/>
        </w:tabs>
        <w:ind w:left="1440"/>
      </w:pPr>
      <w:r w:rsidRPr="003C236C">
        <w:t>Local Computer Policy\Computer Configuration\Administrative Templates\Windows Components\Remote Desktop Services\Remote Desktop Connection Client\RemoteFX USB Device Redirection</w:t>
      </w:r>
    </w:p>
    <w:p w14:paraId="34CD801C" w14:textId="47093B46" w:rsidR="00EF24B2" w:rsidRDefault="00AF54FF" w:rsidP="00C05B58">
      <w:pPr>
        <w:numPr>
          <w:ilvl w:val="1"/>
          <w:numId w:val="26"/>
        </w:numPr>
        <w:shd w:val="clear" w:color="auto" w:fill="FFFFFF"/>
        <w:spacing w:before="0" w:after="150"/>
        <w:rPr>
          <w:rFonts w:ascii="Candara" w:eastAsia="Times New Roman" w:hAnsi="Candara" w:cs="Segoe UI"/>
          <w:color w:val="24292E"/>
          <w:sz w:val="22"/>
          <w:szCs w:val="22"/>
          <w:lang w:val="en"/>
        </w:rPr>
      </w:pPr>
      <w:r>
        <w:rPr>
          <w:rFonts w:ascii="Candara" w:eastAsia="Times New Roman" w:hAnsi="Candara" w:cs="Segoe UI"/>
          <w:color w:val="24292E"/>
          <w:sz w:val="22"/>
          <w:szCs w:val="22"/>
          <w:lang w:val="en"/>
        </w:rPr>
        <w:t xml:space="preserve">Right-click the </w:t>
      </w:r>
      <w:r w:rsidR="00916814">
        <w:rPr>
          <w:rFonts w:ascii="Candara" w:eastAsia="Times New Roman" w:hAnsi="Candara" w:cs="Segoe UI"/>
          <w:color w:val="24292E"/>
          <w:sz w:val="22"/>
          <w:szCs w:val="22"/>
          <w:lang w:val="en"/>
        </w:rPr>
        <w:t xml:space="preserve">policy </w:t>
      </w:r>
      <w:r w:rsidR="00916814" w:rsidRPr="003C236C">
        <w:rPr>
          <w:rFonts w:ascii="Candara" w:eastAsia="Times New Roman" w:hAnsi="Candara" w:cs="Segoe UI"/>
          <w:b/>
          <w:bCs/>
          <w:color w:val="24292E"/>
          <w:sz w:val="22"/>
          <w:szCs w:val="22"/>
          <w:lang w:val="en"/>
        </w:rPr>
        <w:t>Allow RDP redirection of other supported RemoteFX USB devices from this computer</w:t>
      </w:r>
      <w:r>
        <w:rPr>
          <w:rFonts w:ascii="Candara" w:eastAsia="Times New Roman" w:hAnsi="Candara" w:cs="Segoe UI"/>
          <w:color w:val="24292E"/>
          <w:sz w:val="22"/>
          <w:szCs w:val="22"/>
          <w:lang w:val="en"/>
        </w:rPr>
        <w:t xml:space="preserve"> and select </w:t>
      </w:r>
      <w:r w:rsidRPr="00AF54FF">
        <w:rPr>
          <w:rFonts w:ascii="Candara" w:eastAsia="Times New Roman" w:hAnsi="Candara" w:cs="Segoe UI"/>
          <w:b/>
          <w:bCs/>
          <w:color w:val="24292E"/>
          <w:sz w:val="22"/>
          <w:szCs w:val="22"/>
          <w:lang w:val="en"/>
        </w:rPr>
        <w:t xml:space="preserve">Edit </w:t>
      </w:r>
      <w:r>
        <w:rPr>
          <w:rFonts w:ascii="Candara" w:eastAsia="Times New Roman" w:hAnsi="Candara" w:cs="Segoe UI"/>
          <w:color w:val="24292E"/>
          <w:sz w:val="22"/>
          <w:szCs w:val="22"/>
          <w:lang w:val="en"/>
        </w:rPr>
        <w:t xml:space="preserve">to open the </w:t>
      </w:r>
      <w:r w:rsidR="00204E3A" w:rsidRPr="00204E3A">
        <w:rPr>
          <w:rFonts w:ascii="Candara" w:eastAsia="Times New Roman" w:hAnsi="Candara" w:cs="Segoe UI"/>
          <w:b/>
          <w:bCs/>
          <w:color w:val="24292E"/>
          <w:sz w:val="22"/>
          <w:szCs w:val="22"/>
          <w:lang w:val="en"/>
        </w:rPr>
        <w:t>P</w:t>
      </w:r>
      <w:r w:rsidRPr="00204E3A">
        <w:rPr>
          <w:rFonts w:ascii="Candara" w:eastAsia="Times New Roman" w:hAnsi="Candara" w:cs="Segoe UI"/>
          <w:b/>
          <w:bCs/>
          <w:color w:val="24292E"/>
          <w:sz w:val="22"/>
          <w:szCs w:val="22"/>
          <w:lang w:val="en"/>
        </w:rPr>
        <w:t xml:space="preserve">olicy </w:t>
      </w:r>
      <w:r w:rsidR="00204E3A" w:rsidRPr="00204E3A">
        <w:rPr>
          <w:rFonts w:ascii="Candara" w:eastAsia="Times New Roman" w:hAnsi="Candara" w:cs="Segoe UI"/>
          <w:b/>
          <w:bCs/>
          <w:color w:val="24292E"/>
          <w:sz w:val="22"/>
          <w:szCs w:val="22"/>
          <w:lang w:val="en"/>
        </w:rPr>
        <w:t>S</w:t>
      </w:r>
      <w:r w:rsidRPr="00204E3A">
        <w:rPr>
          <w:rFonts w:ascii="Candara" w:eastAsia="Times New Roman" w:hAnsi="Candara" w:cs="Segoe UI"/>
          <w:b/>
          <w:bCs/>
          <w:color w:val="24292E"/>
          <w:sz w:val="22"/>
          <w:szCs w:val="22"/>
          <w:lang w:val="en"/>
        </w:rPr>
        <w:t>ettings</w:t>
      </w:r>
      <w:r w:rsidR="006A6794">
        <w:rPr>
          <w:rFonts w:ascii="Candara" w:eastAsia="Times New Roman" w:hAnsi="Candara" w:cs="Segoe UI"/>
          <w:color w:val="24292E"/>
          <w:sz w:val="22"/>
          <w:szCs w:val="22"/>
          <w:lang w:val="en"/>
        </w:rPr>
        <w:t xml:space="preserve"> dialog</w:t>
      </w:r>
      <w:r w:rsidR="00EF24B2">
        <w:rPr>
          <w:rFonts w:ascii="Candara" w:eastAsia="Times New Roman" w:hAnsi="Candara" w:cs="Segoe UI"/>
          <w:color w:val="24292E"/>
          <w:sz w:val="22"/>
          <w:szCs w:val="22"/>
          <w:lang w:val="en"/>
        </w:rPr>
        <w:t>.</w:t>
      </w:r>
      <w:r>
        <w:rPr>
          <w:rFonts w:ascii="Candara" w:eastAsia="Times New Roman" w:hAnsi="Candara" w:cs="Segoe UI"/>
          <w:color w:val="24292E"/>
          <w:sz w:val="22"/>
          <w:szCs w:val="22"/>
          <w:lang w:val="en"/>
        </w:rPr>
        <w:t xml:space="preserve"> </w:t>
      </w:r>
    </w:p>
    <w:p w14:paraId="60B3EE54" w14:textId="2BC00EF2" w:rsidR="00916814" w:rsidRDefault="00EF24B2" w:rsidP="00C05B58">
      <w:pPr>
        <w:numPr>
          <w:ilvl w:val="1"/>
          <w:numId w:val="26"/>
        </w:numPr>
        <w:shd w:val="clear" w:color="auto" w:fill="FFFFFF"/>
        <w:spacing w:before="0" w:after="150"/>
        <w:rPr>
          <w:rFonts w:ascii="Candara" w:eastAsia="Times New Roman" w:hAnsi="Candara" w:cs="Segoe UI"/>
          <w:color w:val="24292E"/>
          <w:sz w:val="22"/>
          <w:szCs w:val="22"/>
          <w:lang w:val="en"/>
        </w:rPr>
      </w:pPr>
      <w:r>
        <w:rPr>
          <w:rFonts w:ascii="Candara" w:eastAsia="Times New Roman" w:hAnsi="Candara" w:cs="Segoe UI"/>
          <w:color w:val="24292E"/>
          <w:sz w:val="22"/>
          <w:szCs w:val="22"/>
          <w:lang w:val="en"/>
        </w:rPr>
        <w:t>S</w:t>
      </w:r>
      <w:r w:rsidR="00AF54FF">
        <w:rPr>
          <w:rFonts w:ascii="Candara" w:eastAsia="Times New Roman" w:hAnsi="Candara" w:cs="Segoe UI"/>
          <w:color w:val="24292E"/>
          <w:sz w:val="22"/>
          <w:szCs w:val="22"/>
          <w:lang w:val="en"/>
        </w:rPr>
        <w:t xml:space="preserve">elect </w:t>
      </w:r>
      <w:r w:rsidR="00AF54FF" w:rsidRPr="006A6794">
        <w:rPr>
          <w:rFonts w:ascii="Candara" w:eastAsia="Times New Roman" w:hAnsi="Candara" w:cs="Segoe UI"/>
          <w:b/>
          <w:bCs/>
          <w:color w:val="24292E"/>
          <w:sz w:val="22"/>
          <w:szCs w:val="22"/>
          <w:lang w:val="en"/>
        </w:rPr>
        <w:t>Enabled</w:t>
      </w:r>
      <w:r>
        <w:rPr>
          <w:rFonts w:ascii="Candara" w:eastAsia="Times New Roman" w:hAnsi="Candara" w:cs="Segoe UI"/>
          <w:color w:val="24292E"/>
          <w:sz w:val="22"/>
          <w:szCs w:val="22"/>
          <w:lang w:val="en"/>
        </w:rPr>
        <w:t xml:space="preserve"> and click </w:t>
      </w:r>
      <w:r w:rsidRPr="006A6794">
        <w:rPr>
          <w:rFonts w:ascii="Candara" w:eastAsia="Times New Roman" w:hAnsi="Candara" w:cs="Segoe UI"/>
          <w:b/>
          <w:bCs/>
          <w:color w:val="24292E"/>
          <w:sz w:val="22"/>
          <w:szCs w:val="22"/>
          <w:lang w:val="en"/>
        </w:rPr>
        <w:t>OK</w:t>
      </w:r>
      <w:r>
        <w:rPr>
          <w:rFonts w:ascii="Candara" w:eastAsia="Times New Roman" w:hAnsi="Candara" w:cs="Segoe UI"/>
          <w:color w:val="24292E"/>
          <w:sz w:val="22"/>
          <w:szCs w:val="22"/>
          <w:lang w:val="en"/>
        </w:rPr>
        <w:t xml:space="preserve"> to exit the </w:t>
      </w:r>
      <w:r w:rsidR="006A6794">
        <w:rPr>
          <w:rFonts w:ascii="Candara" w:eastAsia="Times New Roman" w:hAnsi="Candara" w:cs="Segoe UI"/>
          <w:color w:val="24292E"/>
          <w:sz w:val="22"/>
          <w:szCs w:val="22"/>
          <w:lang w:val="en"/>
        </w:rPr>
        <w:t>dialog.</w:t>
      </w:r>
    </w:p>
    <w:p w14:paraId="1B4EDBDA" w14:textId="35F23B03" w:rsidR="00AB127A" w:rsidRPr="00356138" w:rsidRDefault="00AB127A" w:rsidP="00C05B58">
      <w:pPr>
        <w:numPr>
          <w:ilvl w:val="1"/>
          <w:numId w:val="26"/>
        </w:numPr>
        <w:shd w:val="clear" w:color="auto" w:fill="FFFFFF"/>
        <w:spacing w:before="0" w:after="150"/>
        <w:rPr>
          <w:rFonts w:ascii="Candara" w:hAnsi="Candara" w:cs="Segoe UI"/>
          <w:b/>
          <w:bCs/>
          <w:iCs/>
          <w:color w:val="24292E"/>
          <w:sz w:val="22"/>
          <w:szCs w:val="22"/>
          <w:lang w:val="en"/>
        </w:rPr>
      </w:pPr>
      <w:r w:rsidRPr="003C236C">
        <w:rPr>
          <w:rFonts w:ascii="Candara" w:eastAsia="Times New Roman" w:hAnsi="Candara" w:cs="Segoe UI"/>
          <w:color w:val="24292E"/>
          <w:sz w:val="22"/>
          <w:szCs w:val="22"/>
          <w:lang w:val="en"/>
        </w:rPr>
        <w:t xml:space="preserve">Reboot the </w:t>
      </w:r>
      <w:r w:rsidRPr="00204E3A">
        <w:rPr>
          <w:rFonts w:ascii="Candara" w:eastAsia="Times New Roman" w:hAnsi="Candara" w:cs="Segoe UI"/>
          <w:b/>
          <w:bCs/>
          <w:color w:val="24292E"/>
          <w:sz w:val="22"/>
          <w:szCs w:val="22"/>
          <w:lang w:val="en"/>
        </w:rPr>
        <w:t xml:space="preserve">SUT </w:t>
      </w:r>
      <w:r w:rsidRPr="00BD57EE">
        <w:rPr>
          <w:rFonts w:ascii="Candara" w:eastAsia="Times New Roman" w:hAnsi="Candara" w:cs="Segoe UI"/>
          <w:color w:val="24292E"/>
          <w:sz w:val="22"/>
          <w:szCs w:val="22"/>
          <w:lang w:val="en"/>
        </w:rPr>
        <w:t>computer</w:t>
      </w:r>
      <w:r w:rsidRPr="003C236C">
        <w:rPr>
          <w:rFonts w:ascii="Candara" w:eastAsia="Times New Roman" w:hAnsi="Candara" w:cs="Segoe UI"/>
          <w:color w:val="24292E"/>
          <w:sz w:val="22"/>
          <w:szCs w:val="22"/>
          <w:lang w:val="en"/>
        </w:rPr>
        <w:t xml:space="preserve"> and plug in </w:t>
      </w:r>
      <w:r w:rsidR="00202B22">
        <w:rPr>
          <w:rFonts w:ascii="Candara" w:eastAsia="Times New Roman" w:hAnsi="Candara" w:cs="Segoe UI"/>
          <w:color w:val="24292E"/>
          <w:sz w:val="22"/>
          <w:szCs w:val="22"/>
          <w:lang w:val="en"/>
        </w:rPr>
        <w:t>a</w:t>
      </w:r>
      <w:r w:rsidR="004A4429">
        <w:rPr>
          <w:rFonts w:ascii="Candara" w:eastAsia="Times New Roman" w:hAnsi="Candara" w:cs="Segoe UI"/>
          <w:color w:val="24292E"/>
          <w:sz w:val="22"/>
          <w:szCs w:val="22"/>
          <w:lang w:val="en"/>
        </w:rPr>
        <w:t>n</w:t>
      </w:r>
      <w:r w:rsidR="00202B22" w:rsidRPr="003C236C">
        <w:rPr>
          <w:rFonts w:ascii="Candara" w:eastAsia="Times New Roman" w:hAnsi="Candara" w:cs="Segoe UI"/>
          <w:color w:val="24292E"/>
          <w:sz w:val="22"/>
          <w:szCs w:val="22"/>
          <w:lang w:val="en"/>
        </w:rPr>
        <w:t xml:space="preserve"> </w:t>
      </w:r>
      <w:r w:rsidRPr="003C236C">
        <w:rPr>
          <w:rFonts w:ascii="Candara" w:eastAsia="Times New Roman" w:hAnsi="Candara" w:cs="Segoe UI"/>
          <w:color w:val="24292E"/>
          <w:sz w:val="22"/>
          <w:szCs w:val="22"/>
          <w:lang w:val="en"/>
        </w:rPr>
        <w:t>OSR USB FX2 board.</w:t>
      </w:r>
      <w:r w:rsidR="00202B22">
        <w:rPr>
          <w:rFonts w:ascii="Candara" w:eastAsia="Times New Roman" w:hAnsi="Candara" w:cs="Segoe UI"/>
          <w:color w:val="24292E"/>
          <w:sz w:val="22"/>
          <w:szCs w:val="22"/>
          <w:lang w:val="en"/>
        </w:rPr>
        <w:t xml:space="preserve"> See </w:t>
      </w:r>
      <w:hyperlink w:anchor="_Test_Environment_Computer" w:history="1">
        <w:r w:rsidR="00202B22" w:rsidRPr="00202B22">
          <w:rPr>
            <w:rStyle w:val="Hyperlink"/>
            <w:rFonts w:ascii="Candara" w:hAnsi="Candara" w:cs="Segoe UI"/>
            <w:iCs/>
            <w:sz w:val="22"/>
            <w:szCs w:val="22"/>
            <w:lang w:val="en"/>
          </w:rPr>
          <w:t>Test Environment Computer Requirements</w:t>
        </w:r>
      </w:hyperlink>
      <w:r w:rsidR="00202B22" w:rsidRPr="00202B22">
        <w:rPr>
          <w:rFonts w:ascii="Candara" w:hAnsi="Candara" w:cs="Segoe UI"/>
          <w:iCs/>
          <w:color w:val="24292E"/>
          <w:sz w:val="22"/>
          <w:szCs w:val="22"/>
          <w:lang w:val="en"/>
        </w:rPr>
        <w:t xml:space="preserve"> if you need to purchase an OSR USB FX2 board.</w:t>
      </w:r>
    </w:p>
    <w:p w14:paraId="3B54F5FD" w14:textId="28CEBF01" w:rsidR="00AB127A" w:rsidRPr="003C236C" w:rsidRDefault="00AB127A" w:rsidP="00C05B58">
      <w:pPr>
        <w:numPr>
          <w:ilvl w:val="0"/>
          <w:numId w:val="19"/>
        </w:numPr>
        <w:shd w:val="clear" w:color="auto" w:fill="FFFFFF"/>
        <w:spacing w:before="0" w:after="150"/>
        <w:rPr>
          <w:rFonts w:ascii="Candara" w:eastAsia="Times New Roman" w:hAnsi="Candara" w:cs="Segoe UI"/>
          <w:color w:val="24292E"/>
          <w:sz w:val="22"/>
          <w:szCs w:val="22"/>
          <w:lang w:val="en"/>
        </w:rPr>
      </w:pPr>
      <w:r w:rsidRPr="003C236C">
        <w:rPr>
          <w:rFonts w:ascii="Candara" w:eastAsia="Times New Roman" w:hAnsi="Candara" w:cs="Segoe UI"/>
          <w:color w:val="24292E"/>
          <w:sz w:val="22"/>
          <w:szCs w:val="22"/>
          <w:lang w:val="en"/>
        </w:rPr>
        <w:t>Optionally you can config</w:t>
      </w:r>
      <w:r w:rsidR="00825BD4" w:rsidRPr="003C236C">
        <w:rPr>
          <w:rFonts w:ascii="Candara" w:eastAsia="Times New Roman" w:hAnsi="Candara" w:cs="Segoe UI"/>
          <w:color w:val="24292E"/>
          <w:sz w:val="22"/>
          <w:szCs w:val="22"/>
          <w:lang w:val="en"/>
        </w:rPr>
        <w:t>ure</w:t>
      </w:r>
      <w:r w:rsidRPr="003C236C">
        <w:rPr>
          <w:rFonts w:ascii="Candara" w:eastAsia="Times New Roman" w:hAnsi="Candara" w:cs="Segoe UI"/>
          <w:color w:val="24292E"/>
          <w:sz w:val="22"/>
          <w:szCs w:val="22"/>
          <w:lang w:val="en"/>
        </w:rPr>
        <w:t xml:space="preserve"> group policy for</w:t>
      </w:r>
      <w:r w:rsidR="00C05D3F" w:rsidRPr="003C236C">
        <w:rPr>
          <w:rFonts w:ascii="Candara" w:eastAsia="Times New Roman" w:hAnsi="Candara" w:cs="Segoe UI"/>
          <w:color w:val="24292E"/>
          <w:sz w:val="22"/>
          <w:szCs w:val="22"/>
          <w:lang w:val="en"/>
        </w:rPr>
        <w:t xml:space="preserve"> the</w:t>
      </w:r>
      <w:r w:rsidRPr="003C236C">
        <w:rPr>
          <w:rFonts w:ascii="Candara" w:eastAsia="Times New Roman" w:hAnsi="Candara" w:cs="Segoe UI"/>
          <w:color w:val="24292E"/>
          <w:sz w:val="22"/>
          <w:szCs w:val="22"/>
          <w:lang w:val="en"/>
        </w:rPr>
        <w:t xml:space="preserve"> RDPEGFX AVC 444 feature</w:t>
      </w:r>
      <w:r w:rsidR="0027701C">
        <w:rPr>
          <w:rFonts w:ascii="Candara" w:eastAsia="Times New Roman" w:hAnsi="Candara" w:cs="Segoe UI"/>
          <w:color w:val="24292E"/>
          <w:sz w:val="22"/>
          <w:szCs w:val="22"/>
          <w:lang w:val="en"/>
        </w:rPr>
        <w:t xml:space="preserve"> as </w:t>
      </w:r>
      <w:r w:rsidR="009270E6">
        <w:rPr>
          <w:rFonts w:ascii="Candara" w:eastAsia="Times New Roman" w:hAnsi="Candara" w:cs="Segoe UI"/>
          <w:color w:val="24292E"/>
          <w:sz w:val="22"/>
          <w:szCs w:val="22"/>
          <w:lang w:val="en"/>
        </w:rPr>
        <w:t>specified below</w:t>
      </w:r>
      <w:r w:rsidRPr="003C236C">
        <w:rPr>
          <w:rFonts w:ascii="Candara" w:eastAsia="Times New Roman" w:hAnsi="Candara" w:cs="Segoe UI"/>
          <w:color w:val="24292E"/>
          <w:sz w:val="22"/>
          <w:szCs w:val="22"/>
          <w:lang w:val="en"/>
        </w:rPr>
        <w:t>:</w:t>
      </w:r>
    </w:p>
    <w:p w14:paraId="7B2C97CB" w14:textId="3FAEF1AD" w:rsidR="009270E6" w:rsidRDefault="006E6EC9" w:rsidP="00DF2386">
      <w:pPr>
        <w:pStyle w:val="MoreInfo"/>
        <w:ind w:left="1080"/>
      </w:pPr>
      <w:r w:rsidRPr="00AB127A">
        <w:rPr>
          <w:noProof/>
          <w:color w:val="0366D6"/>
        </w:rPr>
        <w:drawing>
          <wp:inline distT="0" distB="0" distL="0" distR="0" wp14:anchorId="357A3DA9" wp14:editId="2D9C3EA2">
            <wp:extent cx="311391" cy="207594"/>
            <wp:effectExtent l="0" t="0" r="0" b="2540"/>
            <wp:docPr id="89" name="Picture 89">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9270E6">
        <w:t>Note</w:t>
      </w:r>
    </w:p>
    <w:p w14:paraId="456DC2CD" w14:textId="733AFC21" w:rsidR="00AB127A" w:rsidRDefault="00AB127A" w:rsidP="00DF2386">
      <w:pPr>
        <w:pStyle w:val="MoreInfoText"/>
        <w:ind w:left="1080"/>
      </w:pPr>
      <w:r w:rsidRPr="003C236C">
        <w:t xml:space="preserve">To enable AVC 444 mode in Windows 10 </w:t>
      </w:r>
      <w:r w:rsidR="009270E6">
        <w:t xml:space="preserve">or </w:t>
      </w:r>
      <w:r w:rsidRPr="003C236C">
        <w:t xml:space="preserve">Windows Server 2016 and later versions, </w:t>
      </w:r>
      <w:r w:rsidR="00DF2386">
        <w:t xml:space="preserve">you will need to configure </w:t>
      </w:r>
      <w:r w:rsidRPr="00CD4B69">
        <w:rPr>
          <w:i/>
          <w:iCs/>
        </w:rPr>
        <w:t xml:space="preserve">two new </w:t>
      </w:r>
      <w:r w:rsidR="00DF33F2">
        <w:rPr>
          <w:i/>
          <w:iCs/>
        </w:rPr>
        <w:t>G</w:t>
      </w:r>
      <w:r w:rsidRPr="00CD4B69">
        <w:rPr>
          <w:i/>
          <w:iCs/>
        </w:rPr>
        <w:t xml:space="preserve">roup </w:t>
      </w:r>
      <w:r w:rsidR="00DF33F2">
        <w:rPr>
          <w:i/>
          <w:iCs/>
        </w:rPr>
        <w:t>P</w:t>
      </w:r>
      <w:r w:rsidRPr="00CD4B69">
        <w:rPr>
          <w:i/>
          <w:iCs/>
        </w:rPr>
        <w:t>olicies</w:t>
      </w:r>
      <w:r w:rsidRPr="003C236C">
        <w:t xml:space="preserve"> </w:t>
      </w:r>
      <w:r w:rsidR="00DF2386">
        <w:t>via</w:t>
      </w:r>
      <w:r w:rsidR="00DF2386" w:rsidRPr="003C236C">
        <w:t xml:space="preserve"> </w:t>
      </w:r>
      <w:r w:rsidRPr="003C236C">
        <w:t xml:space="preserve">the </w:t>
      </w:r>
      <w:r w:rsidR="00DF2386" w:rsidRPr="00DF2386">
        <w:rPr>
          <w:b/>
          <w:bCs w:val="0"/>
        </w:rPr>
        <w:t xml:space="preserve">Local </w:t>
      </w:r>
      <w:r w:rsidRPr="00DF2386">
        <w:rPr>
          <w:b/>
          <w:bCs w:val="0"/>
        </w:rPr>
        <w:t>Group Policy Editor</w:t>
      </w:r>
      <w:r w:rsidR="009270E6">
        <w:t>:</w:t>
      </w:r>
    </w:p>
    <w:p w14:paraId="4D81C9C2" w14:textId="77777777" w:rsidR="00DF2386" w:rsidRPr="00DF2386" w:rsidRDefault="00DF2386" w:rsidP="00DF2386">
      <w:pPr>
        <w:pStyle w:val="BodyTextSpacer"/>
      </w:pPr>
    </w:p>
    <w:p w14:paraId="1ED70EC9" w14:textId="38E76F81" w:rsidR="00AB127A" w:rsidRPr="003C236C" w:rsidRDefault="00AB127A" w:rsidP="00C05B58">
      <w:pPr>
        <w:numPr>
          <w:ilvl w:val="1"/>
          <w:numId w:val="20"/>
        </w:numPr>
        <w:shd w:val="clear" w:color="auto" w:fill="FFFFFF"/>
        <w:spacing w:before="0" w:after="150"/>
        <w:rPr>
          <w:rFonts w:ascii="Candara" w:eastAsia="Times New Roman" w:hAnsi="Candara" w:cs="Segoe UI"/>
          <w:color w:val="24292E"/>
          <w:sz w:val="22"/>
          <w:szCs w:val="22"/>
          <w:lang w:val="en"/>
        </w:rPr>
      </w:pPr>
      <w:r w:rsidRPr="003C236C">
        <w:rPr>
          <w:rFonts w:ascii="Candara" w:eastAsia="Times New Roman" w:hAnsi="Candara" w:cs="Segoe UI"/>
          <w:color w:val="24292E"/>
          <w:sz w:val="22"/>
          <w:szCs w:val="22"/>
          <w:lang w:val="en"/>
        </w:rPr>
        <w:t>Open</w:t>
      </w:r>
      <w:r w:rsidR="00DF2386">
        <w:rPr>
          <w:rFonts w:ascii="Candara" w:eastAsia="Times New Roman" w:hAnsi="Candara" w:cs="Segoe UI"/>
          <w:color w:val="24292E"/>
          <w:sz w:val="22"/>
          <w:szCs w:val="22"/>
          <w:lang w:val="en"/>
        </w:rPr>
        <w:t xml:space="preserve"> the</w:t>
      </w:r>
      <w:r w:rsidRPr="003C236C">
        <w:rPr>
          <w:rFonts w:ascii="Candara" w:eastAsia="Times New Roman" w:hAnsi="Candara" w:cs="Segoe UI"/>
          <w:color w:val="24292E"/>
          <w:sz w:val="22"/>
          <w:szCs w:val="22"/>
          <w:lang w:val="en"/>
        </w:rPr>
        <w:t xml:space="preserve"> </w:t>
      </w:r>
      <w:r w:rsidRPr="003C236C">
        <w:rPr>
          <w:rFonts w:ascii="Candara" w:eastAsia="Times New Roman" w:hAnsi="Candara" w:cs="Segoe UI"/>
          <w:b/>
          <w:bCs/>
          <w:color w:val="24292E"/>
          <w:sz w:val="22"/>
          <w:szCs w:val="22"/>
          <w:lang w:val="en"/>
        </w:rPr>
        <w:t>Local Group Policy Editor</w:t>
      </w:r>
      <w:r w:rsidRPr="003C236C">
        <w:rPr>
          <w:rFonts w:ascii="Candara" w:eastAsia="Times New Roman" w:hAnsi="Candara" w:cs="Segoe UI"/>
          <w:color w:val="24292E"/>
          <w:sz w:val="22"/>
          <w:szCs w:val="22"/>
          <w:lang w:val="en"/>
        </w:rPr>
        <w:t xml:space="preserve"> by typing </w:t>
      </w:r>
      <w:r w:rsidRPr="00DF2386">
        <w:rPr>
          <w:rFonts w:ascii="Candara" w:eastAsia="Times New Roman" w:hAnsi="Candara" w:cs="Segoe UI"/>
          <w:b/>
          <w:bCs/>
          <w:color w:val="24292E"/>
          <w:sz w:val="22"/>
          <w:szCs w:val="22"/>
          <w:lang w:val="en"/>
        </w:rPr>
        <w:t>gpedit.msc</w:t>
      </w:r>
      <w:r w:rsidRPr="003C236C">
        <w:rPr>
          <w:rFonts w:ascii="Candara" w:eastAsia="Times New Roman" w:hAnsi="Candara" w:cs="Segoe UI"/>
          <w:color w:val="24292E"/>
          <w:sz w:val="22"/>
          <w:szCs w:val="22"/>
          <w:lang w:val="en"/>
        </w:rPr>
        <w:t xml:space="preserve"> </w:t>
      </w:r>
      <w:r w:rsidR="00973254" w:rsidRPr="003C236C">
        <w:rPr>
          <w:rFonts w:ascii="Candara" w:eastAsia="Times New Roman" w:hAnsi="Candara" w:cs="Segoe UI"/>
          <w:color w:val="24292E"/>
          <w:sz w:val="22"/>
          <w:szCs w:val="22"/>
          <w:lang w:val="en"/>
        </w:rPr>
        <w:t xml:space="preserve">in the Start menu </w:t>
      </w:r>
      <w:r w:rsidRPr="003C236C">
        <w:rPr>
          <w:rFonts w:ascii="Candara" w:eastAsia="Times New Roman" w:hAnsi="Candara" w:cs="Segoe UI"/>
          <w:color w:val="24292E"/>
          <w:sz w:val="22"/>
          <w:szCs w:val="22"/>
          <w:lang w:val="en"/>
        </w:rPr>
        <w:t xml:space="preserve">and </w:t>
      </w:r>
      <w:r w:rsidR="00B52B53" w:rsidRPr="003C236C">
        <w:rPr>
          <w:rFonts w:ascii="Candara" w:eastAsia="Times New Roman" w:hAnsi="Candara" w:cs="Segoe UI"/>
          <w:color w:val="24292E"/>
          <w:sz w:val="22"/>
          <w:szCs w:val="22"/>
          <w:lang w:val="en"/>
        </w:rPr>
        <w:t xml:space="preserve">then </w:t>
      </w:r>
      <w:r w:rsidRPr="003C236C">
        <w:rPr>
          <w:rFonts w:ascii="Candara" w:eastAsia="Times New Roman" w:hAnsi="Candara" w:cs="Segoe UI"/>
          <w:color w:val="24292E"/>
          <w:sz w:val="22"/>
          <w:szCs w:val="22"/>
          <w:lang w:val="en"/>
        </w:rPr>
        <w:t>press</w:t>
      </w:r>
      <w:r w:rsidR="00204E3A">
        <w:rPr>
          <w:rFonts w:ascii="Candara" w:eastAsia="Times New Roman" w:hAnsi="Candara" w:cs="Segoe UI"/>
          <w:color w:val="24292E"/>
          <w:sz w:val="22"/>
          <w:szCs w:val="22"/>
          <w:lang w:val="en"/>
        </w:rPr>
        <w:t xml:space="preserve"> the</w:t>
      </w:r>
      <w:r w:rsidRPr="003C236C">
        <w:rPr>
          <w:rFonts w:ascii="Candara" w:eastAsia="Times New Roman" w:hAnsi="Candara" w:cs="Segoe UI"/>
          <w:color w:val="24292E"/>
          <w:sz w:val="22"/>
          <w:szCs w:val="22"/>
          <w:lang w:val="en"/>
        </w:rPr>
        <w:t xml:space="preserve"> </w:t>
      </w:r>
      <w:r w:rsidRPr="003C236C">
        <w:rPr>
          <w:rFonts w:ascii="Candara" w:eastAsia="Times New Roman" w:hAnsi="Candara" w:cs="Segoe UI"/>
          <w:b/>
          <w:bCs/>
          <w:color w:val="24292E"/>
          <w:sz w:val="22"/>
          <w:szCs w:val="22"/>
          <w:lang w:val="en"/>
        </w:rPr>
        <w:t>Enter</w:t>
      </w:r>
      <w:r w:rsidR="00204E3A">
        <w:rPr>
          <w:rFonts w:ascii="Candara" w:eastAsia="Times New Roman" w:hAnsi="Candara" w:cs="Segoe UI"/>
          <w:color w:val="24292E"/>
          <w:sz w:val="22"/>
          <w:szCs w:val="22"/>
          <w:lang w:val="en"/>
        </w:rPr>
        <w:t xml:space="preserve"> key on your keyboard.</w:t>
      </w:r>
    </w:p>
    <w:p w14:paraId="2C5B54A8" w14:textId="78EE4FA9" w:rsidR="00BF5A50" w:rsidRDefault="00973254" w:rsidP="00C05B58">
      <w:pPr>
        <w:numPr>
          <w:ilvl w:val="1"/>
          <w:numId w:val="20"/>
        </w:numPr>
        <w:shd w:val="clear" w:color="auto" w:fill="FFFFFF"/>
        <w:spacing w:before="0" w:after="150"/>
        <w:rPr>
          <w:rFonts w:ascii="Candara" w:eastAsia="Times New Roman" w:hAnsi="Candara" w:cs="Segoe UI"/>
          <w:color w:val="24292E"/>
          <w:sz w:val="22"/>
          <w:szCs w:val="22"/>
          <w:lang w:val="en"/>
        </w:rPr>
      </w:pPr>
      <w:r w:rsidRPr="003C236C">
        <w:rPr>
          <w:rFonts w:ascii="Candara" w:eastAsia="Times New Roman" w:hAnsi="Candara" w:cs="Segoe UI"/>
          <w:color w:val="24292E"/>
          <w:sz w:val="22"/>
          <w:szCs w:val="22"/>
          <w:lang w:val="en"/>
        </w:rPr>
        <w:t xml:space="preserve">Under </w:t>
      </w:r>
      <w:r w:rsidRPr="003C236C">
        <w:rPr>
          <w:rFonts w:ascii="Candara" w:eastAsia="Times New Roman" w:hAnsi="Candara" w:cs="Segoe UI"/>
          <w:b/>
          <w:bCs/>
          <w:color w:val="24292E"/>
          <w:sz w:val="22"/>
          <w:szCs w:val="22"/>
          <w:lang w:val="en"/>
        </w:rPr>
        <w:t>Local Computer Policy</w:t>
      </w:r>
      <w:r w:rsidRPr="003C236C">
        <w:rPr>
          <w:rFonts w:ascii="Candara" w:eastAsia="Times New Roman" w:hAnsi="Candara" w:cs="Segoe UI"/>
          <w:color w:val="24292E"/>
          <w:sz w:val="22"/>
          <w:szCs w:val="22"/>
          <w:lang w:val="en"/>
        </w:rPr>
        <w:t xml:space="preserve">, navigate to the following location: </w:t>
      </w:r>
    </w:p>
    <w:p w14:paraId="5F6DB739" w14:textId="77777777" w:rsidR="002822DF" w:rsidRPr="002822DF" w:rsidRDefault="002822DF" w:rsidP="00926CD2">
      <w:pPr>
        <w:pStyle w:val="Code"/>
        <w:rPr>
          <w:rFonts w:ascii="Candara" w:hAnsi="Candara" w:cs="Segoe UI"/>
          <w:color w:val="24292E"/>
          <w:sz w:val="22"/>
          <w:szCs w:val="22"/>
          <w:lang w:val="en"/>
        </w:rPr>
      </w:pPr>
      <w:r>
        <w:t xml:space="preserve">         </w:t>
      </w:r>
      <w:r w:rsidRPr="00BF5A50">
        <w:t>Computer Configuration\Administrative Templates\Windows</w:t>
      </w:r>
    </w:p>
    <w:p w14:paraId="427B6CF8" w14:textId="180C58A4" w:rsidR="002822DF" w:rsidRPr="002822DF" w:rsidRDefault="002822DF" w:rsidP="00926CD2">
      <w:pPr>
        <w:pStyle w:val="Code"/>
        <w:rPr>
          <w:rFonts w:ascii="Candara" w:hAnsi="Candara" w:cs="Segoe UI"/>
          <w:color w:val="24292E"/>
          <w:sz w:val="22"/>
          <w:szCs w:val="22"/>
          <w:lang w:val="en"/>
        </w:rPr>
      </w:pPr>
      <w:r>
        <w:t xml:space="preserve">         </w:t>
      </w:r>
      <w:r w:rsidRPr="00BF5A50">
        <w:t>Components\Remote Desktop Services\Remote Desktop Session</w:t>
      </w:r>
    </w:p>
    <w:p w14:paraId="65A95839" w14:textId="288EE23D" w:rsidR="00BF5A50" w:rsidRPr="00BF5A50" w:rsidRDefault="002822DF" w:rsidP="00926CD2">
      <w:pPr>
        <w:pStyle w:val="Code"/>
        <w:rPr>
          <w:rFonts w:ascii="Candara" w:hAnsi="Candara" w:cs="Segoe UI"/>
          <w:color w:val="24292E"/>
          <w:sz w:val="22"/>
          <w:szCs w:val="22"/>
          <w:lang w:val="en"/>
        </w:rPr>
      </w:pPr>
      <w:r>
        <w:lastRenderedPageBreak/>
        <w:t xml:space="preserve">         </w:t>
      </w:r>
      <w:r w:rsidRPr="00BF5A50">
        <w:t>Host\Remote Session Environment</w:t>
      </w:r>
    </w:p>
    <w:p w14:paraId="4787EE14" w14:textId="4FE38420" w:rsidR="00AB127A" w:rsidRPr="003C236C" w:rsidRDefault="00AB127A" w:rsidP="00C05B58">
      <w:pPr>
        <w:numPr>
          <w:ilvl w:val="1"/>
          <w:numId w:val="20"/>
        </w:numPr>
        <w:shd w:val="clear" w:color="auto" w:fill="FFFFFF"/>
        <w:spacing w:before="0" w:after="150"/>
        <w:rPr>
          <w:rFonts w:ascii="Candara" w:eastAsia="Times New Roman" w:hAnsi="Candara" w:cs="Segoe UI"/>
          <w:color w:val="24292E"/>
          <w:sz w:val="22"/>
          <w:szCs w:val="22"/>
          <w:lang w:val="en"/>
        </w:rPr>
      </w:pPr>
      <w:r w:rsidRPr="00313CA3">
        <w:rPr>
          <w:rFonts w:ascii="Candara" w:eastAsia="Times New Roman" w:hAnsi="Candara" w:cs="Segoe UI"/>
          <w:b/>
          <w:bCs/>
          <w:color w:val="24292E"/>
          <w:sz w:val="22"/>
          <w:szCs w:val="22"/>
          <w:lang w:val="en"/>
        </w:rPr>
        <w:t>Enable AVC 444</w:t>
      </w:r>
      <w:r w:rsidRPr="003C236C">
        <w:rPr>
          <w:rFonts w:ascii="Candara" w:eastAsia="Times New Roman" w:hAnsi="Candara" w:cs="Segoe UI"/>
          <w:color w:val="24292E"/>
          <w:sz w:val="22"/>
          <w:szCs w:val="22"/>
          <w:lang w:val="en"/>
        </w:rPr>
        <w:t xml:space="preserve"> </w:t>
      </w:r>
      <w:r w:rsidR="00A859B7">
        <w:rPr>
          <w:rFonts w:ascii="Candara" w:eastAsia="Times New Roman" w:hAnsi="Candara" w:cs="Segoe UI"/>
          <w:color w:val="24292E"/>
          <w:sz w:val="22"/>
          <w:szCs w:val="22"/>
          <w:lang w:val="en"/>
        </w:rPr>
        <w:t xml:space="preserve">— enable </w:t>
      </w:r>
      <w:r w:rsidR="00945AB6">
        <w:rPr>
          <w:rFonts w:ascii="Candara" w:eastAsia="Times New Roman" w:hAnsi="Candara" w:cs="Segoe UI"/>
          <w:color w:val="24292E"/>
          <w:sz w:val="22"/>
          <w:szCs w:val="22"/>
          <w:lang w:val="en"/>
        </w:rPr>
        <w:t xml:space="preserve">this </w:t>
      </w:r>
      <w:del w:id="233" w:author="Harley Zhang (Wicresoft)" w:date="2021-03-10T14:31:00Z">
        <w:r w:rsidR="00EF7AFC" w:rsidDel="00627505">
          <w:rPr>
            <w:rFonts w:ascii="Candara" w:eastAsia="Times New Roman" w:hAnsi="Candara" w:cs="Segoe UI"/>
            <w:color w:val="24292E"/>
            <w:sz w:val="22"/>
            <w:szCs w:val="22"/>
            <w:lang w:val="en"/>
          </w:rPr>
          <w:delText>through</w:delText>
        </w:r>
        <w:r w:rsidRPr="003C236C" w:rsidDel="00627505">
          <w:rPr>
            <w:rFonts w:ascii="Candara" w:eastAsia="Times New Roman" w:hAnsi="Candara" w:cs="Segoe UI"/>
            <w:color w:val="24292E"/>
            <w:sz w:val="22"/>
            <w:szCs w:val="22"/>
            <w:lang w:val="en"/>
          </w:rPr>
          <w:delText xml:space="preserve"> </w:delText>
        </w:r>
        <w:r w:rsidR="00EF7AFC" w:rsidDel="00627505">
          <w:rPr>
            <w:rFonts w:ascii="Candara" w:eastAsia="Times New Roman" w:hAnsi="Candara" w:cs="Segoe UI"/>
            <w:color w:val="24292E"/>
            <w:sz w:val="22"/>
            <w:szCs w:val="22"/>
            <w:lang w:val="en"/>
          </w:rPr>
          <w:delText xml:space="preserve"> group</w:delText>
        </w:r>
      </w:del>
      <w:ins w:id="234" w:author="Harley Zhang (Wicresoft)" w:date="2021-03-10T14:31:00Z">
        <w:r w:rsidR="00627505">
          <w:rPr>
            <w:rFonts w:ascii="Candara" w:eastAsia="Times New Roman" w:hAnsi="Candara" w:cs="Segoe UI"/>
            <w:color w:val="24292E"/>
            <w:sz w:val="22"/>
            <w:szCs w:val="22"/>
            <w:lang w:val="en"/>
          </w:rPr>
          <w:t>through</w:t>
        </w:r>
        <w:r w:rsidR="00627505" w:rsidRPr="003C236C">
          <w:rPr>
            <w:rFonts w:ascii="Candara" w:eastAsia="Times New Roman" w:hAnsi="Candara" w:cs="Segoe UI"/>
            <w:color w:val="24292E"/>
            <w:sz w:val="22"/>
            <w:szCs w:val="22"/>
            <w:lang w:val="en"/>
          </w:rPr>
          <w:t xml:space="preserve"> </w:t>
        </w:r>
        <w:r w:rsidR="00627505">
          <w:rPr>
            <w:rFonts w:ascii="Candara" w:eastAsia="Times New Roman" w:hAnsi="Candara" w:cs="Segoe UI"/>
            <w:color w:val="24292E"/>
            <w:sz w:val="22"/>
            <w:szCs w:val="22"/>
            <w:lang w:val="en"/>
          </w:rPr>
          <w:t>group</w:t>
        </w:r>
      </w:ins>
      <w:r w:rsidR="00EF7AFC">
        <w:rPr>
          <w:rFonts w:ascii="Candara" w:eastAsia="Times New Roman" w:hAnsi="Candara" w:cs="Segoe UI"/>
          <w:color w:val="24292E"/>
          <w:sz w:val="22"/>
          <w:szCs w:val="22"/>
          <w:lang w:val="en"/>
        </w:rPr>
        <w:t xml:space="preserve"> policy by </w:t>
      </w:r>
      <w:r w:rsidR="00C62ADD">
        <w:rPr>
          <w:rFonts w:ascii="Candara" w:eastAsia="Times New Roman" w:hAnsi="Candara" w:cs="Segoe UI"/>
          <w:color w:val="24292E"/>
          <w:sz w:val="22"/>
          <w:szCs w:val="22"/>
          <w:lang w:val="en"/>
        </w:rPr>
        <w:t>performing the steps that follow</w:t>
      </w:r>
      <w:r w:rsidR="00B52B53" w:rsidRPr="003C236C">
        <w:rPr>
          <w:rFonts w:ascii="Candara" w:eastAsia="Times New Roman" w:hAnsi="Candara" w:cs="Segoe UI"/>
          <w:color w:val="24292E"/>
          <w:sz w:val="22"/>
          <w:szCs w:val="22"/>
          <w:lang w:val="en"/>
        </w:rPr>
        <w:t>:</w:t>
      </w:r>
    </w:p>
    <w:p w14:paraId="00CC655E" w14:textId="336A84D3" w:rsidR="00C62ADD" w:rsidRDefault="00C62ADD" w:rsidP="00C05B58">
      <w:pPr>
        <w:numPr>
          <w:ilvl w:val="2"/>
          <w:numId w:val="27"/>
        </w:numPr>
        <w:shd w:val="clear" w:color="auto" w:fill="FFFFFF"/>
        <w:spacing w:before="0" w:after="150"/>
        <w:ind w:hanging="270"/>
        <w:rPr>
          <w:rFonts w:ascii="Candara" w:eastAsia="Times New Roman" w:hAnsi="Candara" w:cs="Segoe UI"/>
          <w:color w:val="24292E"/>
          <w:sz w:val="22"/>
          <w:szCs w:val="22"/>
          <w:lang w:val="en"/>
        </w:rPr>
      </w:pPr>
      <w:r>
        <w:rPr>
          <w:rFonts w:ascii="Candara" w:eastAsia="Times New Roman" w:hAnsi="Candara" w:cs="Segoe UI"/>
          <w:color w:val="24292E"/>
          <w:sz w:val="22"/>
          <w:szCs w:val="22"/>
          <w:lang w:val="en"/>
        </w:rPr>
        <w:t xml:space="preserve">Right-click the policy </w:t>
      </w:r>
      <w:r w:rsidRPr="00C62ADD">
        <w:rPr>
          <w:rFonts w:ascii="Candara" w:hAnsi="Candara" w:cs="Segoe UI"/>
          <w:b/>
          <w:bCs/>
          <w:color w:val="24292E"/>
          <w:sz w:val="22"/>
          <w:szCs w:val="22"/>
          <w:lang w:val="en"/>
        </w:rPr>
        <w:t>Prioritize H.264/AVC 444 Graphics mode for Remote Desktop connections</w:t>
      </w:r>
      <w:r>
        <w:rPr>
          <w:rFonts w:ascii="Candara" w:eastAsia="Times New Roman" w:hAnsi="Candara" w:cs="Segoe UI"/>
          <w:color w:val="24292E"/>
          <w:sz w:val="22"/>
          <w:szCs w:val="22"/>
          <w:lang w:val="en"/>
        </w:rPr>
        <w:t xml:space="preserve"> and select </w:t>
      </w:r>
      <w:r w:rsidRPr="00AF54FF">
        <w:rPr>
          <w:rFonts w:ascii="Candara" w:eastAsia="Times New Roman" w:hAnsi="Candara" w:cs="Segoe UI"/>
          <w:b/>
          <w:bCs/>
          <w:color w:val="24292E"/>
          <w:sz w:val="22"/>
          <w:szCs w:val="22"/>
          <w:lang w:val="en"/>
        </w:rPr>
        <w:t xml:space="preserve">Edit </w:t>
      </w:r>
      <w:r>
        <w:rPr>
          <w:rFonts w:ascii="Candara" w:eastAsia="Times New Roman" w:hAnsi="Candara" w:cs="Segoe UI"/>
          <w:color w:val="24292E"/>
          <w:sz w:val="22"/>
          <w:szCs w:val="22"/>
          <w:lang w:val="en"/>
        </w:rPr>
        <w:t>to open the</w:t>
      </w:r>
      <w:r w:rsidR="00204E3A">
        <w:rPr>
          <w:rFonts w:ascii="Candara" w:eastAsia="Times New Roman" w:hAnsi="Candara" w:cs="Segoe UI"/>
          <w:color w:val="24292E"/>
          <w:sz w:val="22"/>
          <w:szCs w:val="22"/>
          <w:lang w:val="en"/>
        </w:rPr>
        <w:t xml:space="preserve"> </w:t>
      </w:r>
      <w:r w:rsidR="00204E3A" w:rsidRPr="00204E3A">
        <w:rPr>
          <w:rFonts w:ascii="Candara" w:eastAsia="Times New Roman" w:hAnsi="Candara" w:cs="Segoe UI"/>
          <w:b/>
          <w:bCs/>
          <w:color w:val="24292E"/>
          <w:sz w:val="22"/>
          <w:szCs w:val="22"/>
          <w:lang w:val="en"/>
        </w:rPr>
        <w:t>P</w:t>
      </w:r>
      <w:r w:rsidRPr="00204E3A">
        <w:rPr>
          <w:rFonts w:ascii="Candara" w:eastAsia="Times New Roman" w:hAnsi="Candara" w:cs="Segoe UI"/>
          <w:b/>
          <w:bCs/>
          <w:color w:val="24292E"/>
          <w:sz w:val="22"/>
          <w:szCs w:val="22"/>
          <w:lang w:val="en"/>
        </w:rPr>
        <w:t xml:space="preserve">olicy </w:t>
      </w:r>
      <w:r w:rsidR="00204E3A" w:rsidRPr="00204E3A">
        <w:rPr>
          <w:rFonts w:ascii="Candara" w:eastAsia="Times New Roman" w:hAnsi="Candara" w:cs="Segoe UI"/>
          <w:b/>
          <w:bCs/>
          <w:color w:val="24292E"/>
          <w:sz w:val="22"/>
          <w:szCs w:val="22"/>
          <w:lang w:val="en"/>
        </w:rPr>
        <w:t>S</w:t>
      </w:r>
      <w:r w:rsidRPr="00204E3A">
        <w:rPr>
          <w:rFonts w:ascii="Candara" w:eastAsia="Times New Roman" w:hAnsi="Candara" w:cs="Segoe UI"/>
          <w:b/>
          <w:bCs/>
          <w:color w:val="24292E"/>
          <w:sz w:val="22"/>
          <w:szCs w:val="22"/>
          <w:lang w:val="en"/>
        </w:rPr>
        <w:t>ettings</w:t>
      </w:r>
      <w:r>
        <w:rPr>
          <w:rFonts w:ascii="Candara" w:eastAsia="Times New Roman" w:hAnsi="Candara" w:cs="Segoe UI"/>
          <w:color w:val="24292E"/>
          <w:sz w:val="22"/>
          <w:szCs w:val="22"/>
          <w:lang w:val="en"/>
        </w:rPr>
        <w:t xml:space="preserve"> dialog. </w:t>
      </w:r>
    </w:p>
    <w:p w14:paraId="06FD3ADE" w14:textId="018BA57B" w:rsidR="00C62ADD" w:rsidRDefault="00C62ADD" w:rsidP="00C05B58">
      <w:pPr>
        <w:pStyle w:val="ListParagraph"/>
        <w:numPr>
          <w:ilvl w:val="2"/>
          <w:numId w:val="27"/>
        </w:numPr>
        <w:shd w:val="clear" w:color="auto" w:fill="FFFFFF"/>
        <w:spacing w:before="100" w:beforeAutospacing="1"/>
        <w:ind w:hanging="274"/>
        <w:rPr>
          <w:rFonts w:cs="Segoe UI"/>
          <w:color w:val="24292E"/>
          <w:szCs w:val="22"/>
          <w:lang w:val="en"/>
        </w:rPr>
      </w:pPr>
      <w:r>
        <w:rPr>
          <w:rFonts w:cs="Segoe UI"/>
          <w:color w:val="24292E"/>
          <w:szCs w:val="22"/>
          <w:lang w:val="en"/>
        </w:rPr>
        <w:t xml:space="preserve">Select </w:t>
      </w:r>
      <w:r w:rsidRPr="006A6794">
        <w:rPr>
          <w:rFonts w:cs="Segoe UI"/>
          <w:b/>
          <w:bCs/>
          <w:color w:val="24292E"/>
          <w:szCs w:val="22"/>
          <w:lang w:val="en"/>
        </w:rPr>
        <w:t>Enabled</w:t>
      </w:r>
      <w:r>
        <w:rPr>
          <w:rFonts w:cs="Segoe UI"/>
          <w:color w:val="24292E"/>
          <w:szCs w:val="22"/>
          <w:lang w:val="en"/>
        </w:rPr>
        <w:t xml:space="preserve"> and click </w:t>
      </w:r>
      <w:r w:rsidRPr="006A6794">
        <w:rPr>
          <w:rFonts w:cs="Segoe UI"/>
          <w:b/>
          <w:bCs/>
          <w:color w:val="24292E"/>
          <w:szCs w:val="22"/>
          <w:lang w:val="en"/>
        </w:rPr>
        <w:t>OK</w:t>
      </w:r>
      <w:r>
        <w:rPr>
          <w:rFonts w:cs="Segoe UI"/>
          <w:color w:val="24292E"/>
          <w:szCs w:val="22"/>
          <w:lang w:val="en"/>
        </w:rPr>
        <w:t xml:space="preserve"> to exit the dialog.</w:t>
      </w:r>
    </w:p>
    <w:p w14:paraId="10A98F94" w14:textId="0B73B5F7" w:rsidR="004F131E" w:rsidRPr="004F131E" w:rsidRDefault="004F131E" w:rsidP="002C0DEC">
      <w:pPr>
        <w:pStyle w:val="ListParagraph"/>
        <w:shd w:val="clear" w:color="auto" w:fill="FFFFFF"/>
        <w:spacing w:after="150"/>
        <w:ind w:left="2160"/>
        <w:rPr>
          <w:rFonts w:cs="Segoe UI"/>
          <w:color w:val="24292E"/>
          <w:szCs w:val="22"/>
          <w:lang w:val="en"/>
        </w:rPr>
      </w:pPr>
      <w:r w:rsidRPr="004F131E">
        <w:rPr>
          <w:rFonts w:cs="Segoe UI"/>
          <w:color w:val="24292E"/>
          <w:szCs w:val="22"/>
          <w:lang w:val="en"/>
        </w:rPr>
        <w:t xml:space="preserve">When enabled on the RDP Server, the H.264/AVC 444 mode will be prioritized when the RDP </w:t>
      </w:r>
      <w:r w:rsidR="00E73991">
        <w:rPr>
          <w:rFonts w:cs="Segoe UI"/>
          <w:color w:val="24292E"/>
          <w:szCs w:val="22"/>
          <w:lang w:val="en"/>
        </w:rPr>
        <w:t>C</w:t>
      </w:r>
      <w:r w:rsidRPr="004F131E">
        <w:rPr>
          <w:rFonts w:cs="Segoe UI"/>
          <w:color w:val="24292E"/>
          <w:szCs w:val="22"/>
          <w:lang w:val="en"/>
        </w:rPr>
        <w:t xml:space="preserve">lient </w:t>
      </w:r>
      <w:r w:rsidR="00C775F3">
        <w:rPr>
          <w:rFonts w:cs="Segoe UI"/>
          <w:color w:val="24292E"/>
          <w:szCs w:val="22"/>
          <w:lang w:val="en"/>
        </w:rPr>
        <w:t xml:space="preserve">(SUT) </w:t>
      </w:r>
      <w:r w:rsidRPr="004F131E">
        <w:rPr>
          <w:rFonts w:cs="Segoe UI"/>
          <w:color w:val="24292E"/>
          <w:szCs w:val="22"/>
          <w:lang w:val="en"/>
        </w:rPr>
        <w:t xml:space="preserve">and </w:t>
      </w:r>
      <w:r w:rsidR="00092084">
        <w:rPr>
          <w:rFonts w:cs="Segoe UI"/>
          <w:color w:val="24292E"/>
          <w:szCs w:val="22"/>
          <w:lang w:val="en"/>
        </w:rPr>
        <w:t xml:space="preserve">RDP </w:t>
      </w:r>
      <w:r w:rsidRPr="004F131E">
        <w:rPr>
          <w:rFonts w:cs="Segoe UI"/>
          <w:color w:val="24292E"/>
          <w:szCs w:val="22"/>
          <w:lang w:val="en"/>
        </w:rPr>
        <w:t xml:space="preserve">Server </w:t>
      </w:r>
      <w:r w:rsidR="00C775F3">
        <w:rPr>
          <w:rFonts w:cs="Segoe UI"/>
          <w:color w:val="24292E"/>
          <w:szCs w:val="22"/>
          <w:lang w:val="en"/>
        </w:rPr>
        <w:t xml:space="preserve">(Driver) </w:t>
      </w:r>
      <w:r w:rsidRPr="004F131E">
        <w:rPr>
          <w:rFonts w:cs="Segoe UI"/>
          <w:color w:val="24292E"/>
          <w:szCs w:val="22"/>
          <w:lang w:val="en"/>
        </w:rPr>
        <w:t xml:space="preserve">both support the AVC/H.264 and AVC 444 modes. </w:t>
      </w:r>
    </w:p>
    <w:p w14:paraId="53F5CC26" w14:textId="0B171C23" w:rsidR="004F131E" w:rsidRDefault="006E6EC9" w:rsidP="00755B6A">
      <w:pPr>
        <w:pStyle w:val="MoreInfo"/>
        <w:ind w:left="2160"/>
      </w:pPr>
      <w:r w:rsidRPr="00AB127A">
        <w:rPr>
          <w:noProof/>
          <w:color w:val="0366D6"/>
        </w:rPr>
        <w:drawing>
          <wp:inline distT="0" distB="0" distL="0" distR="0" wp14:anchorId="109F2696" wp14:editId="449800FD">
            <wp:extent cx="311391" cy="207594"/>
            <wp:effectExtent l="0" t="0" r="0" b="2540"/>
            <wp:docPr id="94" name="Picture 94">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4F131E" w:rsidRPr="003C236C">
        <w:t>Note</w:t>
      </w:r>
    </w:p>
    <w:p w14:paraId="65580BB4" w14:textId="6A0E33EF" w:rsidR="004F131E" w:rsidRDefault="004F131E" w:rsidP="00755B6A">
      <w:pPr>
        <w:pStyle w:val="MoreInfoText"/>
        <w:ind w:left="2160"/>
      </w:pPr>
      <w:r w:rsidRPr="003C236C">
        <w:t>For Remote Desktop Session Host (RDSH) environments</w:t>
      </w:r>
      <w:r>
        <w:t>,</w:t>
      </w:r>
      <w:r w:rsidRPr="003C236C">
        <w:t xml:space="preserve"> only full desktop sessions are supported with H.264/AVC 444, </w:t>
      </w:r>
      <w:r>
        <w:t xml:space="preserve">as </w:t>
      </w:r>
      <w:r w:rsidRPr="003C236C">
        <w:t>RemoteApp sessions still use the proprietary codecs for now.</w:t>
      </w:r>
    </w:p>
    <w:p w14:paraId="3DEB5734" w14:textId="3EFA3741" w:rsidR="004F131E" w:rsidRPr="004F131E" w:rsidRDefault="004F131E" w:rsidP="00C05B58">
      <w:pPr>
        <w:pStyle w:val="BodyText"/>
        <w:numPr>
          <w:ilvl w:val="0"/>
          <w:numId w:val="28"/>
        </w:numPr>
      </w:pPr>
      <w:r w:rsidRPr="00313CA3">
        <w:rPr>
          <w:b/>
          <w:bCs/>
        </w:rPr>
        <w:t>Enable H.264/AVC</w:t>
      </w:r>
      <w:r w:rsidRPr="00AA7501">
        <w:rPr>
          <w:b/>
          <w:bCs/>
        </w:rPr>
        <w:t xml:space="preserve"> hardware encoding</w:t>
      </w:r>
      <w:r>
        <w:t xml:space="preserve"> </w:t>
      </w:r>
      <w:r w:rsidR="00AA7501">
        <w:rPr>
          <w:szCs w:val="22"/>
        </w:rPr>
        <w:t xml:space="preserve">— </w:t>
      </w:r>
      <w:r w:rsidR="00AA7501">
        <w:t xml:space="preserve">enable </w:t>
      </w:r>
      <w:r w:rsidR="00313CA3">
        <w:t xml:space="preserve">through group policy </w:t>
      </w:r>
      <w:r w:rsidRPr="003C236C">
        <w:rPr>
          <w:szCs w:val="22"/>
        </w:rPr>
        <w:t xml:space="preserve">by </w:t>
      </w:r>
      <w:r>
        <w:rPr>
          <w:szCs w:val="22"/>
        </w:rPr>
        <w:t>performing the steps that follow:</w:t>
      </w:r>
    </w:p>
    <w:p w14:paraId="53D5C0C1" w14:textId="3690647C" w:rsidR="004F131E" w:rsidRDefault="004F131E" w:rsidP="00C05B58">
      <w:pPr>
        <w:pStyle w:val="ListParagraph"/>
        <w:numPr>
          <w:ilvl w:val="2"/>
          <w:numId w:val="27"/>
        </w:numPr>
        <w:shd w:val="clear" w:color="auto" w:fill="FFFFFF"/>
        <w:spacing w:before="100" w:beforeAutospacing="1"/>
        <w:ind w:hanging="274"/>
        <w:rPr>
          <w:rFonts w:cs="Segoe UI"/>
          <w:color w:val="24292E"/>
          <w:szCs w:val="22"/>
          <w:lang w:val="en"/>
        </w:rPr>
      </w:pPr>
      <w:r w:rsidRPr="004F131E">
        <w:rPr>
          <w:rFonts w:cs="Segoe UI"/>
          <w:color w:val="24292E"/>
          <w:szCs w:val="22"/>
          <w:lang w:val="en"/>
        </w:rPr>
        <w:t xml:space="preserve">Right-click the policy </w:t>
      </w:r>
      <w:r w:rsidRPr="004F131E">
        <w:rPr>
          <w:rFonts w:cs="Segoe UI"/>
          <w:b/>
          <w:bCs/>
          <w:color w:val="24292E"/>
          <w:szCs w:val="22"/>
          <w:lang w:val="en"/>
        </w:rPr>
        <w:t xml:space="preserve">Configure </w:t>
      </w:r>
      <w:bookmarkStart w:id="235" w:name="_Hlk42702167"/>
      <w:r w:rsidRPr="004F131E">
        <w:rPr>
          <w:rFonts w:cs="Segoe UI"/>
          <w:b/>
          <w:bCs/>
          <w:color w:val="24292E"/>
          <w:szCs w:val="22"/>
          <w:lang w:val="en"/>
        </w:rPr>
        <w:t xml:space="preserve">H.264/AVC hardware encoding </w:t>
      </w:r>
      <w:bookmarkEnd w:id="235"/>
      <w:r w:rsidRPr="004F131E">
        <w:rPr>
          <w:rFonts w:cs="Segoe UI"/>
          <w:b/>
          <w:bCs/>
          <w:color w:val="24292E"/>
          <w:szCs w:val="22"/>
          <w:lang w:val="en"/>
        </w:rPr>
        <w:t>for Remote Desktop connections</w:t>
      </w:r>
      <w:r w:rsidRPr="004F131E">
        <w:rPr>
          <w:rFonts w:cs="Segoe UI"/>
          <w:color w:val="24292E"/>
          <w:szCs w:val="22"/>
          <w:lang w:val="en"/>
        </w:rPr>
        <w:t xml:space="preserve"> and select </w:t>
      </w:r>
      <w:r w:rsidRPr="004F131E">
        <w:rPr>
          <w:rFonts w:cs="Segoe UI"/>
          <w:b/>
          <w:bCs/>
          <w:color w:val="24292E"/>
          <w:szCs w:val="22"/>
          <w:lang w:val="en"/>
        </w:rPr>
        <w:t xml:space="preserve">Edit </w:t>
      </w:r>
      <w:r w:rsidRPr="004F131E">
        <w:rPr>
          <w:rFonts w:cs="Segoe UI"/>
          <w:color w:val="24292E"/>
          <w:szCs w:val="22"/>
          <w:lang w:val="en"/>
        </w:rPr>
        <w:t xml:space="preserve">to open the </w:t>
      </w:r>
      <w:r w:rsidR="00204E3A" w:rsidRPr="00204E3A">
        <w:rPr>
          <w:rFonts w:cs="Segoe UI"/>
          <w:b/>
          <w:bCs/>
          <w:color w:val="24292E"/>
          <w:szCs w:val="22"/>
          <w:lang w:val="en"/>
        </w:rPr>
        <w:t>P</w:t>
      </w:r>
      <w:r w:rsidRPr="00204E3A">
        <w:rPr>
          <w:rFonts w:cs="Segoe UI"/>
          <w:b/>
          <w:bCs/>
          <w:color w:val="24292E"/>
          <w:szCs w:val="22"/>
          <w:lang w:val="en"/>
        </w:rPr>
        <w:t xml:space="preserve">olicy </w:t>
      </w:r>
      <w:r w:rsidR="00204E3A" w:rsidRPr="00204E3A">
        <w:rPr>
          <w:rFonts w:cs="Segoe UI"/>
          <w:b/>
          <w:bCs/>
          <w:color w:val="24292E"/>
          <w:szCs w:val="22"/>
          <w:lang w:val="en"/>
        </w:rPr>
        <w:t>S</w:t>
      </w:r>
      <w:r w:rsidRPr="00204E3A">
        <w:rPr>
          <w:rFonts w:cs="Segoe UI"/>
          <w:b/>
          <w:bCs/>
          <w:color w:val="24292E"/>
          <w:szCs w:val="22"/>
          <w:lang w:val="en"/>
        </w:rPr>
        <w:t>ettings</w:t>
      </w:r>
      <w:r w:rsidRPr="004F131E">
        <w:rPr>
          <w:rFonts w:cs="Segoe UI"/>
          <w:color w:val="24292E"/>
          <w:szCs w:val="22"/>
          <w:lang w:val="en"/>
        </w:rPr>
        <w:t xml:space="preserve"> dialog.</w:t>
      </w:r>
    </w:p>
    <w:p w14:paraId="754364C7" w14:textId="6076F492" w:rsidR="004F131E" w:rsidRDefault="004F131E" w:rsidP="00C05B58">
      <w:pPr>
        <w:pStyle w:val="ListParagraph"/>
        <w:numPr>
          <w:ilvl w:val="2"/>
          <w:numId w:val="27"/>
        </w:numPr>
        <w:shd w:val="clear" w:color="auto" w:fill="FFFFFF"/>
        <w:spacing w:before="100" w:beforeAutospacing="1"/>
        <w:ind w:hanging="274"/>
        <w:rPr>
          <w:rFonts w:cs="Segoe UI"/>
          <w:color w:val="24292E"/>
          <w:szCs w:val="22"/>
          <w:lang w:val="en"/>
        </w:rPr>
      </w:pPr>
      <w:r>
        <w:rPr>
          <w:rFonts w:cs="Segoe UI"/>
          <w:color w:val="24292E"/>
          <w:szCs w:val="22"/>
          <w:lang w:val="en"/>
        </w:rPr>
        <w:t xml:space="preserve"> </w:t>
      </w:r>
      <w:r w:rsidRPr="00F24A2D">
        <w:t xml:space="preserve">Select </w:t>
      </w:r>
      <w:r w:rsidRPr="00F24A2D">
        <w:rPr>
          <w:b/>
          <w:bCs/>
        </w:rPr>
        <w:t>Enabled</w:t>
      </w:r>
      <w:r w:rsidRPr="00F24A2D">
        <w:t xml:space="preserve"> and click </w:t>
      </w:r>
      <w:r w:rsidRPr="00F24A2D">
        <w:rPr>
          <w:b/>
          <w:bCs/>
        </w:rPr>
        <w:t>OK</w:t>
      </w:r>
      <w:r w:rsidRPr="00F24A2D">
        <w:t xml:space="preserve"> to exit the dialog</w:t>
      </w:r>
      <w:r w:rsidR="00A12F92">
        <w:t>.</w:t>
      </w:r>
    </w:p>
    <w:p w14:paraId="33739DB9" w14:textId="1DA9E120" w:rsidR="008024A0" w:rsidRDefault="006E6EC9" w:rsidP="00FC0454">
      <w:pPr>
        <w:pStyle w:val="MoreInfo"/>
        <w:ind w:left="2160"/>
      </w:pPr>
      <w:r w:rsidRPr="00AB127A">
        <w:rPr>
          <w:noProof/>
          <w:color w:val="0366D6"/>
        </w:rPr>
        <w:drawing>
          <wp:inline distT="0" distB="0" distL="0" distR="0" wp14:anchorId="192E38F5" wp14:editId="1D4BDF8E">
            <wp:extent cx="311391" cy="207594"/>
            <wp:effectExtent l="0" t="0" r="0" b="2540"/>
            <wp:docPr id="96" name="Picture 96">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8024A0">
        <w:t>Note</w:t>
      </w:r>
    </w:p>
    <w:p w14:paraId="130B9DCA" w14:textId="77777777" w:rsidR="00E73991" w:rsidRDefault="004F131E" w:rsidP="00E73991">
      <w:pPr>
        <w:pStyle w:val="MoreInfo"/>
        <w:ind w:left="2160"/>
      </w:pPr>
      <w:r w:rsidRPr="00E73991">
        <w:rPr>
          <w:b w:val="0"/>
          <w:bCs w:val="0"/>
        </w:rPr>
        <w:t>This policy enable</w:t>
      </w:r>
      <w:r w:rsidR="009D335D" w:rsidRPr="00E73991">
        <w:rPr>
          <w:b w:val="0"/>
          <w:bCs w:val="0"/>
        </w:rPr>
        <w:t>s</w:t>
      </w:r>
      <w:r w:rsidRPr="00E73991">
        <w:rPr>
          <w:b w:val="0"/>
          <w:bCs w:val="0"/>
        </w:rPr>
        <w:t xml:space="preserve"> hardware encoding for AVC/H.264 when used in conjunction with the AVC 444 mode. When enabled, each remote desktop monitor will use up to one AVC/H.264 encoder on the server. If all AVC/H.264 encoders are in use, the RDP server will automatically fallback to using software encoding</w:t>
      </w:r>
      <w:r w:rsidRPr="003C236C">
        <w:t>.</w:t>
      </w:r>
    </w:p>
    <w:p w14:paraId="4D6DD3BA" w14:textId="79176F09" w:rsidR="008024A0" w:rsidRPr="00AB127A" w:rsidRDefault="00D8682D" w:rsidP="008024A0">
      <w:pPr>
        <w:pStyle w:val="MoreInfo"/>
        <w:ind w:left="720"/>
      </w:pPr>
      <w:hyperlink r:id="rId44" w:tgtFrame="_blank" w:history="1">
        <w:r>
          <w:rPr>
            <w:noProof/>
            <w:color w:val="0366D6"/>
          </w:rPr>
          <w:pict w14:anchorId="552187F4">
            <v:shape id="Picture 63" o:spid="_x0000_i1031" type="#_x0000_t75" style="width:17.85pt;height:12.1pt;visibility:visible" o:button="t">
              <v:fill o:detectmouseclick="t"/>
              <v:imagedata r:id="rId37" o:title=""/>
            </v:shape>
          </w:pict>
        </w:r>
      </w:hyperlink>
      <w:r w:rsidR="00FC0454" w:rsidRPr="006E6EC9">
        <w:rPr>
          <w:color w:val="C00000"/>
        </w:rPr>
        <w:t>Important</w:t>
      </w:r>
    </w:p>
    <w:p w14:paraId="0960685B" w14:textId="5749C7AD" w:rsidR="008024A0" w:rsidRDefault="008024A0" w:rsidP="008024A0">
      <w:pPr>
        <w:pStyle w:val="MoreInfoText"/>
        <w:ind w:left="720"/>
      </w:pPr>
      <w:r w:rsidRPr="00424B2A">
        <w:t>The step</w:t>
      </w:r>
      <w:r>
        <w:t>s</w:t>
      </w:r>
      <w:r w:rsidRPr="00424B2A">
        <w:t xml:space="preserve"> that follow </w:t>
      </w:r>
      <w:r>
        <w:t>are</w:t>
      </w:r>
      <w:r w:rsidRPr="00424B2A">
        <w:t xml:space="preserve"> required for</w:t>
      </w:r>
      <w:r w:rsidR="00204E3A">
        <w:t xml:space="preserve"> the</w:t>
      </w:r>
      <w:r w:rsidRPr="00424B2A">
        <w:t xml:space="preserve"> MS-RDPEUSB </w:t>
      </w:r>
      <w:r w:rsidR="00204E3A">
        <w:t>T</w:t>
      </w:r>
      <w:r w:rsidRPr="00424B2A">
        <w:t xml:space="preserve">est </w:t>
      </w:r>
      <w:r w:rsidR="00204E3A">
        <w:t>C</w:t>
      </w:r>
      <w:r w:rsidRPr="00424B2A">
        <w:t>ases</w:t>
      </w:r>
      <w:r>
        <w:t xml:space="preserve"> only.</w:t>
      </w:r>
      <w:r w:rsidR="00E9512E">
        <w:t xml:space="preserve"> If you are not planning to run these Test Cases, skip step</w:t>
      </w:r>
      <w:r w:rsidR="00252F13">
        <w:t>s</w:t>
      </w:r>
      <w:r w:rsidR="00E9512E">
        <w:t xml:space="preserve"> </w:t>
      </w:r>
      <w:r w:rsidR="00252F13">
        <w:t>11,</w:t>
      </w:r>
      <w:r w:rsidR="00CD4DC9">
        <w:t xml:space="preserve"> </w:t>
      </w:r>
      <w:r w:rsidR="00252F13">
        <w:t>12</w:t>
      </w:r>
      <w:r w:rsidR="00E9512E">
        <w:t>.</w:t>
      </w:r>
    </w:p>
    <w:p w14:paraId="304475F4" w14:textId="77777777" w:rsidR="008024A0" w:rsidRPr="003C236C" w:rsidRDefault="008024A0" w:rsidP="00FC0454">
      <w:pPr>
        <w:pStyle w:val="BodyTextSpacer"/>
      </w:pPr>
    </w:p>
    <w:p w14:paraId="53FEDE57" w14:textId="7FE15C51" w:rsidR="008D5C4D" w:rsidRPr="00797D7F" w:rsidRDefault="008D5C4D" w:rsidP="00797D7F">
      <w:pPr>
        <w:pStyle w:val="ListParagraph"/>
        <w:numPr>
          <w:ilvl w:val="0"/>
          <w:numId w:val="13"/>
        </w:numPr>
        <w:shd w:val="clear" w:color="auto" w:fill="FFFFFF"/>
        <w:spacing w:after="150"/>
        <w:rPr>
          <w:rFonts w:cs="Segoe UI"/>
          <w:color w:val="24292E"/>
          <w:szCs w:val="22"/>
          <w:lang w:val="en"/>
        </w:rPr>
      </w:pPr>
      <w:r w:rsidRPr="00797D7F">
        <w:rPr>
          <w:rFonts w:cs="Segoe UI"/>
          <w:color w:val="24292E"/>
          <w:szCs w:val="22"/>
          <w:lang w:val="en"/>
        </w:rPr>
        <w:t xml:space="preserve">Navigate </w:t>
      </w:r>
      <w:r w:rsidR="00AB127A" w:rsidRPr="00797D7F">
        <w:rPr>
          <w:rFonts w:cs="Segoe UI"/>
          <w:color w:val="24292E"/>
          <w:szCs w:val="22"/>
          <w:lang w:val="en"/>
        </w:rPr>
        <w:t xml:space="preserve">to </w:t>
      </w:r>
      <w:r w:rsidRPr="00797D7F">
        <w:rPr>
          <w:rFonts w:cs="Segoe UI"/>
          <w:color w:val="24292E"/>
          <w:szCs w:val="22"/>
          <w:lang w:val="en"/>
        </w:rPr>
        <w:t>the directory below</w:t>
      </w:r>
      <w:r w:rsidR="00872359" w:rsidRPr="00797D7F">
        <w:rPr>
          <w:rFonts w:cs="Segoe UI"/>
          <w:color w:val="24292E"/>
          <w:szCs w:val="22"/>
          <w:lang w:val="en"/>
        </w:rPr>
        <w:t>:</w:t>
      </w:r>
      <w:r w:rsidR="00AB127A" w:rsidRPr="00797D7F">
        <w:rPr>
          <w:rFonts w:cs="Segoe UI"/>
          <w:color w:val="24292E"/>
          <w:szCs w:val="22"/>
          <w:lang w:val="en"/>
        </w:rPr>
        <w:t xml:space="preserve"> </w:t>
      </w:r>
    </w:p>
    <w:p w14:paraId="0D3089F3" w14:textId="096C86C1" w:rsidR="008D5C4D" w:rsidRDefault="008D5C4D" w:rsidP="00926CD2">
      <w:pPr>
        <w:pStyle w:val="Code"/>
        <w:rPr>
          <w:lang w:val="en"/>
        </w:rPr>
      </w:pPr>
      <w:r w:rsidRPr="00AB127A">
        <w:rPr>
          <w:lang w:val="en"/>
        </w:rPr>
        <w:t>C:\</w:t>
      </w:r>
      <w:ins w:id="236" w:author="Harley Zhang (Wicresoft)" w:date="2021-03-10T14:33:00Z">
        <w:r w:rsidR="00627505" w:rsidRPr="00627505">
          <w:rPr>
            <w:lang w:val="en"/>
          </w:rPr>
          <w:t>RDP-TestSuite-ClientEP\Data</w:t>
        </w:r>
        <w:r w:rsidR="00627505" w:rsidRPr="00627505" w:rsidDel="00627505">
          <w:rPr>
            <w:lang w:val="en"/>
          </w:rPr>
          <w:t xml:space="preserve"> </w:t>
        </w:r>
      </w:ins>
      <w:del w:id="237" w:author="Harley Zhang (Wicresoft)" w:date="2021-03-10T14:33:00Z">
        <w:r w:rsidRPr="00AB127A" w:rsidDel="00627505">
          <w:rPr>
            <w:lang w:val="en"/>
          </w:rPr>
          <w:delText>MicrosoftProtocolTests\RDP\Client-Endpoint\</w:delText>
        </w:r>
        <w:r w:rsidRPr="006859CB" w:rsidDel="00627505">
          <w:rPr>
            <w:lang w:val="en"/>
          </w:rPr>
          <w:delText>&lt;version#&gt;</w:delText>
        </w:r>
        <w:r w:rsidRPr="00AB127A" w:rsidDel="00627505">
          <w:rPr>
            <w:lang w:val="en"/>
          </w:rPr>
          <w:delText>\Data</w:delText>
        </w:r>
      </w:del>
    </w:p>
    <w:p w14:paraId="6176A223" w14:textId="00867587" w:rsidR="00AB127A" w:rsidRPr="00797D7F" w:rsidRDefault="008D5C4D" w:rsidP="00797D7F">
      <w:pPr>
        <w:pStyle w:val="ListParagraph"/>
        <w:numPr>
          <w:ilvl w:val="0"/>
          <w:numId w:val="13"/>
        </w:numPr>
        <w:shd w:val="clear" w:color="auto" w:fill="FFFFFF"/>
        <w:spacing w:after="150"/>
        <w:rPr>
          <w:rFonts w:cs="Segoe UI"/>
          <w:color w:val="24292E"/>
          <w:szCs w:val="22"/>
          <w:lang w:val="en"/>
        </w:rPr>
      </w:pPr>
      <w:r w:rsidRPr="00797D7F">
        <w:rPr>
          <w:rFonts w:cs="Segoe UI"/>
          <w:color w:val="24292E"/>
          <w:szCs w:val="22"/>
          <w:lang w:val="en"/>
        </w:rPr>
        <w:t>E</w:t>
      </w:r>
      <w:r w:rsidR="00AB127A" w:rsidRPr="00797D7F">
        <w:rPr>
          <w:rFonts w:cs="Segoe UI"/>
          <w:color w:val="24292E"/>
          <w:szCs w:val="22"/>
          <w:lang w:val="en"/>
        </w:rPr>
        <w:t>dit</w:t>
      </w:r>
      <w:r w:rsidRPr="00797D7F">
        <w:rPr>
          <w:rFonts w:cs="Segoe UI"/>
          <w:color w:val="24292E"/>
          <w:szCs w:val="22"/>
          <w:lang w:val="en"/>
        </w:rPr>
        <w:t xml:space="preserve"> the</w:t>
      </w:r>
      <w:r w:rsidR="00AB127A" w:rsidRPr="00797D7F">
        <w:rPr>
          <w:rFonts w:cs="Segoe UI"/>
          <w:color w:val="24292E"/>
          <w:szCs w:val="22"/>
          <w:lang w:val="en"/>
        </w:rPr>
        <w:t xml:space="preserve"> </w:t>
      </w:r>
      <w:r w:rsidR="00AB127A" w:rsidRPr="00797D7F">
        <w:rPr>
          <w:rFonts w:cs="Segoe UI"/>
          <w:b/>
          <w:bCs/>
          <w:color w:val="24292E"/>
          <w:szCs w:val="22"/>
          <w:lang w:val="en"/>
        </w:rPr>
        <w:t>Negotiate.</w:t>
      </w:r>
      <w:r w:rsidR="00524FEF" w:rsidRPr="00797D7F">
        <w:rPr>
          <w:rFonts w:cs="Segoe UI"/>
          <w:b/>
          <w:bCs/>
          <w:color w:val="24292E"/>
          <w:szCs w:val="22"/>
          <w:lang w:val="en"/>
        </w:rPr>
        <w:t>rdp</w:t>
      </w:r>
      <w:r w:rsidR="00AB127A" w:rsidRPr="00797D7F">
        <w:rPr>
          <w:rFonts w:cs="Segoe UI"/>
          <w:color w:val="24292E"/>
          <w:szCs w:val="22"/>
          <w:lang w:val="en"/>
        </w:rPr>
        <w:t xml:space="preserve">, </w:t>
      </w:r>
      <w:r w:rsidR="00AB127A" w:rsidRPr="00797D7F">
        <w:rPr>
          <w:rFonts w:cs="Segoe UI"/>
          <w:b/>
          <w:bCs/>
          <w:color w:val="24292E"/>
          <w:szCs w:val="22"/>
          <w:lang w:val="en"/>
        </w:rPr>
        <w:t>DirectTls.</w:t>
      </w:r>
      <w:r w:rsidR="00524FEF" w:rsidRPr="00797D7F">
        <w:rPr>
          <w:rFonts w:cs="Segoe UI"/>
          <w:b/>
          <w:bCs/>
          <w:color w:val="24292E"/>
          <w:szCs w:val="22"/>
          <w:lang w:val="en"/>
        </w:rPr>
        <w:t>rdp</w:t>
      </w:r>
      <w:r w:rsidRPr="00797D7F">
        <w:rPr>
          <w:rFonts w:cs="Segoe UI"/>
          <w:color w:val="24292E"/>
          <w:szCs w:val="22"/>
          <w:lang w:val="en"/>
        </w:rPr>
        <w:t xml:space="preserve">, </w:t>
      </w:r>
      <w:r w:rsidR="00AB127A" w:rsidRPr="00797D7F">
        <w:rPr>
          <w:rFonts w:cs="Segoe UI"/>
          <w:color w:val="24292E"/>
          <w:szCs w:val="22"/>
          <w:lang w:val="en"/>
        </w:rPr>
        <w:t xml:space="preserve">and </w:t>
      </w:r>
      <w:r w:rsidR="00AB127A" w:rsidRPr="00797D7F">
        <w:rPr>
          <w:rFonts w:cs="Segoe UI"/>
          <w:b/>
          <w:bCs/>
          <w:color w:val="24292E"/>
          <w:szCs w:val="22"/>
          <w:lang w:val="en"/>
        </w:rPr>
        <w:t>DirectCredSSP.</w:t>
      </w:r>
      <w:r w:rsidR="00524FEF" w:rsidRPr="00797D7F">
        <w:rPr>
          <w:rFonts w:cs="Segoe UI"/>
          <w:b/>
          <w:bCs/>
          <w:color w:val="24292E"/>
          <w:szCs w:val="22"/>
          <w:lang w:val="en"/>
        </w:rPr>
        <w:t>rdp</w:t>
      </w:r>
      <w:r w:rsidR="00AB127A" w:rsidRPr="00797D7F">
        <w:rPr>
          <w:rFonts w:cs="Segoe UI"/>
          <w:color w:val="24292E"/>
          <w:szCs w:val="22"/>
          <w:lang w:val="en"/>
        </w:rPr>
        <w:t xml:space="preserve"> files </w:t>
      </w:r>
      <w:r w:rsidRPr="00797D7F">
        <w:rPr>
          <w:rFonts w:cs="Segoe UI"/>
          <w:color w:val="24292E"/>
          <w:szCs w:val="22"/>
          <w:lang w:val="en"/>
        </w:rPr>
        <w:t>by performing the steps that follow for each</w:t>
      </w:r>
      <w:r w:rsidR="00E9512E" w:rsidRPr="00797D7F">
        <w:rPr>
          <w:rFonts w:cs="Segoe UI"/>
          <w:color w:val="24292E"/>
          <w:szCs w:val="22"/>
          <w:lang w:val="en"/>
        </w:rPr>
        <w:t xml:space="preserve"> file</w:t>
      </w:r>
      <w:r w:rsidR="00AB127A" w:rsidRPr="00797D7F">
        <w:rPr>
          <w:rFonts w:cs="Segoe UI"/>
          <w:color w:val="24292E"/>
          <w:szCs w:val="22"/>
          <w:lang w:val="en"/>
        </w:rPr>
        <w:t>:</w:t>
      </w:r>
    </w:p>
    <w:p w14:paraId="1F37134D" w14:textId="2E8A679D" w:rsidR="00AB127A" w:rsidRPr="003C236C" w:rsidRDefault="00AB127A" w:rsidP="00C05B58">
      <w:pPr>
        <w:numPr>
          <w:ilvl w:val="1"/>
          <w:numId w:val="21"/>
        </w:numPr>
        <w:shd w:val="clear" w:color="auto" w:fill="FFFFFF"/>
        <w:spacing w:before="0" w:after="150"/>
        <w:rPr>
          <w:rFonts w:ascii="Candara" w:eastAsia="Times New Roman" w:hAnsi="Candara" w:cs="Segoe UI"/>
          <w:color w:val="24292E"/>
          <w:sz w:val="22"/>
          <w:szCs w:val="22"/>
          <w:lang w:val="en"/>
        </w:rPr>
      </w:pPr>
      <w:r w:rsidRPr="003C236C">
        <w:rPr>
          <w:rFonts w:ascii="Candara" w:eastAsia="Times New Roman" w:hAnsi="Candara" w:cs="Segoe UI"/>
          <w:color w:val="24292E"/>
          <w:sz w:val="22"/>
          <w:szCs w:val="22"/>
          <w:lang w:val="en"/>
        </w:rPr>
        <w:t xml:space="preserve">Right-click the </w:t>
      </w:r>
      <w:r w:rsidR="008D5C4D" w:rsidRPr="003C236C">
        <w:rPr>
          <w:rFonts w:ascii="Candara" w:eastAsia="Times New Roman" w:hAnsi="Candara" w:cs="Segoe UI"/>
          <w:color w:val="24292E"/>
          <w:sz w:val="22"/>
          <w:szCs w:val="22"/>
          <w:lang w:val="en"/>
        </w:rPr>
        <w:t xml:space="preserve">respective </w:t>
      </w:r>
      <w:r w:rsidRPr="003C236C">
        <w:rPr>
          <w:rFonts w:ascii="Candara" w:eastAsia="Times New Roman" w:hAnsi="Candara" w:cs="Segoe UI"/>
          <w:color w:val="24292E"/>
          <w:sz w:val="22"/>
          <w:szCs w:val="22"/>
          <w:lang w:val="en"/>
        </w:rPr>
        <w:t xml:space="preserve">RDP file, then click </w:t>
      </w:r>
      <w:r w:rsidRPr="003C236C">
        <w:rPr>
          <w:rFonts w:ascii="Candara" w:eastAsia="Times New Roman" w:hAnsi="Candara" w:cs="Segoe UI"/>
          <w:b/>
          <w:bCs/>
          <w:color w:val="24292E"/>
          <w:sz w:val="22"/>
          <w:szCs w:val="22"/>
          <w:lang w:val="en"/>
        </w:rPr>
        <w:t>Edit</w:t>
      </w:r>
      <w:r w:rsidRPr="003C236C">
        <w:rPr>
          <w:rFonts w:ascii="Candara" w:eastAsia="Times New Roman" w:hAnsi="Candara" w:cs="Segoe UI"/>
          <w:color w:val="24292E"/>
          <w:sz w:val="22"/>
          <w:szCs w:val="22"/>
          <w:lang w:val="en"/>
        </w:rPr>
        <w:t>.</w:t>
      </w:r>
    </w:p>
    <w:p w14:paraId="1EEC2ABF" w14:textId="0EB5CCED" w:rsidR="00AB127A" w:rsidRPr="003C236C" w:rsidRDefault="00AB127A" w:rsidP="00C05B58">
      <w:pPr>
        <w:numPr>
          <w:ilvl w:val="1"/>
          <w:numId w:val="21"/>
        </w:numPr>
        <w:shd w:val="clear" w:color="auto" w:fill="FFFFFF"/>
        <w:spacing w:before="0" w:after="150"/>
        <w:rPr>
          <w:rFonts w:ascii="Candara" w:eastAsia="Times New Roman" w:hAnsi="Candara" w:cs="Segoe UI"/>
          <w:color w:val="24292E"/>
          <w:sz w:val="22"/>
          <w:szCs w:val="22"/>
          <w:lang w:val="en"/>
        </w:rPr>
      </w:pPr>
      <w:r w:rsidRPr="003C236C">
        <w:rPr>
          <w:rFonts w:ascii="Candara" w:eastAsia="Times New Roman" w:hAnsi="Candara" w:cs="Segoe UI"/>
          <w:color w:val="24292E"/>
          <w:sz w:val="22"/>
          <w:szCs w:val="22"/>
          <w:lang w:val="en"/>
        </w:rPr>
        <w:t xml:space="preserve">Select the </w:t>
      </w:r>
      <w:r w:rsidRPr="003C236C">
        <w:rPr>
          <w:rFonts w:ascii="Candara" w:eastAsia="Times New Roman" w:hAnsi="Candara" w:cs="Segoe UI"/>
          <w:b/>
          <w:bCs/>
          <w:color w:val="24292E"/>
          <w:sz w:val="22"/>
          <w:szCs w:val="22"/>
          <w:lang w:val="en"/>
        </w:rPr>
        <w:t>Local Resources</w:t>
      </w:r>
      <w:r w:rsidRPr="003C236C">
        <w:rPr>
          <w:rFonts w:ascii="Candara" w:eastAsia="Times New Roman" w:hAnsi="Candara" w:cs="Segoe UI"/>
          <w:color w:val="24292E"/>
          <w:sz w:val="22"/>
          <w:szCs w:val="22"/>
          <w:lang w:val="en"/>
        </w:rPr>
        <w:t xml:space="preserve"> tab, click </w:t>
      </w:r>
      <w:r w:rsidRPr="003C236C">
        <w:rPr>
          <w:rFonts w:ascii="Candara" w:eastAsia="Times New Roman" w:hAnsi="Candara" w:cs="Segoe UI"/>
          <w:b/>
          <w:bCs/>
          <w:color w:val="24292E"/>
          <w:sz w:val="22"/>
          <w:szCs w:val="22"/>
          <w:lang w:val="en"/>
        </w:rPr>
        <w:t>More…</w:t>
      </w:r>
      <w:r w:rsidRPr="003C236C">
        <w:rPr>
          <w:rFonts w:ascii="Candara" w:eastAsia="Times New Roman" w:hAnsi="Candara" w:cs="Segoe UI"/>
          <w:color w:val="24292E"/>
          <w:sz w:val="22"/>
          <w:szCs w:val="22"/>
          <w:lang w:val="en"/>
        </w:rPr>
        <w:t xml:space="preserve">, and then select the </w:t>
      </w:r>
      <w:r w:rsidRPr="003C236C">
        <w:rPr>
          <w:rFonts w:ascii="Candara" w:eastAsia="Times New Roman" w:hAnsi="Candara" w:cs="Segoe UI"/>
          <w:b/>
          <w:bCs/>
          <w:color w:val="24292E"/>
          <w:sz w:val="22"/>
          <w:szCs w:val="22"/>
          <w:lang w:val="en"/>
        </w:rPr>
        <w:t>OSR USB-FX2 LK</w:t>
      </w:r>
      <w:r w:rsidRPr="003C236C">
        <w:rPr>
          <w:rFonts w:ascii="Candara" w:eastAsia="Times New Roman" w:hAnsi="Candara" w:cs="Segoe UI"/>
          <w:color w:val="24292E"/>
          <w:sz w:val="22"/>
          <w:szCs w:val="22"/>
          <w:lang w:val="en"/>
        </w:rPr>
        <w:t xml:space="preserve"> check box.</w:t>
      </w:r>
    </w:p>
    <w:p w14:paraId="1F13CAE6" w14:textId="6F83603C" w:rsidR="008D5C4D" w:rsidRPr="003C236C" w:rsidRDefault="00AB127A" w:rsidP="00C05B58">
      <w:pPr>
        <w:numPr>
          <w:ilvl w:val="1"/>
          <w:numId w:val="21"/>
        </w:numPr>
        <w:shd w:val="clear" w:color="auto" w:fill="FFFFFF"/>
        <w:spacing w:before="0" w:after="150"/>
        <w:rPr>
          <w:rFonts w:ascii="Candara" w:eastAsia="Times New Roman" w:hAnsi="Candara" w:cs="Segoe UI"/>
          <w:color w:val="24292E"/>
          <w:sz w:val="22"/>
          <w:szCs w:val="22"/>
          <w:lang w:val="en"/>
        </w:rPr>
      </w:pPr>
      <w:r w:rsidRPr="003C236C">
        <w:rPr>
          <w:rFonts w:ascii="Candara" w:eastAsia="Times New Roman" w:hAnsi="Candara" w:cs="Segoe UI"/>
          <w:color w:val="24292E"/>
          <w:sz w:val="22"/>
          <w:szCs w:val="22"/>
          <w:lang w:val="en"/>
        </w:rPr>
        <w:t xml:space="preserve">Select the </w:t>
      </w:r>
      <w:r w:rsidRPr="003C236C">
        <w:rPr>
          <w:rFonts w:ascii="Candara" w:eastAsia="Times New Roman" w:hAnsi="Candara" w:cs="Segoe UI"/>
          <w:b/>
          <w:bCs/>
          <w:color w:val="24292E"/>
          <w:sz w:val="22"/>
          <w:szCs w:val="22"/>
          <w:lang w:val="en"/>
        </w:rPr>
        <w:t>General</w:t>
      </w:r>
      <w:r w:rsidRPr="003C236C">
        <w:rPr>
          <w:rFonts w:ascii="Candara" w:eastAsia="Times New Roman" w:hAnsi="Candara" w:cs="Segoe UI"/>
          <w:color w:val="24292E"/>
          <w:sz w:val="22"/>
          <w:szCs w:val="22"/>
          <w:lang w:val="en"/>
        </w:rPr>
        <w:t xml:space="preserve"> tab</w:t>
      </w:r>
      <w:r w:rsidR="008D5C4D" w:rsidRPr="003C236C">
        <w:rPr>
          <w:rFonts w:ascii="Candara" w:eastAsia="Times New Roman" w:hAnsi="Candara" w:cs="Segoe UI"/>
          <w:color w:val="24292E"/>
          <w:sz w:val="22"/>
          <w:szCs w:val="22"/>
          <w:lang w:val="en"/>
        </w:rPr>
        <w:t>.</w:t>
      </w:r>
    </w:p>
    <w:p w14:paraId="65309695" w14:textId="555B9AAB" w:rsidR="00AB127A" w:rsidRPr="003C236C" w:rsidRDefault="008D5C4D" w:rsidP="00C05B58">
      <w:pPr>
        <w:numPr>
          <w:ilvl w:val="1"/>
          <w:numId w:val="21"/>
        </w:numPr>
        <w:shd w:val="clear" w:color="auto" w:fill="FFFFFF"/>
        <w:spacing w:before="0" w:after="150"/>
        <w:rPr>
          <w:rFonts w:ascii="Candara" w:eastAsia="Times New Roman" w:hAnsi="Candara" w:cs="Segoe UI"/>
          <w:color w:val="24292E"/>
          <w:sz w:val="22"/>
          <w:szCs w:val="22"/>
          <w:lang w:val="en"/>
        </w:rPr>
      </w:pPr>
      <w:r w:rsidRPr="003C236C">
        <w:rPr>
          <w:rFonts w:ascii="Candara" w:eastAsia="Times New Roman" w:hAnsi="Candara" w:cs="Segoe UI"/>
          <w:color w:val="24292E"/>
          <w:sz w:val="22"/>
          <w:szCs w:val="22"/>
          <w:lang w:val="en"/>
        </w:rPr>
        <w:t>C</w:t>
      </w:r>
      <w:r w:rsidR="00AB127A" w:rsidRPr="003C236C">
        <w:rPr>
          <w:rFonts w:ascii="Candara" w:eastAsia="Times New Roman" w:hAnsi="Candara" w:cs="Segoe UI"/>
          <w:color w:val="24292E"/>
          <w:sz w:val="22"/>
          <w:szCs w:val="22"/>
          <w:lang w:val="en"/>
        </w:rPr>
        <w:t xml:space="preserve">lick </w:t>
      </w:r>
      <w:r w:rsidR="00AB127A" w:rsidRPr="003C236C">
        <w:rPr>
          <w:rFonts w:ascii="Candara" w:eastAsia="Times New Roman" w:hAnsi="Candara" w:cs="Segoe UI"/>
          <w:b/>
          <w:bCs/>
          <w:color w:val="24292E"/>
          <w:sz w:val="22"/>
          <w:szCs w:val="22"/>
          <w:lang w:val="en"/>
        </w:rPr>
        <w:t>Save</w:t>
      </w:r>
      <w:r w:rsidR="00AB127A" w:rsidRPr="003C236C">
        <w:rPr>
          <w:rFonts w:ascii="Candara" w:eastAsia="Times New Roman" w:hAnsi="Candara" w:cs="Segoe UI"/>
          <w:color w:val="24292E"/>
          <w:sz w:val="22"/>
          <w:szCs w:val="22"/>
          <w:lang w:val="en"/>
        </w:rPr>
        <w:t>.</w:t>
      </w:r>
    </w:p>
    <w:p w14:paraId="6905C378" w14:textId="577BC058" w:rsidR="00653671" w:rsidRDefault="00653671" w:rsidP="00653671">
      <w:pPr>
        <w:pStyle w:val="Heading2"/>
        <w:rPr>
          <w:lang w:val="en"/>
        </w:rPr>
      </w:pPr>
      <w:bookmarkStart w:id="238" w:name="_Configure_the_Driver"/>
      <w:bookmarkStart w:id="239" w:name="_Configuring_the_Driver"/>
      <w:bookmarkStart w:id="240" w:name="_Toc67405005"/>
      <w:bookmarkEnd w:id="238"/>
      <w:bookmarkEnd w:id="239"/>
      <w:r>
        <w:rPr>
          <w:lang w:val="en"/>
        </w:rPr>
        <w:t>Configur</w:t>
      </w:r>
      <w:r w:rsidR="00262A0B">
        <w:rPr>
          <w:lang w:val="en"/>
        </w:rPr>
        <w:t>ing</w:t>
      </w:r>
      <w:r>
        <w:rPr>
          <w:lang w:val="en"/>
        </w:rPr>
        <w:t xml:space="preserve"> the Driver Computer</w:t>
      </w:r>
      <w:bookmarkEnd w:id="240"/>
    </w:p>
    <w:p w14:paraId="1D28D39F" w14:textId="75F652A7" w:rsidR="00653671" w:rsidRPr="004D3A4B" w:rsidRDefault="00E8411C" w:rsidP="004D3A4B">
      <w:pPr>
        <w:pStyle w:val="BodyText"/>
      </w:pPr>
      <w:r w:rsidRPr="004D3A4B">
        <w:t xml:space="preserve">In this section, you will perform several tasks that are necessary for configuration of the </w:t>
      </w:r>
      <w:r w:rsidRPr="000338AC">
        <w:rPr>
          <w:b/>
          <w:bCs/>
        </w:rPr>
        <w:t xml:space="preserve">Driver </w:t>
      </w:r>
      <w:r w:rsidR="00B10DB3" w:rsidRPr="00326CBF">
        <w:t>c</w:t>
      </w:r>
      <w:r w:rsidRPr="00326CBF">
        <w:t>omputer</w:t>
      </w:r>
      <w:r w:rsidRPr="004D3A4B">
        <w:t xml:space="preserve"> in the Test Environment. These include the following:</w:t>
      </w:r>
    </w:p>
    <w:p w14:paraId="47F77E3E" w14:textId="7D78C42D" w:rsidR="00E8411C" w:rsidRPr="004D3A4B" w:rsidRDefault="00E8411C" w:rsidP="00C05B58">
      <w:pPr>
        <w:pStyle w:val="BodyText"/>
        <w:numPr>
          <w:ilvl w:val="0"/>
          <w:numId w:val="48"/>
        </w:numPr>
      </w:pPr>
      <w:r w:rsidRPr="004D3A4B">
        <w:lastRenderedPageBreak/>
        <w:t>Updating the ParamConfig.xml file</w:t>
      </w:r>
    </w:p>
    <w:p w14:paraId="1D0ADAF3" w14:textId="1D5FBBA1" w:rsidR="004D3A4B" w:rsidRDefault="004D3A4B" w:rsidP="00C05B58">
      <w:pPr>
        <w:pStyle w:val="BodyText"/>
        <w:numPr>
          <w:ilvl w:val="0"/>
          <w:numId w:val="48"/>
        </w:numPr>
      </w:pPr>
      <w:r>
        <w:t xml:space="preserve">Using PowerShell to execute various </w:t>
      </w:r>
      <w:r w:rsidR="00CD1077">
        <w:t xml:space="preserve">configuration </w:t>
      </w:r>
      <w:r>
        <w:t>cmdlets</w:t>
      </w:r>
    </w:p>
    <w:p w14:paraId="1FD06E34" w14:textId="4348D2F7" w:rsidR="004D3A4B" w:rsidRPr="004D3A4B" w:rsidRDefault="006E1F42" w:rsidP="00C05B58">
      <w:pPr>
        <w:pStyle w:val="BodyText"/>
        <w:numPr>
          <w:ilvl w:val="0"/>
          <w:numId w:val="48"/>
        </w:numPr>
      </w:pPr>
      <w:r>
        <w:t xml:space="preserve">Optionally installing a test certificate file on the </w:t>
      </w:r>
      <w:r w:rsidRPr="006E1F42">
        <w:rPr>
          <w:b/>
          <w:bCs/>
        </w:rPr>
        <w:t xml:space="preserve">Driver </w:t>
      </w:r>
      <w:r w:rsidR="00B10DB3" w:rsidRPr="004825AB">
        <w:t>c</w:t>
      </w:r>
      <w:r w:rsidRPr="004825AB">
        <w:t>omputer</w:t>
      </w:r>
    </w:p>
    <w:p w14:paraId="2C4ADD44" w14:textId="21C90B94" w:rsidR="00B60553" w:rsidRPr="006E1F42" w:rsidRDefault="006E1F42" w:rsidP="00C05B58">
      <w:pPr>
        <w:pStyle w:val="BodyText"/>
        <w:numPr>
          <w:ilvl w:val="0"/>
          <w:numId w:val="48"/>
        </w:numPr>
      </w:pPr>
      <w:r>
        <w:rPr>
          <w:lang w:val="en-US"/>
        </w:rPr>
        <w:t>C</w:t>
      </w:r>
      <w:r w:rsidRPr="006E1F42">
        <w:rPr>
          <w:lang w:val="en-US"/>
        </w:rPr>
        <w:t>onfigur</w:t>
      </w:r>
      <w:r w:rsidR="00CD1077">
        <w:rPr>
          <w:lang w:val="en-US"/>
        </w:rPr>
        <w:t>ing</w:t>
      </w:r>
      <w:r w:rsidRPr="006E1F42">
        <w:rPr>
          <w:lang w:val="en-US"/>
        </w:rPr>
        <w:t xml:space="preserve"> Group Policy </w:t>
      </w:r>
      <w:r>
        <w:rPr>
          <w:lang w:val="en-US"/>
        </w:rPr>
        <w:t xml:space="preserve">to enable </w:t>
      </w:r>
      <w:r w:rsidR="00CD1077">
        <w:rPr>
          <w:lang w:val="en-US"/>
        </w:rPr>
        <w:t xml:space="preserve">support for </w:t>
      </w:r>
      <w:r>
        <w:rPr>
          <w:lang w:val="en-US"/>
        </w:rPr>
        <w:t>the</w:t>
      </w:r>
      <w:r w:rsidRPr="006E1F42">
        <w:rPr>
          <w:lang w:val="en-US"/>
        </w:rPr>
        <w:t xml:space="preserve"> RDPEFGX AVC 444 feature</w:t>
      </w:r>
    </w:p>
    <w:p w14:paraId="0E099221" w14:textId="77777777" w:rsidR="006E1F42" w:rsidRPr="004D3A4B" w:rsidRDefault="006E1F42" w:rsidP="00CD1077">
      <w:pPr>
        <w:pStyle w:val="BodyTextSpacer"/>
      </w:pPr>
    </w:p>
    <w:p w14:paraId="0510F453" w14:textId="1DA0FD49" w:rsidR="00AB127A" w:rsidRPr="00AB127A" w:rsidRDefault="00653671" w:rsidP="00D64E04">
      <w:pPr>
        <w:pStyle w:val="Caption"/>
        <w:ind w:left="14"/>
      </w:pPr>
      <w:r w:rsidRPr="00BD57EE">
        <w:rPr>
          <w:rStyle w:val="Hyperlink"/>
          <w:sz w:val="24"/>
          <w:u w:val="none"/>
        </w:rPr>
        <w:sym w:font="Wingdings 3" w:char="F084"/>
      </w:r>
      <w:r w:rsidRPr="00BD57EE">
        <w:rPr>
          <w:rStyle w:val="Hyperlink"/>
          <w:u w:val="none"/>
        </w:rPr>
        <w:t xml:space="preserve">  </w:t>
      </w:r>
      <w:r w:rsidR="00AB127A" w:rsidRPr="00B60553">
        <w:t xml:space="preserve">To configure the </w:t>
      </w:r>
      <w:r w:rsidR="00663E09">
        <w:t>D</w:t>
      </w:r>
      <w:r w:rsidR="00AB127A" w:rsidRPr="00B60553">
        <w:t>river computer</w:t>
      </w:r>
      <w:r w:rsidRPr="00B60553">
        <w:t>, perform the steps that follow</w:t>
      </w:r>
      <w:r>
        <w:t>:</w:t>
      </w:r>
    </w:p>
    <w:p w14:paraId="7679CF45" w14:textId="00681D35" w:rsidR="00AB127A" w:rsidRPr="00AB127A" w:rsidRDefault="00AB127A" w:rsidP="00C05B58">
      <w:pPr>
        <w:pStyle w:val="BodyText"/>
        <w:numPr>
          <w:ilvl w:val="0"/>
          <w:numId w:val="18"/>
        </w:numPr>
      </w:pPr>
      <w:r w:rsidRPr="00AB127A">
        <w:t xml:space="preserve">Log on to the </w:t>
      </w:r>
      <w:r w:rsidR="00481F17" w:rsidRPr="0075052E">
        <w:rPr>
          <w:b/>
          <w:bCs/>
        </w:rPr>
        <w:t>D</w:t>
      </w:r>
      <w:r w:rsidRPr="0075052E">
        <w:rPr>
          <w:b/>
          <w:bCs/>
        </w:rPr>
        <w:t xml:space="preserve">river </w:t>
      </w:r>
      <w:r w:rsidRPr="004825AB">
        <w:t>computer</w:t>
      </w:r>
      <w:r w:rsidRPr="00AB127A">
        <w:t xml:space="preserve"> </w:t>
      </w:r>
      <w:r w:rsidR="001020B5">
        <w:t xml:space="preserve">with the </w:t>
      </w:r>
      <w:r w:rsidR="00481F17">
        <w:t xml:space="preserve">local </w:t>
      </w:r>
      <w:r w:rsidRPr="00AB127A">
        <w:t>Administrator</w:t>
      </w:r>
      <w:r w:rsidR="001020B5">
        <w:t xml:space="preserve"> account</w:t>
      </w:r>
      <w:r w:rsidRPr="00AB127A">
        <w:t>.</w:t>
      </w:r>
    </w:p>
    <w:p w14:paraId="3A116FF8" w14:textId="556714D3" w:rsidR="00AB127A" w:rsidRDefault="00A2744F" w:rsidP="00C05B58">
      <w:pPr>
        <w:pStyle w:val="BodyText"/>
        <w:numPr>
          <w:ilvl w:val="0"/>
          <w:numId w:val="18"/>
        </w:numPr>
      </w:pPr>
      <w:r>
        <w:t>Navigate</w:t>
      </w:r>
      <w:r w:rsidRPr="00AB127A">
        <w:t xml:space="preserve"> </w:t>
      </w:r>
      <w:r w:rsidR="00AB127A" w:rsidRPr="00AB127A">
        <w:t xml:space="preserve">to </w:t>
      </w:r>
      <w:r w:rsidR="00505D8F">
        <w:t xml:space="preserve">the following directory location </w:t>
      </w:r>
      <w:r w:rsidR="00AB127A" w:rsidRPr="00AB127A">
        <w:t>and open the ParamConfig.xml file.</w:t>
      </w:r>
    </w:p>
    <w:p w14:paraId="109085B6" w14:textId="7588868F" w:rsidR="00505D8F" w:rsidRPr="00AB127A" w:rsidRDefault="00505D8F" w:rsidP="00926CD2">
      <w:pPr>
        <w:pStyle w:val="Code"/>
      </w:pPr>
      <w:r w:rsidRPr="00AB127A">
        <w:t>C:\</w:t>
      </w:r>
      <w:ins w:id="241" w:author="Harley Zhang (Wicresoft)" w:date="2021-03-10T14:50:00Z">
        <w:r w:rsidR="007F657C" w:rsidRPr="007F657C">
          <w:t>RDP-TestSuite-ClientEP\Scripts</w:t>
        </w:r>
        <w:r w:rsidR="007F657C" w:rsidRPr="007F657C" w:rsidDel="007F657C">
          <w:t xml:space="preserve"> </w:t>
        </w:r>
      </w:ins>
      <w:del w:id="242" w:author="Harley Zhang (Wicresoft)" w:date="2021-03-10T14:50:00Z">
        <w:r w:rsidRPr="00AB127A" w:rsidDel="007F657C">
          <w:delText>MicrosoftProtocolTests\RDP\Client-Endpoint\</w:delText>
        </w:r>
        <w:r w:rsidRPr="006859CB" w:rsidDel="007F657C">
          <w:delText>&lt;version#&gt;</w:delText>
        </w:r>
        <w:r w:rsidRPr="00AB127A" w:rsidDel="007F657C">
          <w:delText>\Scripts</w:delText>
        </w:r>
      </w:del>
    </w:p>
    <w:p w14:paraId="4A015822" w14:textId="28681856" w:rsidR="00AB127A" w:rsidRPr="00216AB3" w:rsidRDefault="00C3635E" w:rsidP="00C05B58">
      <w:pPr>
        <w:pStyle w:val="BodyText"/>
        <w:numPr>
          <w:ilvl w:val="0"/>
          <w:numId w:val="18"/>
        </w:numPr>
      </w:pPr>
      <w:r w:rsidRPr="00216AB3">
        <w:t xml:space="preserve">Review </w:t>
      </w:r>
      <w:r w:rsidR="00AB127A" w:rsidRPr="00216AB3">
        <w:t xml:space="preserve">the properties </w:t>
      </w:r>
      <w:r w:rsidRPr="00216AB3">
        <w:t xml:space="preserve">and descriptions in the </w:t>
      </w:r>
      <w:r w:rsidR="00505D8F" w:rsidRPr="00216AB3">
        <w:t>ParamConfig</w:t>
      </w:r>
      <w:r w:rsidR="00996794">
        <w:t>.xml</w:t>
      </w:r>
      <w:r w:rsidR="00505D8F" w:rsidRPr="00216AB3">
        <w:t xml:space="preserve"> file on the </w:t>
      </w:r>
      <w:r w:rsidRPr="0075052E">
        <w:rPr>
          <w:b/>
          <w:bCs/>
        </w:rPr>
        <w:t xml:space="preserve">Driver </w:t>
      </w:r>
      <w:r w:rsidR="00B10DB3" w:rsidRPr="004825AB">
        <w:t>c</w:t>
      </w:r>
      <w:r w:rsidRPr="004825AB">
        <w:t>omputer</w:t>
      </w:r>
      <w:r w:rsidRPr="00216AB3">
        <w:t xml:space="preserve"> with respect to those in the table that follows and update as necessary</w:t>
      </w:r>
      <w:r w:rsidR="00532937">
        <w:t xml:space="preserve"> for </w:t>
      </w:r>
      <w:r w:rsidR="007077CB">
        <w:t>value</w:t>
      </w:r>
      <w:r w:rsidR="00532937">
        <w:t xml:space="preserve"> matching</w:t>
      </w:r>
      <w:r w:rsidR="00AB127A" w:rsidRPr="00216AB3">
        <w:t>.</w:t>
      </w:r>
    </w:p>
    <w:p w14:paraId="17439670" w14:textId="77777777" w:rsidR="00C943EC" w:rsidRDefault="00C943EC" w:rsidP="002943E0">
      <w:pPr>
        <w:pStyle w:val="BodyTextSpacer"/>
      </w:pPr>
    </w:p>
    <w:p w14:paraId="499425D4" w14:textId="2F0EB5F7" w:rsidR="00C3635E" w:rsidRDefault="00C3635E" w:rsidP="00C3635E">
      <w:pPr>
        <w:pStyle w:val="Caption"/>
        <w:ind w:left="720"/>
      </w:pPr>
      <w:r>
        <w:t xml:space="preserve">Table </w:t>
      </w:r>
      <w:r w:rsidR="00BA1BFB">
        <w:t>8</w:t>
      </w:r>
      <w:r>
        <w:t xml:space="preserve">.  </w:t>
      </w:r>
      <w:r w:rsidR="00AA10B1">
        <w:t xml:space="preserve">Driver computer </w:t>
      </w:r>
      <w:bookmarkStart w:id="243" w:name="_Hlk43485169"/>
      <w:r w:rsidR="00AA10B1">
        <w:t xml:space="preserve">ParamConfig File </w:t>
      </w:r>
      <w:bookmarkEnd w:id="243"/>
      <w:r w:rsidR="00AA10B1">
        <w:t>properties</w:t>
      </w:r>
    </w:p>
    <w:tbl>
      <w:tblPr>
        <w:tblW w:w="9450" w:type="dxa"/>
        <w:tblCellSpacing w:w="7"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9"/>
        <w:gridCol w:w="7041"/>
      </w:tblGrid>
      <w:tr w:rsidR="009E2FA2" w:rsidRPr="008578F8" w14:paraId="74A4DA0B" w14:textId="77777777" w:rsidTr="001449C8">
        <w:trPr>
          <w:tblCellSpacing w:w="7" w:type="dxa"/>
        </w:trPr>
        <w:tc>
          <w:tcPr>
            <w:tcW w:w="2388" w:type="dxa"/>
            <w:shd w:val="clear" w:color="auto" w:fill="D9E2F3" w:themeFill="accent1" w:themeFillTint="33"/>
            <w:tcMar>
              <w:top w:w="0" w:type="dxa"/>
              <w:left w:w="0" w:type="dxa"/>
              <w:bottom w:w="0" w:type="dxa"/>
              <w:right w:w="0" w:type="dxa"/>
            </w:tcMar>
            <w:vAlign w:val="center"/>
          </w:tcPr>
          <w:p w14:paraId="021FCF5B" w14:textId="0C206A13" w:rsidR="009E2FA2" w:rsidRPr="00216AB3" w:rsidRDefault="009E2FA2" w:rsidP="001449C8">
            <w:pPr>
              <w:pStyle w:val="BodyText"/>
              <w:rPr>
                <w:b/>
                <w:bCs/>
              </w:rPr>
            </w:pPr>
            <w:r>
              <w:rPr>
                <w:b/>
                <w:bCs/>
              </w:rPr>
              <w:t xml:space="preserve">Property </w:t>
            </w:r>
            <w:r w:rsidR="00BD675D">
              <w:rPr>
                <w:b/>
                <w:bCs/>
              </w:rPr>
              <w:t>Name</w:t>
            </w:r>
          </w:p>
        </w:tc>
        <w:tc>
          <w:tcPr>
            <w:tcW w:w="7020" w:type="dxa"/>
            <w:shd w:val="clear" w:color="auto" w:fill="D9E2F3" w:themeFill="accent1" w:themeFillTint="33"/>
            <w:tcMar>
              <w:top w:w="0" w:type="dxa"/>
              <w:left w:w="0" w:type="dxa"/>
              <w:bottom w:w="0" w:type="dxa"/>
              <w:right w:w="0" w:type="dxa"/>
            </w:tcMar>
            <w:vAlign w:val="center"/>
          </w:tcPr>
          <w:p w14:paraId="19628C16" w14:textId="52BFB97A" w:rsidR="009E2FA2" w:rsidRPr="008578F8" w:rsidRDefault="009E2FA2" w:rsidP="001449C8">
            <w:pPr>
              <w:pStyle w:val="BodyText"/>
              <w:rPr>
                <w:b/>
                <w:bCs/>
              </w:rPr>
            </w:pPr>
            <w:r w:rsidRPr="008578F8">
              <w:rPr>
                <w:b/>
                <w:bCs/>
              </w:rPr>
              <w:t>Description</w:t>
            </w:r>
            <w:r w:rsidR="00BD675D">
              <w:rPr>
                <w:b/>
                <w:bCs/>
              </w:rPr>
              <w:t>/Value</w:t>
            </w:r>
          </w:p>
        </w:tc>
      </w:tr>
      <w:tr w:rsidR="00701AC0" w:rsidRPr="00AB127A" w14:paraId="6C900D57" w14:textId="77777777" w:rsidTr="00771168">
        <w:trPr>
          <w:trHeight w:val="890"/>
          <w:tblCellSpacing w:w="7" w:type="dxa"/>
        </w:trPr>
        <w:tc>
          <w:tcPr>
            <w:tcW w:w="2388" w:type="dxa"/>
            <w:tcMar>
              <w:top w:w="0" w:type="dxa"/>
              <w:left w:w="0" w:type="dxa"/>
              <w:bottom w:w="0" w:type="dxa"/>
              <w:right w:w="0" w:type="dxa"/>
            </w:tcMar>
            <w:vAlign w:val="center"/>
          </w:tcPr>
          <w:p w14:paraId="734DD5B9" w14:textId="77777777" w:rsidR="00701AC0" w:rsidRPr="00216AB3" w:rsidRDefault="00701AC0" w:rsidP="001449C8">
            <w:pPr>
              <w:pStyle w:val="BodyText"/>
              <w:rPr>
                <w:b/>
                <w:bCs/>
              </w:rPr>
            </w:pPr>
            <w:r w:rsidRPr="00216AB3">
              <w:rPr>
                <w:b/>
                <w:bCs/>
              </w:rPr>
              <w:t>LogPath</w:t>
            </w:r>
          </w:p>
        </w:tc>
        <w:tc>
          <w:tcPr>
            <w:tcW w:w="7020" w:type="dxa"/>
            <w:tcMar>
              <w:top w:w="0" w:type="dxa"/>
              <w:left w:w="0" w:type="dxa"/>
              <w:bottom w:w="0" w:type="dxa"/>
              <w:right w:w="0" w:type="dxa"/>
            </w:tcMar>
            <w:vAlign w:val="center"/>
          </w:tcPr>
          <w:p w14:paraId="155D6D54" w14:textId="77777777" w:rsidR="00701AC0" w:rsidRPr="00AB127A" w:rsidRDefault="00701AC0" w:rsidP="001449C8">
            <w:pPr>
              <w:pStyle w:val="BodyText"/>
            </w:pPr>
            <w:r w:rsidRPr="00AB127A">
              <w:t>The file path for storing the logs during configuration</w:t>
            </w:r>
            <w:r>
              <w:t>.</w:t>
            </w:r>
          </w:p>
          <w:p w14:paraId="0C0D129F" w14:textId="3C37E1CB" w:rsidR="00701AC0" w:rsidRPr="00AB127A" w:rsidRDefault="00701AC0" w:rsidP="001449C8">
            <w:pPr>
              <w:pStyle w:val="BodyText"/>
            </w:pPr>
            <w:r w:rsidRPr="00AB127A">
              <w:t xml:space="preserve">Default value: </w:t>
            </w:r>
            <w:r w:rsidRPr="00216AB3">
              <w:rPr>
                <w:b/>
                <w:bCs/>
              </w:rPr>
              <w:t>...\Logs</w:t>
            </w:r>
          </w:p>
        </w:tc>
      </w:tr>
      <w:tr w:rsidR="00701AC0" w:rsidRPr="00AB127A" w14:paraId="74EE3E1C" w14:textId="77777777" w:rsidTr="00771168">
        <w:trPr>
          <w:trHeight w:val="984"/>
          <w:tblCellSpacing w:w="7" w:type="dxa"/>
        </w:trPr>
        <w:tc>
          <w:tcPr>
            <w:tcW w:w="2388" w:type="dxa"/>
            <w:tcMar>
              <w:top w:w="0" w:type="dxa"/>
              <w:left w:w="0" w:type="dxa"/>
              <w:bottom w:w="0" w:type="dxa"/>
              <w:right w:w="0" w:type="dxa"/>
            </w:tcMar>
            <w:vAlign w:val="center"/>
            <w:hideMark/>
          </w:tcPr>
          <w:p w14:paraId="3AE5E0F7" w14:textId="77777777" w:rsidR="00701AC0" w:rsidRPr="00216AB3" w:rsidRDefault="00701AC0" w:rsidP="001449C8">
            <w:pPr>
              <w:pStyle w:val="BodyText"/>
              <w:rPr>
                <w:b/>
                <w:bCs/>
              </w:rPr>
            </w:pPr>
            <w:r w:rsidRPr="00216AB3">
              <w:rPr>
                <w:b/>
                <w:bCs/>
              </w:rPr>
              <w:t>LogFile</w:t>
            </w:r>
          </w:p>
        </w:tc>
        <w:tc>
          <w:tcPr>
            <w:tcW w:w="7020" w:type="dxa"/>
            <w:tcMar>
              <w:top w:w="0" w:type="dxa"/>
              <w:left w:w="0" w:type="dxa"/>
              <w:bottom w:w="0" w:type="dxa"/>
              <w:right w:w="0" w:type="dxa"/>
            </w:tcMar>
            <w:vAlign w:val="center"/>
            <w:hideMark/>
          </w:tcPr>
          <w:p w14:paraId="51F59298" w14:textId="77777777" w:rsidR="00701AC0" w:rsidRPr="00AB127A" w:rsidRDefault="00701AC0" w:rsidP="001449C8">
            <w:pPr>
              <w:pStyle w:val="BodyText"/>
            </w:pPr>
            <w:r w:rsidRPr="00AB127A">
              <w:t>The name of log file.</w:t>
            </w:r>
          </w:p>
          <w:p w14:paraId="1FF429A4" w14:textId="5505B4F3" w:rsidR="00701AC0" w:rsidRPr="00AB127A" w:rsidRDefault="00701AC0" w:rsidP="001449C8">
            <w:pPr>
              <w:pStyle w:val="BodyText"/>
            </w:pPr>
            <w:r w:rsidRPr="00AB127A">
              <w:t xml:space="preserve">Default value: </w:t>
            </w:r>
            <w:r w:rsidRPr="00AB127A">
              <w:rPr>
                <w:b/>
                <w:bCs/>
              </w:rPr>
              <w:t>...\Logs\Config-DriverComputer.ps1.log</w:t>
            </w:r>
          </w:p>
        </w:tc>
      </w:tr>
      <w:tr w:rsidR="00701AC0" w:rsidRPr="00AB127A" w14:paraId="7CE32C72" w14:textId="77777777" w:rsidTr="00771168">
        <w:trPr>
          <w:trHeight w:val="984"/>
          <w:tblCellSpacing w:w="7" w:type="dxa"/>
        </w:trPr>
        <w:tc>
          <w:tcPr>
            <w:tcW w:w="2388" w:type="dxa"/>
            <w:tcMar>
              <w:top w:w="0" w:type="dxa"/>
              <w:left w:w="0" w:type="dxa"/>
              <w:bottom w:w="0" w:type="dxa"/>
              <w:right w:w="0" w:type="dxa"/>
            </w:tcMar>
            <w:vAlign w:val="center"/>
            <w:hideMark/>
          </w:tcPr>
          <w:p w14:paraId="6EF3F1E4" w14:textId="77777777" w:rsidR="00701AC0" w:rsidRPr="00216AB3" w:rsidRDefault="00701AC0" w:rsidP="001449C8">
            <w:pPr>
              <w:pStyle w:val="BodyText"/>
              <w:rPr>
                <w:b/>
                <w:bCs/>
              </w:rPr>
            </w:pPr>
            <w:r w:rsidRPr="00216AB3">
              <w:rPr>
                <w:b/>
                <w:bCs/>
              </w:rPr>
              <w:t>userNameInTC</w:t>
            </w:r>
          </w:p>
        </w:tc>
        <w:tc>
          <w:tcPr>
            <w:tcW w:w="7020" w:type="dxa"/>
            <w:tcMar>
              <w:top w:w="0" w:type="dxa"/>
              <w:left w:w="0" w:type="dxa"/>
              <w:bottom w:w="0" w:type="dxa"/>
              <w:right w:w="0" w:type="dxa"/>
            </w:tcMar>
            <w:vAlign w:val="center"/>
            <w:hideMark/>
          </w:tcPr>
          <w:p w14:paraId="294F2AD9" w14:textId="77777777" w:rsidR="00701AC0" w:rsidRPr="00AB127A" w:rsidRDefault="00701AC0" w:rsidP="001449C8">
            <w:pPr>
              <w:pStyle w:val="BodyText"/>
            </w:pPr>
            <w:r w:rsidRPr="00AB127A">
              <w:t xml:space="preserve">The local administrator account that is used to log on to the </w:t>
            </w:r>
            <w:r w:rsidRPr="00EC2CEB">
              <w:rPr>
                <w:b/>
                <w:bCs/>
              </w:rPr>
              <w:t>SUT</w:t>
            </w:r>
            <w:r>
              <w:t xml:space="preserve"> </w:t>
            </w:r>
            <w:r w:rsidRPr="00CB6712">
              <w:t>computer</w:t>
            </w:r>
            <w:r w:rsidRPr="00AB127A">
              <w:t>.</w:t>
            </w:r>
          </w:p>
          <w:p w14:paraId="1F939C62" w14:textId="5D2B956E" w:rsidR="00701AC0" w:rsidRPr="00AB127A" w:rsidRDefault="00701AC0" w:rsidP="001449C8">
            <w:pPr>
              <w:pStyle w:val="BodyText"/>
            </w:pPr>
            <w:r w:rsidRPr="00AB127A">
              <w:t xml:space="preserve">Required value: </w:t>
            </w:r>
            <w:r w:rsidRPr="00AB127A">
              <w:rPr>
                <w:b/>
                <w:bCs/>
              </w:rPr>
              <w:t>Administrator</w:t>
            </w:r>
          </w:p>
        </w:tc>
      </w:tr>
      <w:tr w:rsidR="00701AC0" w:rsidRPr="00AB127A" w14:paraId="24ABAC7C" w14:textId="77777777" w:rsidTr="00771168">
        <w:trPr>
          <w:trHeight w:val="1273"/>
          <w:tblCellSpacing w:w="7" w:type="dxa"/>
        </w:trPr>
        <w:tc>
          <w:tcPr>
            <w:tcW w:w="2388" w:type="dxa"/>
            <w:tcMar>
              <w:top w:w="0" w:type="dxa"/>
              <w:left w:w="0" w:type="dxa"/>
              <w:bottom w:w="0" w:type="dxa"/>
              <w:right w:w="0" w:type="dxa"/>
            </w:tcMar>
            <w:vAlign w:val="center"/>
            <w:hideMark/>
          </w:tcPr>
          <w:p w14:paraId="401B4674" w14:textId="77777777" w:rsidR="00701AC0" w:rsidRPr="00216AB3" w:rsidRDefault="00701AC0" w:rsidP="001449C8">
            <w:pPr>
              <w:pStyle w:val="BodyText"/>
              <w:rPr>
                <w:b/>
                <w:bCs/>
              </w:rPr>
            </w:pPr>
            <w:r w:rsidRPr="00216AB3">
              <w:rPr>
                <w:b/>
                <w:bCs/>
              </w:rPr>
              <w:t>userPwdInTC</w:t>
            </w:r>
          </w:p>
        </w:tc>
        <w:tc>
          <w:tcPr>
            <w:tcW w:w="7020" w:type="dxa"/>
            <w:tcMar>
              <w:top w:w="0" w:type="dxa"/>
              <w:left w:w="0" w:type="dxa"/>
              <w:bottom w:w="0" w:type="dxa"/>
              <w:right w:w="0" w:type="dxa"/>
            </w:tcMar>
            <w:vAlign w:val="center"/>
            <w:hideMark/>
          </w:tcPr>
          <w:p w14:paraId="37646F57" w14:textId="77777777" w:rsidR="00701AC0" w:rsidRPr="00AB127A" w:rsidRDefault="00701AC0" w:rsidP="001449C8">
            <w:pPr>
              <w:pStyle w:val="BodyText"/>
            </w:pPr>
            <w:r w:rsidRPr="00AB127A">
              <w:t xml:space="preserve">The local administrator account password that is used to log on to the  </w:t>
            </w:r>
            <w:r w:rsidRPr="00EC2CEB">
              <w:rPr>
                <w:b/>
                <w:bCs/>
              </w:rPr>
              <w:t>SUT</w:t>
            </w:r>
            <w:r>
              <w:t xml:space="preserve"> </w:t>
            </w:r>
            <w:r w:rsidRPr="004825AB">
              <w:t>computer</w:t>
            </w:r>
            <w:r w:rsidRPr="00AB127A">
              <w:t>.</w:t>
            </w:r>
          </w:p>
          <w:p w14:paraId="716AAE3F" w14:textId="2310279C" w:rsidR="00701AC0" w:rsidRPr="00AB127A" w:rsidRDefault="00701AC0" w:rsidP="001449C8">
            <w:pPr>
              <w:pStyle w:val="BodyText"/>
            </w:pPr>
            <w:r w:rsidRPr="00AB127A">
              <w:t xml:space="preserve">Default value: </w:t>
            </w:r>
            <w:r>
              <w:t>“</w:t>
            </w:r>
            <w:r w:rsidRPr="007F27F2">
              <w:rPr>
                <w:b/>
                <w:bCs/>
              </w:rPr>
              <w:t>Password01!</w:t>
            </w:r>
            <w:r>
              <w:t>” (without the quotes)</w:t>
            </w:r>
          </w:p>
        </w:tc>
      </w:tr>
      <w:tr w:rsidR="00701AC0" w:rsidRPr="00AB127A" w14:paraId="2FCEC169" w14:textId="77777777" w:rsidTr="00771168">
        <w:trPr>
          <w:trHeight w:val="1487"/>
          <w:tblCellSpacing w:w="7" w:type="dxa"/>
        </w:trPr>
        <w:tc>
          <w:tcPr>
            <w:tcW w:w="2388" w:type="dxa"/>
            <w:tcMar>
              <w:top w:w="0" w:type="dxa"/>
              <w:left w:w="0" w:type="dxa"/>
              <w:bottom w:w="0" w:type="dxa"/>
              <w:right w:w="0" w:type="dxa"/>
            </w:tcMar>
            <w:vAlign w:val="center"/>
            <w:hideMark/>
          </w:tcPr>
          <w:p w14:paraId="179ADC53" w14:textId="77777777" w:rsidR="00701AC0" w:rsidRPr="00216AB3" w:rsidRDefault="00701AC0" w:rsidP="001449C8">
            <w:pPr>
              <w:pStyle w:val="BodyText"/>
              <w:rPr>
                <w:b/>
                <w:bCs/>
              </w:rPr>
            </w:pPr>
            <w:r w:rsidRPr="00216AB3">
              <w:rPr>
                <w:b/>
                <w:bCs/>
              </w:rPr>
              <w:t>CredSSPUser</w:t>
            </w:r>
          </w:p>
        </w:tc>
        <w:tc>
          <w:tcPr>
            <w:tcW w:w="7020" w:type="dxa"/>
            <w:tcMar>
              <w:top w:w="0" w:type="dxa"/>
              <w:left w:w="0" w:type="dxa"/>
              <w:bottom w:w="0" w:type="dxa"/>
              <w:right w:w="0" w:type="dxa"/>
            </w:tcMar>
            <w:vAlign w:val="center"/>
            <w:hideMark/>
          </w:tcPr>
          <w:p w14:paraId="01AC8147" w14:textId="77777777" w:rsidR="00701AC0" w:rsidRPr="00AB127A" w:rsidRDefault="00701AC0" w:rsidP="001449C8">
            <w:pPr>
              <w:pStyle w:val="BodyText"/>
            </w:pPr>
            <w:r>
              <w:t>The u</w:t>
            </w:r>
            <w:r w:rsidRPr="00AB127A">
              <w:t>ser name used in CredSSP authentication.</w:t>
            </w:r>
          </w:p>
          <w:p w14:paraId="2EF45273" w14:textId="77777777" w:rsidR="00701AC0" w:rsidRDefault="00701AC0" w:rsidP="001449C8">
            <w:pPr>
              <w:pStyle w:val="BodyText"/>
              <w:rPr>
                <w:b/>
                <w:bCs/>
              </w:rPr>
            </w:pPr>
            <w:r w:rsidRPr="00AB127A">
              <w:t xml:space="preserve">Default value: </w:t>
            </w:r>
            <w:r w:rsidRPr="00AB127A">
              <w:rPr>
                <w:b/>
                <w:bCs/>
              </w:rPr>
              <w:t>Administrator</w:t>
            </w:r>
          </w:p>
          <w:p w14:paraId="2B0311CD" w14:textId="57F0692F" w:rsidR="009D102C" w:rsidRPr="00AB127A" w:rsidRDefault="009D102C" w:rsidP="001449C8">
            <w:pPr>
              <w:pStyle w:val="BodyText"/>
            </w:pPr>
            <w:r>
              <w:t>S</w:t>
            </w:r>
            <w:r w:rsidRPr="00AB127A">
              <w:t xml:space="preserve">hould be a member of </w:t>
            </w:r>
            <w:r>
              <w:t xml:space="preserve">the </w:t>
            </w:r>
            <w:r w:rsidRPr="00AB127A">
              <w:t xml:space="preserve">RDP User Group on </w:t>
            </w:r>
            <w:r>
              <w:t xml:space="preserve">the </w:t>
            </w:r>
            <w:r w:rsidRPr="004F69D6">
              <w:rPr>
                <w:b/>
                <w:bCs/>
              </w:rPr>
              <w:t xml:space="preserve">Driver </w:t>
            </w:r>
            <w:r w:rsidRPr="004825AB">
              <w:t>computer</w:t>
            </w:r>
            <w:r w:rsidRPr="00AB127A">
              <w:t>.</w:t>
            </w:r>
          </w:p>
        </w:tc>
      </w:tr>
      <w:tr w:rsidR="009D102C" w:rsidRPr="00AB127A" w14:paraId="38239C0D" w14:textId="77777777" w:rsidTr="00771168">
        <w:trPr>
          <w:trHeight w:val="984"/>
          <w:tblCellSpacing w:w="7" w:type="dxa"/>
        </w:trPr>
        <w:tc>
          <w:tcPr>
            <w:tcW w:w="2388" w:type="dxa"/>
            <w:tcMar>
              <w:top w:w="0" w:type="dxa"/>
              <w:left w:w="0" w:type="dxa"/>
              <w:bottom w:w="0" w:type="dxa"/>
              <w:right w:w="0" w:type="dxa"/>
            </w:tcMar>
            <w:vAlign w:val="center"/>
            <w:hideMark/>
          </w:tcPr>
          <w:p w14:paraId="40A678D1" w14:textId="77777777" w:rsidR="009D102C" w:rsidRPr="00216AB3" w:rsidRDefault="009D102C" w:rsidP="001449C8">
            <w:pPr>
              <w:pStyle w:val="BodyText"/>
              <w:rPr>
                <w:b/>
                <w:bCs/>
              </w:rPr>
            </w:pPr>
            <w:r w:rsidRPr="00216AB3">
              <w:rPr>
                <w:b/>
                <w:bCs/>
              </w:rPr>
              <w:t>CredSSPPwd</w:t>
            </w:r>
          </w:p>
        </w:tc>
        <w:tc>
          <w:tcPr>
            <w:tcW w:w="7020" w:type="dxa"/>
            <w:tcMar>
              <w:top w:w="0" w:type="dxa"/>
              <w:left w:w="0" w:type="dxa"/>
              <w:bottom w:w="0" w:type="dxa"/>
              <w:right w:w="0" w:type="dxa"/>
            </w:tcMar>
            <w:vAlign w:val="center"/>
            <w:hideMark/>
          </w:tcPr>
          <w:p w14:paraId="013CABEA" w14:textId="3519C3B1" w:rsidR="009D102C" w:rsidRPr="00AB127A" w:rsidRDefault="009D102C" w:rsidP="001449C8">
            <w:pPr>
              <w:pStyle w:val="BodyText"/>
            </w:pPr>
            <w:r w:rsidRPr="00AB127A">
              <w:t xml:space="preserve">The user password </w:t>
            </w:r>
            <w:r w:rsidR="00BC2D73">
              <w:t>for the</w:t>
            </w:r>
            <w:r w:rsidR="00BC2D73" w:rsidRPr="00AB127A">
              <w:t xml:space="preserve"> </w:t>
            </w:r>
            <w:r w:rsidRPr="00BC2D73">
              <w:rPr>
                <w:b/>
                <w:bCs/>
              </w:rPr>
              <w:t>CredSSPUser</w:t>
            </w:r>
            <w:r w:rsidR="00BC2D73">
              <w:t>.</w:t>
            </w:r>
          </w:p>
          <w:p w14:paraId="4D75B813" w14:textId="0EA3104E" w:rsidR="009D102C" w:rsidRPr="00AB127A" w:rsidRDefault="009D102C" w:rsidP="001449C8">
            <w:pPr>
              <w:pStyle w:val="BodyText"/>
            </w:pPr>
            <w:r w:rsidRPr="00AB127A">
              <w:t xml:space="preserve">Default value: </w:t>
            </w:r>
            <w:r>
              <w:t>“</w:t>
            </w:r>
            <w:r w:rsidRPr="007F27F2">
              <w:rPr>
                <w:b/>
                <w:bCs/>
              </w:rPr>
              <w:t>Password01!</w:t>
            </w:r>
            <w:r>
              <w:t>”</w:t>
            </w:r>
            <w:r w:rsidR="007F27F2">
              <w:t xml:space="preserve">  (no quotes)</w:t>
            </w:r>
          </w:p>
        </w:tc>
      </w:tr>
      <w:tr w:rsidR="008B00E5" w:rsidRPr="00AB127A" w14:paraId="147B1839" w14:textId="77777777" w:rsidTr="00771168">
        <w:trPr>
          <w:trHeight w:val="984"/>
          <w:tblCellSpacing w:w="7" w:type="dxa"/>
        </w:trPr>
        <w:tc>
          <w:tcPr>
            <w:tcW w:w="2388" w:type="dxa"/>
            <w:tcMar>
              <w:top w:w="0" w:type="dxa"/>
              <w:left w:w="0" w:type="dxa"/>
              <w:bottom w:w="0" w:type="dxa"/>
              <w:right w:w="0" w:type="dxa"/>
            </w:tcMar>
            <w:vAlign w:val="center"/>
            <w:hideMark/>
          </w:tcPr>
          <w:p w14:paraId="440D5C0E" w14:textId="77777777" w:rsidR="008B00E5" w:rsidRPr="00216AB3" w:rsidRDefault="008B00E5" w:rsidP="001449C8">
            <w:pPr>
              <w:pStyle w:val="BodyText"/>
              <w:rPr>
                <w:b/>
                <w:bCs/>
              </w:rPr>
            </w:pPr>
            <w:r w:rsidRPr="00216AB3">
              <w:rPr>
                <w:b/>
                <w:bCs/>
              </w:rPr>
              <w:t>domainName</w:t>
            </w:r>
          </w:p>
        </w:tc>
        <w:tc>
          <w:tcPr>
            <w:tcW w:w="7020" w:type="dxa"/>
            <w:tcMar>
              <w:top w:w="0" w:type="dxa"/>
              <w:left w:w="0" w:type="dxa"/>
              <w:bottom w:w="0" w:type="dxa"/>
              <w:right w:w="0" w:type="dxa"/>
            </w:tcMar>
            <w:vAlign w:val="center"/>
            <w:hideMark/>
          </w:tcPr>
          <w:p w14:paraId="6B57FDF1" w14:textId="528F2DF4" w:rsidR="008B00E5" w:rsidRPr="00AB127A" w:rsidRDefault="008B00E5" w:rsidP="001449C8">
            <w:pPr>
              <w:pStyle w:val="BodyText"/>
            </w:pPr>
            <w:r w:rsidRPr="00AB127A">
              <w:t xml:space="preserve">The domain name that is configured in </w:t>
            </w:r>
            <w:r>
              <w:t xml:space="preserve">the </w:t>
            </w:r>
            <w:r w:rsidRPr="001A3C7E">
              <w:rPr>
                <w:b/>
                <w:bCs/>
              </w:rPr>
              <w:t>DC</w:t>
            </w:r>
            <w:r>
              <w:t xml:space="preserve"> </w:t>
            </w:r>
            <w:r w:rsidRPr="00A65E0D">
              <w:t>computer</w:t>
            </w:r>
            <w:del w:id="244" w:author="Harley Zhang" w:date="2021-03-11T14:55:00Z">
              <w:r w:rsidRPr="00AB127A" w:rsidDel="009266B9">
                <w:delText>.</w:delText>
              </w:r>
            </w:del>
            <w:ins w:id="245" w:author="Harley Zhang" w:date="2021-03-11T14:55:00Z">
              <w:r w:rsidR="009266B9">
                <w:t xml:space="preserve">, </w:t>
              </w:r>
              <w:r w:rsidR="009266B9" w:rsidRPr="00FE7C8E">
                <w:t>leave it blank if not domain in the environment</w:t>
              </w:r>
              <w:r w:rsidR="009266B9">
                <w:t>.</w:t>
              </w:r>
            </w:ins>
          </w:p>
          <w:p w14:paraId="4F914E71" w14:textId="29B5F4B2" w:rsidR="008B00E5" w:rsidRPr="00AB127A" w:rsidRDefault="008B00E5" w:rsidP="001449C8">
            <w:pPr>
              <w:pStyle w:val="BodyText"/>
            </w:pPr>
            <w:r w:rsidRPr="00AB127A">
              <w:t xml:space="preserve">Default value: </w:t>
            </w:r>
            <w:r w:rsidRPr="00AB127A">
              <w:rPr>
                <w:b/>
                <w:bCs/>
              </w:rPr>
              <w:t>contoso.com</w:t>
            </w:r>
          </w:p>
        </w:tc>
      </w:tr>
      <w:tr w:rsidR="008B00E5" w:rsidRPr="00AB127A" w14:paraId="1578C887" w14:textId="77777777" w:rsidTr="00771168">
        <w:trPr>
          <w:trHeight w:val="984"/>
          <w:tblCellSpacing w:w="7" w:type="dxa"/>
        </w:trPr>
        <w:tc>
          <w:tcPr>
            <w:tcW w:w="2388" w:type="dxa"/>
            <w:tcMar>
              <w:top w:w="0" w:type="dxa"/>
              <w:left w:w="0" w:type="dxa"/>
              <w:bottom w:w="0" w:type="dxa"/>
              <w:right w:w="0" w:type="dxa"/>
            </w:tcMar>
            <w:vAlign w:val="center"/>
            <w:hideMark/>
          </w:tcPr>
          <w:p w14:paraId="42DB6313" w14:textId="77777777" w:rsidR="008B00E5" w:rsidRPr="00216AB3" w:rsidRDefault="008B00E5" w:rsidP="001449C8">
            <w:pPr>
              <w:pStyle w:val="BodyText"/>
              <w:rPr>
                <w:b/>
                <w:bCs/>
              </w:rPr>
            </w:pPr>
            <w:r w:rsidRPr="00216AB3">
              <w:rPr>
                <w:b/>
                <w:bCs/>
              </w:rPr>
              <w:lastRenderedPageBreak/>
              <w:t>dcComputerName</w:t>
            </w:r>
          </w:p>
        </w:tc>
        <w:tc>
          <w:tcPr>
            <w:tcW w:w="7020" w:type="dxa"/>
            <w:tcMar>
              <w:top w:w="0" w:type="dxa"/>
              <w:left w:w="0" w:type="dxa"/>
              <w:bottom w:w="0" w:type="dxa"/>
              <w:right w:w="0" w:type="dxa"/>
            </w:tcMar>
            <w:vAlign w:val="center"/>
            <w:hideMark/>
          </w:tcPr>
          <w:p w14:paraId="1469F135" w14:textId="77777777" w:rsidR="00863864" w:rsidRPr="00AB127A" w:rsidRDefault="008B00E5" w:rsidP="00863864">
            <w:pPr>
              <w:pStyle w:val="BodyText"/>
              <w:rPr>
                <w:ins w:id="246" w:author="Harley Zhang" w:date="2021-03-11T14:55:00Z"/>
              </w:rPr>
            </w:pPr>
            <w:r w:rsidRPr="00AB127A">
              <w:t xml:space="preserve">The machine name or IP address of </w:t>
            </w:r>
            <w:r>
              <w:t xml:space="preserve">the </w:t>
            </w:r>
            <w:r w:rsidRPr="001A3C7E">
              <w:rPr>
                <w:b/>
                <w:bCs/>
              </w:rPr>
              <w:t>DC</w:t>
            </w:r>
            <w:r>
              <w:t xml:space="preserve"> </w:t>
            </w:r>
            <w:r w:rsidRPr="004825AB">
              <w:t>computer</w:t>
            </w:r>
            <w:ins w:id="247" w:author="Harley Zhang" w:date="2021-03-11T14:55:00Z">
              <w:r w:rsidR="00863864">
                <w:t xml:space="preserve">, </w:t>
              </w:r>
              <w:r w:rsidR="00863864" w:rsidRPr="00FE7C8E">
                <w:t>leave it blank if not domain in the environment</w:t>
              </w:r>
              <w:r w:rsidR="00863864">
                <w:t>.</w:t>
              </w:r>
            </w:ins>
          </w:p>
          <w:p w14:paraId="4378EB55" w14:textId="293370B1" w:rsidR="008B00E5" w:rsidRPr="00AB127A" w:rsidDel="00863864" w:rsidRDefault="008B00E5" w:rsidP="00863864">
            <w:pPr>
              <w:pStyle w:val="BodyText"/>
              <w:rPr>
                <w:del w:id="248" w:author="Harley Zhang" w:date="2021-03-11T14:55:00Z"/>
              </w:rPr>
            </w:pPr>
            <w:del w:id="249" w:author="Harley Zhang" w:date="2021-03-11T14:55:00Z">
              <w:r w:rsidRPr="00AB127A" w:rsidDel="00863864">
                <w:delText>.</w:delText>
              </w:r>
            </w:del>
          </w:p>
          <w:p w14:paraId="75749B5A" w14:textId="10E8ED7B" w:rsidR="008B00E5" w:rsidRPr="00AB127A" w:rsidRDefault="008B00E5" w:rsidP="00863864">
            <w:pPr>
              <w:pStyle w:val="BodyText"/>
            </w:pPr>
            <w:r w:rsidRPr="00AB127A">
              <w:t xml:space="preserve">Default value: </w:t>
            </w:r>
            <w:r w:rsidRPr="00AB127A">
              <w:rPr>
                <w:b/>
                <w:bCs/>
              </w:rPr>
              <w:t>DC01</w:t>
            </w:r>
          </w:p>
        </w:tc>
      </w:tr>
      <w:tr w:rsidR="008B00E5" w:rsidRPr="00AB127A" w14:paraId="0EEE9092" w14:textId="77777777" w:rsidTr="00771168">
        <w:trPr>
          <w:trHeight w:val="984"/>
          <w:tblCellSpacing w:w="7" w:type="dxa"/>
        </w:trPr>
        <w:tc>
          <w:tcPr>
            <w:tcW w:w="2388" w:type="dxa"/>
            <w:tcMar>
              <w:top w:w="0" w:type="dxa"/>
              <w:left w:w="0" w:type="dxa"/>
              <w:bottom w:w="0" w:type="dxa"/>
              <w:right w:w="0" w:type="dxa"/>
            </w:tcMar>
            <w:vAlign w:val="center"/>
            <w:hideMark/>
          </w:tcPr>
          <w:p w14:paraId="1E0F1446" w14:textId="77777777" w:rsidR="008B00E5" w:rsidRPr="00216AB3" w:rsidRDefault="008B00E5" w:rsidP="001449C8">
            <w:pPr>
              <w:pStyle w:val="BodyText"/>
              <w:rPr>
                <w:b/>
                <w:bCs/>
              </w:rPr>
            </w:pPr>
            <w:r w:rsidRPr="00216AB3">
              <w:rPr>
                <w:b/>
                <w:bCs/>
              </w:rPr>
              <w:t>tcComputerName</w:t>
            </w:r>
          </w:p>
        </w:tc>
        <w:tc>
          <w:tcPr>
            <w:tcW w:w="7020" w:type="dxa"/>
            <w:tcMar>
              <w:top w:w="0" w:type="dxa"/>
              <w:left w:w="0" w:type="dxa"/>
              <w:bottom w:w="0" w:type="dxa"/>
              <w:right w:w="0" w:type="dxa"/>
            </w:tcMar>
            <w:vAlign w:val="center"/>
            <w:hideMark/>
          </w:tcPr>
          <w:p w14:paraId="5940579B" w14:textId="77777777" w:rsidR="008B00E5" w:rsidRPr="00AB127A" w:rsidRDefault="008B00E5" w:rsidP="001449C8">
            <w:pPr>
              <w:pStyle w:val="BodyText"/>
            </w:pPr>
            <w:r w:rsidRPr="00AB127A">
              <w:t xml:space="preserve">The machine name or IP address of </w:t>
            </w:r>
            <w:r>
              <w:t xml:space="preserve">the </w:t>
            </w:r>
            <w:r w:rsidRPr="00993919">
              <w:rPr>
                <w:b/>
                <w:bCs/>
              </w:rPr>
              <w:t>SUT</w:t>
            </w:r>
            <w:r>
              <w:t xml:space="preserve"> </w:t>
            </w:r>
            <w:r w:rsidRPr="004825AB">
              <w:t>computer</w:t>
            </w:r>
            <w:r w:rsidRPr="00AB127A">
              <w:t>.</w:t>
            </w:r>
          </w:p>
          <w:p w14:paraId="43898CE2" w14:textId="146DA975" w:rsidR="008B00E5" w:rsidRPr="00AB127A" w:rsidRDefault="008B00E5" w:rsidP="001449C8">
            <w:pPr>
              <w:pStyle w:val="BodyText"/>
            </w:pPr>
            <w:r w:rsidRPr="00AB127A">
              <w:t xml:space="preserve">Default value: </w:t>
            </w:r>
            <w:r w:rsidRPr="00AB127A">
              <w:rPr>
                <w:b/>
                <w:bCs/>
              </w:rPr>
              <w:t>SUT01</w:t>
            </w:r>
          </w:p>
        </w:tc>
      </w:tr>
      <w:tr w:rsidR="008B00E5" w:rsidRPr="00AB127A" w14:paraId="3EE283D5" w14:textId="77777777" w:rsidTr="00771168">
        <w:trPr>
          <w:trHeight w:val="984"/>
          <w:tblCellSpacing w:w="7" w:type="dxa"/>
        </w:trPr>
        <w:tc>
          <w:tcPr>
            <w:tcW w:w="2388" w:type="dxa"/>
            <w:tcMar>
              <w:top w:w="0" w:type="dxa"/>
              <w:left w:w="0" w:type="dxa"/>
              <w:bottom w:w="0" w:type="dxa"/>
              <w:right w:w="0" w:type="dxa"/>
            </w:tcMar>
            <w:vAlign w:val="center"/>
            <w:hideMark/>
          </w:tcPr>
          <w:p w14:paraId="32FB31D9" w14:textId="77777777" w:rsidR="008B00E5" w:rsidRPr="00216AB3" w:rsidRDefault="008B00E5" w:rsidP="001449C8">
            <w:pPr>
              <w:pStyle w:val="BodyText"/>
              <w:rPr>
                <w:b/>
                <w:bCs/>
              </w:rPr>
            </w:pPr>
            <w:r w:rsidRPr="00216AB3">
              <w:rPr>
                <w:b/>
                <w:bCs/>
              </w:rPr>
              <w:t>driverComputerName</w:t>
            </w:r>
          </w:p>
        </w:tc>
        <w:tc>
          <w:tcPr>
            <w:tcW w:w="7020" w:type="dxa"/>
            <w:tcMar>
              <w:top w:w="0" w:type="dxa"/>
              <w:left w:w="0" w:type="dxa"/>
              <w:bottom w:w="0" w:type="dxa"/>
              <w:right w:w="0" w:type="dxa"/>
            </w:tcMar>
            <w:vAlign w:val="center"/>
            <w:hideMark/>
          </w:tcPr>
          <w:p w14:paraId="09CC842A" w14:textId="26AD2AA6" w:rsidR="008B00E5" w:rsidRPr="00AB127A" w:rsidRDefault="008B00E5" w:rsidP="001449C8">
            <w:pPr>
              <w:pStyle w:val="BodyText"/>
            </w:pPr>
            <w:r w:rsidRPr="00AB127A">
              <w:t xml:space="preserve">The machine name or IP address of </w:t>
            </w:r>
            <w:r>
              <w:t xml:space="preserve">the </w:t>
            </w:r>
            <w:r w:rsidRPr="00993919">
              <w:rPr>
                <w:b/>
                <w:bCs/>
              </w:rPr>
              <w:t xml:space="preserve">Driver </w:t>
            </w:r>
            <w:r w:rsidRPr="004825AB">
              <w:t>computer</w:t>
            </w:r>
            <w:r w:rsidRPr="00AB127A">
              <w:t>.</w:t>
            </w:r>
          </w:p>
          <w:p w14:paraId="69B42453" w14:textId="05F6EB9F" w:rsidR="008B00E5" w:rsidRPr="00AB127A" w:rsidRDefault="008B00E5" w:rsidP="001449C8">
            <w:pPr>
              <w:pStyle w:val="BodyText"/>
            </w:pPr>
            <w:r w:rsidRPr="00AB127A">
              <w:t xml:space="preserve">Default value: </w:t>
            </w:r>
            <w:r w:rsidRPr="00AB127A">
              <w:rPr>
                <w:b/>
                <w:bCs/>
              </w:rPr>
              <w:t>DriverComputer</w:t>
            </w:r>
          </w:p>
        </w:tc>
      </w:tr>
      <w:tr w:rsidR="008B00E5" w:rsidRPr="00AB127A" w14:paraId="33780DF1" w14:textId="77777777" w:rsidTr="00771168">
        <w:trPr>
          <w:trHeight w:val="984"/>
          <w:tblCellSpacing w:w="7" w:type="dxa"/>
        </w:trPr>
        <w:tc>
          <w:tcPr>
            <w:tcW w:w="2388" w:type="dxa"/>
            <w:tcMar>
              <w:top w:w="0" w:type="dxa"/>
              <w:left w:w="0" w:type="dxa"/>
              <w:bottom w:w="0" w:type="dxa"/>
              <w:right w:w="0" w:type="dxa"/>
            </w:tcMar>
            <w:vAlign w:val="center"/>
            <w:hideMark/>
          </w:tcPr>
          <w:p w14:paraId="2CFD167C" w14:textId="77777777" w:rsidR="008B00E5" w:rsidRPr="00216AB3" w:rsidRDefault="008B00E5" w:rsidP="001449C8">
            <w:pPr>
              <w:pStyle w:val="BodyText"/>
              <w:rPr>
                <w:b/>
                <w:bCs/>
              </w:rPr>
            </w:pPr>
            <w:r w:rsidRPr="00216AB3">
              <w:rPr>
                <w:b/>
                <w:bCs/>
              </w:rPr>
              <w:t>RDPListeningPort</w:t>
            </w:r>
          </w:p>
        </w:tc>
        <w:tc>
          <w:tcPr>
            <w:tcW w:w="7020" w:type="dxa"/>
            <w:tcMar>
              <w:top w:w="0" w:type="dxa"/>
              <w:left w:w="0" w:type="dxa"/>
              <w:bottom w:w="0" w:type="dxa"/>
              <w:right w:w="0" w:type="dxa"/>
            </w:tcMar>
            <w:vAlign w:val="center"/>
            <w:hideMark/>
          </w:tcPr>
          <w:p w14:paraId="00752DFA" w14:textId="19F3F04D" w:rsidR="008B00E5" w:rsidRPr="00AB127A" w:rsidRDefault="008B00E5" w:rsidP="001449C8">
            <w:pPr>
              <w:pStyle w:val="BodyText"/>
            </w:pPr>
            <w:r w:rsidRPr="00AB127A">
              <w:t xml:space="preserve">The listening port </w:t>
            </w:r>
            <w:r>
              <w:t>for the</w:t>
            </w:r>
            <w:r w:rsidRPr="00AB127A">
              <w:t xml:space="preserve"> </w:t>
            </w:r>
            <w:r w:rsidRPr="00FA28B8">
              <w:rPr>
                <w:b/>
                <w:bCs/>
              </w:rPr>
              <w:t xml:space="preserve">Driver </w:t>
            </w:r>
            <w:r w:rsidRPr="004825AB">
              <w:t>computer</w:t>
            </w:r>
            <w:r w:rsidRPr="00AB127A">
              <w:t>.</w:t>
            </w:r>
          </w:p>
          <w:p w14:paraId="04545CC8" w14:textId="2A718B8A" w:rsidR="008B00E5" w:rsidRPr="00AB127A" w:rsidRDefault="008B00E5" w:rsidP="001449C8">
            <w:pPr>
              <w:pStyle w:val="BodyText"/>
            </w:pPr>
            <w:r w:rsidRPr="00AB127A">
              <w:t xml:space="preserve">Default value: </w:t>
            </w:r>
            <w:r w:rsidRPr="00AB127A">
              <w:rPr>
                <w:b/>
                <w:bCs/>
              </w:rPr>
              <w:t>3389</w:t>
            </w:r>
          </w:p>
        </w:tc>
      </w:tr>
      <w:tr w:rsidR="008B00E5" w:rsidRPr="00AB127A" w14:paraId="04CCEE90" w14:textId="77777777" w:rsidTr="00771168">
        <w:trPr>
          <w:trHeight w:val="984"/>
          <w:tblCellSpacing w:w="7" w:type="dxa"/>
        </w:trPr>
        <w:tc>
          <w:tcPr>
            <w:tcW w:w="2388" w:type="dxa"/>
            <w:tcMar>
              <w:top w:w="0" w:type="dxa"/>
              <w:left w:w="0" w:type="dxa"/>
              <w:bottom w:w="0" w:type="dxa"/>
              <w:right w:w="0" w:type="dxa"/>
            </w:tcMar>
            <w:vAlign w:val="center"/>
            <w:hideMark/>
          </w:tcPr>
          <w:p w14:paraId="36E34646" w14:textId="77777777" w:rsidR="008B00E5" w:rsidRPr="00216AB3" w:rsidRDefault="008B00E5" w:rsidP="001449C8">
            <w:pPr>
              <w:pStyle w:val="BodyText"/>
              <w:rPr>
                <w:b/>
                <w:bCs/>
              </w:rPr>
            </w:pPr>
            <w:r w:rsidRPr="00216AB3">
              <w:rPr>
                <w:b/>
                <w:bCs/>
              </w:rPr>
              <w:t>ipVersion</w:t>
            </w:r>
          </w:p>
        </w:tc>
        <w:tc>
          <w:tcPr>
            <w:tcW w:w="7020" w:type="dxa"/>
            <w:tcMar>
              <w:top w:w="0" w:type="dxa"/>
              <w:left w:w="0" w:type="dxa"/>
              <w:bottom w:w="0" w:type="dxa"/>
              <w:right w:w="0" w:type="dxa"/>
            </w:tcMar>
            <w:vAlign w:val="center"/>
            <w:hideMark/>
          </w:tcPr>
          <w:p w14:paraId="77F87401" w14:textId="6BBD62DC" w:rsidR="008B00E5" w:rsidRPr="00AB127A" w:rsidRDefault="008B00E5" w:rsidP="001449C8">
            <w:pPr>
              <w:pStyle w:val="BodyText"/>
            </w:pPr>
            <w:r w:rsidRPr="00AB127A">
              <w:t xml:space="preserve">The IP version that is used in </w:t>
            </w:r>
            <w:r>
              <w:t xml:space="preserve">the </w:t>
            </w:r>
            <w:r w:rsidRPr="00AB127A">
              <w:t>test</w:t>
            </w:r>
            <w:r>
              <w:t xml:space="preserve"> environment</w:t>
            </w:r>
            <w:r w:rsidRPr="00AB127A">
              <w:t>.</w:t>
            </w:r>
          </w:p>
          <w:p w14:paraId="480BB935" w14:textId="11872F5F" w:rsidR="008B00E5" w:rsidRPr="00AB127A" w:rsidRDefault="008B00E5" w:rsidP="001449C8">
            <w:pPr>
              <w:pStyle w:val="BodyText"/>
            </w:pPr>
            <w:r w:rsidRPr="00AB127A">
              <w:t xml:space="preserve">Default value: </w:t>
            </w:r>
            <w:r w:rsidRPr="00AB127A">
              <w:rPr>
                <w:b/>
                <w:bCs/>
              </w:rPr>
              <w:t>IPv4</w:t>
            </w:r>
          </w:p>
        </w:tc>
      </w:tr>
      <w:tr w:rsidR="008B00E5" w:rsidRPr="00AB127A" w14:paraId="5F6BE672" w14:textId="77777777" w:rsidTr="00771168">
        <w:trPr>
          <w:trHeight w:val="1273"/>
          <w:tblCellSpacing w:w="7" w:type="dxa"/>
        </w:trPr>
        <w:tc>
          <w:tcPr>
            <w:tcW w:w="2388" w:type="dxa"/>
            <w:tcMar>
              <w:top w:w="0" w:type="dxa"/>
              <w:left w:w="0" w:type="dxa"/>
              <w:bottom w:w="0" w:type="dxa"/>
              <w:right w:w="0" w:type="dxa"/>
            </w:tcMar>
            <w:vAlign w:val="center"/>
            <w:hideMark/>
          </w:tcPr>
          <w:p w14:paraId="46B62DF2" w14:textId="77777777" w:rsidR="008B00E5" w:rsidRPr="00216AB3" w:rsidRDefault="008B00E5" w:rsidP="001449C8">
            <w:pPr>
              <w:pStyle w:val="BodyText"/>
              <w:rPr>
                <w:b/>
                <w:bCs/>
              </w:rPr>
            </w:pPr>
            <w:r w:rsidRPr="00216AB3">
              <w:rPr>
                <w:b/>
                <w:bCs/>
              </w:rPr>
              <w:t>osVersion</w:t>
            </w:r>
          </w:p>
        </w:tc>
        <w:tc>
          <w:tcPr>
            <w:tcW w:w="7020" w:type="dxa"/>
            <w:tcMar>
              <w:top w:w="0" w:type="dxa"/>
              <w:left w:w="0" w:type="dxa"/>
              <w:bottom w:w="0" w:type="dxa"/>
              <w:right w:w="0" w:type="dxa"/>
            </w:tcMar>
            <w:vAlign w:val="center"/>
            <w:hideMark/>
          </w:tcPr>
          <w:p w14:paraId="6E5EAE51" w14:textId="783D2549" w:rsidR="008B00E5" w:rsidRPr="00AB127A" w:rsidRDefault="008B00E5" w:rsidP="001449C8">
            <w:pPr>
              <w:pStyle w:val="BodyText"/>
            </w:pPr>
            <w:r w:rsidRPr="00AB127A">
              <w:t xml:space="preserve">The operating system of </w:t>
            </w:r>
            <w:r>
              <w:t xml:space="preserve">the RDP </w:t>
            </w:r>
            <w:r w:rsidRPr="00AB127A">
              <w:t>client</w:t>
            </w:r>
            <w:r>
              <w:t xml:space="preserve"> (</w:t>
            </w:r>
            <w:r w:rsidRPr="008B00E5">
              <w:rPr>
                <w:b/>
                <w:bCs/>
              </w:rPr>
              <w:t>SUT</w:t>
            </w:r>
            <w:r>
              <w:t>), which can be either a Windows or non-Windows operating system</w:t>
            </w:r>
            <w:r w:rsidRPr="00AB127A">
              <w:t>.</w:t>
            </w:r>
          </w:p>
          <w:p w14:paraId="560D831D" w14:textId="41524253" w:rsidR="008B00E5" w:rsidRPr="00AB127A" w:rsidRDefault="008B00E5" w:rsidP="001449C8">
            <w:pPr>
              <w:pStyle w:val="BodyText"/>
            </w:pPr>
            <w:r w:rsidRPr="00AB127A">
              <w:t xml:space="preserve">Default value: </w:t>
            </w:r>
            <w:r w:rsidRPr="00AB127A">
              <w:rPr>
                <w:b/>
                <w:bCs/>
              </w:rPr>
              <w:t>Windows</w:t>
            </w:r>
          </w:p>
        </w:tc>
      </w:tr>
      <w:tr w:rsidR="008B00E5" w:rsidRPr="00AB127A" w14:paraId="3B4AEE8D" w14:textId="77777777" w:rsidTr="00771168">
        <w:trPr>
          <w:trHeight w:val="2143"/>
          <w:tblCellSpacing w:w="7" w:type="dxa"/>
        </w:trPr>
        <w:tc>
          <w:tcPr>
            <w:tcW w:w="2388" w:type="dxa"/>
            <w:tcMar>
              <w:top w:w="0" w:type="dxa"/>
              <w:left w:w="0" w:type="dxa"/>
              <w:bottom w:w="0" w:type="dxa"/>
              <w:right w:w="0" w:type="dxa"/>
            </w:tcMar>
            <w:vAlign w:val="center"/>
            <w:hideMark/>
          </w:tcPr>
          <w:p w14:paraId="4D1FC13E" w14:textId="77777777" w:rsidR="008B00E5" w:rsidRPr="00216AB3" w:rsidRDefault="008B00E5" w:rsidP="001449C8">
            <w:pPr>
              <w:pStyle w:val="BodyText"/>
              <w:rPr>
                <w:b/>
                <w:bCs/>
              </w:rPr>
            </w:pPr>
            <w:r w:rsidRPr="00216AB3">
              <w:rPr>
                <w:b/>
                <w:bCs/>
              </w:rPr>
              <w:t>workgroupDomain</w:t>
            </w:r>
          </w:p>
        </w:tc>
        <w:tc>
          <w:tcPr>
            <w:tcW w:w="7020" w:type="dxa"/>
            <w:tcMar>
              <w:top w:w="0" w:type="dxa"/>
              <w:left w:w="0" w:type="dxa"/>
              <w:bottom w:w="0" w:type="dxa"/>
              <w:right w:w="0" w:type="dxa"/>
            </w:tcMar>
            <w:vAlign w:val="center"/>
            <w:hideMark/>
          </w:tcPr>
          <w:p w14:paraId="310D07DD" w14:textId="63E2721E" w:rsidR="008B00E5" w:rsidRPr="00AB127A" w:rsidRDefault="008B00E5" w:rsidP="001449C8">
            <w:pPr>
              <w:pStyle w:val="BodyText"/>
            </w:pPr>
            <w:r w:rsidRPr="00AB127A">
              <w:t xml:space="preserve">The </w:t>
            </w:r>
            <w:r>
              <w:t>T</w:t>
            </w:r>
            <w:r w:rsidRPr="00AB127A">
              <w:t xml:space="preserve">est </w:t>
            </w:r>
            <w:r>
              <w:t>E</w:t>
            </w:r>
            <w:r w:rsidRPr="00AB127A">
              <w:t>nvironment</w:t>
            </w:r>
            <w:r>
              <w:t xml:space="preserve"> type</w:t>
            </w:r>
            <w:r w:rsidRPr="00AB127A">
              <w:t xml:space="preserve">. If </w:t>
            </w:r>
            <w:r>
              <w:t>you are using the</w:t>
            </w:r>
            <w:r w:rsidRPr="00AB127A">
              <w:t xml:space="preserve"> </w:t>
            </w:r>
            <w:r w:rsidRPr="008A57CA">
              <w:rPr>
                <w:b/>
                <w:bCs/>
              </w:rPr>
              <w:t>Domain Environment</w:t>
            </w:r>
            <w:r w:rsidRPr="00AB127A">
              <w:t xml:space="preserve">, set the value </w:t>
            </w:r>
            <w:r>
              <w:t xml:space="preserve">below </w:t>
            </w:r>
            <w:r w:rsidRPr="00AB127A">
              <w:t xml:space="preserve">to </w:t>
            </w:r>
            <w:r w:rsidRPr="00AB127A">
              <w:rPr>
                <w:b/>
                <w:bCs/>
              </w:rPr>
              <w:t>Domain</w:t>
            </w:r>
            <w:r>
              <w:t>.</w:t>
            </w:r>
            <w:r w:rsidRPr="00AB127A">
              <w:t xml:space="preserve"> </w:t>
            </w:r>
            <w:r>
              <w:t>I</w:t>
            </w:r>
            <w:r w:rsidRPr="00AB127A">
              <w:t xml:space="preserve">f </w:t>
            </w:r>
            <w:r>
              <w:t>you are using the</w:t>
            </w:r>
            <w:r w:rsidRPr="00AB127A">
              <w:t xml:space="preserve"> </w:t>
            </w:r>
            <w:r w:rsidRPr="008A57CA">
              <w:rPr>
                <w:b/>
                <w:bCs/>
              </w:rPr>
              <w:t>Workgroup Environment</w:t>
            </w:r>
            <w:r w:rsidRPr="00AB127A">
              <w:t xml:space="preserve">, </w:t>
            </w:r>
            <w:r>
              <w:t xml:space="preserve">ensure the value below is </w:t>
            </w:r>
            <w:r w:rsidRPr="00AB127A">
              <w:t xml:space="preserve">set to </w:t>
            </w:r>
            <w:r w:rsidRPr="00AB127A">
              <w:rPr>
                <w:b/>
                <w:bCs/>
              </w:rPr>
              <w:t>Workgroup</w:t>
            </w:r>
            <w:r w:rsidRPr="00AB127A">
              <w:t>.</w:t>
            </w:r>
          </w:p>
          <w:p w14:paraId="56454A94" w14:textId="5BF385AC" w:rsidR="008B00E5" w:rsidRPr="00AB127A" w:rsidRDefault="008B00E5" w:rsidP="001449C8">
            <w:pPr>
              <w:pStyle w:val="BodyText"/>
            </w:pPr>
            <w:r w:rsidRPr="00AB127A">
              <w:t xml:space="preserve">Default value: </w:t>
            </w:r>
            <w:r w:rsidRPr="00AB127A">
              <w:rPr>
                <w:b/>
                <w:bCs/>
              </w:rPr>
              <w:t>Workgroup</w:t>
            </w:r>
          </w:p>
        </w:tc>
      </w:tr>
      <w:tr w:rsidR="008B00E5" w:rsidRPr="00AB127A" w14:paraId="4D5F2682" w14:textId="77777777" w:rsidTr="00771168">
        <w:trPr>
          <w:trHeight w:val="1273"/>
          <w:tblCellSpacing w:w="7" w:type="dxa"/>
        </w:trPr>
        <w:tc>
          <w:tcPr>
            <w:tcW w:w="2388" w:type="dxa"/>
            <w:tcMar>
              <w:top w:w="0" w:type="dxa"/>
              <w:left w:w="0" w:type="dxa"/>
              <w:bottom w:w="0" w:type="dxa"/>
              <w:right w:w="0" w:type="dxa"/>
            </w:tcMar>
            <w:vAlign w:val="center"/>
            <w:hideMark/>
          </w:tcPr>
          <w:p w14:paraId="6AD1E9BE" w14:textId="77777777" w:rsidR="008B00E5" w:rsidRPr="00216AB3" w:rsidRDefault="008B00E5" w:rsidP="001449C8">
            <w:pPr>
              <w:pStyle w:val="BodyText"/>
              <w:rPr>
                <w:b/>
                <w:bCs/>
              </w:rPr>
            </w:pPr>
            <w:r w:rsidRPr="00216AB3">
              <w:rPr>
                <w:b/>
                <w:bCs/>
              </w:rPr>
              <w:t>tcSystemDrive</w:t>
            </w:r>
          </w:p>
        </w:tc>
        <w:tc>
          <w:tcPr>
            <w:tcW w:w="7020" w:type="dxa"/>
            <w:tcMar>
              <w:top w:w="0" w:type="dxa"/>
              <w:left w:w="0" w:type="dxa"/>
              <w:bottom w:w="0" w:type="dxa"/>
              <w:right w:w="0" w:type="dxa"/>
            </w:tcMar>
            <w:vAlign w:val="center"/>
            <w:hideMark/>
          </w:tcPr>
          <w:p w14:paraId="324238BD" w14:textId="34A7D5B9" w:rsidR="008B00E5" w:rsidRPr="00AB127A" w:rsidRDefault="008B00E5" w:rsidP="001449C8">
            <w:pPr>
              <w:pStyle w:val="BodyText"/>
            </w:pPr>
            <w:r w:rsidRPr="00AB127A">
              <w:t xml:space="preserve">The system drive letter of </w:t>
            </w:r>
            <w:r>
              <w:t xml:space="preserve">the </w:t>
            </w:r>
            <w:r w:rsidRPr="003B0D89">
              <w:rPr>
                <w:b/>
                <w:bCs/>
              </w:rPr>
              <w:t>SUT</w:t>
            </w:r>
            <w:r w:rsidRPr="00AB127A">
              <w:t xml:space="preserve"> machine</w:t>
            </w:r>
            <w:r>
              <w:t xml:space="preserve">, which applies only to an </w:t>
            </w:r>
            <w:r w:rsidRPr="003B0D89">
              <w:rPr>
                <w:b/>
                <w:bCs/>
              </w:rPr>
              <w:t>SUT</w:t>
            </w:r>
            <w:r>
              <w:t xml:space="preserve"> that is running a Windows operating system.</w:t>
            </w:r>
          </w:p>
          <w:p w14:paraId="12010D12" w14:textId="31878939" w:rsidR="008B00E5" w:rsidRPr="00AB127A" w:rsidRDefault="008B00E5" w:rsidP="001449C8">
            <w:pPr>
              <w:pStyle w:val="BodyText"/>
            </w:pPr>
            <w:r w:rsidRPr="00AB127A">
              <w:t xml:space="preserve">Default value: </w:t>
            </w:r>
            <w:r w:rsidRPr="00AB127A">
              <w:rPr>
                <w:b/>
                <w:bCs/>
              </w:rPr>
              <w:t>C</w:t>
            </w:r>
          </w:p>
        </w:tc>
      </w:tr>
    </w:tbl>
    <w:p w14:paraId="32EB2F04" w14:textId="77777777" w:rsidR="00056D9A" w:rsidRDefault="00056D9A" w:rsidP="00056D9A">
      <w:pPr>
        <w:pStyle w:val="BodyTextSpacer"/>
      </w:pPr>
    </w:p>
    <w:p w14:paraId="63BA16E5" w14:textId="577202E5" w:rsidR="00172639" w:rsidRPr="006C3AB6" w:rsidRDefault="00172639" w:rsidP="00C05B58">
      <w:pPr>
        <w:pStyle w:val="BodyText"/>
        <w:numPr>
          <w:ilvl w:val="0"/>
          <w:numId w:val="18"/>
        </w:numPr>
      </w:pPr>
      <w:r>
        <w:t>If Windows PowerShell is not running, s</w:t>
      </w:r>
      <w:r w:rsidRPr="00825BD4">
        <w:t>tart</w:t>
      </w:r>
      <w:r>
        <w:t xml:space="preserve"> it</w:t>
      </w:r>
      <w:r w:rsidRPr="00825BD4">
        <w:t xml:space="preserve"> by </w:t>
      </w:r>
      <w:r>
        <w:t xml:space="preserve">typing “PowerShell” at the </w:t>
      </w:r>
      <w:r w:rsidRPr="002943E0">
        <w:rPr>
          <w:b/>
          <w:bCs/>
        </w:rPr>
        <w:t>Start</w:t>
      </w:r>
      <w:r>
        <w:t xml:space="preserve"> menu, </w:t>
      </w:r>
      <w:r w:rsidRPr="00825BD4">
        <w:t>right-click</w:t>
      </w:r>
      <w:r>
        <w:t xml:space="preserve"> </w:t>
      </w:r>
      <w:r w:rsidRPr="002943E0">
        <w:rPr>
          <w:b/>
          <w:bCs/>
        </w:rPr>
        <w:t>Windows PowerShell</w:t>
      </w:r>
      <w:r w:rsidRPr="00825BD4">
        <w:t>, and</w:t>
      </w:r>
      <w:r>
        <w:t xml:space="preserve"> </w:t>
      </w:r>
      <w:r w:rsidRPr="00825BD4">
        <w:t xml:space="preserve">then </w:t>
      </w:r>
      <w:r>
        <w:t>select</w:t>
      </w:r>
      <w:r w:rsidRPr="00825BD4">
        <w:t xml:space="preserve"> </w:t>
      </w:r>
      <w:r w:rsidRPr="002943E0">
        <w:rPr>
          <w:b/>
          <w:bCs/>
        </w:rPr>
        <w:t>Run as Administrator</w:t>
      </w:r>
      <w:r w:rsidRPr="00CF0C81">
        <w:t xml:space="preserve"> in the context menu that appears.</w:t>
      </w:r>
      <w:r w:rsidRPr="00825BD4">
        <w:t xml:space="preserve">  </w:t>
      </w:r>
    </w:p>
    <w:p w14:paraId="6BC8A49A" w14:textId="46181B52" w:rsidR="006C3AB6" w:rsidRDefault="00E573F7" w:rsidP="00C05B58">
      <w:pPr>
        <w:pStyle w:val="BodyText"/>
        <w:numPr>
          <w:ilvl w:val="0"/>
          <w:numId w:val="18"/>
        </w:numPr>
      </w:pPr>
      <w:r>
        <w:t>To s</w:t>
      </w:r>
      <w:r w:rsidR="008C3DF3">
        <w:t>et the execution policy to Unrestricted</w:t>
      </w:r>
      <w:r>
        <w:t xml:space="preserve">, type </w:t>
      </w:r>
      <w:r w:rsidR="008C3DF3">
        <w:t>the following a</w:t>
      </w:r>
      <w:r w:rsidR="006C3AB6" w:rsidRPr="006C3AB6">
        <w:t xml:space="preserve">t the </w:t>
      </w:r>
      <w:r w:rsidR="006C3AB6">
        <w:t xml:space="preserve">PowerShell </w:t>
      </w:r>
      <w:r w:rsidR="006C3AB6" w:rsidRPr="006C3AB6">
        <w:t xml:space="preserve">command prompt, and </w:t>
      </w:r>
      <w:r w:rsidR="008C3DF3">
        <w:t xml:space="preserve">then </w:t>
      </w:r>
      <w:r w:rsidR="006C3AB6" w:rsidRPr="006C3AB6">
        <w:t>press</w:t>
      </w:r>
      <w:r w:rsidR="008C3DF3">
        <w:t xml:space="preserve"> the</w:t>
      </w:r>
      <w:r w:rsidR="006C3AB6" w:rsidRPr="006C3AB6">
        <w:t xml:space="preserve"> </w:t>
      </w:r>
      <w:r w:rsidR="006C3AB6" w:rsidRPr="008C3DF3">
        <w:rPr>
          <w:b/>
          <w:bCs/>
        </w:rPr>
        <w:t>Enter</w:t>
      </w:r>
      <w:r w:rsidR="008C3DF3">
        <w:t xml:space="preserve"> key on your keyboard</w:t>
      </w:r>
      <w:r w:rsidR="006C3AB6">
        <w:t>:</w:t>
      </w:r>
    </w:p>
    <w:p w14:paraId="35E03FD3" w14:textId="76FD5A11" w:rsidR="006C3AB6" w:rsidRPr="006C3AB6" w:rsidRDefault="006C3AB6" w:rsidP="00926CD2">
      <w:pPr>
        <w:pStyle w:val="Code"/>
        <w:rPr>
          <w:lang w:val="en"/>
        </w:rPr>
      </w:pPr>
      <w:r w:rsidRPr="006C3AB6">
        <w:rPr>
          <w:lang w:val="en"/>
        </w:rPr>
        <w:t>Set-ExecutionPolicy Unrestricted -F</w:t>
      </w:r>
    </w:p>
    <w:p w14:paraId="0B5FA335" w14:textId="56C8E71C" w:rsidR="006C3AB6" w:rsidRPr="00C32B09" w:rsidRDefault="00631C72" w:rsidP="00C05B58">
      <w:pPr>
        <w:numPr>
          <w:ilvl w:val="0"/>
          <w:numId w:val="22"/>
        </w:numPr>
        <w:shd w:val="clear" w:color="auto" w:fill="FFFFFF"/>
        <w:spacing w:before="0" w:after="150"/>
        <w:rPr>
          <w:rFonts w:ascii="Candara" w:eastAsia="Times New Roman" w:hAnsi="Candara" w:cs="Segoe UI"/>
          <w:color w:val="24292E"/>
          <w:sz w:val="22"/>
          <w:szCs w:val="22"/>
          <w:lang w:val="en"/>
        </w:rPr>
      </w:pPr>
      <w:r w:rsidRPr="00C32B09">
        <w:rPr>
          <w:rFonts w:ascii="Candara" w:eastAsia="Times New Roman" w:hAnsi="Candara" w:cs="Segoe UI"/>
          <w:color w:val="24292E"/>
          <w:sz w:val="22"/>
          <w:szCs w:val="22"/>
          <w:lang w:val="en"/>
        </w:rPr>
        <w:t>To change to the</w:t>
      </w:r>
      <w:r w:rsidR="006C3AB6" w:rsidRPr="00C32B09">
        <w:rPr>
          <w:rFonts w:ascii="Candara" w:eastAsia="Times New Roman" w:hAnsi="Candara" w:cs="Segoe UI"/>
          <w:color w:val="24292E"/>
          <w:sz w:val="22"/>
          <w:szCs w:val="22"/>
          <w:lang w:val="en"/>
        </w:rPr>
        <w:t xml:space="preserve"> </w:t>
      </w:r>
      <w:r w:rsidRPr="00C32B09">
        <w:rPr>
          <w:rFonts w:ascii="Candara" w:eastAsia="Times New Roman" w:hAnsi="Candara" w:cs="Segoe UI"/>
          <w:color w:val="24292E"/>
          <w:sz w:val="22"/>
          <w:szCs w:val="22"/>
          <w:lang w:val="en"/>
        </w:rPr>
        <w:t xml:space="preserve">\Scripts directory, type the </w:t>
      </w:r>
      <w:r w:rsidR="006C3AB6" w:rsidRPr="00C32B09">
        <w:rPr>
          <w:rFonts w:ascii="Candara" w:eastAsia="Times New Roman" w:hAnsi="Candara" w:cs="Segoe UI"/>
          <w:color w:val="24292E"/>
          <w:sz w:val="22"/>
          <w:szCs w:val="22"/>
          <w:lang w:val="en"/>
        </w:rPr>
        <w:t xml:space="preserve">following </w:t>
      </w:r>
      <w:r w:rsidRPr="00C32B09">
        <w:rPr>
          <w:rFonts w:ascii="Candara" w:eastAsia="Times New Roman" w:hAnsi="Candara" w:cs="Segoe UI"/>
          <w:color w:val="24292E"/>
          <w:sz w:val="22"/>
          <w:szCs w:val="22"/>
          <w:lang w:val="en"/>
        </w:rPr>
        <w:t xml:space="preserve">at the PowerShell command prompt </w:t>
      </w:r>
      <w:r w:rsidR="006C3AB6" w:rsidRPr="00C32B09">
        <w:rPr>
          <w:rFonts w:ascii="Candara" w:eastAsia="Times New Roman" w:hAnsi="Candara" w:cs="Segoe UI"/>
          <w:color w:val="24292E"/>
          <w:sz w:val="22"/>
          <w:szCs w:val="22"/>
          <w:lang w:val="en"/>
        </w:rPr>
        <w:t>and then press</w:t>
      </w:r>
      <w:r w:rsidRPr="00C32B09">
        <w:rPr>
          <w:rFonts w:ascii="Candara" w:eastAsia="Times New Roman" w:hAnsi="Candara" w:cs="Segoe UI"/>
          <w:color w:val="24292E"/>
          <w:sz w:val="22"/>
          <w:szCs w:val="22"/>
          <w:lang w:val="en"/>
        </w:rPr>
        <w:t xml:space="preserve"> the</w:t>
      </w:r>
      <w:r w:rsidR="006C3AB6" w:rsidRPr="00C32B09">
        <w:rPr>
          <w:rFonts w:ascii="Candara" w:eastAsia="Times New Roman" w:hAnsi="Candara" w:cs="Segoe UI"/>
          <w:color w:val="24292E"/>
          <w:sz w:val="22"/>
          <w:szCs w:val="22"/>
          <w:lang w:val="en"/>
        </w:rPr>
        <w:t xml:space="preserve"> </w:t>
      </w:r>
      <w:r w:rsidR="006C3AB6" w:rsidRPr="00C32B09">
        <w:rPr>
          <w:rFonts w:ascii="Candara" w:eastAsia="Times New Roman" w:hAnsi="Candara" w:cs="Segoe UI"/>
          <w:b/>
          <w:bCs/>
          <w:color w:val="24292E"/>
          <w:sz w:val="22"/>
          <w:szCs w:val="22"/>
          <w:lang w:val="en"/>
        </w:rPr>
        <w:t>Enter</w:t>
      </w:r>
      <w:r w:rsidR="006C3AB6" w:rsidRPr="00C32B09">
        <w:rPr>
          <w:rFonts w:ascii="Candara" w:eastAsia="Times New Roman" w:hAnsi="Candara" w:cs="Segoe UI"/>
          <w:color w:val="24292E"/>
          <w:sz w:val="22"/>
          <w:szCs w:val="22"/>
          <w:lang w:val="en"/>
        </w:rPr>
        <w:t>.</w:t>
      </w:r>
      <w:r w:rsidRPr="00C32B09">
        <w:rPr>
          <w:rFonts w:ascii="Candara" w:eastAsia="Times New Roman" w:hAnsi="Candara" w:cs="Segoe UI"/>
          <w:color w:val="24292E"/>
          <w:sz w:val="22"/>
          <w:szCs w:val="22"/>
          <w:lang w:val="en"/>
        </w:rPr>
        <w:t xml:space="preserve"> key on your </w:t>
      </w:r>
      <w:r w:rsidR="00663AB5" w:rsidRPr="00C32B09">
        <w:rPr>
          <w:rFonts w:ascii="Candara" w:eastAsia="Times New Roman" w:hAnsi="Candara" w:cs="Segoe UI"/>
          <w:color w:val="24292E"/>
          <w:sz w:val="22"/>
          <w:szCs w:val="22"/>
          <w:lang w:val="en"/>
        </w:rPr>
        <w:t>k</w:t>
      </w:r>
      <w:r w:rsidRPr="00C32B09">
        <w:rPr>
          <w:rFonts w:ascii="Candara" w:eastAsia="Times New Roman" w:hAnsi="Candara" w:cs="Segoe UI"/>
          <w:color w:val="24292E"/>
          <w:sz w:val="22"/>
          <w:szCs w:val="22"/>
          <w:lang w:val="en"/>
        </w:rPr>
        <w:t>eyboard.</w:t>
      </w:r>
    </w:p>
    <w:p w14:paraId="5707AD04" w14:textId="65B01713" w:rsidR="006C3AB6" w:rsidRPr="006C3AB6" w:rsidRDefault="006C3AB6" w:rsidP="00926CD2">
      <w:pPr>
        <w:pStyle w:val="Code"/>
        <w:rPr>
          <w:lang w:val="en"/>
        </w:rPr>
      </w:pPr>
      <w:r w:rsidRPr="006C3AB6">
        <w:rPr>
          <w:lang w:val="en"/>
        </w:rPr>
        <w:t>cd C:\</w:t>
      </w:r>
      <w:ins w:id="250" w:author="Harley Zhang (Wicresoft)" w:date="2021-03-10T14:52:00Z">
        <w:r w:rsidR="00AB71AA" w:rsidRPr="00AB71AA">
          <w:rPr>
            <w:lang w:val="en"/>
          </w:rPr>
          <w:t>RDP-TestSuite-ClientEP\Scripts</w:t>
        </w:r>
        <w:r w:rsidR="00AB71AA" w:rsidRPr="00AB71AA" w:rsidDel="00AB71AA">
          <w:rPr>
            <w:lang w:val="en"/>
          </w:rPr>
          <w:t xml:space="preserve"> </w:t>
        </w:r>
      </w:ins>
      <w:del w:id="251" w:author="Harley Zhang (Wicresoft)" w:date="2021-03-10T14:52:00Z">
        <w:r w:rsidRPr="006C3AB6" w:rsidDel="00AB71AA">
          <w:rPr>
            <w:lang w:val="en"/>
          </w:rPr>
          <w:delText>MicrosoftProtocolTests\RDP\Client-Endpoint\&lt;version #&gt;\Scripts</w:delText>
        </w:r>
      </w:del>
    </w:p>
    <w:p w14:paraId="590F94F5" w14:textId="0C69AEDE" w:rsidR="006C3AB6" w:rsidRPr="00C32B09" w:rsidRDefault="00631C72" w:rsidP="00C05B58">
      <w:pPr>
        <w:numPr>
          <w:ilvl w:val="0"/>
          <w:numId w:val="22"/>
        </w:numPr>
        <w:shd w:val="clear" w:color="auto" w:fill="FFFFFF"/>
        <w:spacing w:before="0" w:after="150"/>
        <w:rPr>
          <w:rFonts w:ascii="Candara" w:eastAsia="Times New Roman" w:hAnsi="Candara" w:cs="Segoe UI"/>
          <w:color w:val="24292E"/>
          <w:sz w:val="22"/>
          <w:szCs w:val="22"/>
          <w:lang w:val="en"/>
        </w:rPr>
      </w:pPr>
      <w:r w:rsidRPr="00C32B09">
        <w:rPr>
          <w:rFonts w:ascii="Candara" w:eastAsia="Times New Roman" w:hAnsi="Candara" w:cs="Segoe UI"/>
          <w:color w:val="24292E"/>
          <w:sz w:val="22"/>
          <w:szCs w:val="22"/>
          <w:lang w:val="en"/>
        </w:rPr>
        <w:lastRenderedPageBreak/>
        <w:t>To</w:t>
      </w:r>
      <w:r w:rsidR="004F0119" w:rsidRPr="00C32B09">
        <w:rPr>
          <w:rFonts w:ascii="Candara" w:eastAsia="Times New Roman" w:hAnsi="Candara" w:cs="Segoe UI"/>
          <w:color w:val="00B050"/>
          <w:sz w:val="22"/>
          <w:szCs w:val="22"/>
          <w:lang w:val="en"/>
        </w:rPr>
        <w:t xml:space="preserve"> </w:t>
      </w:r>
      <w:r w:rsidR="004F0119" w:rsidRPr="00C32B09">
        <w:rPr>
          <w:rFonts w:ascii="Candara" w:eastAsia="Times New Roman" w:hAnsi="Candara" w:cs="Segoe UI"/>
          <w:sz w:val="22"/>
          <w:szCs w:val="22"/>
          <w:lang w:val="en"/>
        </w:rPr>
        <w:t>configure the Driver computer</w:t>
      </w:r>
      <w:r w:rsidRPr="00C32B09">
        <w:rPr>
          <w:rFonts w:ascii="Candara" w:eastAsia="Times New Roman" w:hAnsi="Candara" w:cs="Segoe UI"/>
          <w:color w:val="24292E"/>
          <w:sz w:val="22"/>
          <w:szCs w:val="22"/>
          <w:lang w:val="en"/>
        </w:rPr>
        <w:t>, t</w:t>
      </w:r>
      <w:r w:rsidR="006C3AB6" w:rsidRPr="00C32B09">
        <w:rPr>
          <w:rFonts w:ascii="Candara" w:eastAsia="Times New Roman" w:hAnsi="Candara" w:cs="Segoe UI"/>
          <w:color w:val="24292E"/>
          <w:sz w:val="22"/>
          <w:szCs w:val="22"/>
          <w:lang w:val="en"/>
        </w:rPr>
        <w:t>ype the following</w:t>
      </w:r>
      <w:r w:rsidRPr="00C32B09">
        <w:rPr>
          <w:rFonts w:ascii="Candara" w:eastAsia="Times New Roman" w:hAnsi="Candara" w:cs="Segoe UI"/>
          <w:color w:val="24292E"/>
          <w:sz w:val="22"/>
          <w:szCs w:val="22"/>
          <w:lang w:val="en"/>
        </w:rPr>
        <w:t xml:space="preserve"> at the PowerShell command prompt</w:t>
      </w:r>
      <w:r w:rsidR="006C3AB6" w:rsidRPr="00C32B09">
        <w:rPr>
          <w:rFonts w:ascii="Candara" w:eastAsia="Times New Roman" w:hAnsi="Candara" w:cs="Segoe UI"/>
          <w:color w:val="24292E"/>
          <w:sz w:val="22"/>
          <w:szCs w:val="22"/>
          <w:lang w:val="en"/>
        </w:rPr>
        <w:t xml:space="preserve"> and then press</w:t>
      </w:r>
      <w:r w:rsidRPr="00C32B09">
        <w:rPr>
          <w:rFonts w:ascii="Candara" w:eastAsia="Times New Roman" w:hAnsi="Candara" w:cs="Segoe UI"/>
          <w:color w:val="24292E"/>
          <w:sz w:val="22"/>
          <w:szCs w:val="22"/>
          <w:lang w:val="en"/>
        </w:rPr>
        <w:t xml:space="preserve"> the</w:t>
      </w:r>
      <w:r w:rsidR="006C3AB6" w:rsidRPr="00C32B09">
        <w:rPr>
          <w:rFonts w:ascii="Candara" w:eastAsia="Times New Roman" w:hAnsi="Candara" w:cs="Segoe UI"/>
          <w:color w:val="24292E"/>
          <w:sz w:val="22"/>
          <w:szCs w:val="22"/>
          <w:lang w:val="en"/>
        </w:rPr>
        <w:t xml:space="preserve"> </w:t>
      </w:r>
      <w:r w:rsidR="006C3AB6" w:rsidRPr="00C32B09">
        <w:rPr>
          <w:rFonts w:ascii="Candara" w:eastAsia="Times New Roman" w:hAnsi="Candara" w:cs="Segoe UI"/>
          <w:b/>
          <w:bCs/>
          <w:color w:val="24292E"/>
          <w:sz w:val="22"/>
          <w:szCs w:val="22"/>
          <w:lang w:val="en"/>
        </w:rPr>
        <w:t>Enter</w:t>
      </w:r>
      <w:r w:rsidRPr="00C32B09">
        <w:rPr>
          <w:rFonts w:ascii="Candara" w:eastAsia="Times New Roman" w:hAnsi="Candara" w:cs="Segoe UI"/>
          <w:color w:val="24292E"/>
          <w:sz w:val="22"/>
          <w:szCs w:val="22"/>
          <w:lang w:val="en"/>
        </w:rPr>
        <w:t xml:space="preserve"> key on your keyboard</w:t>
      </w:r>
      <w:r w:rsidR="006C3AB6" w:rsidRPr="00C32B09">
        <w:rPr>
          <w:rFonts w:ascii="Candara" w:eastAsia="Times New Roman" w:hAnsi="Candara" w:cs="Segoe UI"/>
          <w:color w:val="24292E"/>
          <w:sz w:val="22"/>
          <w:szCs w:val="22"/>
          <w:lang w:val="en"/>
        </w:rPr>
        <w:t>.</w:t>
      </w:r>
    </w:p>
    <w:p w14:paraId="733B4649" w14:textId="44044AA4" w:rsidR="00880F4D" w:rsidRDefault="00880F4D" w:rsidP="00926CD2">
      <w:pPr>
        <w:pStyle w:val="Code"/>
        <w:rPr>
          <w:lang w:val="en"/>
        </w:rPr>
      </w:pPr>
      <w:r w:rsidRPr="006C3AB6">
        <w:rPr>
          <w:lang w:val="en"/>
        </w:rPr>
        <w:t>.\Config-DriverComputer.ps1</w:t>
      </w:r>
    </w:p>
    <w:p w14:paraId="00B28DA1" w14:textId="24FB2A0D" w:rsidR="00AB127A" w:rsidRPr="00AB127A" w:rsidRDefault="006E6EC9" w:rsidP="00E573F7">
      <w:pPr>
        <w:pStyle w:val="MoreInfo"/>
        <w:ind w:left="720"/>
      </w:pPr>
      <w:r w:rsidRPr="00AB127A">
        <w:rPr>
          <w:noProof/>
          <w:color w:val="0366D6"/>
        </w:rPr>
        <w:drawing>
          <wp:inline distT="0" distB="0" distL="0" distR="0" wp14:anchorId="52890173" wp14:editId="6D09729D">
            <wp:extent cx="311391" cy="207594"/>
            <wp:effectExtent l="0" t="0" r="0" b="2540"/>
            <wp:docPr id="97" name="Picture 97">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AB127A" w:rsidRPr="005C4093">
        <w:t>Note</w:t>
      </w:r>
    </w:p>
    <w:p w14:paraId="0FD9066F" w14:textId="1721D810" w:rsidR="004F0119" w:rsidRDefault="004F0119" w:rsidP="005C4093">
      <w:pPr>
        <w:pStyle w:val="MoreInfoText"/>
        <w:ind w:left="720"/>
      </w:pPr>
      <w:r>
        <w:t xml:space="preserve">After the automation script </w:t>
      </w:r>
      <w:r w:rsidRPr="00C32B09">
        <w:rPr>
          <w:i/>
          <w:iCs/>
        </w:rPr>
        <w:t>.\Config-DriverComputer.ps1</w:t>
      </w:r>
      <w:r>
        <w:t xml:space="preserve"> in the previous step runs, the following </w:t>
      </w:r>
      <w:r w:rsidR="005C4093">
        <w:t>occurs:</w:t>
      </w:r>
    </w:p>
    <w:p w14:paraId="16CB201A" w14:textId="62D6D3F3" w:rsidR="005C4093" w:rsidRDefault="005C4093" w:rsidP="00C05B58">
      <w:pPr>
        <w:pStyle w:val="BodyText"/>
        <w:numPr>
          <w:ilvl w:val="0"/>
          <w:numId w:val="107"/>
        </w:numPr>
        <w:rPr>
          <w:b/>
          <w:bCs/>
        </w:rPr>
      </w:pPr>
      <w:r>
        <w:t xml:space="preserve">The script will change the Remote Desktop Service port to 4488 and restart this service  (that is, if the value of the </w:t>
      </w:r>
      <w:r w:rsidRPr="009E4FFA">
        <w:rPr>
          <w:b/>
          <w:bCs/>
        </w:rPr>
        <w:t>RDPListeningPort</w:t>
      </w:r>
      <w:r w:rsidRPr="009E4FFA">
        <w:t xml:space="preserve"> </w:t>
      </w:r>
      <w:r w:rsidR="008E2390">
        <w:t>was</w:t>
      </w:r>
      <w:r w:rsidR="008E2390" w:rsidRPr="009E4FFA">
        <w:t xml:space="preserve"> </w:t>
      </w:r>
      <w:r w:rsidR="008E2390">
        <w:t xml:space="preserve">previously </w:t>
      </w:r>
      <w:r w:rsidRPr="009E4FFA">
        <w:t xml:space="preserve">set to 3389 and the Remote Desktop Service is running on the </w:t>
      </w:r>
      <w:r w:rsidRPr="009E4FFA">
        <w:rPr>
          <w:b/>
          <w:bCs/>
        </w:rPr>
        <w:t xml:space="preserve">Driver </w:t>
      </w:r>
      <w:r w:rsidRPr="004825AB">
        <w:t>computer</w:t>
      </w:r>
      <w:r w:rsidRPr="005C4093">
        <w:t>).</w:t>
      </w:r>
    </w:p>
    <w:p w14:paraId="27C5229B" w14:textId="77777777" w:rsidR="00C32B09" w:rsidRDefault="005C4093" w:rsidP="00C05B58">
      <w:pPr>
        <w:pStyle w:val="BodyText"/>
        <w:numPr>
          <w:ilvl w:val="0"/>
          <w:numId w:val="107"/>
        </w:numPr>
      </w:pPr>
      <w:r>
        <w:t>The following files are generated in the C:\ directory:</w:t>
      </w:r>
    </w:p>
    <w:p w14:paraId="30A71396" w14:textId="77777777" w:rsidR="00862FAD" w:rsidRDefault="00AB127A" w:rsidP="00C32B09">
      <w:pPr>
        <w:pStyle w:val="BodyText"/>
        <w:spacing w:before="40"/>
        <w:ind w:left="1440"/>
      </w:pPr>
      <w:r w:rsidRPr="005C4093">
        <w:rPr>
          <w:bCs/>
        </w:rPr>
        <w:t>ComputerName.</w:t>
      </w:r>
      <w:r w:rsidRPr="00AB127A">
        <w:t>cer</w:t>
      </w:r>
    </w:p>
    <w:p w14:paraId="19D89ADE" w14:textId="59B5DB33" w:rsidR="00AB127A" w:rsidRDefault="00AB127A" w:rsidP="00C32B09">
      <w:pPr>
        <w:pStyle w:val="BodyText"/>
        <w:spacing w:before="40"/>
        <w:ind w:left="1440"/>
      </w:pPr>
      <w:r w:rsidRPr="00B01AE1">
        <w:t>ComputerName</w:t>
      </w:r>
      <w:r w:rsidRPr="00AB127A">
        <w:t>.pfx</w:t>
      </w:r>
    </w:p>
    <w:p w14:paraId="4570400A" w14:textId="77777777" w:rsidR="005C4093" w:rsidRPr="005C4093" w:rsidRDefault="005C4093" w:rsidP="005C4093">
      <w:pPr>
        <w:pStyle w:val="BodyTextSpacer"/>
      </w:pPr>
    </w:p>
    <w:p w14:paraId="25BA015B" w14:textId="4A7004D4" w:rsidR="00AB127A" w:rsidRPr="00AB127A" w:rsidRDefault="00B01AE1" w:rsidP="005C4093">
      <w:pPr>
        <w:pStyle w:val="BodyText"/>
      </w:pPr>
      <w:r w:rsidRPr="00B01AE1">
        <w:t xml:space="preserve">The </w:t>
      </w:r>
      <w:r w:rsidR="00AB127A" w:rsidRPr="00B01AE1">
        <w:rPr>
          <w:b/>
          <w:bCs/>
        </w:rPr>
        <w:t>ComputerName</w:t>
      </w:r>
      <w:r w:rsidR="00AB127A" w:rsidRPr="00AB127A">
        <w:t xml:space="preserve"> </w:t>
      </w:r>
      <w:r w:rsidR="004E0E12">
        <w:t xml:space="preserve">specification </w:t>
      </w:r>
      <w:r>
        <w:t xml:space="preserve">above </w:t>
      </w:r>
      <w:r w:rsidR="00AB127A" w:rsidRPr="00AB127A">
        <w:t>represents</w:t>
      </w:r>
      <w:r w:rsidR="00287B67">
        <w:t xml:space="preserve"> the</w:t>
      </w:r>
      <w:r w:rsidR="00AB127A" w:rsidRPr="00AB127A">
        <w:t xml:space="preserve"> </w:t>
      </w:r>
      <w:r w:rsidR="00287B67" w:rsidRPr="00BE240F">
        <w:rPr>
          <w:b/>
          <w:bCs/>
        </w:rPr>
        <w:t>D</w:t>
      </w:r>
      <w:r w:rsidR="00AB127A" w:rsidRPr="00BE240F">
        <w:rPr>
          <w:b/>
          <w:bCs/>
        </w:rPr>
        <w:t>river</w:t>
      </w:r>
      <w:r w:rsidR="00AB127A" w:rsidRPr="00AB127A">
        <w:t xml:space="preserve"> computer name </w:t>
      </w:r>
      <w:r w:rsidR="00287B67">
        <w:t>that</w:t>
      </w:r>
      <w:r w:rsidR="00287B67" w:rsidRPr="00AB127A">
        <w:t xml:space="preserve"> </w:t>
      </w:r>
      <w:r w:rsidR="00AB127A" w:rsidRPr="00AB127A">
        <w:t xml:space="preserve">you configured </w:t>
      </w:r>
      <w:r w:rsidR="00D12515">
        <w:t xml:space="preserve">earlier </w:t>
      </w:r>
      <w:r w:rsidR="00AB127A" w:rsidRPr="00AB127A">
        <w:t xml:space="preserve">in </w:t>
      </w:r>
      <w:r w:rsidR="00287B67">
        <w:t xml:space="preserve">the </w:t>
      </w:r>
      <w:r w:rsidR="00AB127A" w:rsidRPr="00AB127A">
        <w:t>ParamConfig.xml</w:t>
      </w:r>
      <w:r w:rsidR="00287B67">
        <w:t xml:space="preserve"> file</w:t>
      </w:r>
      <w:r w:rsidR="00AB127A" w:rsidRPr="00AB127A">
        <w:t>.</w:t>
      </w:r>
    </w:p>
    <w:p w14:paraId="6BD2B734" w14:textId="237C3457" w:rsidR="00AB127A" w:rsidRPr="00AB127A" w:rsidRDefault="00D8682D" w:rsidP="00F22F3A">
      <w:pPr>
        <w:pStyle w:val="MoreInfo"/>
      </w:pPr>
      <w:hyperlink r:id="rId45" w:tgtFrame="_blank" w:history="1">
        <w:r w:rsidR="00252F13">
          <w:rPr>
            <w:noProof/>
            <w:color w:val="0366D6"/>
          </w:rPr>
          <w:pict w14:anchorId="59673F16">
            <v:shape id="Picture 67" o:spid="_x0000_i1032" type="#_x0000_t75" style="width:23.05pt;height:14.4pt;visibility:visible" o:button="t">
              <v:fill o:detectmouseclick="t"/>
              <v:imagedata r:id="rId37" o:title=""/>
            </v:shape>
          </w:pict>
        </w:r>
      </w:hyperlink>
      <w:r w:rsidR="00F22F3A" w:rsidRPr="0069541C">
        <w:rPr>
          <w:color w:val="C00000"/>
        </w:rPr>
        <w:t>Important</w:t>
      </w:r>
    </w:p>
    <w:p w14:paraId="0DCB3A1C" w14:textId="6CDCDFD7" w:rsidR="00AB127A" w:rsidRDefault="00AB127A" w:rsidP="00F72CE1">
      <w:pPr>
        <w:pStyle w:val="MoreInfoText"/>
      </w:pPr>
      <w:r w:rsidRPr="00556945">
        <w:t xml:space="preserve">The certificate </w:t>
      </w:r>
      <w:r w:rsidRPr="00556945">
        <w:rPr>
          <w:b/>
        </w:rPr>
        <w:t>ComputerName</w:t>
      </w:r>
      <w:r w:rsidRPr="00556945">
        <w:t>.cer is generated for testing purpose</w:t>
      </w:r>
      <w:r w:rsidR="00B878D1">
        <w:t>s</w:t>
      </w:r>
      <w:r w:rsidRPr="00556945">
        <w:t xml:space="preserve"> </w:t>
      </w:r>
      <w:r w:rsidR="00B878D1">
        <w:t xml:space="preserve">and is </w:t>
      </w:r>
      <w:r w:rsidRPr="00E33EFC">
        <w:rPr>
          <w:i/>
          <w:iCs/>
        </w:rPr>
        <w:t>not</w:t>
      </w:r>
      <w:r w:rsidRPr="00556945">
        <w:t xml:space="preserve"> from a trusted Certificate Authority. </w:t>
      </w:r>
      <w:r w:rsidR="00B515A5" w:rsidRPr="00556945">
        <w:t>Therefore,</w:t>
      </w:r>
      <w:r w:rsidRPr="00556945">
        <w:t xml:space="preserve"> when you run </w:t>
      </w:r>
      <w:r w:rsidR="00BE240F">
        <w:t>T</w:t>
      </w:r>
      <w:r w:rsidRPr="00556945">
        <w:t xml:space="preserve">est </w:t>
      </w:r>
      <w:r w:rsidR="00BE240F">
        <w:t>C</w:t>
      </w:r>
      <w:r w:rsidRPr="00556945">
        <w:t xml:space="preserve">ases, a dialog may pop up with </w:t>
      </w:r>
      <w:r w:rsidR="00B515A5" w:rsidRPr="00556945">
        <w:t xml:space="preserve">a </w:t>
      </w:r>
      <w:r w:rsidRPr="00556945">
        <w:t>warning statement</w:t>
      </w:r>
      <w:r w:rsidR="00B515A5" w:rsidRPr="00556945">
        <w:t xml:space="preserve"> such as</w:t>
      </w:r>
      <w:r w:rsidRPr="00556945">
        <w:t xml:space="preserve">: </w:t>
      </w:r>
      <w:r w:rsidRPr="00556945">
        <w:rPr>
          <w:b/>
        </w:rPr>
        <w:t>Th</w:t>
      </w:r>
      <w:r w:rsidR="006440CC">
        <w:rPr>
          <w:b/>
        </w:rPr>
        <w:t>e</w:t>
      </w:r>
      <w:r w:rsidRPr="00556945">
        <w:rPr>
          <w:b/>
        </w:rPr>
        <w:t xml:space="preserve"> identity of the remote computer cannot be veri</w:t>
      </w:r>
      <w:r w:rsidR="006440CC">
        <w:rPr>
          <w:b/>
        </w:rPr>
        <w:t>f</w:t>
      </w:r>
      <w:r w:rsidRPr="00556945">
        <w:rPr>
          <w:b/>
        </w:rPr>
        <w:t>ied. Do you want to connect anyway?</w:t>
      </w:r>
      <w:r w:rsidRPr="00556945">
        <w:t xml:space="preserve"> </w:t>
      </w:r>
      <w:r w:rsidR="00B515A5" w:rsidRPr="00556945">
        <w:t xml:space="preserve">If so, click </w:t>
      </w:r>
      <w:r w:rsidR="00B515A5" w:rsidRPr="00556945">
        <w:rPr>
          <w:b/>
        </w:rPr>
        <w:t>Yes</w:t>
      </w:r>
      <w:r w:rsidR="00B515A5" w:rsidRPr="00556945">
        <w:t xml:space="preserve"> and </w:t>
      </w:r>
      <w:r w:rsidRPr="00556945">
        <w:t xml:space="preserve">then </w:t>
      </w:r>
      <w:r w:rsidR="00B515A5" w:rsidRPr="00556945">
        <w:t>select the</w:t>
      </w:r>
      <w:r w:rsidRPr="00556945">
        <w:t xml:space="preserve"> </w:t>
      </w:r>
      <w:r w:rsidRPr="00556945">
        <w:rPr>
          <w:b/>
        </w:rPr>
        <w:t>Don't ask me again for connections to this computer</w:t>
      </w:r>
      <w:r w:rsidRPr="00556945">
        <w:t xml:space="preserve"> </w:t>
      </w:r>
      <w:r w:rsidR="00B515A5" w:rsidRPr="00556945">
        <w:t xml:space="preserve">checkbox </w:t>
      </w:r>
      <w:r w:rsidRPr="00556945">
        <w:t xml:space="preserve">to </w:t>
      </w:r>
      <w:r w:rsidR="00B515A5" w:rsidRPr="00556945">
        <w:t>prevent this dialog from</w:t>
      </w:r>
      <w:r w:rsidRPr="00556945">
        <w:t xml:space="preserve"> </w:t>
      </w:r>
      <w:r w:rsidR="00B515A5" w:rsidRPr="00556945">
        <w:t xml:space="preserve">displaying </w:t>
      </w:r>
      <w:r w:rsidRPr="00556945">
        <w:t>again.</w:t>
      </w:r>
    </w:p>
    <w:p w14:paraId="708435E9" w14:textId="77777777" w:rsidR="00862FAD" w:rsidRPr="00862FAD" w:rsidRDefault="00862FAD" w:rsidP="00862FAD">
      <w:pPr>
        <w:pStyle w:val="BodyTextSpacer"/>
      </w:pPr>
    </w:p>
    <w:p w14:paraId="4880ED28" w14:textId="79172797" w:rsidR="00AB127A" w:rsidRDefault="00E10426" w:rsidP="00F72CE1">
      <w:pPr>
        <w:pStyle w:val="MoreInfoText"/>
      </w:pPr>
      <w:r>
        <w:t>However</w:t>
      </w:r>
      <w:r w:rsidR="00AB127A" w:rsidRPr="00556945">
        <w:t xml:space="preserve">, you can </w:t>
      </w:r>
      <w:r>
        <w:t xml:space="preserve">optionally </w:t>
      </w:r>
      <w:r w:rsidR="00AB127A" w:rsidRPr="00556945">
        <w:t>install this certificate on</w:t>
      </w:r>
      <w:r w:rsidR="007E048B" w:rsidRPr="00556945">
        <w:t xml:space="preserve"> the</w:t>
      </w:r>
      <w:r w:rsidR="00AB127A" w:rsidRPr="00556945">
        <w:t xml:space="preserve"> </w:t>
      </w:r>
      <w:r w:rsidR="00AB127A" w:rsidRPr="00556945">
        <w:rPr>
          <w:b/>
        </w:rPr>
        <w:t>SUT</w:t>
      </w:r>
      <w:r w:rsidR="00AB127A" w:rsidRPr="00556945">
        <w:t xml:space="preserve"> </w:t>
      </w:r>
      <w:r w:rsidR="00782160" w:rsidRPr="004825AB">
        <w:rPr>
          <w:bCs w:val="0"/>
        </w:rPr>
        <w:t>c</w:t>
      </w:r>
      <w:r w:rsidR="00007D3C" w:rsidRPr="004825AB">
        <w:rPr>
          <w:bCs w:val="0"/>
        </w:rPr>
        <w:t>omputer</w:t>
      </w:r>
      <w:r w:rsidR="00007D3C">
        <w:t xml:space="preserve"> </w:t>
      </w:r>
      <w:r w:rsidR="00AB127A" w:rsidRPr="00556945">
        <w:t xml:space="preserve">to avoid </w:t>
      </w:r>
      <w:r>
        <w:t xml:space="preserve">display of </w:t>
      </w:r>
      <w:r w:rsidR="007E048B" w:rsidRPr="00556945">
        <w:t xml:space="preserve">the above </w:t>
      </w:r>
      <w:r w:rsidR="00AB127A" w:rsidRPr="00556945">
        <w:t>warning dialog</w:t>
      </w:r>
      <w:r w:rsidR="00DE37E7" w:rsidRPr="00556945">
        <w:t xml:space="preserve"> each time you </w:t>
      </w:r>
      <w:r w:rsidR="00A3769E" w:rsidRPr="00556945">
        <w:t xml:space="preserve">attempt a remote </w:t>
      </w:r>
      <w:r w:rsidR="00A3769E" w:rsidRPr="005B00D1">
        <w:rPr>
          <w:b/>
        </w:rPr>
        <w:t>SUT</w:t>
      </w:r>
      <w:r w:rsidR="00A3769E" w:rsidRPr="00556945">
        <w:t xml:space="preserve"> </w:t>
      </w:r>
      <w:r w:rsidR="00DE37E7" w:rsidRPr="00556945">
        <w:t>connect</w:t>
      </w:r>
      <w:r w:rsidR="00A3769E" w:rsidRPr="00556945">
        <w:t>ion to run</w:t>
      </w:r>
      <w:r>
        <w:t xml:space="preserve"> your</w:t>
      </w:r>
      <w:r w:rsidR="00A3769E" w:rsidRPr="00556945">
        <w:t xml:space="preserve"> </w:t>
      </w:r>
      <w:r w:rsidR="005B00D1">
        <w:t>T</w:t>
      </w:r>
      <w:r w:rsidR="00A3769E" w:rsidRPr="00556945">
        <w:t xml:space="preserve">est </w:t>
      </w:r>
      <w:r w:rsidR="005B00D1">
        <w:t>C</w:t>
      </w:r>
      <w:r w:rsidR="00A3769E" w:rsidRPr="00556945">
        <w:t>ases</w:t>
      </w:r>
      <w:r w:rsidR="007E048B" w:rsidRPr="00556945">
        <w:t xml:space="preserve">, by </w:t>
      </w:r>
      <w:r w:rsidR="00086531" w:rsidRPr="00556945">
        <w:t xml:space="preserve">copying the ComputerName.cer file to the </w:t>
      </w:r>
      <w:r w:rsidR="00086531" w:rsidRPr="005B00D1">
        <w:rPr>
          <w:b/>
        </w:rPr>
        <w:t>SUT</w:t>
      </w:r>
      <w:r w:rsidR="00086531" w:rsidRPr="00556945">
        <w:t xml:space="preserve"> in</w:t>
      </w:r>
      <w:r w:rsidR="007E048B" w:rsidRPr="00556945">
        <w:t xml:space="preserve"> the steps that follow</w:t>
      </w:r>
      <w:r w:rsidR="00F72CE1">
        <w:t>.</w:t>
      </w:r>
    </w:p>
    <w:p w14:paraId="51A61171" w14:textId="77777777" w:rsidR="004E0E12" w:rsidRPr="004E0E12" w:rsidRDefault="004E0E12" w:rsidP="004E0E12">
      <w:pPr>
        <w:pStyle w:val="BodyTextSpacer"/>
      </w:pPr>
    </w:p>
    <w:p w14:paraId="064D3125" w14:textId="4D862EF3" w:rsidR="00B95B2F" w:rsidRPr="00AB127A" w:rsidRDefault="000E1E21" w:rsidP="000E1E21">
      <w:pPr>
        <w:pStyle w:val="Caption"/>
      </w:pPr>
      <w:r w:rsidRPr="00012238">
        <w:rPr>
          <w:rStyle w:val="Hyperlink"/>
          <w:sz w:val="24"/>
        </w:rPr>
        <w:sym w:font="Wingdings 3" w:char="F084"/>
      </w:r>
      <w:r>
        <w:rPr>
          <w:rStyle w:val="Hyperlink"/>
        </w:rPr>
        <w:t xml:space="preserve">  </w:t>
      </w:r>
      <w:r w:rsidR="00B95B2F" w:rsidRPr="000E1E21">
        <w:t xml:space="preserve">To install the ComputerName.cer certificate on the SUT </w:t>
      </w:r>
      <w:r w:rsidR="00B10DB3">
        <w:t>c</w:t>
      </w:r>
      <w:r w:rsidR="00B95B2F" w:rsidRPr="000E1E21">
        <w:t>omputer</w:t>
      </w:r>
      <w:r w:rsidR="00B95B2F" w:rsidRPr="000E1E21">
        <w:rPr>
          <w:b w:val="0"/>
          <w:bCs w:val="0"/>
        </w:rPr>
        <w:t>:</w:t>
      </w:r>
    </w:p>
    <w:p w14:paraId="73E50EDF" w14:textId="29945A95" w:rsidR="00086531" w:rsidRPr="00556945" w:rsidRDefault="00AB127A" w:rsidP="00C05B58">
      <w:pPr>
        <w:pStyle w:val="ListParagraph"/>
        <w:numPr>
          <w:ilvl w:val="0"/>
          <w:numId w:val="30"/>
        </w:numPr>
        <w:shd w:val="clear" w:color="auto" w:fill="FFFFFF"/>
        <w:spacing w:after="150"/>
        <w:rPr>
          <w:rFonts w:cs="Segoe UI"/>
          <w:color w:val="24292E"/>
          <w:szCs w:val="22"/>
          <w:lang w:val="en"/>
        </w:rPr>
      </w:pPr>
      <w:r w:rsidRPr="00556945">
        <w:rPr>
          <w:rFonts w:cs="Segoe UI"/>
          <w:color w:val="24292E"/>
          <w:szCs w:val="22"/>
          <w:lang w:val="en"/>
        </w:rPr>
        <w:t xml:space="preserve">On the </w:t>
      </w:r>
      <w:r w:rsidRPr="005B00D1">
        <w:rPr>
          <w:rFonts w:cs="Segoe UI"/>
          <w:b/>
          <w:bCs/>
          <w:color w:val="24292E"/>
          <w:szCs w:val="22"/>
          <w:lang w:val="en"/>
        </w:rPr>
        <w:t>SUT</w:t>
      </w:r>
      <w:r w:rsidR="00086531" w:rsidRPr="005B00D1">
        <w:rPr>
          <w:rFonts w:cs="Segoe UI"/>
          <w:b/>
          <w:bCs/>
          <w:color w:val="24292E"/>
          <w:szCs w:val="22"/>
          <w:lang w:val="en"/>
        </w:rPr>
        <w:t xml:space="preserve"> </w:t>
      </w:r>
      <w:r w:rsidR="00B10DB3" w:rsidRPr="004825AB">
        <w:rPr>
          <w:rFonts w:cs="Segoe UI"/>
          <w:color w:val="24292E"/>
          <w:szCs w:val="22"/>
          <w:lang w:val="en"/>
        </w:rPr>
        <w:t>c</w:t>
      </w:r>
      <w:r w:rsidR="00086531" w:rsidRPr="004825AB">
        <w:rPr>
          <w:rFonts w:cs="Segoe UI"/>
          <w:color w:val="24292E"/>
          <w:szCs w:val="22"/>
          <w:lang w:val="en"/>
        </w:rPr>
        <w:t>omputer</w:t>
      </w:r>
      <w:r w:rsidRPr="00556945">
        <w:rPr>
          <w:rFonts w:cs="Segoe UI"/>
          <w:color w:val="24292E"/>
          <w:szCs w:val="22"/>
          <w:lang w:val="en"/>
        </w:rPr>
        <w:t xml:space="preserve">, click </w:t>
      </w:r>
      <w:r w:rsidRPr="00556945">
        <w:rPr>
          <w:rFonts w:cs="Segoe UI"/>
          <w:b/>
          <w:bCs/>
          <w:color w:val="24292E"/>
          <w:szCs w:val="22"/>
          <w:lang w:val="en"/>
        </w:rPr>
        <w:t>Start</w:t>
      </w:r>
      <w:r w:rsidRPr="00556945">
        <w:rPr>
          <w:rFonts w:cs="Segoe UI"/>
          <w:color w:val="24292E"/>
          <w:szCs w:val="22"/>
          <w:lang w:val="en"/>
        </w:rPr>
        <w:t xml:space="preserve"> and then </w:t>
      </w:r>
      <w:r w:rsidR="00086531" w:rsidRPr="00556945">
        <w:rPr>
          <w:rFonts w:cs="Segoe UI"/>
          <w:color w:val="24292E"/>
          <w:szCs w:val="22"/>
          <w:lang w:val="en"/>
        </w:rPr>
        <w:t>type “</w:t>
      </w:r>
      <w:r w:rsidRPr="00556945">
        <w:rPr>
          <w:rFonts w:cs="Segoe UI"/>
          <w:color w:val="24292E"/>
          <w:szCs w:val="22"/>
          <w:lang w:val="en"/>
        </w:rPr>
        <w:t>Run</w:t>
      </w:r>
      <w:r w:rsidR="00086531" w:rsidRPr="00556945">
        <w:rPr>
          <w:rFonts w:cs="Segoe UI"/>
          <w:color w:val="24292E"/>
          <w:szCs w:val="22"/>
          <w:lang w:val="en"/>
        </w:rPr>
        <w:t>”</w:t>
      </w:r>
      <w:r w:rsidRPr="00556945">
        <w:rPr>
          <w:rFonts w:cs="Segoe UI"/>
          <w:color w:val="24292E"/>
          <w:szCs w:val="22"/>
          <w:lang w:val="en"/>
        </w:rPr>
        <w:t xml:space="preserve">, </w:t>
      </w:r>
      <w:r w:rsidR="00086531" w:rsidRPr="00556945">
        <w:rPr>
          <w:rFonts w:cs="Segoe UI"/>
          <w:color w:val="24292E"/>
          <w:szCs w:val="22"/>
          <w:lang w:val="en"/>
        </w:rPr>
        <w:t xml:space="preserve">to open the </w:t>
      </w:r>
      <w:r w:rsidR="00086531" w:rsidRPr="00556945">
        <w:rPr>
          <w:rFonts w:cs="Segoe UI"/>
          <w:b/>
          <w:bCs/>
          <w:color w:val="24292E"/>
          <w:szCs w:val="22"/>
          <w:lang w:val="en"/>
        </w:rPr>
        <w:t>Run</w:t>
      </w:r>
      <w:r w:rsidR="00086531" w:rsidRPr="00556945">
        <w:rPr>
          <w:rFonts w:cs="Segoe UI"/>
          <w:color w:val="24292E"/>
          <w:szCs w:val="22"/>
          <w:lang w:val="en"/>
        </w:rPr>
        <w:t xml:space="preserve"> dialog.</w:t>
      </w:r>
    </w:p>
    <w:p w14:paraId="2E44A385" w14:textId="061C37F8" w:rsidR="00AB127A" w:rsidRPr="00556945" w:rsidRDefault="00086531" w:rsidP="00C05B58">
      <w:pPr>
        <w:pStyle w:val="ListParagraph"/>
        <w:numPr>
          <w:ilvl w:val="0"/>
          <w:numId w:val="30"/>
        </w:numPr>
        <w:shd w:val="clear" w:color="auto" w:fill="FFFFFF"/>
        <w:spacing w:after="150"/>
        <w:rPr>
          <w:rFonts w:cs="Segoe UI"/>
          <w:color w:val="24292E"/>
          <w:szCs w:val="22"/>
          <w:lang w:val="en"/>
        </w:rPr>
      </w:pPr>
      <w:r w:rsidRPr="00556945">
        <w:rPr>
          <w:rFonts w:cs="Segoe UI"/>
          <w:color w:val="24292E"/>
          <w:szCs w:val="22"/>
          <w:lang w:val="en"/>
        </w:rPr>
        <w:t>In</w:t>
      </w:r>
      <w:r w:rsidR="00981BD3">
        <w:rPr>
          <w:rFonts w:cs="Segoe UI"/>
          <w:color w:val="24292E"/>
          <w:szCs w:val="22"/>
          <w:lang w:val="en"/>
        </w:rPr>
        <w:t xml:space="preserve"> </w:t>
      </w:r>
      <w:r w:rsidR="00AB127A" w:rsidRPr="00556945">
        <w:rPr>
          <w:rFonts w:cs="Segoe UI"/>
          <w:color w:val="24292E"/>
          <w:szCs w:val="22"/>
          <w:lang w:val="en"/>
        </w:rPr>
        <w:t xml:space="preserve">the </w:t>
      </w:r>
      <w:r w:rsidRPr="00556945">
        <w:rPr>
          <w:rFonts w:cs="Segoe UI"/>
          <w:b/>
          <w:bCs/>
          <w:color w:val="24292E"/>
          <w:szCs w:val="22"/>
          <w:lang w:val="en"/>
        </w:rPr>
        <w:t>Run</w:t>
      </w:r>
      <w:r w:rsidRPr="00556945">
        <w:rPr>
          <w:rFonts w:cs="Segoe UI"/>
          <w:color w:val="24292E"/>
          <w:szCs w:val="22"/>
          <w:lang w:val="en"/>
        </w:rPr>
        <w:t xml:space="preserve"> dialog</w:t>
      </w:r>
      <w:r w:rsidR="00AB127A" w:rsidRPr="00556945">
        <w:rPr>
          <w:rFonts w:cs="Segoe UI"/>
          <w:color w:val="24292E"/>
          <w:szCs w:val="22"/>
          <w:lang w:val="en"/>
        </w:rPr>
        <w:t xml:space="preserve">, type </w:t>
      </w:r>
      <w:r w:rsidRPr="00556945">
        <w:rPr>
          <w:rFonts w:cs="Segoe UI"/>
          <w:color w:val="24292E"/>
          <w:szCs w:val="22"/>
          <w:lang w:val="en"/>
        </w:rPr>
        <w:t>“</w:t>
      </w:r>
      <w:r w:rsidR="00AB127A" w:rsidRPr="00556945">
        <w:rPr>
          <w:rFonts w:cs="Segoe UI"/>
          <w:color w:val="24292E"/>
          <w:szCs w:val="22"/>
          <w:lang w:val="en"/>
        </w:rPr>
        <w:t>MMC</w:t>
      </w:r>
      <w:r w:rsidRPr="00556945">
        <w:rPr>
          <w:rFonts w:cs="Segoe UI"/>
          <w:color w:val="24292E"/>
          <w:szCs w:val="22"/>
          <w:lang w:val="en"/>
        </w:rPr>
        <w:t>”</w:t>
      </w:r>
      <w:r w:rsidR="00AB127A" w:rsidRPr="00556945">
        <w:rPr>
          <w:rFonts w:cs="Segoe UI"/>
          <w:color w:val="24292E"/>
          <w:szCs w:val="22"/>
          <w:lang w:val="en"/>
        </w:rPr>
        <w:t xml:space="preserve"> and then click </w:t>
      </w:r>
      <w:r w:rsidRPr="00556945">
        <w:rPr>
          <w:rFonts w:cs="Segoe UI"/>
          <w:b/>
          <w:bCs/>
          <w:color w:val="24292E"/>
          <w:szCs w:val="22"/>
          <w:lang w:val="en"/>
        </w:rPr>
        <w:t>OK</w:t>
      </w:r>
      <w:r w:rsidR="00AB127A" w:rsidRPr="00556945">
        <w:rPr>
          <w:rFonts w:cs="Segoe UI"/>
          <w:color w:val="24292E"/>
          <w:szCs w:val="22"/>
          <w:lang w:val="en"/>
        </w:rPr>
        <w:t>.</w:t>
      </w:r>
    </w:p>
    <w:p w14:paraId="1A41E575" w14:textId="0EB06731" w:rsidR="00AB127A" w:rsidRPr="00556945" w:rsidRDefault="00524F6B" w:rsidP="00C05B58">
      <w:pPr>
        <w:pStyle w:val="ListParagraph"/>
        <w:numPr>
          <w:ilvl w:val="0"/>
          <w:numId w:val="30"/>
        </w:numPr>
        <w:shd w:val="clear" w:color="auto" w:fill="FFFFFF"/>
        <w:spacing w:after="150"/>
        <w:rPr>
          <w:rFonts w:cs="Segoe UI"/>
          <w:color w:val="24292E"/>
          <w:szCs w:val="22"/>
          <w:lang w:val="en"/>
        </w:rPr>
      </w:pPr>
      <w:r w:rsidRPr="00556945">
        <w:rPr>
          <w:rFonts w:cs="Segoe UI"/>
          <w:color w:val="24292E"/>
          <w:szCs w:val="22"/>
          <w:lang w:val="en"/>
        </w:rPr>
        <w:t>From</w:t>
      </w:r>
      <w:r w:rsidR="00CC0A15" w:rsidRPr="00556945">
        <w:rPr>
          <w:rFonts w:cs="Segoe UI"/>
          <w:color w:val="24292E"/>
          <w:szCs w:val="22"/>
          <w:lang w:val="en"/>
        </w:rPr>
        <w:t xml:space="preserve"> the </w:t>
      </w:r>
      <w:r w:rsidR="00CC0A15" w:rsidRPr="00556945">
        <w:rPr>
          <w:rFonts w:cs="Segoe UI"/>
          <w:b/>
          <w:bCs/>
          <w:color w:val="24292E"/>
          <w:szCs w:val="22"/>
          <w:lang w:val="en"/>
        </w:rPr>
        <w:t>File</w:t>
      </w:r>
      <w:r w:rsidR="00CC0A15" w:rsidRPr="00556945">
        <w:rPr>
          <w:rFonts w:cs="Segoe UI"/>
          <w:color w:val="24292E"/>
          <w:szCs w:val="22"/>
          <w:lang w:val="en"/>
        </w:rPr>
        <w:t xml:space="preserve"> menu of </w:t>
      </w:r>
      <w:r w:rsidR="00AB127A" w:rsidRPr="00556945">
        <w:rPr>
          <w:rFonts w:cs="Segoe UI"/>
          <w:color w:val="24292E"/>
          <w:szCs w:val="22"/>
          <w:lang w:val="en"/>
        </w:rPr>
        <w:t xml:space="preserve">the Microsoft Management Console, click </w:t>
      </w:r>
      <w:r w:rsidR="00AB127A" w:rsidRPr="00556945">
        <w:rPr>
          <w:rFonts w:cs="Segoe UI"/>
          <w:b/>
          <w:bCs/>
          <w:color w:val="24292E"/>
          <w:szCs w:val="22"/>
          <w:lang w:val="en"/>
        </w:rPr>
        <w:t>Add/Remove Snap-in.</w:t>
      </w:r>
    </w:p>
    <w:p w14:paraId="6D0C7F8F" w14:textId="0AAC9B07" w:rsidR="00AB127A" w:rsidRPr="00556945" w:rsidRDefault="00AB127A" w:rsidP="00C05B58">
      <w:pPr>
        <w:pStyle w:val="ListParagraph"/>
        <w:numPr>
          <w:ilvl w:val="0"/>
          <w:numId w:val="30"/>
        </w:numPr>
        <w:shd w:val="clear" w:color="auto" w:fill="FFFFFF"/>
        <w:spacing w:after="150"/>
        <w:rPr>
          <w:rFonts w:cs="Segoe UI"/>
          <w:color w:val="24292E"/>
          <w:szCs w:val="22"/>
          <w:lang w:val="en"/>
        </w:rPr>
      </w:pPr>
      <w:r w:rsidRPr="00556945">
        <w:rPr>
          <w:rFonts w:cs="Segoe UI"/>
          <w:color w:val="24292E"/>
          <w:szCs w:val="22"/>
          <w:lang w:val="en"/>
        </w:rPr>
        <w:t xml:space="preserve">In the </w:t>
      </w:r>
      <w:r w:rsidRPr="00556945">
        <w:rPr>
          <w:rFonts w:cs="Segoe UI"/>
          <w:b/>
          <w:bCs/>
          <w:color w:val="24292E"/>
          <w:szCs w:val="22"/>
          <w:lang w:val="en"/>
        </w:rPr>
        <w:t xml:space="preserve">Add or Remove Snap-ins </w:t>
      </w:r>
      <w:r w:rsidRPr="00556945">
        <w:rPr>
          <w:rFonts w:cs="Segoe UI"/>
          <w:color w:val="24292E"/>
          <w:szCs w:val="22"/>
          <w:lang w:val="en"/>
        </w:rPr>
        <w:t xml:space="preserve">dialog, select </w:t>
      </w:r>
      <w:r w:rsidRPr="00556945">
        <w:rPr>
          <w:rFonts w:cs="Segoe UI"/>
          <w:b/>
          <w:bCs/>
          <w:color w:val="24292E"/>
          <w:szCs w:val="22"/>
          <w:lang w:val="en"/>
        </w:rPr>
        <w:t>Certificates</w:t>
      </w:r>
      <w:r w:rsidRPr="00556945">
        <w:rPr>
          <w:rFonts w:cs="Segoe UI"/>
          <w:color w:val="24292E"/>
          <w:szCs w:val="22"/>
          <w:lang w:val="en"/>
        </w:rPr>
        <w:t xml:space="preserve"> and click </w:t>
      </w:r>
      <w:r w:rsidRPr="00556945">
        <w:rPr>
          <w:rFonts w:cs="Segoe UI"/>
          <w:b/>
          <w:bCs/>
          <w:color w:val="24292E"/>
          <w:szCs w:val="22"/>
          <w:lang w:val="en"/>
        </w:rPr>
        <w:t>Add</w:t>
      </w:r>
      <w:r w:rsidRPr="00556945">
        <w:rPr>
          <w:rFonts w:cs="Segoe UI"/>
          <w:color w:val="24292E"/>
          <w:szCs w:val="22"/>
          <w:lang w:val="en"/>
        </w:rPr>
        <w:t>.</w:t>
      </w:r>
    </w:p>
    <w:p w14:paraId="13868AC9" w14:textId="0C682260" w:rsidR="00AB127A" w:rsidRPr="00556945" w:rsidRDefault="00AB127A" w:rsidP="00C05B58">
      <w:pPr>
        <w:pStyle w:val="ListParagraph"/>
        <w:numPr>
          <w:ilvl w:val="0"/>
          <w:numId w:val="30"/>
        </w:numPr>
        <w:shd w:val="clear" w:color="auto" w:fill="FFFFFF"/>
        <w:spacing w:after="150"/>
        <w:rPr>
          <w:rFonts w:cs="Segoe UI"/>
          <w:color w:val="24292E"/>
          <w:szCs w:val="22"/>
          <w:lang w:val="en"/>
        </w:rPr>
      </w:pPr>
      <w:r w:rsidRPr="00556945">
        <w:rPr>
          <w:rFonts w:cs="Segoe UI"/>
          <w:color w:val="24292E"/>
          <w:szCs w:val="22"/>
          <w:lang w:val="en"/>
        </w:rPr>
        <w:t xml:space="preserve">In the </w:t>
      </w:r>
      <w:r w:rsidRPr="00556945">
        <w:rPr>
          <w:rFonts w:cs="Segoe UI"/>
          <w:b/>
          <w:bCs/>
          <w:color w:val="24292E"/>
          <w:szCs w:val="22"/>
          <w:lang w:val="en"/>
        </w:rPr>
        <w:t>Certificates snap-in</w:t>
      </w:r>
      <w:r w:rsidRPr="00556945">
        <w:rPr>
          <w:rFonts w:cs="Segoe UI"/>
          <w:color w:val="24292E"/>
          <w:szCs w:val="22"/>
          <w:lang w:val="en"/>
        </w:rPr>
        <w:t xml:space="preserve"> dialog </w:t>
      </w:r>
      <w:r w:rsidR="00524F6B" w:rsidRPr="00556945">
        <w:rPr>
          <w:rFonts w:cs="Segoe UI"/>
          <w:color w:val="24292E"/>
          <w:szCs w:val="22"/>
          <w:lang w:val="en"/>
        </w:rPr>
        <w:t>that displays</w:t>
      </w:r>
      <w:r w:rsidRPr="00556945">
        <w:rPr>
          <w:rFonts w:cs="Segoe UI"/>
          <w:color w:val="24292E"/>
          <w:szCs w:val="22"/>
          <w:lang w:val="en"/>
        </w:rPr>
        <w:t xml:space="preserve">, select the </w:t>
      </w:r>
      <w:r w:rsidRPr="00556945">
        <w:rPr>
          <w:rFonts w:cs="Segoe UI"/>
          <w:b/>
          <w:bCs/>
          <w:color w:val="24292E"/>
          <w:szCs w:val="22"/>
          <w:lang w:val="en"/>
        </w:rPr>
        <w:t>Computer account</w:t>
      </w:r>
      <w:r w:rsidRPr="00556945">
        <w:rPr>
          <w:rFonts w:cs="Segoe UI"/>
          <w:color w:val="24292E"/>
          <w:szCs w:val="22"/>
          <w:lang w:val="en"/>
        </w:rPr>
        <w:t xml:space="preserve"> </w:t>
      </w:r>
      <w:r w:rsidR="00524F6B" w:rsidRPr="00556945">
        <w:rPr>
          <w:rFonts w:cs="Segoe UI"/>
          <w:color w:val="24292E"/>
          <w:szCs w:val="22"/>
          <w:lang w:val="en"/>
        </w:rPr>
        <w:t>option</w:t>
      </w:r>
      <w:r w:rsidRPr="00556945">
        <w:rPr>
          <w:rFonts w:cs="Segoe UI"/>
          <w:color w:val="24292E"/>
          <w:szCs w:val="22"/>
          <w:lang w:val="en"/>
        </w:rPr>
        <w:t xml:space="preserve"> and click </w:t>
      </w:r>
      <w:r w:rsidRPr="00556945">
        <w:rPr>
          <w:rFonts w:cs="Segoe UI"/>
          <w:b/>
          <w:bCs/>
          <w:color w:val="24292E"/>
          <w:szCs w:val="22"/>
          <w:lang w:val="en"/>
        </w:rPr>
        <w:t>Next</w:t>
      </w:r>
      <w:r w:rsidRPr="00556945">
        <w:rPr>
          <w:rFonts w:cs="Segoe UI"/>
          <w:color w:val="24292E"/>
          <w:szCs w:val="22"/>
          <w:lang w:val="en"/>
        </w:rPr>
        <w:t>.</w:t>
      </w:r>
    </w:p>
    <w:p w14:paraId="2B8701FC" w14:textId="3154E932" w:rsidR="00AB127A" w:rsidRPr="00556945" w:rsidRDefault="00AB127A" w:rsidP="00C05B58">
      <w:pPr>
        <w:pStyle w:val="ListParagraph"/>
        <w:numPr>
          <w:ilvl w:val="0"/>
          <w:numId w:val="30"/>
        </w:numPr>
        <w:shd w:val="clear" w:color="auto" w:fill="FFFFFF"/>
        <w:spacing w:after="150"/>
        <w:rPr>
          <w:rFonts w:cs="Segoe UI"/>
          <w:color w:val="24292E"/>
          <w:szCs w:val="22"/>
          <w:lang w:val="en"/>
        </w:rPr>
      </w:pPr>
      <w:r w:rsidRPr="00556945">
        <w:rPr>
          <w:rFonts w:cs="Segoe UI"/>
          <w:color w:val="24292E"/>
          <w:szCs w:val="22"/>
          <w:lang w:val="en"/>
        </w:rPr>
        <w:t xml:space="preserve">In the </w:t>
      </w:r>
      <w:r w:rsidRPr="00556945">
        <w:rPr>
          <w:rFonts w:cs="Segoe UI"/>
          <w:b/>
          <w:bCs/>
          <w:color w:val="24292E"/>
          <w:szCs w:val="22"/>
          <w:lang w:val="en"/>
        </w:rPr>
        <w:t>Select Computer</w:t>
      </w:r>
      <w:r w:rsidRPr="00556945">
        <w:rPr>
          <w:rFonts w:cs="Segoe UI"/>
          <w:color w:val="24292E"/>
          <w:szCs w:val="22"/>
          <w:lang w:val="en"/>
        </w:rPr>
        <w:t xml:space="preserve"> dialog, </w:t>
      </w:r>
      <w:r w:rsidR="00ED2A5D" w:rsidRPr="00556945">
        <w:rPr>
          <w:rFonts w:cs="Segoe UI"/>
          <w:color w:val="24292E"/>
          <w:szCs w:val="22"/>
          <w:lang w:val="en"/>
        </w:rPr>
        <w:t xml:space="preserve">accept </w:t>
      </w:r>
      <w:r w:rsidRPr="00556945">
        <w:rPr>
          <w:rFonts w:cs="Segoe UI"/>
          <w:color w:val="24292E"/>
          <w:szCs w:val="22"/>
          <w:lang w:val="en"/>
        </w:rPr>
        <w:t xml:space="preserve">the default </w:t>
      </w:r>
      <w:r w:rsidRPr="00556945">
        <w:rPr>
          <w:rFonts w:cs="Segoe UI"/>
          <w:b/>
          <w:bCs/>
          <w:color w:val="24292E"/>
          <w:szCs w:val="22"/>
          <w:lang w:val="en"/>
        </w:rPr>
        <w:t>Local computer: (the computer this console is running on)</w:t>
      </w:r>
      <w:r w:rsidRPr="00556945">
        <w:rPr>
          <w:rFonts w:cs="Segoe UI"/>
          <w:color w:val="24292E"/>
          <w:szCs w:val="22"/>
          <w:lang w:val="en"/>
        </w:rPr>
        <w:t xml:space="preserve"> </w:t>
      </w:r>
      <w:r w:rsidR="00ED2A5D" w:rsidRPr="00556945">
        <w:rPr>
          <w:rFonts w:cs="Segoe UI"/>
          <w:color w:val="24292E"/>
          <w:szCs w:val="22"/>
          <w:lang w:val="en"/>
        </w:rPr>
        <w:t>option</w:t>
      </w:r>
      <w:r w:rsidRPr="00556945">
        <w:rPr>
          <w:rFonts w:cs="Segoe UI"/>
          <w:color w:val="24292E"/>
          <w:szCs w:val="22"/>
          <w:lang w:val="en"/>
        </w:rPr>
        <w:t xml:space="preserve"> and click </w:t>
      </w:r>
      <w:r w:rsidRPr="00556945">
        <w:rPr>
          <w:rFonts w:cs="Segoe UI"/>
          <w:b/>
          <w:bCs/>
          <w:color w:val="24292E"/>
          <w:szCs w:val="22"/>
          <w:lang w:val="en"/>
        </w:rPr>
        <w:t>Finish</w:t>
      </w:r>
      <w:r w:rsidRPr="00556945">
        <w:rPr>
          <w:rFonts w:cs="Segoe UI"/>
          <w:color w:val="24292E"/>
          <w:szCs w:val="22"/>
          <w:lang w:val="en"/>
        </w:rPr>
        <w:t>.</w:t>
      </w:r>
    </w:p>
    <w:p w14:paraId="7563E687" w14:textId="3642A2CA" w:rsidR="00AB127A" w:rsidRPr="00556945" w:rsidRDefault="00AB127A" w:rsidP="00C05B58">
      <w:pPr>
        <w:pStyle w:val="ListParagraph"/>
        <w:numPr>
          <w:ilvl w:val="0"/>
          <w:numId w:val="30"/>
        </w:numPr>
        <w:shd w:val="clear" w:color="auto" w:fill="FFFFFF"/>
        <w:spacing w:after="150"/>
        <w:rPr>
          <w:rFonts w:cs="Segoe UI"/>
          <w:color w:val="24292E"/>
          <w:szCs w:val="22"/>
          <w:lang w:val="en"/>
        </w:rPr>
      </w:pPr>
      <w:r w:rsidRPr="00556945">
        <w:rPr>
          <w:rFonts w:cs="Segoe UI"/>
          <w:color w:val="24292E"/>
          <w:szCs w:val="22"/>
          <w:lang w:val="en"/>
        </w:rPr>
        <w:t xml:space="preserve">In the </w:t>
      </w:r>
      <w:r w:rsidRPr="00556945">
        <w:rPr>
          <w:rFonts w:cs="Segoe UI"/>
          <w:b/>
          <w:bCs/>
          <w:color w:val="24292E"/>
          <w:szCs w:val="22"/>
          <w:lang w:val="en"/>
        </w:rPr>
        <w:t xml:space="preserve">Add or Remove Snap-ins </w:t>
      </w:r>
      <w:r w:rsidRPr="00556945">
        <w:rPr>
          <w:rFonts w:cs="Segoe UI"/>
          <w:color w:val="24292E"/>
          <w:szCs w:val="22"/>
          <w:lang w:val="en"/>
        </w:rPr>
        <w:t xml:space="preserve">dialog, click </w:t>
      </w:r>
      <w:r w:rsidR="00ED2A5D" w:rsidRPr="00556945">
        <w:rPr>
          <w:rFonts w:cs="Segoe UI"/>
          <w:b/>
          <w:bCs/>
          <w:color w:val="24292E"/>
          <w:szCs w:val="22"/>
          <w:lang w:val="en"/>
        </w:rPr>
        <w:t>OK</w:t>
      </w:r>
      <w:r w:rsidRPr="00556945">
        <w:rPr>
          <w:rFonts w:cs="Segoe UI"/>
          <w:color w:val="24292E"/>
          <w:szCs w:val="22"/>
          <w:lang w:val="en"/>
        </w:rPr>
        <w:t>.</w:t>
      </w:r>
    </w:p>
    <w:p w14:paraId="148FBBE9" w14:textId="7C111954" w:rsidR="00AB127A" w:rsidRPr="00556945" w:rsidRDefault="00AB127A" w:rsidP="00C05B58">
      <w:pPr>
        <w:pStyle w:val="ListParagraph"/>
        <w:numPr>
          <w:ilvl w:val="0"/>
          <w:numId w:val="30"/>
        </w:numPr>
        <w:shd w:val="clear" w:color="auto" w:fill="FFFFFF"/>
        <w:spacing w:after="150"/>
        <w:rPr>
          <w:rFonts w:cs="Segoe UI"/>
          <w:color w:val="24292E"/>
          <w:szCs w:val="22"/>
          <w:lang w:val="en"/>
        </w:rPr>
      </w:pPr>
      <w:r w:rsidRPr="00556945">
        <w:rPr>
          <w:rFonts w:cs="Segoe UI"/>
          <w:color w:val="24292E"/>
          <w:szCs w:val="22"/>
          <w:lang w:val="en"/>
        </w:rPr>
        <w:t xml:space="preserve">In the left pane of </w:t>
      </w:r>
      <w:r w:rsidR="00133D15" w:rsidRPr="00556945">
        <w:rPr>
          <w:rFonts w:cs="Segoe UI"/>
          <w:color w:val="24292E"/>
          <w:szCs w:val="22"/>
          <w:lang w:val="en"/>
        </w:rPr>
        <w:t xml:space="preserve">the </w:t>
      </w:r>
      <w:r w:rsidRPr="00556945">
        <w:rPr>
          <w:rFonts w:cs="Segoe UI"/>
          <w:color w:val="24292E"/>
          <w:szCs w:val="22"/>
          <w:lang w:val="en"/>
        </w:rPr>
        <w:t xml:space="preserve">Microsoft Management Console, expand the </w:t>
      </w:r>
      <w:r w:rsidRPr="00556945">
        <w:rPr>
          <w:rFonts w:cs="Segoe UI"/>
          <w:b/>
          <w:bCs/>
          <w:color w:val="24292E"/>
          <w:szCs w:val="22"/>
          <w:lang w:val="en"/>
        </w:rPr>
        <w:t>Certificates (Local Computer)</w:t>
      </w:r>
      <w:r w:rsidRPr="00556945">
        <w:rPr>
          <w:rFonts w:cs="Segoe UI"/>
          <w:color w:val="24292E"/>
          <w:szCs w:val="22"/>
          <w:lang w:val="en"/>
        </w:rPr>
        <w:t xml:space="preserve"> node, and then expand the </w:t>
      </w:r>
      <w:r w:rsidRPr="00556945">
        <w:rPr>
          <w:rFonts w:cs="Segoe UI"/>
          <w:b/>
          <w:bCs/>
          <w:color w:val="24292E"/>
          <w:szCs w:val="22"/>
          <w:lang w:val="en"/>
        </w:rPr>
        <w:t>Trusted Root Certification Authorities</w:t>
      </w:r>
      <w:r w:rsidRPr="00556945">
        <w:rPr>
          <w:rFonts w:cs="Segoe UI"/>
          <w:color w:val="24292E"/>
          <w:szCs w:val="22"/>
          <w:lang w:val="en"/>
        </w:rPr>
        <w:t xml:space="preserve"> folder.</w:t>
      </w:r>
    </w:p>
    <w:p w14:paraId="69289EA7" w14:textId="77777777" w:rsidR="00AB127A" w:rsidRPr="00556945" w:rsidRDefault="00AB127A" w:rsidP="00C05B58">
      <w:pPr>
        <w:pStyle w:val="ListParagraph"/>
        <w:numPr>
          <w:ilvl w:val="0"/>
          <w:numId w:val="30"/>
        </w:numPr>
        <w:shd w:val="clear" w:color="auto" w:fill="FFFFFF"/>
        <w:spacing w:after="150"/>
        <w:rPr>
          <w:rFonts w:cs="Segoe UI"/>
          <w:color w:val="24292E"/>
          <w:szCs w:val="22"/>
          <w:lang w:val="en"/>
        </w:rPr>
      </w:pPr>
      <w:r w:rsidRPr="00556945">
        <w:rPr>
          <w:rFonts w:cs="Segoe UI"/>
          <w:color w:val="24292E"/>
          <w:szCs w:val="22"/>
          <w:lang w:val="en"/>
        </w:rPr>
        <w:t xml:space="preserve">Under </w:t>
      </w:r>
      <w:r w:rsidRPr="00556945">
        <w:rPr>
          <w:rFonts w:cs="Segoe UI"/>
          <w:b/>
          <w:bCs/>
          <w:color w:val="24292E"/>
          <w:szCs w:val="22"/>
          <w:lang w:val="en"/>
        </w:rPr>
        <w:t>Trusted Root Certification Authorities</w:t>
      </w:r>
      <w:r w:rsidRPr="00556945">
        <w:rPr>
          <w:rFonts w:cs="Segoe UI"/>
          <w:color w:val="24292E"/>
          <w:szCs w:val="22"/>
          <w:lang w:val="en"/>
        </w:rPr>
        <w:t xml:space="preserve">, right-click the </w:t>
      </w:r>
      <w:r w:rsidRPr="00556945">
        <w:rPr>
          <w:rFonts w:cs="Segoe UI"/>
          <w:b/>
          <w:bCs/>
          <w:color w:val="24292E"/>
          <w:szCs w:val="22"/>
          <w:lang w:val="en"/>
        </w:rPr>
        <w:t>Certificates</w:t>
      </w:r>
      <w:r w:rsidRPr="00556945">
        <w:rPr>
          <w:rFonts w:cs="Segoe UI"/>
          <w:color w:val="24292E"/>
          <w:szCs w:val="22"/>
          <w:lang w:val="en"/>
        </w:rPr>
        <w:t xml:space="preserve"> subfolder, click </w:t>
      </w:r>
      <w:r w:rsidRPr="00556945">
        <w:rPr>
          <w:rFonts w:cs="Segoe UI"/>
          <w:b/>
          <w:bCs/>
          <w:color w:val="24292E"/>
          <w:szCs w:val="22"/>
          <w:lang w:val="en"/>
        </w:rPr>
        <w:t>All Tasks</w:t>
      </w:r>
      <w:r w:rsidRPr="00556945">
        <w:rPr>
          <w:rFonts w:cs="Segoe UI"/>
          <w:color w:val="24292E"/>
          <w:szCs w:val="22"/>
          <w:lang w:val="en"/>
        </w:rPr>
        <w:t xml:space="preserve">, and then click </w:t>
      </w:r>
      <w:r w:rsidRPr="00556945">
        <w:rPr>
          <w:rFonts w:cs="Segoe UI"/>
          <w:b/>
          <w:bCs/>
          <w:color w:val="24292E"/>
          <w:szCs w:val="22"/>
          <w:lang w:val="en"/>
        </w:rPr>
        <w:t>Import</w:t>
      </w:r>
      <w:r w:rsidRPr="00556945">
        <w:rPr>
          <w:rFonts w:cs="Segoe UI"/>
          <w:color w:val="24292E"/>
          <w:szCs w:val="22"/>
          <w:lang w:val="en"/>
        </w:rPr>
        <w:t>.</w:t>
      </w:r>
    </w:p>
    <w:p w14:paraId="565B51AC" w14:textId="0A6A2FB4" w:rsidR="00AB127A" w:rsidRPr="00556945" w:rsidRDefault="00AB127A" w:rsidP="00C05B58">
      <w:pPr>
        <w:pStyle w:val="ListParagraph"/>
        <w:numPr>
          <w:ilvl w:val="0"/>
          <w:numId w:val="30"/>
        </w:numPr>
        <w:shd w:val="clear" w:color="auto" w:fill="FFFFFF"/>
        <w:spacing w:after="150"/>
        <w:rPr>
          <w:rFonts w:cs="Segoe UI"/>
          <w:color w:val="24292E"/>
          <w:szCs w:val="22"/>
          <w:lang w:val="en"/>
        </w:rPr>
      </w:pPr>
      <w:r w:rsidRPr="00556945">
        <w:rPr>
          <w:rFonts w:cs="Segoe UI"/>
          <w:color w:val="24292E"/>
          <w:szCs w:val="22"/>
          <w:lang w:val="en"/>
        </w:rPr>
        <w:lastRenderedPageBreak/>
        <w:t xml:space="preserve">On the </w:t>
      </w:r>
      <w:r w:rsidRPr="00556945">
        <w:rPr>
          <w:rFonts w:cs="Segoe UI"/>
          <w:b/>
          <w:bCs/>
          <w:color w:val="24292E"/>
          <w:szCs w:val="22"/>
          <w:lang w:val="en"/>
        </w:rPr>
        <w:t xml:space="preserve">Certificate Import Wizard </w:t>
      </w:r>
      <w:r w:rsidR="00A3769E" w:rsidRPr="00556945">
        <w:rPr>
          <w:rFonts w:cs="Segoe UI"/>
          <w:b/>
          <w:bCs/>
          <w:color w:val="24292E"/>
          <w:szCs w:val="22"/>
          <w:lang w:val="en"/>
        </w:rPr>
        <w:t>W</w:t>
      </w:r>
      <w:r w:rsidRPr="00556945">
        <w:rPr>
          <w:rFonts w:cs="Segoe UI"/>
          <w:b/>
          <w:bCs/>
          <w:color w:val="24292E"/>
          <w:szCs w:val="22"/>
          <w:lang w:val="en"/>
        </w:rPr>
        <w:t>elcome</w:t>
      </w:r>
      <w:r w:rsidRPr="00556945">
        <w:rPr>
          <w:rFonts w:cs="Segoe UI"/>
          <w:color w:val="24292E"/>
          <w:szCs w:val="22"/>
          <w:lang w:val="en"/>
        </w:rPr>
        <w:t xml:space="preserve"> </w:t>
      </w:r>
      <w:r w:rsidR="00133D15" w:rsidRPr="00556945">
        <w:rPr>
          <w:rFonts w:cs="Segoe UI"/>
          <w:color w:val="24292E"/>
          <w:szCs w:val="22"/>
          <w:lang w:val="en"/>
        </w:rPr>
        <w:t>page</w:t>
      </w:r>
      <w:r w:rsidRPr="00556945">
        <w:rPr>
          <w:rFonts w:cs="Segoe UI"/>
          <w:color w:val="24292E"/>
          <w:szCs w:val="22"/>
          <w:lang w:val="en"/>
        </w:rPr>
        <w:t xml:space="preserve">, click </w:t>
      </w:r>
      <w:r w:rsidRPr="00556945">
        <w:rPr>
          <w:rFonts w:cs="Segoe UI"/>
          <w:b/>
          <w:bCs/>
          <w:color w:val="24292E"/>
          <w:szCs w:val="22"/>
          <w:lang w:val="en"/>
        </w:rPr>
        <w:t>Next</w:t>
      </w:r>
      <w:r w:rsidRPr="00556945">
        <w:rPr>
          <w:rFonts w:cs="Segoe UI"/>
          <w:color w:val="24292E"/>
          <w:szCs w:val="22"/>
          <w:lang w:val="en"/>
        </w:rPr>
        <w:t>.</w:t>
      </w:r>
    </w:p>
    <w:p w14:paraId="7513C645" w14:textId="68A7E5B6" w:rsidR="008F7CB4" w:rsidRPr="00556945" w:rsidRDefault="00AB127A" w:rsidP="00C05B58">
      <w:pPr>
        <w:pStyle w:val="ListParagraph"/>
        <w:numPr>
          <w:ilvl w:val="0"/>
          <w:numId w:val="30"/>
        </w:numPr>
        <w:shd w:val="clear" w:color="auto" w:fill="FFFFFF"/>
        <w:spacing w:after="150"/>
        <w:rPr>
          <w:rFonts w:cs="Segoe UI"/>
          <w:color w:val="24292E"/>
          <w:szCs w:val="22"/>
          <w:lang w:val="en"/>
        </w:rPr>
      </w:pPr>
      <w:r w:rsidRPr="00556945">
        <w:rPr>
          <w:rFonts w:cs="Segoe UI"/>
          <w:color w:val="24292E"/>
          <w:szCs w:val="22"/>
          <w:lang w:val="en"/>
        </w:rPr>
        <w:t xml:space="preserve">On the </w:t>
      </w:r>
      <w:r w:rsidRPr="00556945">
        <w:rPr>
          <w:rFonts w:cs="Segoe UI"/>
          <w:b/>
          <w:bCs/>
          <w:color w:val="24292E"/>
          <w:szCs w:val="22"/>
          <w:lang w:val="en"/>
        </w:rPr>
        <w:t xml:space="preserve">File to Import </w:t>
      </w:r>
      <w:r w:rsidR="00133D15" w:rsidRPr="00556945">
        <w:rPr>
          <w:rFonts w:cs="Segoe UI"/>
          <w:color w:val="24292E"/>
          <w:szCs w:val="22"/>
          <w:lang w:val="en"/>
        </w:rPr>
        <w:t>page of the wizard</w:t>
      </w:r>
      <w:r w:rsidRPr="00556945">
        <w:rPr>
          <w:rFonts w:cs="Segoe UI"/>
          <w:color w:val="24292E"/>
          <w:szCs w:val="22"/>
          <w:lang w:val="en"/>
        </w:rPr>
        <w:t xml:space="preserve">, click </w:t>
      </w:r>
      <w:r w:rsidRPr="00556945">
        <w:rPr>
          <w:rFonts w:cs="Segoe UI"/>
          <w:b/>
          <w:bCs/>
          <w:color w:val="24292E"/>
          <w:szCs w:val="22"/>
          <w:lang w:val="en"/>
        </w:rPr>
        <w:t>Browse</w:t>
      </w:r>
      <w:r w:rsidRPr="00556945">
        <w:rPr>
          <w:rFonts w:cs="Segoe UI"/>
          <w:color w:val="24292E"/>
          <w:szCs w:val="22"/>
          <w:lang w:val="en"/>
        </w:rPr>
        <w:t xml:space="preserve">. </w:t>
      </w:r>
    </w:p>
    <w:p w14:paraId="085907A2" w14:textId="697073BA" w:rsidR="00AB127A" w:rsidRPr="00556945" w:rsidRDefault="00AB127A" w:rsidP="008F7CB4">
      <w:pPr>
        <w:pStyle w:val="ListParagraph"/>
        <w:shd w:val="clear" w:color="auto" w:fill="FFFFFF"/>
        <w:spacing w:after="150"/>
        <w:rPr>
          <w:rFonts w:cs="Segoe UI"/>
          <w:color w:val="24292E"/>
          <w:szCs w:val="22"/>
          <w:lang w:val="en"/>
        </w:rPr>
      </w:pPr>
      <w:r w:rsidRPr="00556945">
        <w:rPr>
          <w:rFonts w:cs="Segoe UI"/>
          <w:color w:val="24292E"/>
          <w:szCs w:val="22"/>
          <w:lang w:val="en"/>
        </w:rPr>
        <w:t xml:space="preserve">Browse to the location of the </w:t>
      </w:r>
      <w:r w:rsidRPr="00556945">
        <w:rPr>
          <w:rFonts w:cs="Segoe UI"/>
          <w:b/>
          <w:bCs/>
          <w:i/>
          <w:iCs/>
          <w:color w:val="24292E"/>
          <w:szCs w:val="22"/>
          <w:lang w:val="en"/>
        </w:rPr>
        <w:t>ComputerName</w:t>
      </w:r>
      <w:r w:rsidRPr="00556945">
        <w:rPr>
          <w:rFonts w:cs="Segoe UI"/>
          <w:color w:val="24292E"/>
          <w:szCs w:val="22"/>
          <w:lang w:val="en"/>
        </w:rPr>
        <w:t xml:space="preserve">.cer file, select the file, then click </w:t>
      </w:r>
      <w:r w:rsidRPr="00556945">
        <w:rPr>
          <w:rFonts w:cs="Segoe UI"/>
          <w:b/>
          <w:bCs/>
          <w:color w:val="24292E"/>
          <w:szCs w:val="22"/>
          <w:lang w:val="en"/>
        </w:rPr>
        <w:t>Open</w:t>
      </w:r>
      <w:r w:rsidRPr="00556945">
        <w:rPr>
          <w:rFonts w:cs="Segoe UI"/>
          <w:color w:val="24292E"/>
          <w:szCs w:val="22"/>
          <w:lang w:val="en"/>
        </w:rPr>
        <w:t>.</w:t>
      </w:r>
    </w:p>
    <w:p w14:paraId="5A8684A7" w14:textId="561FAEB8" w:rsidR="00AB127A" w:rsidRPr="00556945" w:rsidRDefault="00AB127A" w:rsidP="00C05B58">
      <w:pPr>
        <w:pStyle w:val="ListParagraph"/>
        <w:numPr>
          <w:ilvl w:val="0"/>
          <w:numId w:val="30"/>
        </w:numPr>
        <w:shd w:val="clear" w:color="auto" w:fill="FFFFFF"/>
        <w:spacing w:after="150"/>
        <w:rPr>
          <w:rFonts w:cs="Segoe UI"/>
          <w:color w:val="24292E"/>
          <w:szCs w:val="22"/>
          <w:lang w:val="en"/>
        </w:rPr>
      </w:pPr>
      <w:r w:rsidRPr="00556945">
        <w:rPr>
          <w:rFonts w:cs="Segoe UI"/>
          <w:color w:val="24292E"/>
          <w:szCs w:val="22"/>
          <w:lang w:val="en"/>
        </w:rPr>
        <w:t xml:space="preserve">On the </w:t>
      </w:r>
      <w:r w:rsidRPr="00556945">
        <w:rPr>
          <w:rFonts w:cs="Segoe UI"/>
          <w:b/>
          <w:bCs/>
          <w:color w:val="24292E"/>
          <w:szCs w:val="22"/>
          <w:lang w:val="en"/>
        </w:rPr>
        <w:t>File to Import</w:t>
      </w:r>
      <w:r w:rsidR="00E119F6">
        <w:rPr>
          <w:rFonts w:cs="Segoe UI"/>
          <w:b/>
          <w:bCs/>
          <w:color w:val="24292E"/>
          <w:szCs w:val="22"/>
          <w:lang w:val="en"/>
        </w:rPr>
        <w:t xml:space="preserve"> </w:t>
      </w:r>
      <w:r w:rsidR="00556945">
        <w:rPr>
          <w:rFonts w:cs="Segoe UI"/>
          <w:color w:val="24292E"/>
          <w:szCs w:val="22"/>
          <w:lang w:val="en"/>
        </w:rPr>
        <w:t>page of the wizard</w:t>
      </w:r>
      <w:r w:rsidRPr="00556945">
        <w:rPr>
          <w:rFonts w:cs="Segoe UI"/>
          <w:color w:val="24292E"/>
          <w:szCs w:val="22"/>
          <w:lang w:val="en"/>
        </w:rPr>
        <w:t xml:space="preserve">, click </w:t>
      </w:r>
      <w:r w:rsidRPr="00556945">
        <w:rPr>
          <w:rFonts w:cs="Segoe UI"/>
          <w:b/>
          <w:bCs/>
          <w:color w:val="24292E"/>
          <w:szCs w:val="22"/>
          <w:lang w:val="en"/>
        </w:rPr>
        <w:t>Next</w:t>
      </w:r>
      <w:r w:rsidRPr="00556945">
        <w:rPr>
          <w:rFonts w:cs="Segoe UI"/>
          <w:color w:val="24292E"/>
          <w:szCs w:val="22"/>
          <w:lang w:val="en"/>
        </w:rPr>
        <w:t>.</w:t>
      </w:r>
    </w:p>
    <w:p w14:paraId="759BDA59" w14:textId="6428F1FA" w:rsidR="00AB127A" w:rsidRPr="00556945" w:rsidRDefault="00AB127A" w:rsidP="00C05B58">
      <w:pPr>
        <w:pStyle w:val="ListParagraph"/>
        <w:numPr>
          <w:ilvl w:val="0"/>
          <w:numId w:val="30"/>
        </w:numPr>
        <w:shd w:val="clear" w:color="auto" w:fill="FFFFFF"/>
        <w:spacing w:after="150"/>
        <w:rPr>
          <w:rFonts w:cs="Segoe UI"/>
          <w:color w:val="24292E"/>
          <w:szCs w:val="22"/>
          <w:lang w:val="en"/>
        </w:rPr>
      </w:pPr>
      <w:r w:rsidRPr="00556945">
        <w:rPr>
          <w:rFonts w:cs="Segoe UI"/>
          <w:color w:val="24292E"/>
          <w:szCs w:val="22"/>
          <w:lang w:val="en"/>
        </w:rPr>
        <w:t xml:space="preserve">On the </w:t>
      </w:r>
      <w:r w:rsidRPr="00556945">
        <w:rPr>
          <w:rFonts w:cs="Segoe UI"/>
          <w:b/>
          <w:bCs/>
          <w:color w:val="24292E"/>
          <w:szCs w:val="22"/>
          <w:lang w:val="en"/>
        </w:rPr>
        <w:t>Certificate Store</w:t>
      </w:r>
      <w:r w:rsidR="008F7CB4" w:rsidRPr="00556945">
        <w:rPr>
          <w:rFonts w:cs="Segoe UI"/>
          <w:color w:val="24292E"/>
          <w:szCs w:val="22"/>
          <w:lang w:val="en"/>
        </w:rPr>
        <w:t xml:space="preserve"> page</w:t>
      </w:r>
      <w:r w:rsidR="00556945">
        <w:rPr>
          <w:rFonts w:cs="Segoe UI"/>
          <w:color w:val="24292E"/>
          <w:szCs w:val="22"/>
          <w:lang w:val="en"/>
        </w:rPr>
        <w:t xml:space="preserve"> of the wizard</w:t>
      </w:r>
      <w:r w:rsidRPr="00556945">
        <w:rPr>
          <w:rFonts w:cs="Segoe UI"/>
          <w:color w:val="24292E"/>
          <w:szCs w:val="22"/>
          <w:lang w:val="en"/>
        </w:rPr>
        <w:t xml:space="preserve">, accept the default </w:t>
      </w:r>
      <w:r w:rsidR="008F7CB4" w:rsidRPr="00556945">
        <w:rPr>
          <w:rFonts w:cs="Segoe UI"/>
          <w:color w:val="24292E"/>
          <w:szCs w:val="22"/>
          <w:lang w:val="en"/>
        </w:rPr>
        <w:t xml:space="preserve">selection, </w:t>
      </w:r>
      <w:r w:rsidRPr="00556945">
        <w:rPr>
          <w:rFonts w:cs="Segoe UI"/>
          <w:color w:val="24292E"/>
          <w:szCs w:val="22"/>
          <w:lang w:val="en"/>
        </w:rPr>
        <w:t xml:space="preserve">and then click </w:t>
      </w:r>
      <w:r w:rsidRPr="00556945">
        <w:rPr>
          <w:rFonts w:cs="Segoe UI"/>
          <w:b/>
          <w:bCs/>
          <w:color w:val="24292E"/>
          <w:szCs w:val="22"/>
          <w:lang w:val="en"/>
        </w:rPr>
        <w:t>Next</w:t>
      </w:r>
      <w:r w:rsidRPr="00556945">
        <w:rPr>
          <w:rFonts w:cs="Segoe UI"/>
          <w:color w:val="24292E"/>
          <w:szCs w:val="22"/>
          <w:lang w:val="en"/>
        </w:rPr>
        <w:t>.</w:t>
      </w:r>
    </w:p>
    <w:p w14:paraId="771486CF" w14:textId="0BA56BE5" w:rsidR="00AB127A" w:rsidRPr="00556945" w:rsidRDefault="00AB127A" w:rsidP="00C05B58">
      <w:pPr>
        <w:pStyle w:val="ListParagraph"/>
        <w:numPr>
          <w:ilvl w:val="0"/>
          <w:numId w:val="30"/>
        </w:numPr>
        <w:shd w:val="clear" w:color="auto" w:fill="FFFFFF"/>
        <w:spacing w:after="150"/>
        <w:rPr>
          <w:rFonts w:cs="Segoe UI"/>
          <w:color w:val="24292E"/>
          <w:szCs w:val="22"/>
          <w:lang w:val="en"/>
        </w:rPr>
      </w:pPr>
      <w:r w:rsidRPr="00556945">
        <w:rPr>
          <w:rFonts w:cs="Segoe UI"/>
          <w:color w:val="24292E"/>
          <w:szCs w:val="22"/>
          <w:lang w:val="en"/>
        </w:rPr>
        <w:t xml:space="preserve">On the </w:t>
      </w:r>
      <w:r w:rsidRPr="00556945">
        <w:rPr>
          <w:rFonts w:cs="Segoe UI"/>
          <w:b/>
          <w:bCs/>
          <w:color w:val="24292E"/>
          <w:szCs w:val="22"/>
          <w:lang w:val="en"/>
        </w:rPr>
        <w:t xml:space="preserve">Completing the Certificate Import Wizard </w:t>
      </w:r>
      <w:r w:rsidR="008F7CB4" w:rsidRPr="00556945">
        <w:rPr>
          <w:rFonts w:cs="Segoe UI"/>
          <w:color w:val="24292E"/>
          <w:szCs w:val="22"/>
          <w:lang w:val="en"/>
        </w:rPr>
        <w:t>page</w:t>
      </w:r>
      <w:r w:rsidRPr="00556945">
        <w:rPr>
          <w:rFonts w:cs="Segoe UI"/>
          <w:color w:val="24292E"/>
          <w:szCs w:val="22"/>
          <w:lang w:val="en"/>
        </w:rPr>
        <w:t xml:space="preserve">, click </w:t>
      </w:r>
      <w:r w:rsidRPr="00556945">
        <w:rPr>
          <w:rFonts w:cs="Segoe UI"/>
          <w:b/>
          <w:bCs/>
          <w:color w:val="24292E"/>
          <w:szCs w:val="22"/>
          <w:lang w:val="en"/>
        </w:rPr>
        <w:t>Finish</w:t>
      </w:r>
      <w:r w:rsidRPr="00556945">
        <w:rPr>
          <w:rFonts w:cs="Segoe UI"/>
          <w:color w:val="24292E"/>
          <w:szCs w:val="22"/>
          <w:lang w:val="en"/>
        </w:rPr>
        <w:t>.</w:t>
      </w:r>
    </w:p>
    <w:p w14:paraId="10476700" w14:textId="77777777" w:rsidR="00B95B2F" w:rsidRPr="00556945" w:rsidRDefault="00B95B2F" w:rsidP="00763CD0">
      <w:pPr>
        <w:pStyle w:val="BodyTextSpacer"/>
        <w:ind w:left="360"/>
        <w:rPr>
          <w:szCs w:val="22"/>
        </w:rPr>
      </w:pPr>
    </w:p>
    <w:p w14:paraId="5B3C4F86" w14:textId="4BEE3971" w:rsidR="00D64E04" w:rsidRPr="00556945" w:rsidRDefault="00B95B2F" w:rsidP="00114E8D">
      <w:pPr>
        <w:pStyle w:val="BodyText"/>
        <w:ind w:left="360"/>
      </w:pPr>
      <w:r w:rsidRPr="00556945">
        <w:t>At this point, you can o</w:t>
      </w:r>
      <w:r w:rsidR="00AB127A" w:rsidRPr="00556945">
        <w:t>ptionally config</w:t>
      </w:r>
      <w:r w:rsidR="008F7CB4" w:rsidRPr="00556945">
        <w:t>ure</w:t>
      </w:r>
      <w:r w:rsidR="00AB127A" w:rsidRPr="00556945">
        <w:t xml:space="preserve"> </w:t>
      </w:r>
      <w:r w:rsidRPr="00556945">
        <w:t>G</w:t>
      </w:r>
      <w:r w:rsidR="00AB127A" w:rsidRPr="00556945">
        <w:t xml:space="preserve">roup </w:t>
      </w:r>
      <w:r w:rsidRPr="00556945">
        <w:t>P</w:t>
      </w:r>
      <w:r w:rsidR="00AB127A" w:rsidRPr="00556945">
        <w:t xml:space="preserve">olicy for </w:t>
      </w:r>
      <w:r w:rsidR="008F7CB4" w:rsidRPr="00556945">
        <w:t xml:space="preserve">the </w:t>
      </w:r>
      <w:r w:rsidR="00AB127A" w:rsidRPr="00556945">
        <w:t>RDPEGFX AVC 444 feature</w:t>
      </w:r>
      <w:r w:rsidRPr="00556945">
        <w:t xml:space="preserve"> in the steps that follow</w:t>
      </w:r>
      <w:r w:rsidR="00D64E04" w:rsidRPr="00556945">
        <w:t>.</w:t>
      </w:r>
    </w:p>
    <w:p w14:paraId="6984A46A" w14:textId="2C5D6188" w:rsidR="00AB127A" w:rsidRPr="00556945" w:rsidRDefault="006E6EC9" w:rsidP="00D64E04">
      <w:pPr>
        <w:pStyle w:val="MoreInfo"/>
        <w:ind w:left="360"/>
        <w:rPr>
          <w:szCs w:val="22"/>
        </w:rPr>
      </w:pPr>
      <w:r w:rsidRPr="00AB127A">
        <w:rPr>
          <w:noProof/>
          <w:color w:val="0366D6"/>
        </w:rPr>
        <w:drawing>
          <wp:inline distT="0" distB="0" distL="0" distR="0" wp14:anchorId="15735AF4" wp14:editId="0574F8A1">
            <wp:extent cx="311391" cy="207594"/>
            <wp:effectExtent l="0" t="0" r="0" b="2540"/>
            <wp:docPr id="98" name="Picture 98">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D64E04" w:rsidRPr="00556945">
        <w:rPr>
          <w:szCs w:val="22"/>
        </w:rPr>
        <w:t>Note</w:t>
      </w:r>
    </w:p>
    <w:p w14:paraId="0209BDE2" w14:textId="2887D34D" w:rsidR="00D64E04" w:rsidRPr="00556945" w:rsidRDefault="00D64E04" w:rsidP="00D64E04">
      <w:pPr>
        <w:pStyle w:val="MoreInfoText"/>
        <w:ind w:left="360"/>
        <w:rPr>
          <w:szCs w:val="22"/>
        </w:rPr>
      </w:pPr>
      <w:r w:rsidRPr="00556945">
        <w:rPr>
          <w:szCs w:val="22"/>
        </w:rPr>
        <w:t xml:space="preserve">To enable AVC 444 mode in Windows 10 or Windows Server 2016 and later versions, you will need to configure Group Policy in the </w:t>
      </w:r>
      <w:r w:rsidRPr="00556945">
        <w:rPr>
          <w:b/>
          <w:bCs w:val="0"/>
          <w:szCs w:val="22"/>
        </w:rPr>
        <w:t>Group Policy Editor</w:t>
      </w:r>
      <w:r w:rsidR="006E1F42" w:rsidRPr="006E1F42">
        <w:rPr>
          <w:szCs w:val="22"/>
        </w:rPr>
        <w:t>.</w:t>
      </w:r>
      <w:r w:rsidR="006E1F42">
        <w:rPr>
          <w:b/>
          <w:bCs w:val="0"/>
          <w:szCs w:val="22"/>
        </w:rPr>
        <w:t xml:space="preserve"> </w:t>
      </w:r>
      <w:r w:rsidR="00114E8D">
        <w:rPr>
          <w:szCs w:val="22"/>
        </w:rPr>
        <w:t>In the procedure that follows, you will</w:t>
      </w:r>
      <w:r w:rsidR="002F4FC4">
        <w:rPr>
          <w:b/>
          <w:bCs w:val="0"/>
          <w:szCs w:val="22"/>
        </w:rPr>
        <w:t xml:space="preserve"> </w:t>
      </w:r>
      <w:r w:rsidR="002F4FC4" w:rsidRPr="005D2D19">
        <w:t>set up an AVC 444</w:t>
      </w:r>
      <w:r w:rsidR="002F4FC4">
        <w:t>-</w:t>
      </w:r>
      <w:r w:rsidR="002F4FC4" w:rsidRPr="005D2D19">
        <w:t>supported environment</w:t>
      </w:r>
      <w:r w:rsidRPr="00556945">
        <w:rPr>
          <w:szCs w:val="22"/>
        </w:rPr>
        <w:t>.</w:t>
      </w:r>
    </w:p>
    <w:p w14:paraId="6E1F4BDD" w14:textId="77777777" w:rsidR="00C44D31" w:rsidRPr="00556945" w:rsidRDefault="00C44D31" w:rsidP="00C44D31">
      <w:pPr>
        <w:pStyle w:val="BodyTextSpacer"/>
        <w:rPr>
          <w:szCs w:val="22"/>
        </w:rPr>
      </w:pPr>
    </w:p>
    <w:p w14:paraId="78A4666D" w14:textId="74F363CD" w:rsidR="00B95B2F" w:rsidRPr="00556945" w:rsidRDefault="00D64E04" w:rsidP="00556945">
      <w:pPr>
        <w:pStyle w:val="Caption"/>
        <w:ind w:left="360"/>
        <w:rPr>
          <w:szCs w:val="22"/>
        </w:rPr>
      </w:pPr>
      <w:r w:rsidRPr="00556945">
        <w:rPr>
          <w:rStyle w:val="Hyperlink"/>
          <w:szCs w:val="22"/>
        </w:rPr>
        <w:sym w:font="Wingdings 3" w:char="F084"/>
      </w:r>
      <w:r w:rsidRPr="00556945">
        <w:rPr>
          <w:rStyle w:val="Hyperlink"/>
          <w:szCs w:val="22"/>
        </w:rPr>
        <w:t xml:space="preserve">  </w:t>
      </w:r>
      <w:r w:rsidR="00B95B2F" w:rsidRPr="00556945">
        <w:rPr>
          <w:szCs w:val="22"/>
        </w:rPr>
        <w:t>To configure Group Policy for the RDPEFGX AVC 444 feature</w:t>
      </w:r>
      <w:r w:rsidR="00B95B2F" w:rsidRPr="00556945">
        <w:rPr>
          <w:b w:val="0"/>
          <w:bCs w:val="0"/>
          <w:szCs w:val="22"/>
        </w:rPr>
        <w:t>:</w:t>
      </w:r>
    </w:p>
    <w:p w14:paraId="5D51997B" w14:textId="260B716B" w:rsidR="00AB127A" w:rsidRPr="00556945" w:rsidRDefault="00AB127A" w:rsidP="00C05B58">
      <w:pPr>
        <w:pStyle w:val="ListParagraph"/>
        <w:numPr>
          <w:ilvl w:val="0"/>
          <w:numId w:val="31"/>
        </w:numPr>
        <w:shd w:val="clear" w:color="auto" w:fill="FFFFFF"/>
        <w:spacing w:after="150"/>
        <w:rPr>
          <w:rFonts w:cs="Segoe UI"/>
          <w:color w:val="24292E"/>
          <w:szCs w:val="22"/>
          <w:lang w:val="en"/>
        </w:rPr>
      </w:pPr>
      <w:r w:rsidRPr="00556945">
        <w:rPr>
          <w:rFonts w:cs="Segoe UI"/>
          <w:color w:val="24292E"/>
          <w:szCs w:val="22"/>
          <w:lang w:val="en"/>
        </w:rPr>
        <w:t>Open</w:t>
      </w:r>
      <w:r w:rsidR="00C44D31" w:rsidRPr="00556945">
        <w:rPr>
          <w:rFonts w:cs="Segoe UI"/>
          <w:color w:val="24292E"/>
          <w:szCs w:val="22"/>
          <w:lang w:val="en"/>
        </w:rPr>
        <w:t xml:space="preserve"> the</w:t>
      </w:r>
      <w:r w:rsidRPr="00556945">
        <w:rPr>
          <w:rFonts w:cs="Segoe UI"/>
          <w:color w:val="24292E"/>
          <w:szCs w:val="22"/>
          <w:lang w:val="en"/>
        </w:rPr>
        <w:t xml:space="preserve"> </w:t>
      </w:r>
      <w:r w:rsidRPr="00556945">
        <w:rPr>
          <w:rFonts w:cs="Segoe UI"/>
          <w:b/>
          <w:bCs/>
          <w:color w:val="24292E"/>
          <w:szCs w:val="22"/>
          <w:lang w:val="en"/>
        </w:rPr>
        <w:t>Local Group Policy Editor</w:t>
      </w:r>
      <w:r w:rsidRPr="00556945">
        <w:rPr>
          <w:rFonts w:cs="Segoe UI"/>
          <w:color w:val="24292E"/>
          <w:szCs w:val="22"/>
          <w:lang w:val="en"/>
        </w:rPr>
        <w:t xml:space="preserve"> by typing </w:t>
      </w:r>
      <w:r w:rsidR="00C44D31" w:rsidRPr="00556945">
        <w:rPr>
          <w:rFonts w:cs="Segoe UI"/>
          <w:color w:val="24292E"/>
          <w:szCs w:val="22"/>
          <w:lang w:val="en"/>
        </w:rPr>
        <w:t>“</w:t>
      </w:r>
      <w:r w:rsidRPr="00556945">
        <w:rPr>
          <w:rFonts w:cs="Segoe UI"/>
          <w:color w:val="24292E"/>
          <w:szCs w:val="22"/>
          <w:lang w:val="en"/>
        </w:rPr>
        <w:t>gpedit.msc</w:t>
      </w:r>
      <w:r w:rsidR="00C44D31" w:rsidRPr="00556945">
        <w:rPr>
          <w:rFonts w:cs="Segoe UI"/>
          <w:color w:val="24292E"/>
          <w:szCs w:val="22"/>
          <w:lang w:val="en"/>
        </w:rPr>
        <w:t>”</w:t>
      </w:r>
      <w:r w:rsidRPr="00556945">
        <w:rPr>
          <w:rFonts w:cs="Segoe UI"/>
          <w:color w:val="24292E"/>
          <w:szCs w:val="22"/>
          <w:lang w:val="en"/>
        </w:rPr>
        <w:t xml:space="preserve"> </w:t>
      </w:r>
      <w:r w:rsidR="00C44D31" w:rsidRPr="00556945">
        <w:rPr>
          <w:rFonts w:cs="Segoe UI"/>
          <w:color w:val="24292E"/>
          <w:szCs w:val="22"/>
          <w:lang w:val="en"/>
        </w:rPr>
        <w:t xml:space="preserve">in the </w:t>
      </w:r>
      <w:r w:rsidR="00C44D31" w:rsidRPr="00556945">
        <w:rPr>
          <w:rFonts w:cs="Segoe UI"/>
          <w:b/>
          <w:bCs/>
          <w:color w:val="24292E"/>
          <w:szCs w:val="22"/>
          <w:lang w:val="en"/>
        </w:rPr>
        <w:t>Run</w:t>
      </w:r>
      <w:r w:rsidR="00C44D31" w:rsidRPr="00556945">
        <w:rPr>
          <w:rFonts w:cs="Segoe UI"/>
          <w:color w:val="24292E"/>
          <w:szCs w:val="22"/>
          <w:lang w:val="en"/>
        </w:rPr>
        <w:t xml:space="preserve"> dialog </w:t>
      </w:r>
      <w:r w:rsidRPr="00556945">
        <w:rPr>
          <w:rFonts w:cs="Segoe UI"/>
          <w:color w:val="24292E"/>
          <w:szCs w:val="22"/>
          <w:lang w:val="en"/>
        </w:rPr>
        <w:t xml:space="preserve">and </w:t>
      </w:r>
      <w:r w:rsidR="00556945" w:rsidRPr="00556945">
        <w:rPr>
          <w:rFonts w:cs="Segoe UI"/>
          <w:color w:val="24292E"/>
          <w:szCs w:val="22"/>
          <w:lang w:val="en"/>
        </w:rPr>
        <w:t xml:space="preserve">clicking </w:t>
      </w:r>
      <w:r w:rsidR="00C44D31" w:rsidRPr="00556945">
        <w:rPr>
          <w:rFonts w:cs="Segoe UI"/>
          <w:b/>
          <w:bCs/>
          <w:color w:val="24292E"/>
          <w:szCs w:val="22"/>
          <w:lang w:val="en"/>
        </w:rPr>
        <w:t>OK</w:t>
      </w:r>
      <w:r w:rsidRPr="00556945">
        <w:rPr>
          <w:rFonts w:cs="Segoe UI"/>
          <w:color w:val="24292E"/>
          <w:szCs w:val="22"/>
          <w:lang w:val="en"/>
        </w:rPr>
        <w:t>.</w:t>
      </w:r>
    </w:p>
    <w:p w14:paraId="63003521" w14:textId="5D72D81C" w:rsidR="00556945" w:rsidRPr="00556945" w:rsidRDefault="00556945" w:rsidP="00C05B58">
      <w:pPr>
        <w:pStyle w:val="ListParagraph"/>
        <w:numPr>
          <w:ilvl w:val="0"/>
          <w:numId w:val="31"/>
        </w:numPr>
        <w:shd w:val="clear" w:color="auto" w:fill="FFFFFF"/>
        <w:spacing w:after="150"/>
        <w:rPr>
          <w:rFonts w:ascii="Segoe UI" w:hAnsi="Segoe UI" w:cs="Segoe UI"/>
          <w:color w:val="24292E"/>
          <w:sz w:val="21"/>
          <w:szCs w:val="21"/>
          <w:lang w:val="en"/>
        </w:rPr>
      </w:pPr>
      <w:r w:rsidRPr="00556945">
        <w:rPr>
          <w:rFonts w:cs="Segoe UI"/>
          <w:color w:val="24292E"/>
          <w:szCs w:val="22"/>
          <w:lang w:val="en"/>
        </w:rPr>
        <w:t xml:space="preserve">Navigate </w:t>
      </w:r>
      <w:r w:rsidR="00AB127A" w:rsidRPr="00556945">
        <w:rPr>
          <w:rFonts w:cs="Segoe UI"/>
          <w:color w:val="24292E"/>
          <w:szCs w:val="22"/>
          <w:lang w:val="en"/>
        </w:rPr>
        <w:t xml:space="preserve">to the </w:t>
      </w:r>
      <w:r w:rsidRPr="00556945">
        <w:rPr>
          <w:rFonts w:cs="Segoe UI"/>
          <w:color w:val="24292E"/>
          <w:szCs w:val="22"/>
          <w:lang w:val="en"/>
        </w:rPr>
        <w:t>location immediately below</w:t>
      </w:r>
      <w:r w:rsidR="00AB127A" w:rsidRPr="00556945">
        <w:rPr>
          <w:rFonts w:cs="Segoe UI"/>
          <w:color w:val="24292E"/>
          <w:szCs w:val="22"/>
          <w:lang w:val="en"/>
        </w:rPr>
        <w:t xml:space="preserve">: </w:t>
      </w:r>
    </w:p>
    <w:p w14:paraId="64F2FA6E" w14:textId="77777777" w:rsidR="000F3626" w:rsidRDefault="000F3626" w:rsidP="00926CD2">
      <w:pPr>
        <w:pStyle w:val="Code"/>
        <w:rPr>
          <w:lang w:val="en"/>
        </w:rPr>
      </w:pPr>
      <w:r>
        <w:rPr>
          <w:lang w:val="en"/>
        </w:rPr>
        <w:t xml:space="preserve">    </w:t>
      </w:r>
      <w:r w:rsidR="00AB127A" w:rsidRPr="00AB127A">
        <w:rPr>
          <w:lang w:val="en"/>
        </w:rPr>
        <w:t>Computer Configuration\Administrative Templates\Windows</w:t>
      </w:r>
    </w:p>
    <w:p w14:paraId="1C2824AF" w14:textId="77777777" w:rsidR="000F3626" w:rsidRDefault="000F3626" w:rsidP="00926CD2">
      <w:pPr>
        <w:pStyle w:val="Code"/>
        <w:rPr>
          <w:lang w:val="en"/>
        </w:rPr>
      </w:pPr>
      <w:r>
        <w:rPr>
          <w:lang w:val="en"/>
        </w:rPr>
        <w:t xml:space="preserve">   </w:t>
      </w:r>
      <w:r w:rsidR="00AB127A" w:rsidRPr="00AB127A">
        <w:rPr>
          <w:lang w:val="en"/>
        </w:rPr>
        <w:t xml:space="preserve"> Components\Remote Desktop Services\Remote Desktop Session Host\</w:t>
      </w:r>
    </w:p>
    <w:p w14:paraId="1E79F5F4" w14:textId="441CBD34" w:rsidR="00AB127A" w:rsidRPr="00AB127A" w:rsidRDefault="000F3626" w:rsidP="00926CD2">
      <w:pPr>
        <w:pStyle w:val="Code"/>
        <w:rPr>
          <w:lang w:val="en"/>
        </w:rPr>
      </w:pPr>
      <w:r>
        <w:rPr>
          <w:lang w:val="en"/>
        </w:rPr>
        <w:t xml:space="preserve">    </w:t>
      </w:r>
      <w:r w:rsidR="00AB127A" w:rsidRPr="00AB127A">
        <w:rPr>
          <w:lang w:val="en"/>
        </w:rPr>
        <w:t>Remote Session Environment</w:t>
      </w:r>
    </w:p>
    <w:p w14:paraId="10E6C459" w14:textId="4E2E7F55" w:rsidR="005D2D19" w:rsidRDefault="005D2D19" w:rsidP="00C05B58">
      <w:pPr>
        <w:pStyle w:val="BodyText"/>
        <w:numPr>
          <w:ilvl w:val="0"/>
          <w:numId w:val="31"/>
        </w:numPr>
      </w:pPr>
      <w:r w:rsidRPr="005D2D19">
        <w:t xml:space="preserve">Enable AVC 444 by </w:t>
      </w:r>
      <w:r>
        <w:t>doing the following:</w:t>
      </w:r>
    </w:p>
    <w:p w14:paraId="34385282" w14:textId="4C66424F" w:rsidR="005D2D19" w:rsidRDefault="005D2D19" w:rsidP="00C05B58">
      <w:pPr>
        <w:pStyle w:val="BodyText"/>
        <w:numPr>
          <w:ilvl w:val="0"/>
          <w:numId w:val="32"/>
        </w:numPr>
      </w:pPr>
      <w:r>
        <w:t xml:space="preserve">Right-click the </w:t>
      </w:r>
      <w:r w:rsidRPr="005D2D19">
        <w:rPr>
          <w:b/>
          <w:bCs/>
        </w:rPr>
        <w:t>Configure H.264/AVC hardware encoding for Remote Desktop connections</w:t>
      </w:r>
      <w:r>
        <w:t xml:space="preserve"> setting and select </w:t>
      </w:r>
      <w:r w:rsidRPr="005D2D19">
        <w:rPr>
          <w:b/>
          <w:bCs/>
        </w:rPr>
        <w:t>Edit</w:t>
      </w:r>
      <w:r>
        <w:t xml:space="preserve"> in the context menu that displays.</w:t>
      </w:r>
    </w:p>
    <w:p w14:paraId="0A0AB9E7" w14:textId="6132C726" w:rsidR="005D2D19" w:rsidRPr="005D2D19" w:rsidRDefault="005D2D19" w:rsidP="00C05B58">
      <w:pPr>
        <w:pStyle w:val="BodyText"/>
        <w:numPr>
          <w:ilvl w:val="0"/>
          <w:numId w:val="32"/>
        </w:numPr>
      </w:pPr>
      <w:r>
        <w:t xml:space="preserve">In the </w:t>
      </w:r>
      <w:r w:rsidRPr="005D2D19">
        <w:rPr>
          <w:b/>
          <w:bCs/>
        </w:rPr>
        <w:t>Configure H.264/AVC hardware encoding for Remote Desktop connections</w:t>
      </w:r>
      <w:r>
        <w:t xml:space="preserve"> </w:t>
      </w:r>
      <w:r w:rsidR="00C82C7A">
        <w:t xml:space="preserve">settings </w:t>
      </w:r>
      <w:r>
        <w:t xml:space="preserve">dialog, select the </w:t>
      </w:r>
      <w:r w:rsidRPr="005D2D19">
        <w:rPr>
          <w:b/>
          <w:bCs/>
        </w:rPr>
        <w:t>Enabled</w:t>
      </w:r>
      <w:r>
        <w:t xml:space="preserve"> option, click </w:t>
      </w:r>
      <w:r w:rsidRPr="005D2D19">
        <w:rPr>
          <w:b/>
          <w:bCs/>
        </w:rPr>
        <w:t>Apply</w:t>
      </w:r>
      <w:r>
        <w:t xml:space="preserve">, and then click </w:t>
      </w:r>
      <w:r w:rsidRPr="005D2D19">
        <w:rPr>
          <w:b/>
          <w:bCs/>
        </w:rPr>
        <w:t>OK</w:t>
      </w:r>
      <w:r>
        <w:t xml:space="preserve"> to exit the dialog.</w:t>
      </w:r>
    </w:p>
    <w:p w14:paraId="343F6152" w14:textId="38315CDC" w:rsidR="00AB127A" w:rsidRDefault="00AB127A" w:rsidP="00D505DF">
      <w:pPr>
        <w:pStyle w:val="BodyText"/>
        <w:ind w:left="720"/>
      </w:pPr>
      <w:r w:rsidRPr="005D2D19">
        <w:t>This policy enable</w:t>
      </w:r>
      <w:r w:rsidR="002F4FC4">
        <w:t>s</w:t>
      </w:r>
      <w:r w:rsidRPr="005D2D19">
        <w:t xml:space="preserve"> hardware encoding for AVC/H.264 when used in conjunction with the AVC 444 mode. When enabled, each remote desktop monitor will use up to one AVC/H.264 encoder on the server. If all AVC/H.264 encoders are in use, the RDP </w:t>
      </w:r>
      <w:r w:rsidR="00E33EFC">
        <w:t>S</w:t>
      </w:r>
      <w:r w:rsidRPr="005D2D19">
        <w:t>erver will automatically fallback to using software encoding.</w:t>
      </w:r>
    </w:p>
    <w:p w14:paraId="5C29A58F" w14:textId="612D8DFD" w:rsidR="00AB127A" w:rsidRPr="00AB127A" w:rsidRDefault="00AB127A" w:rsidP="00F907E0">
      <w:pPr>
        <w:pStyle w:val="Heading2"/>
        <w:rPr>
          <w:lang w:val="en"/>
        </w:rPr>
      </w:pPr>
      <w:bookmarkStart w:id="252" w:name="_Configuring_Non-Windows_Test"/>
      <w:bookmarkStart w:id="253" w:name="_Toc67405006"/>
      <w:bookmarkEnd w:id="252"/>
      <w:r w:rsidRPr="00AB127A">
        <w:rPr>
          <w:lang w:val="en"/>
        </w:rPr>
        <w:t>Configur</w:t>
      </w:r>
      <w:r w:rsidR="00DC6B5C">
        <w:rPr>
          <w:lang w:val="en"/>
        </w:rPr>
        <w:t>ing</w:t>
      </w:r>
      <w:r w:rsidRPr="00AB127A">
        <w:rPr>
          <w:lang w:val="en"/>
        </w:rPr>
        <w:t xml:space="preserve"> </w:t>
      </w:r>
      <w:r w:rsidR="00164074">
        <w:rPr>
          <w:lang w:val="en"/>
        </w:rPr>
        <w:t xml:space="preserve">Non-Windows </w:t>
      </w:r>
      <w:r w:rsidR="00BF56B0">
        <w:rPr>
          <w:lang w:val="en"/>
        </w:rPr>
        <w:t>Test Environment</w:t>
      </w:r>
      <w:r w:rsidR="00E21E09">
        <w:rPr>
          <w:lang w:val="en"/>
        </w:rPr>
        <w:t xml:space="preserve"> </w:t>
      </w:r>
      <w:r w:rsidRPr="00AB127A">
        <w:rPr>
          <w:lang w:val="en"/>
        </w:rPr>
        <w:t>Computers</w:t>
      </w:r>
      <w:bookmarkEnd w:id="253"/>
    </w:p>
    <w:p w14:paraId="44C13CAF" w14:textId="747F2672" w:rsidR="00AB127A" w:rsidRDefault="004125B1" w:rsidP="0046281F">
      <w:pPr>
        <w:pStyle w:val="BodyText"/>
        <w:rPr>
          <w:rFonts w:ascii="Segoe UI" w:hAnsi="Segoe UI"/>
          <w:sz w:val="21"/>
        </w:rPr>
      </w:pPr>
      <w:r w:rsidRPr="007C5EE5">
        <w:t>Th</w:t>
      </w:r>
      <w:r w:rsidR="00AB127A" w:rsidRPr="007C5EE5">
        <w:t xml:space="preserve">is </w:t>
      </w:r>
      <w:r w:rsidR="00987630" w:rsidRPr="007C5EE5">
        <w:t>User G</w:t>
      </w:r>
      <w:r w:rsidR="00AB127A" w:rsidRPr="007C5EE5">
        <w:t xml:space="preserve">uide provides only </w:t>
      </w:r>
      <w:r w:rsidR="00F44A8A" w:rsidRPr="007C5EE5">
        <w:t xml:space="preserve">the following </w:t>
      </w:r>
      <w:r w:rsidR="00B60553" w:rsidRPr="007C5EE5">
        <w:t xml:space="preserve">limited </w:t>
      </w:r>
      <w:r w:rsidR="00AB127A" w:rsidRPr="007C5EE5">
        <w:t xml:space="preserve">information </w:t>
      </w:r>
      <w:r w:rsidR="00FC240E" w:rsidRPr="007C5EE5">
        <w:t xml:space="preserve">on </w:t>
      </w:r>
      <w:r w:rsidR="00AB127A" w:rsidRPr="007C5EE5">
        <w:t xml:space="preserve">configuring the </w:t>
      </w:r>
      <w:r w:rsidR="000D6C61">
        <w:t>T</w:t>
      </w:r>
      <w:r w:rsidR="00AB127A" w:rsidRPr="007C5EE5">
        <w:t xml:space="preserve">est </w:t>
      </w:r>
      <w:r w:rsidR="000D6C61">
        <w:t>E</w:t>
      </w:r>
      <w:r w:rsidR="00AB127A" w:rsidRPr="007C5EE5">
        <w:t xml:space="preserve">nvironment </w:t>
      </w:r>
      <w:r w:rsidR="00F44A8A" w:rsidRPr="007C5EE5">
        <w:t xml:space="preserve">to support </w:t>
      </w:r>
      <w:r w:rsidR="00987630" w:rsidRPr="007C5EE5">
        <w:t xml:space="preserve">non-Windows based </w:t>
      </w:r>
      <w:r w:rsidR="00AB127A" w:rsidRPr="007C5EE5">
        <w:t>computers</w:t>
      </w:r>
      <w:r w:rsidR="00AB127A" w:rsidRPr="00AB127A">
        <w:rPr>
          <w:rFonts w:ascii="Segoe UI" w:hAnsi="Segoe UI"/>
          <w:sz w:val="21"/>
        </w:rPr>
        <w:t>.</w:t>
      </w:r>
    </w:p>
    <w:p w14:paraId="20293A96" w14:textId="0A23210D" w:rsidR="00F44A8A" w:rsidRPr="00AB127A" w:rsidRDefault="00F44A8A" w:rsidP="00F23300">
      <w:pPr>
        <w:pStyle w:val="Caption"/>
      </w:pPr>
      <w:r w:rsidRPr="00BD57EE">
        <w:rPr>
          <w:rStyle w:val="Hyperlink"/>
          <w:sz w:val="24"/>
          <w:u w:val="none"/>
        </w:rPr>
        <w:sym w:font="Wingdings 3" w:char="F084"/>
      </w:r>
      <w:r w:rsidRPr="00BD57EE">
        <w:rPr>
          <w:rStyle w:val="Hyperlink"/>
          <w:u w:val="none"/>
        </w:rPr>
        <w:t xml:space="preserve">  </w:t>
      </w:r>
      <w:r>
        <w:t xml:space="preserve">To configure </w:t>
      </w:r>
      <w:r w:rsidR="0053467D">
        <w:t>n</w:t>
      </w:r>
      <w:r>
        <w:t>on-Windows computers</w:t>
      </w:r>
      <w:r w:rsidR="008D50E9">
        <w:t>, perform the steps that follow</w:t>
      </w:r>
      <w:r w:rsidR="008D50E9" w:rsidRPr="00F23300">
        <w:rPr>
          <w:b w:val="0"/>
          <w:bCs w:val="0"/>
        </w:rPr>
        <w:t>:</w:t>
      </w:r>
    </w:p>
    <w:p w14:paraId="4441E854" w14:textId="4CF2D468" w:rsidR="00AB127A" w:rsidRPr="007C5EE5" w:rsidRDefault="00AB127A" w:rsidP="00C05B58">
      <w:pPr>
        <w:pStyle w:val="ListParagraph"/>
        <w:numPr>
          <w:ilvl w:val="0"/>
          <w:numId w:val="16"/>
        </w:numPr>
        <w:shd w:val="clear" w:color="auto" w:fill="FFFFFF"/>
        <w:spacing w:after="150"/>
        <w:rPr>
          <w:rFonts w:cs="Segoe UI"/>
          <w:color w:val="24292E"/>
          <w:szCs w:val="22"/>
          <w:lang w:val="en"/>
        </w:rPr>
      </w:pPr>
      <w:r w:rsidRPr="007C5EE5">
        <w:rPr>
          <w:rFonts w:cs="Segoe UI"/>
          <w:color w:val="24292E"/>
          <w:szCs w:val="22"/>
          <w:lang w:val="en"/>
        </w:rPr>
        <w:t xml:space="preserve">For domain environments, join all computers to the domain of the </w:t>
      </w:r>
      <w:r w:rsidR="00782160" w:rsidRPr="00782160">
        <w:rPr>
          <w:rFonts w:cs="Segoe UI"/>
          <w:b/>
          <w:bCs/>
          <w:color w:val="24292E"/>
          <w:szCs w:val="22"/>
          <w:lang w:val="en"/>
        </w:rPr>
        <w:t>DC computer</w:t>
      </w:r>
      <w:r w:rsidRPr="007C5EE5">
        <w:rPr>
          <w:rFonts w:cs="Segoe UI"/>
          <w:color w:val="24292E"/>
          <w:szCs w:val="22"/>
          <w:lang w:val="en"/>
        </w:rPr>
        <w:t>.</w:t>
      </w:r>
    </w:p>
    <w:p w14:paraId="2F7AC7CB" w14:textId="64FB3911" w:rsidR="00AB127A" w:rsidRPr="007C5EE5" w:rsidRDefault="00AB127A" w:rsidP="00C05B58">
      <w:pPr>
        <w:pStyle w:val="ListParagraph"/>
        <w:numPr>
          <w:ilvl w:val="0"/>
          <w:numId w:val="16"/>
        </w:numPr>
        <w:shd w:val="clear" w:color="auto" w:fill="FFFFFF"/>
        <w:spacing w:after="150"/>
        <w:rPr>
          <w:rFonts w:cs="Segoe UI"/>
          <w:color w:val="24292E"/>
          <w:szCs w:val="22"/>
          <w:lang w:val="en"/>
        </w:rPr>
      </w:pPr>
      <w:r w:rsidRPr="007C5EE5">
        <w:rPr>
          <w:rFonts w:cs="Segoe UI"/>
          <w:color w:val="24292E"/>
          <w:szCs w:val="22"/>
          <w:lang w:val="en"/>
        </w:rPr>
        <w:t>Disable active firewalls on all computers</w:t>
      </w:r>
      <w:r w:rsidR="000D6C61">
        <w:rPr>
          <w:rFonts w:cs="Segoe UI"/>
          <w:color w:val="24292E"/>
          <w:szCs w:val="22"/>
          <w:lang w:val="en"/>
        </w:rPr>
        <w:t xml:space="preserve"> as described in </w:t>
      </w:r>
      <w:hyperlink w:anchor="_Verifying_Test_Environment_1" w:history="1">
        <w:r w:rsidR="000D6C61" w:rsidRPr="00C434A2">
          <w:rPr>
            <w:rStyle w:val="Hyperlink"/>
            <w:rFonts w:cs="Segoe UI"/>
            <w:szCs w:val="22"/>
            <w:lang w:val="en"/>
          </w:rPr>
          <w:t>Verify</w:t>
        </w:r>
        <w:r w:rsidR="00D4256E">
          <w:rPr>
            <w:rStyle w:val="Hyperlink"/>
            <w:rFonts w:cs="Segoe UI"/>
            <w:szCs w:val="22"/>
            <w:lang w:val="en"/>
          </w:rPr>
          <w:t>ing</w:t>
        </w:r>
        <w:r w:rsidR="000D6C61" w:rsidRPr="00C434A2">
          <w:rPr>
            <w:rStyle w:val="Hyperlink"/>
            <w:rFonts w:cs="Segoe UI"/>
            <w:szCs w:val="22"/>
            <w:lang w:val="en"/>
          </w:rPr>
          <w:t xml:space="preserve"> Test Environment Connectivity</w:t>
        </w:r>
      </w:hyperlink>
      <w:r w:rsidR="000D6C61" w:rsidRPr="00C434A2">
        <w:rPr>
          <w:rFonts w:cs="Segoe UI"/>
          <w:szCs w:val="22"/>
          <w:lang w:val="en"/>
        </w:rPr>
        <w:t xml:space="preserve"> from the Driver Computer</w:t>
      </w:r>
      <w:r w:rsidR="0046281F">
        <w:rPr>
          <w:rFonts w:cs="Segoe UI"/>
          <w:color w:val="24292E"/>
          <w:szCs w:val="22"/>
          <w:lang w:val="en"/>
        </w:rPr>
        <w:t>.</w:t>
      </w:r>
    </w:p>
    <w:p w14:paraId="5DAED3AE" w14:textId="181D4366" w:rsidR="008D50E9" w:rsidRPr="007C5EE5" w:rsidRDefault="008D50E9" w:rsidP="00C05B58">
      <w:pPr>
        <w:pStyle w:val="ListParagraph"/>
        <w:numPr>
          <w:ilvl w:val="0"/>
          <w:numId w:val="16"/>
        </w:numPr>
        <w:shd w:val="clear" w:color="auto" w:fill="FFFFFF"/>
        <w:spacing w:after="150"/>
        <w:rPr>
          <w:rFonts w:cs="Segoe UI"/>
          <w:color w:val="24292E"/>
          <w:szCs w:val="22"/>
          <w:lang w:val="en"/>
        </w:rPr>
      </w:pPr>
      <w:r w:rsidRPr="007C5EE5">
        <w:rPr>
          <w:rFonts w:cs="Segoe UI"/>
          <w:color w:val="24292E"/>
          <w:szCs w:val="22"/>
          <w:lang w:val="en"/>
        </w:rPr>
        <w:t xml:space="preserve">To configure the </w:t>
      </w:r>
      <w:r w:rsidRPr="0046281F">
        <w:rPr>
          <w:rFonts w:cs="Segoe UI"/>
          <w:b/>
          <w:bCs/>
          <w:color w:val="24292E"/>
          <w:szCs w:val="22"/>
          <w:lang w:val="en"/>
        </w:rPr>
        <w:t xml:space="preserve">SUT </w:t>
      </w:r>
      <w:r w:rsidR="00B10DB3">
        <w:rPr>
          <w:rFonts w:cs="Segoe UI"/>
          <w:b/>
          <w:bCs/>
          <w:color w:val="24292E"/>
          <w:szCs w:val="22"/>
          <w:lang w:val="en"/>
        </w:rPr>
        <w:t>c</w:t>
      </w:r>
      <w:r w:rsidRPr="0046281F">
        <w:rPr>
          <w:rFonts w:cs="Segoe UI"/>
          <w:b/>
          <w:bCs/>
          <w:color w:val="24292E"/>
          <w:szCs w:val="22"/>
          <w:lang w:val="en"/>
        </w:rPr>
        <w:t>omputer</w:t>
      </w:r>
      <w:r w:rsidRPr="007C5EE5">
        <w:rPr>
          <w:rFonts w:cs="Segoe UI"/>
          <w:color w:val="24292E"/>
          <w:szCs w:val="22"/>
          <w:lang w:val="en"/>
        </w:rPr>
        <w:t>, perform the following</w:t>
      </w:r>
      <w:r w:rsidR="00966CAD">
        <w:rPr>
          <w:rFonts w:cs="Segoe UI"/>
          <w:color w:val="24292E"/>
          <w:szCs w:val="22"/>
          <w:lang w:val="en"/>
        </w:rPr>
        <w:t xml:space="preserve"> steps</w:t>
      </w:r>
      <w:r w:rsidRPr="007C5EE5">
        <w:rPr>
          <w:rFonts w:cs="Segoe UI"/>
          <w:color w:val="24292E"/>
          <w:szCs w:val="22"/>
          <w:lang w:val="en"/>
        </w:rPr>
        <w:t>:</w:t>
      </w:r>
    </w:p>
    <w:p w14:paraId="02037727" w14:textId="52B6E04A" w:rsidR="00AB127A" w:rsidRPr="007C5EE5" w:rsidRDefault="00AE154A" w:rsidP="00C05B58">
      <w:pPr>
        <w:pStyle w:val="ListParagraph"/>
        <w:numPr>
          <w:ilvl w:val="0"/>
          <w:numId w:val="35"/>
        </w:numPr>
        <w:shd w:val="clear" w:color="auto" w:fill="FFFFFF"/>
        <w:spacing w:after="150"/>
        <w:rPr>
          <w:rFonts w:cs="Segoe UI"/>
          <w:color w:val="24292E"/>
          <w:szCs w:val="22"/>
          <w:lang w:val="en"/>
        </w:rPr>
      </w:pPr>
      <w:r>
        <w:rPr>
          <w:rFonts w:cs="Segoe UI"/>
          <w:color w:val="24292E"/>
          <w:szCs w:val="22"/>
          <w:lang w:val="en"/>
        </w:rPr>
        <w:lastRenderedPageBreak/>
        <w:t xml:space="preserve">Set up </w:t>
      </w:r>
      <w:r w:rsidR="00AB127A" w:rsidRPr="007C5EE5">
        <w:rPr>
          <w:rFonts w:cs="Segoe UI"/>
          <w:color w:val="24292E"/>
          <w:szCs w:val="22"/>
          <w:lang w:val="en"/>
        </w:rPr>
        <w:t>the client implementations of the protocols to be tested.</w:t>
      </w:r>
    </w:p>
    <w:p w14:paraId="59FEBC01" w14:textId="039BD3B4" w:rsidR="00AB127A" w:rsidRPr="007C5EE5" w:rsidRDefault="00AB127A" w:rsidP="00C05B58">
      <w:pPr>
        <w:pStyle w:val="ListParagraph"/>
        <w:numPr>
          <w:ilvl w:val="0"/>
          <w:numId w:val="35"/>
        </w:numPr>
        <w:shd w:val="clear" w:color="auto" w:fill="FFFFFF"/>
        <w:spacing w:after="150"/>
        <w:rPr>
          <w:rFonts w:cs="Segoe UI"/>
          <w:color w:val="24292E"/>
          <w:szCs w:val="22"/>
          <w:lang w:val="en"/>
        </w:rPr>
      </w:pPr>
      <w:r w:rsidRPr="007C5EE5">
        <w:rPr>
          <w:rFonts w:cs="Segoe UI"/>
          <w:color w:val="24292E"/>
          <w:szCs w:val="22"/>
          <w:lang w:val="en"/>
        </w:rPr>
        <w:t xml:space="preserve">Enable </w:t>
      </w:r>
      <w:r w:rsidR="0046281F">
        <w:rPr>
          <w:rFonts w:cs="Segoe UI"/>
          <w:color w:val="24292E"/>
          <w:szCs w:val="22"/>
          <w:lang w:val="en"/>
        </w:rPr>
        <w:t>redirection for</w:t>
      </w:r>
      <w:r w:rsidR="00981BD3">
        <w:rPr>
          <w:rFonts w:cs="Segoe UI"/>
          <w:color w:val="24292E"/>
          <w:szCs w:val="22"/>
          <w:lang w:val="en"/>
        </w:rPr>
        <w:t xml:space="preserve"> </w:t>
      </w:r>
      <w:r w:rsidRPr="007C5EE5">
        <w:rPr>
          <w:rFonts w:cs="Segoe UI"/>
          <w:color w:val="24292E"/>
          <w:szCs w:val="22"/>
          <w:lang w:val="en"/>
        </w:rPr>
        <w:t>USB devices.</w:t>
      </w:r>
    </w:p>
    <w:p w14:paraId="1C7F4BFB" w14:textId="4BC08E1C" w:rsidR="00AB127A" w:rsidRDefault="00AB127A" w:rsidP="00C05B58">
      <w:pPr>
        <w:pStyle w:val="ListParagraph"/>
        <w:numPr>
          <w:ilvl w:val="0"/>
          <w:numId w:val="35"/>
        </w:numPr>
        <w:shd w:val="clear" w:color="auto" w:fill="FFFFFF"/>
        <w:spacing w:after="150"/>
        <w:rPr>
          <w:rFonts w:cs="Segoe UI"/>
          <w:color w:val="24292E"/>
          <w:szCs w:val="22"/>
          <w:lang w:val="en"/>
        </w:rPr>
      </w:pPr>
      <w:r w:rsidRPr="007C5EE5">
        <w:rPr>
          <w:rFonts w:cs="Segoe UI"/>
          <w:color w:val="24292E"/>
          <w:szCs w:val="22"/>
          <w:lang w:val="en"/>
        </w:rPr>
        <w:t>Plug in the OSR USB FX2 board.</w:t>
      </w:r>
    </w:p>
    <w:p w14:paraId="3518A755" w14:textId="70605227" w:rsidR="00966CAD" w:rsidRPr="007C5EE5" w:rsidRDefault="00966CAD" w:rsidP="00966CAD">
      <w:pPr>
        <w:pStyle w:val="ListParagraph"/>
        <w:shd w:val="clear" w:color="auto" w:fill="FFFFFF"/>
        <w:spacing w:after="150"/>
        <w:ind w:left="1080"/>
        <w:rPr>
          <w:rFonts w:cs="Segoe UI"/>
          <w:color w:val="24292E"/>
          <w:szCs w:val="22"/>
          <w:lang w:val="en"/>
        </w:rPr>
      </w:pPr>
      <w:r>
        <w:rPr>
          <w:rFonts w:cs="Segoe UI"/>
          <w:color w:val="24292E"/>
          <w:szCs w:val="22"/>
          <w:lang w:val="en"/>
        </w:rPr>
        <w:t xml:space="preserve">See </w:t>
      </w:r>
      <w:r w:rsidR="00EA34E0">
        <w:rPr>
          <w:rFonts w:cs="Segoe UI"/>
          <w:color w:val="24292E"/>
          <w:szCs w:val="22"/>
          <w:lang w:val="en"/>
        </w:rPr>
        <w:t xml:space="preserve">the </w:t>
      </w:r>
      <w:r w:rsidR="007F0FCD">
        <w:rPr>
          <w:rFonts w:cs="Segoe UI"/>
          <w:color w:val="24292E"/>
          <w:szCs w:val="22"/>
          <w:lang w:val="en"/>
        </w:rPr>
        <w:t>t</w:t>
      </w:r>
      <w:r w:rsidR="00EA34E0">
        <w:rPr>
          <w:rFonts w:cs="Segoe UI"/>
          <w:color w:val="24292E"/>
          <w:szCs w:val="22"/>
          <w:lang w:val="en"/>
        </w:rPr>
        <w:t xml:space="preserve">able in </w:t>
      </w:r>
      <w:hyperlink w:anchor="_Test_Environment_Computer" w:history="1">
        <w:r w:rsidRPr="00202B22">
          <w:rPr>
            <w:rStyle w:val="Hyperlink"/>
            <w:rFonts w:cs="Segoe UI"/>
            <w:iCs/>
            <w:szCs w:val="22"/>
            <w:lang w:val="en"/>
          </w:rPr>
          <w:t>Test Environment Computer Requirements</w:t>
        </w:r>
      </w:hyperlink>
      <w:r w:rsidRPr="00202B22">
        <w:rPr>
          <w:rFonts w:cs="Segoe UI"/>
          <w:iCs/>
          <w:color w:val="24292E"/>
          <w:szCs w:val="22"/>
          <w:lang w:val="en"/>
        </w:rPr>
        <w:t xml:space="preserve"> if you need to purchase an OSR USB FX2 board</w:t>
      </w:r>
      <w:r>
        <w:rPr>
          <w:rFonts w:cs="Segoe UI"/>
          <w:iCs/>
          <w:color w:val="24292E"/>
          <w:szCs w:val="22"/>
          <w:lang w:val="en"/>
        </w:rPr>
        <w:t>.</w:t>
      </w:r>
    </w:p>
    <w:p w14:paraId="5A92AFF4" w14:textId="036EC047" w:rsidR="00AB127A" w:rsidRPr="007C5EE5" w:rsidRDefault="00F23300" w:rsidP="00C05B58">
      <w:pPr>
        <w:pStyle w:val="ListParagraph"/>
        <w:numPr>
          <w:ilvl w:val="0"/>
          <w:numId w:val="35"/>
        </w:numPr>
        <w:shd w:val="clear" w:color="auto" w:fill="FFFFFF"/>
        <w:spacing w:after="150"/>
        <w:rPr>
          <w:rFonts w:cs="Segoe UI"/>
          <w:color w:val="24292E"/>
          <w:szCs w:val="22"/>
          <w:lang w:val="en"/>
        </w:rPr>
      </w:pPr>
      <w:r w:rsidRPr="007C5EE5">
        <w:rPr>
          <w:rFonts w:cs="Segoe UI"/>
          <w:color w:val="24292E"/>
          <w:szCs w:val="22"/>
          <w:lang w:val="en"/>
        </w:rPr>
        <w:t>O</w:t>
      </w:r>
      <w:r w:rsidR="004B018E" w:rsidRPr="007C5EE5">
        <w:rPr>
          <w:rFonts w:cs="Segoe UI"/>
          <w:color w:val="24292E"/>
          <w:szCs w:val="22"/>
          <w:lang w:val="en"/>
        </w:rPr>
        <w:t xml:space="preserve">n the </w:t>
      </w:r>
      <w:r w:rsidR="004B018E" w:rsidRPr="0046281F">
        <w:rPr>
          <w:rFonts w:cs="Segoe UI"/>
          <w:b/>
          <w:bCs/>
          <w:color w:val="24292E"/>
          <w:szCs w:val="22"/>
          <w:lang w:val="en"/>
        </w:rPr>
        <w:t>SUT</w:t>
      </w:r>
      <w:r w:rsidR="0046281F" w:rsidRPr="0046281F">
        <w:rPr>
          <w:rFonts w:cs="Segoe UI"/>
          <w:b/>
          <w:bCs/>
          <w:color w:val="24292E"/>
          <w:szCs w:val="22"/>
          <w:lang w:val="en"/>
        </w:rPr>
        <w:t xml:space="preserve"> </w:t>
      </w:r>
      <w:r w:rsidR="00B10DB3" w:rsidRPr="004825AB">
        <w:rPr>
          <w:rFonts w:cs="Segoe UI"/>
          <w:color w:val="24292E"/>
          <w:szCs w:val="22"/>
          <w:lang w:val="en"/>
        </w:rPr>
        <w:t>c</w:t>
      </w:r>
      <w:r w:rsidR="0046281F" w:rsidRPr="004825AB">
        <w:rPr>
          <w:rFonts w:cs="Segoe UI"/>
          <w:color w:val="24292E"/>
          <w:szCs w:val="22"/>
          <w:lang w:val="en"/>
        </w:rPr>
        <w:t>omputer</w:t>
      </w:r>
      <w:r w:rsidR="004B018E" w:rsidRPr="007C5EE5">
        <w:rPr>
          <w:rFonts w:cs="Segoe UI"/>
          <w:color w:val="24292E"/>
          <w:szCs w:val="22"/>
          <w:lang w:val="en"/>
        </w:rPr>
        <w:t>, o</w:t>
      </w:r>
      <w:r w:rsidRPr="007C5EE5">
        <w:rPr>
          <w:rFonts w:cs="Segoe UI"/>
          <w:color w:val="24292E"/>
          <w:szCs w:val="22"/>
          <w:lang w:val="en"/>
        </w:rPr>
        <w:t>ptionally i</w:t>
      </w:r>
      <w:r w:rsidR="00AB127A" w:rsidRPr="007C5EE5">
        <w:rPr>
          <w:rFonts w:cs="Segoe UI"/>
          <w:color w:val="24292E"/>
          <w:szCs w:val="22"/>
          <w:lang w:val="en"/>
        </w:rPr>
        <w:t xml:space="preserve">nstall </w:t>
      </w:r>
      <w:r w:rsidRPr="007C5EE5">
        <w:rPr>
          <w:rFonts w:cs="Segoe UI"/>
          <w:color w:val="24292E"/>
          <w:szCs w:val="22"/>
          <w:lang w:val="en"/>
        </w:rPr>
        <w:t xml:space="preserve">the </w:t>
      </w:r>
      <w:r w:rsidR="00AB127A" w:rsidRPr="007C5EE5">
        <w:rPr>
          <w:rFonts w:cs="Segoe UI"/>
          <w:color w:val="24292E"/>
          <w:szCs w:val="22"/>
          <w:lang w:val="en"/>
        </w:rPr>
        <w:t xml:space="preserve">Certificate </w:t>
      </w:r>
      <w:r w:rsidR="004B018E" w:rsidRPr="007C5EE5">
        <w:rPr>
          <w:rFonts w:cs="Segoe UI"/>
          <w:color w:val="24292E"/>
          <w:szCs w:val="22"/>
          <w:lang w:val="en"/>
        </w:rPr>
        <w:t xml:space="preserve">that was </w:t>
      </w:r>
      <w:r w:rsidR="00AB127A" w:rsidRPr="007C5EE5">
        <w:rPr>
          <w:rFonts w:cs="Segoe UI"/>
          <w:color w:val="24292E"/>
          <w:szCs w:val="22"/>
          <w:lang w:val="en"/>
        </w:rPr>
        <w:t xml:space="preserve">generated on the </w:t>
      </w:r>
      <w:r w:rsidRPr="0046281F">
        <w:rPr>
          <w:rFonts w:cs="Segoe UI"/>
          <w:b/>
          <w:bCs/>
          <w:color w:val="24292E"/>
          <w:szCs w:val="22"/>
          <w:lang w:val="en"/>
        </w:rPr>
        <w:t>D</w:t>
      </w:r>
      <w:r w:rsidR="00AB127A" w:rsidRPr="0046281F">
        <w:rPr>
          <w:rFonts w:cs="Segoe UI"/>
          <w:b/>
          <w:bCs/>
          <w:color w:val="24292E"/>
          <w:szCs w:val="22"/>
          <w:lang w:val="en"/>
        </w:rPr>
        <w:t>river computer</w:t>
      </w:r>
      <w:r w:rsidR="00AB127A" w:rsidRPr="007C5EE5">
        <w:rPr>
          <w:rFonts w:cs="Segoe UI"/>
          <w:color w:val="24292E"/>
          <w:szCs w:val="22"/>
          <w:lang w:val="en"/>
        </w:rPr>
        <w:t>.</w:t>
      </w:r>
      <w:r w:rsidR="00FC240E" w:rsidRPr="007C5EE5">
        <w:rPr>
          <w:rFonts w:cs="Segoe UI"/>
          <w:color w:val="24292E"/>
          <w:szCs w:val="22"/>
          <w:lang w:val="en"/>
        </w:rPr>
        <w:t xml:space="preserve">  See </w:t>
      </w:r>
      <w:hyperlink w:anchor="_Configure_the_Driver" w:history="1">
        <w:r w:rsidR="00FC240E" w:rsidRPr="007C5EE5">
          <w:rPr>
            <w:rStyle w:val="Hyperlink"/>
            <w:rFonts w:cs="Segoe UI"/>
            <w:szCs w:val="22"/>
            <w:lang w:val="en"/>
          </w:rPr>
          <w:t>Configur</w:t>
        </w:r>
        <w:r w:rsidR="00262A0B">
          <w:rPr>
            <w:rStyle w:val="Hyperlink"/>
            <w:rFonts w:cs="Segoe UI"/>
            <w:szCs w:val="22"/>
            <w:lang w:val="en"/>
          </w:rPr>
          <w:t>ing</w:t>
        </w:r>
        <w:r w:rsidR="00FC240E" w:rsidRPr="007C5EE5">
          <w:rPr>
            <w:rStyle w:val="Hyperlink"/>
            <w:rFonts w:cs="Segoe UI"/>
            <w:szCs w:val="22"/>
            <w:lang w:val="en"/>
          </w:rPr>
          <w:t xml:space="preserve"> the Driver Computer</w:t>
        </w:r>
      </w:hyperlink>
      <w:r w:rsidR="0046281F">
        <w:rPr>
          <w:rFonts w:cs="Segoe UI"/>
          <w:color w:val="24292E"/>
          <w:szCs w:val="22"/>
          <w:lang w:val="en"/>
        </w:rPr>
        <w:t xml:space="preserve"> for the installation process</w:t>
      </w:r>
      <w:r w:rsidR="00FC240E" w:rsidRPr="007C5EE5">
        <w:rPr>
          <w:rFonts w:cs="Segoe UI"/>
          <w:color w:val="24292E"/>
          <w:szCs w:val="22"/>
          <w:lang w:val="en"/>
        </w:rPr>
        <w:t>.</w:t>
      </w:r>
    </w:p>
    <w:p w14:paraId="1E6298D9" w14:textId="00EA75D5" w:rsidR="00302E85" w:rsidRDefault="00AB127A" w:rsidP="00C05B58">
      <w:pPr>
        <w:pStyle w:val="BodyText"/>
        <w:numPr>
          <w:ilvl w:val="0"/>
          <w:numId w:val="16"/>
        </w:numPr>
      </w:pPr>
      <w:r w:rsidRPr="007C5EE5">
        <w:rPr>
          <w:szCs w:val="22"/>
        </w:rPr>
        <w:t xml:space="preserve">To configure the </w:t>
      </w:r>
      <w:r w:rsidRPr="0046281F">
        <w:rPr>
          <w:b/>
          <w:bCs/>
          <w:szCs w:val="22"/>
        </w:rPr>
        <w:t>DC</w:t>
      </w:r>
      <w:r w:rsidR="0046281F" w:rsidRPr="0046281F">
        <w:rPr>
          <w:b/>
          <w:bCs/>
          <w:szCs w:val="22"/>
        </w:rPr>
        <w:t xml:space="preserve"> </w:t>
      </w:r>
      <w:r w:rsidR="00B10DB3" w:rsidRPr="004825AB">
        <w:rPr>
          <w:szCs w:val="22"/>
        </w:rPr>
        <w:t>c</w:t>
      </w:r>
      <w:r w:rsidR="0046281F" w:rsidRPr="004825AB">
        <w:rPr>
          <w:szCs w:val="22"/>
        </w:rPr>
        <w:t>omputer</w:t>
      </w:r>
      <w:r w:rsidR="008D50E9" w:rsidRPr="007C5EE5">
        <w:rPr>
          <w:szCs w:val="22"/>
        </w:rPr>
        <w:t>, i</w:t>
      </w:r>
      <w:r w:rsidRPr="007C5EE5">
        <w:rPr>
          <w:szCs w:val="22"/>
        </w:rPr>
        <w:t xml:space="preserve">nstall </w:t>
      </w:r>
      <w:r w:rsidR="008D50E9" w:rsidRPr="007C5EE5">
        <w:rPr>
          <w:szCs w:val="22"/>
        </w:rPr>
        <w:t xml:space="preserve">the </w:t>
      </w:r>
      <w:r w:rsidR="00EA34E0">
        <w:rPr>
          <w:szCs w:val="22"/>
        </w:rPr>
        <w:t>a</w:t>
      </w:r>
      <w:r w:rsidR="00FC240E" w:rsidRPr="007C5EE5">
        <w:rPr>
          <w:szCs w:val="22"/>
        </w:rPr>
        <w:t xml:space="preserve">ppropriate </w:t>
      </w:r>
      <w:r w:rsidRPr="007C5EE5">
        <w:rPr>
          <w:szCs w:val="22"/>
        </w:rPr>
        <w:t xml:space="preserve">domain </w:t>
      </w:r>
      <w:r w:rsidR="008D50E9" w:rsidRPr="007C5EE5">
        <w:rPr>
          <w:szCs w:val="22"/>
        </w:rPr>
        <w:t xml:space="preserve">directory </w:t>
      </w:r>
      <w:r w:rsidRPr="007C5EE5">
        <w:rPr>
          <w:szCs w:val="22"/>
        </w:rPr>
        <w:t>services</w:t>
      </w:r>
      <w:r w:rsidRPr="00AB127A">
        <w:t>.</w:t>
      </w:r>
    </w:p>
    <w:p w14:paraId="34F2858D" w14:textId="34017B01" w:rsidR="00771168" w:rsidRDefault="00A24F9F" w:rsidP="005902CB">
      <w:pPr>
        <w:pStyle w:val="MoreInfo"/>
        <w:ind w:left="360"/>
      </w:pPr>
      <w:r w:rsidRPr="005D3BC5">
        <w:rPr>
          <w:noProof/>
          <w:color w:val="0366D6"/>
          <w:shd w:val="clear" w:color="auto" w:fill="FFFFFF" w:themeFill="background1"/>
        </w:rPr>
        <w:drawing>
          <wp:inline distT="0" distB="0" distL="0" distR="0" wp14:anchorId="37D89C19" wp14:editId="0BE9308B">
            <wp:extent cx="311391" cy="207594"/>
            <wp:effectExtent l="0" t="0" r="0" b="2540"/>
            <wp:docPr id="129" name="Picture 129">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46">
                      <a:extLst>
                        <a:ext uri="{BEBA8EAE-BF5A-486C-A8C5-ECC9F3942E4B}">
                          <a14:imgProps xmlns:a14="http://schemas.microsoft.com/office/drawing/2010/main">
                            <a14:imgLayer r:embed="rId18">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311391" cy="207594"/>
                    </a:xfrm>
                    <a:prstGeom prst="rect">
                      <a:avLst/>
                    </a:prstGeom>
                    <a:noFill/>
                    <a:ln>
                      <a:noFill/>
                    </a:ln>
                  </pic:spPr>
                </pic:pic>
              </a:graphicData>
            </a:graphic>
          </wp:inline>
        </w:drawing>
      </w:r>
      <w:r w:rsidR="00771168">
        <w:t>Note</w:t>
      </w:r>
    </w:p>
    <w:p w14:paraId="59A57F05" w14:textId="796C7537" w:rsidR="00771168" w:rsidRPr="004A34CA" w:rsidRDefault="004A34CA" w:rsidP="005902CB">
      <w:pPr>
        <w:pStyle w:val="MoreInfoText"/>
        <w:ind w:left="360"/>
      </w:pPr>
      <w:r w:rsidRPr="004A34CA">
        <w:t xml:space="preserve">To perform the previous step, you may need to consult the </w:t>
      </w:r>
      <w:r w:rsidRPr="004A34CA">
        <w:rPr>
          <w:szCs w:val="22"/>
        </w:rPr>
        <w:t>administrative documentation for your operating system</w:t>
      </w:r>
      <w:r>
        <w:rPr>
          <w:szCs w:val="22"/>
        </w:rPr>
        <w:t>.</w:t>
      </w:r>
    </w:p>
    <w:p w14:paraId="7D0C194A" w14:textId="29760C28" w:rsidR="00AB127A" w:rsidRPr="00AB127A" w:rsidRDefault="00AB127A" w:rsidP="00302E85">
      <w:pPr>
        <w:pStyle w:val="Heading1"/>
        <w:rPr>
          <w:lang w:val="en"/>
        </w:rPr>
      </w:pPr>
      <w:bookmarkStart w:id="254" w:name="_Configure_the_Test"/>
      <w:bookmarkStart w:id="255" w:name="_Toc67405007"/>
      <w:bookmarkEnd w:id="254"/>
      <w:r w:rsidRPr="00AB127A">
        <w:rPr>
          <w:lang w:val="en"/>
        </w:rPr>
        <w:t>Configur</w:t>
      </w:r>
      <w:r w:rsidR="00F87492">
        <w:rPr>
          <w:lang w:val="en"/>
        </w:rPr>
        <w:t>ing</w:t>
      </w:r>
      <w:r w:rsidRPr="00AB127A">
        <w:rPr>
          <w:lang w:val="en"/>
        </w:rPr>
        <w:t xml:space="preserve"> the Test Suite</w:t>
      </w:r>
      <w:bookmarkEnd w:id="255"/>
    </w:p>
    <w:p w14:paraId="23BC12E9" w14:textId="03C967C5" w:rsidR="00AB127A" w:rsidRPr="007D2722" w:rsidRDefault="004C74E1" w:rsidP="00DC6FC9">
      <w:pPr>
        <w:pStyle w:val="BodyText"/>
        <w:rPr>
          <w:rFonts w:eastAsiaTheme="minorEastAsia"/>
          <w:lang w:eastAsia="zh-CN"/>
        </w:rPr>
      </w:pPr>
      <w:r w:rsidRPr="0053467D">
        <w:rPr>
          <w:b/>
          <w:bCs/>
        </w:rPr>
        <w:t xml:space="preserve">The RDP </w:t>
      </w:r>
      <w:r w:rsidR="0053467D" w:rsidRPr="0053467D">
        <w:rPr>
          <w:b/>
          <w:bCs/>
        </w:rPr>
        <w:t>Clien</w:t>
      </w:r>
      <w:r w:rsidR="00B141CA">
        <w:rPr>
          <w:b/>
          <w:bCs/>
        </w:rPr>
        <w:t>t</w:t>
      </w:r>
      <w:r w:rsidR="0053467D" w:rsidRPr="0053467D">
        <w:rPr>
          <w:b/>
          <w:bCs/>
        </w:rPr>
        <w:t xml:space="preserve"> T</w:t>
      </w:r>
      <w:r w:rsidR="00AB127A" w:rsidRPr="0053467D">
        <w:rPr>
          <w:b/>
          <w:bCs/>
        </w:rPr>
        <w:t xml:space="preserve">est </w:t>
      </w:r>
      <w:r w:rsidR="0053467D" w:rsidRPr="0053467D">
        <w:rPr>
          <w:b/>
          <w:bCs/>
        </w:rPr>
        <w:t>S</w:t>
      </w:r>
      <w:r w:rsidR="00AB127A" w:rsidRPr="0053467D">
        <w:rPr>
          <w:b/>
          <w:bCs/>
        </w:rPr>
        <w:t>uite</w:t>
      </w:r>
      <w:r w:rsidR="00AB127A" w:rsidRPr="00AB127A">
        <w:t xml:space="preserve"> is installed with default configuration settings</w:t>
      </w:r>
      <w:r w:rsidR="003E467D">
        <w:t xml:space="preserve"> that </w:t>
      </w:r>
      <w:r w:rsidR="007E6AC0">
        <w:t>include</w:t>
      </w:r>
      <w:r w:rsidR="00AB127A" w:rsidRPr="00AB127A">
        <w:t xml:space="preserve"> </w:t>
      </w:r>
      <w:r w:rsidR="003E467D" w:rsidRPr="00AB127A">
        <w:t xml:space="preserve">property values </w:t>
      </w:r>
      <w:r w:rsidR="007E6AC0">
        <w:t>that are automatically populated to the</w:t>
      </w:r>
      <w:r w:rsidR="003E467D" w:rsidRPr="00AB127A">
        <w:t xml:space="preserve"> </w:t>
      </w:r>
      <w:r w:rsidR="003E467D" w:rsidRPr="00B141CA">
        <w:rPr>
          <w:bCs/>
        </w:rPr>
        <w:t>RDP_ClientTestSuite.deployment.</w:t>
      </w:r>
      <w:r w:rsidR="003E467D" w:rsidRPr="00AB127A">
        <w:t xml:space="preserve">ptfconfig file </w:t>
      </w:r>
      <w:r w:rsidR="003E467D">
        <w:t xml:space="preserve">during </w:t>
      </w:r>
      <w:r w:rsidR="003E467D" w:rsidRPr="00EA4895">
        <w:rPr>
          <w:b/>
          <w:bCs/>
        </w:rPr>
        <w:t>Test Suite</w:t>
      </w:r>
      <w:r w:rsidR="003E467D">
        <w:t xml:space="preserve"> installation</w:t>
      </w:r>
      <w:r w:rsidR="003E467D" w:rsidRPr="00AB127A">
        <w:t>.</w:t>
      </w:r>
      <w:r w:rsidR="007E6AC0">
        <w:t xml:space="preserve"> </w:t>
      </w:r>
      <w:r w:rsidR="00A151A8">
        <w:t xml:space="preserve">It is likely you will </w:t>
      </w:r>
      <w:r w:rsidR="00AB127A" w:rsidRPr="00AB127A">
        <w:t xml:space="preserve">need to change </w:t>
      </w:r>
      <w:r w:rsidR="007E6AC0">
        <w:t xml:space="preserve">some of </w:t>
      </w:r>
      <w:r w:rsidR="00AB127A" w:rsidRPr="00AB127A">
        <w:t xml:space="preserve">these settings </w:t>
      </w:r>
      <w:r w:rsidR="0053467D">
        <w:t>to</w:t>
      </w:r>
      <w:r w:rsidR="00AB127A" w:rsidRPr="00AB127A">
        <w:t xml:space="preserve"> </w:t>
      </w:r>
      <w:r w:rsidR="00A151A8">
        <w:t>accommodate</w:t>
      </w:r>
      <w:r w:rsidR="00AB127A" w:rsidRPr="00AB127A">
        <w:t xml:space="preserve"> </w:t>
      </w:r>
      <w:r w:rsidR="0053467D">
        <w:t>your T</w:t>
      </w:r>
      <w:r w:rsidR="00AB127A" w:rsidRPr="00AB127A">
        <w:t xml:space="preserve">est </w:t>
      </w:r>
      <w:r w:rsidR="0053467D">
        <w:t>E</w:t>
      </w:r>
      <w:r w:rsidR="00AB127A" w:rsidRPr="00AB127A">
        <w:t xml:space="preserve">nvironment or if you </w:t>
      </w:r>
      <w:r w:rsidR="0053467D">
        <w:t xml:space="preserve">want to </w:t>
      </w:r>
      <w:r w:rsidR="00AB127A" w:rsidRPr="00AB127A">
        <w:t>customize your test runs.</w:t>
      </w:r>
      <w:r w:rsidR="003E467D">
        <w:t xml:space="preserve"> </w:t>
      </w:r>
      <w:r w:rsidR="00B34FDF">
        <w:t xml:space="preserve">If so, </w:t>
      </w:r>
      <w:r w:rsidR="003E467D">
        <w:t>y</w:t>
      </w:r>
      <w:r w:rsidR="00AB127A" w:rsidRPr="00AB127A">
        <w:t xml:space="preserve">ou </w:t>
      </w:r>
      <w:r w:rsidR="00BA0FB9">
        <w:t>can</w:t>
      </w:r>
      <w:r w:rsidR="0053467D">
        <w:t xml:space="preserve"> option</w:t>
      </w:r>
      <w:r w:rsidR="00BA0FB9">
        <w:t>ally</w:t>
      </w:r>
      <w:r w:rsidR="0053467D">
        <w:t xml:space="preserve"> </w:t>
      </w:r>
      <w:r w:rsidR="00BA0FB9">
        <w:t>change</w:t>
      </w:r>
      <w:r w:rsidR="00A637CD">
        <w:t xml:space="preserve"> </w:t>
      </w:r>
      <w:r w:rsidR="00B34FDF">
        <w:t>the following</w:t>
      </w:r>
      <w:r w:rsidR="0053467D">
        <w:t xml:space="preserve"> settings </w:t>
      </w:r>
      <w:r w:rsidR="00B34FDF">
        <w:t>of</w:t>
      </w:r>
      <w:r w:rsidR="00B34FDF" w:rsidRPr="00AB127A">
        <w:t xml:space="preserve"> </w:t>
      </w:r>
      <w:r w:rsidR="00AB127A" w:rsidRPr="00AB127A">
        <w:t xml:space="preserve">the </w:t>
      </w:r>
      <w:r w:rsidR="0053467D" w:rsidRPr="00BD441B">
        <w:rPr>
          <w:b/>
          <w:bCs/>
        </w:rPr>
        <w:t>T</w:t>
      </w:r>
      <w:r w:rsidR="00AB127A" w:rsidRPr="00BD441B">
        <w:rPr>
          <w:b/>
          <w:bCs/>
        </w:rPr>
        <w:t xml:space="preserve">est </w:t>
      </w:r>
      <w:r w:rsidR="0053467D" w:rsidRPr="00BD441B">
        <w:rPr>
          <w:b/>
          <w:bCs/>
        </w:rPr>
        <w:t>S</w:t>
      </w:r>
      <w:r w:rsidR="00AB127A" w:rsidRPr="00BD441B">
        <w:rPr>
          <w:b/>
          <w:bCs/>
        </w:rPr>
        <w:t>uite</w:t>
      </w:r>
      <w:r w:rsidR="00AB127A" w:rsidRPr="00AB127A">
        <w:t>:</w:t>
      </w:r>
    </w:p>
    <w:p w14:paraId="012E38FC" w14:textId="15C69ABF" w:rsidR="00AB127A" w:rsidRPr="00AB127A" w:rsidRDefault="00BD441B" w:rsidP="00C05B58">
      <w:pPr>
        <w:pStyle w:val="BodyText"/>
        <w:numPr>
          <w:ilvl w:val="0"/>
          <w:numId w:val="49"/>
        </w:numPr>
      </w:pPr>
      <w:r w:rsidRPr="00DA474E">
        <w:rPr>
          <w:b/>
          <w:bCs/>
        </w:rPr>
        <w:t xml:space="preserve">Unique </w:t>
      </w:r>
      <w:r w:rsidR="00DC6FC9" w:rsidRPr="00DA474E">
        <w:rPr>
          <w:b/>
          <w:bCs/>
        </w:rPr>
        <w:t>T</w:t>
      </w:r>
      <w:r w:rsidR="00AB127A" w:rsidRPr="00DA474E">
        <w:rPr>
          <w:b/>
          <w:bCs/>
        </w:rPr>
        <w:t xml:space="preserve">est </w:t>
      </w:r>
      <w:r w:rsidR="00DC6FC9" w:rsidRPr="00DA474E">
        <w:rPr>
          <w:b/>
          <w:bCs/>
        </w:rPr>
        <w:t>E</w:t>
      </w:r>
      <w:r w:rsidR="00AB127A" w:rsidRPr="00DA474E">
        <w:rPr>
          <w:b/>
          <w:bCs/>
        </w:rPr>
        <w:t>nvironment</w:t>
      </w:r>
      <w:r w:rsidR="00DC6FC9" w:rsidRPr="00DA474E">
        <w:rPr>
          <w:b/>
          <w:bCs/>
        </w:rPr>
        <w:t xml:space="preserve"> settings</w:t>
      </w:r>
      <w:r w:rsidR="00AB127A" w:rsidRPr="00AB127A">
        <w:t xml:space="preserve"> </w:t>
      </w:r>
      <w:r w:rsidR="00DC6FC9">
        <w:t xml:space="preserve">— </w:t>
      </w:r>
      <w:r w:rsidR="00AB127A" w:rsidRPr="00AB127A">
        <w:t>includ</w:t>
      </w:r>
      <w:r w:rsidR="00B141CA" w:rsidRPr="00AB127A">
        <w:t>ing</w:t>
      </w:r>
      <w:r w:rsidR="00AB127A" w:rsidRPr="00AB127A">
        <w:t xml:space="preserve"> computer names and IP addresses.</w:t>
      </w:r>
    </w:p>
    <w:p w14:paraId="654CC1D5" w14:textId="19BD5FA8" w:rsidR="00AB127A" w:rsidRPr="00AB127A" w:rsidRDefault="00BD441B" w:rsidP="00C05B58">
      <w:pPr>
        <w:pStyle w:val="BodyText"/>
        <w:numPr>
          <w:ilvl w:val="0"/>
          <w:numId w:val="49"/>
        </w:numPr>
      </w:pPr>
      <w:r w:rsidRPr="00DA474E">
        <w:rPr>
          <w:b/>
          <w:bCs/>
        </w:rPr>
        <w:t xml:space="preserve">Unique </w:t>
      </w:r>
      <w:r w:rsidR="00DC6FC9" w:rsidRPr="00DA474E">
        <w:rPr>
          <w:b/>
          <w:bCs/>
        </w:rPr>
        <w:t>T</w:t>
      </w:r>
      <w:r w:rsidR="00AB127A" w:rsidRPr="00DA474E">
        <w:rPr>
          <w:b/>
          <w:bCs/>
        </w:rPr>
        <w:t xml:space="preserve">est </w:t>
      </w:r>
      <w:r w:rsidR="00DC6FC9" w:rsidRPr="00DA474E">
        <w:rPr>
          <w:b/>
          <w:bCs/>
        </w:rPr>
        <w:t>S</w:t>
      </w:r>
      <w:r w:rsidR="00AB127A" w:rsidRPr="00DA474E">
        <w:rPr>
          <w:b/>
          <w:bCs/>
        </w:rPr>
        <w:t>uite</w:t>
      </w:r>
      <w:r w:rsidR="00DC6FC9" w:rsidRPr="00DA474E">
        <w:rPr>
          <w:b/>
          <w:bCs/>
        </w:rPr>
        <w:t xml:space="preserve"> settings</w:t>
      </w:r>
      <w:r w:rsidR="00DC6FC9">
        <w:t xml:space="preserve"> — including</w:t>
      </w:r>
      <w:r w:rsidR="00AB127A" w:rsidRPr="00AB127A">
        <w:t xml:space="preserve"> the </w:t>
      </w:r>
      <w:r w:rsidR="009F410C">
        <w:t xml:space="preserve">RDP </w:t>
      </w:r>
      <w:r w:rsidR="00AB127A" w:rsidRPr="00AB127A">
        <w:t xml:space="preserve">protocol version </w:t>
      </w:r>
      <w:r w:rsidR="00B141CA">
        <w:t xml:space="preserve">and </w:t>
      </w:r>
      <w:r w:rsidR="00AB127A" w:rsidRPr="00AB127A">
        <w:t>target operating system</w:t>
      </w:r>
      <w:r w:rsidR="00DC6FC9">
        <w:t xml:space="preserve"> version</w:t>
      </w:r>
      <w:r w:rsidR="00AB127A" w:rsidRPr="00AB127A">
        <w:t>.</w:t>
      </w:r>
    </w:p>
    <w:p w14:paraId="799C9F3E" w14:textId="1EB56FF5" w:rsidR="00AB127A" w:rsidRPr="00AB127A" w:rsidRDefault="00F9115A" w:rsidP="00C05B58">
      <w:pPr>
        <w:pStyle w:val="BodyText"/>
        <w:numPr>
          <w:ilvl w:val="0"/>
          <w:numId w:val="49"/>
        </w:numPr>
      </w:pPr>
      <w:r w:rsidRPr="00DA474E">
        <w:rPr>
          <w:b/>
          <w:bCs/>
        </w:rPr>
        <w:t>Timers</w:t>
      </w:r>
      <w:r w:rsidRPr="00AB127A">
        <w:t xml:space="preserve"> </w:t>
      </w:r>
      <w:r>
        <w:t>— s</w:t>
      </w:r>
      <w:r w:rsidR="00AB127A" w:rsidRPr="00AB127A">
        <w:t xml:space="preserve">et time limits on discrete test tasks and </w:t>
      </w:r>
      <w:r w:rsidR="00D0334D">
        <w:t>on</w:t>
      </w:r>
      <w:r w:rsidR="00D0334D" w:rsidRPr="00AB127A">
        <w:t xml:space="preserve"> </w:t>
      </w:r>
      <w:r w:rsidR="00AB127A" w:rsidRPr="00AB127A">
        <w:t>test run</w:t>
      </w:r>
      <w:r w:rsidR="00D0334D">
        <w:t xml:space="preserve"> duration</w:t>
      </w:r>
      <w:r w:rsidR="000E7087">
        <w:t xml:space="preserve"> using the </w:t>
      </w:r>
      <w:r w:rsidR="000E7087" w:rsidRPr="000E7087">
        <w:rPr>
          <w:b/>
          <w:bCs/>
        </w:rPr>
        <w:t>WaitTime</w:t>
      </w:r>
      <w:r w:rsidR="000E7087">
        <w:t xml:space="preserve"> property</w:t>
      </w:r>
      <w:r w:rsidR="00AB127A" w:rsidRPr="00AB127A">
        <w:t>.</w:t>
      </w:r>
    </w:p>
    <w:p w14:paraId="15D8528A" w14:textId="356364C2" w:rsidR="00F9115A" w:rsidRDefault="00AB127A" w:rsidP="00760E44">
      <w:pPr>
        <w:pStyle w:val="BodyText"/>
      </w:pPr>
      <w:r w:rsidRPr="00AB127A">
        <w:t xml:space="preserve">To </w:t>
      </w:r>
      <w:r w:rsidR="007D268F">
        <w:t>modify any</w:t>
      </w:r>
      <w:r w:rsidR="00F9115A">
        <w:t xml:space="preserve"> </w:t>
      </w:r>
      <w:r w:rsidRPr="00AB127A">
        <w:t xml:space="preserve">configuration settings </w:t>
      </w:r>
      <w:r w:rsidR="00C700B0">
        <w:t xml:space="preserve">you will need to open the </w:t>
      </w:r>
      <w:r w:rsidRPr="00B141CA">
        <w:t>RDP_ClientTestSuite.deployment.ptfconfig</w:t>
      </w:r>
      <w:r w:rsidRPr="00AB127A">
        <w:t xml:space="preserve"> file </w:t>
      </w:r>
      <w:r w:rsidR="00C700B0">
        <w:t xml:space="preserve">from </w:t>
      </w:r>
      <w:r w:rsidRPr="00AB127A">
        <w:t xml:space="preserve">the </w:t>
      </w:r>
      <w:r w:rsidR="00F9115A">
        <w:t xml:space="preserve">following </w:t>
      </w:r>
      <w:r w:rsidR="007D268F" w:rsidRPr="00E11CE3">
        <w:rPr>
          <w:b/>
          <w:bCs/>
        </w:rPr>
        <w:t xml:space="preserve">Driver </w:t>
      </w:r>
      <w:r w:rsidR="007D268F" w:rsidRPr="007B5113">
        <w:t>computer</w:t>
      </w:r>
      <w:r w:rsidR="007D268F">
        <w:t xml:space="preserve"> </w:t>
      </w:r>
      <w:r w:rsidRPr="00AB127A">
        <w:t>directory</w:t>
      </w:r>
      <w:r w:rsidR="00C700B0">
        <w:t xml:space="preserve"> location</w:t>
      </w:r>
      <w:r w:rsidR="00F9115A">
        <w:t>:</w:t>
      </w:r>
      <w:r w:rsidRPr="00AB127A">
        <w:t xml:space="preserve"> </w:t>
      </w:r>
    </w:p>
    <w:p w14:paraId="7CF5D084" w14:textId="10620B9B" w:rsidR="00A637CD" w:rsidRDefault="00AB127A" w:rsidP="00A637CD">
      <w:pPr>
        <w:pStyle w:val="Code"/>
        <w:rPr>
          <w:lang w:val="en"/>
        </w:rPr>
      </w:pPr>
      <w:r w:rsidRPr="00AB127A">
        <w:rPr>
          <w:lang w:val="en"/>
        </w:rPr>
        <w:t>C:\</w:t>
      </w:r>
      <w:ins w:id="256" w:author="Harley Zhang (Wicresoft)" w:date="2021-03-10T14:55:00Z">
        <w:r w:rsidR="00114F9E" w:rsidRPr="00114F9E">
          <w:rPr>
            <w:lang w:val="en"/>
          </w:rPr>
          <w:t>RDP-TestSuite-ClientEP\Bin</w:t>
        </w:r>
      </w:ins>
      <w:del w:id="257" w:author="Harley Zhang (Wicresoft)" w:date="2021-03-10T14:55:00Z">
        <w:r w:rsidRPr="00AB127A" w:rsidDel="00114F9E">
          <w:rPr>
            <w:lang w:val="en"/>
          </w:rPr>
          <w:delText>MicrosoftProtocolTests\RDP\Client-Endpoint\</w:delText>
        </w:r>
        <w:r w:rsidRPr="009774BC" w:rsidDel="00114F9E">
          <w:rPr>
            <w:lang w:val="en"/>
          </w:rPr>
          <w:delText>&lt;version#&gt;</w:delText>
        </w:r>
        <w:r w:rsidRPr="00AB127A" w:rsidDel="00114F9E">
          <w:rPr>
            <w:lang w:val="en"/>
          </w:rPr>
          <w:delText>\Bin</w:delText>
        </w:r>
      </w:del>
    </w:p>
    <w:p w14:paraId="03AC24A1" w14:textId="2DBDB1A9" w:rsidR="009774BC" w:rsidRDefault="00252F13" w:rsidP="009774BC">
      <w:pPr>
        <w:pStyle w:val="BodyText"/>
      </w:pPr>
      <w:r>
        <w:pict w14:anchorId="62FE323A">
          <v:shape id="Graphic 46" o:spid="_x0000_i1033" type="#_x0000_t75" alt="Magnifying glass" style="width:15.55pt;height:15.5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">
            <v:imagedata r:id="rId12" o:title="" cropbottom="-854f" cropright="-854f"/>
          </v:shape>
        </w:pict>
      </w:r>
      <w:r w:rsidR="00266A92">
        <w:t xml:space="preserve"> </w:t>
      </w:r>
      <w:r w:rsidR="00224830">
        <w:t xml:space="preserve"> </w:t>
      </w:r>
      <w:r w:rsidR="009774BC">
        <w:t xml:space="preserve">The tasks for configuring the </w:t>
      </w:r>
      <w:r w:rsidR="009774BC" w:rsidRPr="00D07590">
        <w:rPr>
          <w:b/>
          <w:bCs/>
        </w:rPr>
        <w:t>RDP Test Suite</w:t>
      </w:r>
      <w:r w:rsidR="009774BC">
        <w:t xml:space="preserve"> are described in the following topics:</w:t>
      </w:r>
    </w:p>
    <w:p w14:paraId="47F9B313" w14:textId="67BD1073" w:rsidR="009774BC" w:rsidRDefault="00D8682D" w:rsidP="00224830">
      <w:pPr>
        <w:pStyle w:val="BodyText"/>
        <w:ind w:left="432"/>
      </w:pPr>
      <w:hyperlink w:anchor="_Required_Configuration_Settings" w:history="1">
        <w:r w:rsidR="009774BC" w:rsidRPr="009774BC">
          <w:rPr>
            <w:rStyle w:val="Hyperlink"/>
          </w:rPr>
          <w:t>Required Configuration Settings</w:t>
        </w:r>
      </w:hyperlink>
    </w:p>
    <w:p w14:paraId="5BBF4845" w14:textId="08764168" w:rsidR="009774BC" w:rsidRPr="00E01DAB" w:rsidRDefault="00D8682D" w:rsidP="00224830">
      <w:pPr>
        <w:pStyle w:val="BodyText"/>
        <w:ind w:left="432"/>
      </w:pPr>
      <w:hyperlink w:anchor="_Optional_Configuration_Settings" w:history="1">
        <w:r w:rsidR="009774BC" w:rsidRPr="009774BC">
          <w:rPr>
            <w:rStyle w:val="Hyperlink"/>
          </w:rPr>
          <w:t>Optional Configuration Settings</w:t>
        </w:r>
      </w:hyperlink>
    </w:p>
    <w:p w14:paraId="7BE1F50C" w14:textId="1C29183E" w:rsidR="00AB127A" w:rsidRDefault="00AB127A" w:rsidP="00302E85">
      <w:pPr>
        <w:pStyle w:val="Heading2"/>
        <w:rPr>
          <w:lang w:val="en"/>
        </w:rPr>
      </w:pPr>
      <w:bookmarkStart w:id="258" w:name="_Required_Configuration_Settings"/>
      <w:bookmarkStart w:id="259" w:name="_Toc67405008"/>
      <w:bookmarkEnd w:id="258"/>
      <w:r w:rsidRPr="00E660C1">
        <w:rPr>
          <w:lang w:val="en"/>
        </w:rPr>
        <w:t>Required Configuration Settings</w:t>
      </w:r>
      <w:bookmarkEnd w:id="259"/>
    </w:p>
    <w:p w14:paraId="59344B81" w14:textId="52C4F0FB" w:rsidR="00DF698E" w:rsidRDefault="000B45C1" w:rsidP="00287AFD">
      <w:pPr>
        <w:pStyle w:val="BodyText"/>
      </w:pPr>
      <w:r>
        <w:t>This section describes the configura</w:t>
      </w:r>
      <w:r w:rsidR="00F71F03">
        <w:t>t</w:t>
      </w:r>
      <w:r>
        <w:t xml:space="preserve">ion settings that are required for running the </w:t>
      </w:r>
      <w:r w:rsidRPr="00F71F03">
        <w:rPr>
          <w:b/>
          <w:bCs/>
        </w:rPr>
        <w:t>RDP Client Test Suite</w:t>
      </w:r>
      <w:r>
        <w:t xml:space="preserve"> Test Cases.  Some are required settings that must be verified in the appropriate configuration file. For example, you will need to verify the </w:t>
      </w:r>
      <w:r w:rsidR="00C1438F" w:rsidRPr="00B141CA">
        <w:t>RDP_ClientTestSuite.deployment.ptfconfig</w:t>
      </w:r>
      <w:r>
        <w:t xml:space="preserve"> file against the properties and values described in </w:t>
      </w:r>
      <w:hyperlink w:anchor="_Common_Required_Property" w:history="1">
        <w:r w:rsidRPr="00160C1D">
          <w:rPr>
            <w:rStyle w:val="Hyperlink"/>
          </w:rPr>
          <w:t>Common Required Property Settings</w:t>
        </w:r>
      </w:hyperlink>
      <w:r w:rsidR="00503C32">
        <w:t xml:space="preserve"> that follow</w:t>
      </w:r>
      <w:r>
        <w:t>.</w:t>
      </w:r>
      <w:r w:rsidR="00160C1D">
        <w:t xml:space="preserve"> </w:t>
      </w:r>
    </w:p>
    <w:p w14:paraId="7ED456A9" w14:textId="4B99BFC2" w:rsidR="000B45C1" w:rsidRDefault="00160C1D" w:rsidP="00287AFD">
      <w:pPr>
        <w:pStyle w:val="BodyText"/>
      </w:pPr>
      <w:r>
        <w:t xml:space="preserve">In other cases, </w:t>
      </w:r>
      <w:r w:rsidR="00B41A90">
        <w:t xml:space="preserve">specific </w:t>
      </w:r>
      <w:r>
        <w:t xml:space="preserve">property settings are required for </w:t>
      </w:r>
      <w:r w:rsidR="00B41A90">
        <w:t xml:space="preserve">particular RDP protocol extensions, as described in </w:t>
      </w:r>
      <w:hyperlink w:anchor="_Property_Settings_Required" w:history="1">
        <w:r w:rsidR="00B41A90" w:rsidRPr="00B41A90">
          <w:rPr>
            <w:rStyle w:val="Hyperlink"/>
          </w:rPr>
          <w:t>Property Settings Required for RDP Protocol Extension Test Cases</w:t>
        </w:r>
      </w:hyperlink>
      <w:r w:rsidR="00B41A90">
        <w:t>.</w:t>
      </w:r>
      <w:r w:rsidR="000A0F7A">
        <w:t xml:space="preserve"> These will also be set in the </w:t>
      </w:r>
      <w:r w:rsidR="000A0F7A" w:rsidRPr="00B141CA">
        <w:t>RDP_ClientTestSuite.deployment.ptfconfig</w:t>
      </w:r>
      <w:r w:rsidR="000A0F7A">
        <w:t xml:space="preserve"> file</w:t>
      </w:r>
      <w:r w:rsidR="008A6CF3">
        <w:t>, which you should also verify for valid values.</w:t>
      </w:r>
    </w:p>
    <w:p w14:paraId="69DDF36E" w14:textId="74B1DDC8" w:rsidR="000C55E5" w:rsidRDefault="00A24F9F" w:rsidP="00B41A90">
      <w:pPr>
        <w:pStyle w:val="MoreInfo"/>
      </w:pPr>
      <w:r w:rsidRPr="005D3BC5">
        <w:rPr>
          <w:noProof/>
          <w:color w:val="0366D6"/>
          <w:shd w:val="clear" w:color="auto" w:fill="FFFFFF" w:themeFill="background1"/>
        </w:rPr>
        <w:drawing>
          <wp:inline distT="0" distB="0" distL="0" distR="0" wp14:anchorId="669634E5" wp14:editId="2B781D1E">
            <wp:extent cx="311391" cy="207594"/>
            <wp:effectExtent l="0" t="0" r="0" b="2540"/>
            <wp:docPr id="127" name="Picture 127">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46">
                      <a:extLst>
                        <a:ext uri="{BEBA8EAE-BF5A-486C-A8C5-ECC9F3942E4B}">
                          <a14:imgProps xmlns:a14="http://schemas.microsoft.com/office/drawing/2010/main">
                            <a14:imgLayer r:embed="rId18">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311391" cy="207594"/>
                    </a:xfrm>
                    <a:prstGeom prst="rect">
                      <a:avLst/>
                    </a:prstGeom>
                    <a:noFill/>
                    <a:ln>
                      <a:noFill/>
                    </a:ln>
                  </pic:spPr>
                </pic:pic>
              </a:graphicData>
            </a:graphic>
          </wp:inline>
        </w:drawing>
      </w:r>
      <w:r w:rsidR="00B41A90">
        <w:t>Note</w:t>
      </w:r>
    </w:p>
    <w:p w14:paraId="0C1CCF0D" w14:textId="4C46185A" w:rsidR="00B41A90" w:rsidRPr="00F9115A" w:rsidRDefault="00B41A90" w:rsidP="00B41A90">
      <w:pPr>
        <w:pStyle w:val="MoreInfoText"/>
      </w:pPr>
      <w:r>
        <w:lastRenderedPageBreak/>
        <w:t xml:space="preserve">If a </w:t>
      </w:r>
      <w:r w:rsidR="00CF0BD1">
        <w:t xml:space="preserve">data </w:t>
      </w:r>
      <w:r>
        <w:t>table is not provided in the latter</w:t>
      </w:r>
      <w:r w:rsidR="00592696">
        <w:t xml:space="preserve">-specified </w:t>
      </w:r>
      <w:r>
        <w:t xml:space="preserve">section for </w:t>
      </w:r>
      <w:r w:rsidR="00CF0BD1">
        <w:t xml:space="preserve">a </w:t>
      </w:r>
      <w:r>
        <w:t xml:space="preserve">specific RDP protocol extension, it means that no additional configuration </w:t>
      </w:r>
      <w:r w:rsidR="00C2221A">
        <w:t>settings are</w:t>
      </w:r>
      <w:r>
        <w:t xml:space="preserve"> required for </w:t>
      </w:r>
      <w:r w:rsidR="00592696">
        <w:t>the Test Cases of that</w:t>
      </w:r>
      <w:r>
        <w:t xml:space="preserve"> protocol</w:t>
      </w:r>
      <w:r w:rsidR="00E01DAB">
        <w:t xml:space="preserve"> implementation</w:t>
      </w:r>
      <w:r>
        <w:t>.</w:t>
      </w:r>
    </w:p>
    <w:p w14:paraId="2682BC1B" w14:textId="7FBEFFB6" w:rsidR="00AB127A" w:rsidRPr="00AB127A" w:rsidRDefault="00AB127A" w:rsidP="00302E85">
      <w:pPr>
        <w:pStyle w:val="Heading3"/>
        <w:rPr>
          <w:lang w:val="en"/>
        </w:rPr>
      </w:pPr>
      <w:bookmarkStart w:id="260" w:name="_Common_Required_Property"/>
      <w:bookmarkStart w:id="261" w:name="_Toc67405009"/>
      <w:bookmarkEnd w:id="260"/>
      <w:r w:rsidRPr="00AB127A">
        <w:rPr>
          <w:lang w:val="en"/>
        </w:rPr>
        <w:t>Common Required Propert</w:t>
      </w:r>
      <w:r w:rsidR="00A74BC7">
        <w:rPr>
          <w:lang w:val="en"/>
        </w:rPr>
        <w:t>y Settings</w:t>
      </w:r>
      <w:bookmarkEnd w:id="261"/>
    </w:p>
    <w:p w14:paraId="00771D45" w14:textId="36B04E16" w:rsidR="00AB127A" w:rsidRDefault="00AB127A" w:rsidP="007C7FB0">
      <w:pPr>
        <w:pStyle w:val="BodyText"/>
      </w:pPr>
      <w:r w:rsidRPr="00AB127A">
        <w:t xml:space="preserve">The following table describes the </w:t>
      </w:r>
      <w:r w:rsidR="000A3C0F">
        <w:t>common</w:t>
      </w:r>
      <w:r w:rsidR="000A3C0F" w:rsidRPr="00AB127A">
        <w:t xml:space="preserve"> </w:t>
      </w:r>
      <w:r w:rsidRPr="00AB127A">
        <w:t>propert</w:t>
      </w:r>
      <w:r w:rsidR="000A3C0F">
        <w:t>y</w:t>
      </w:r>
      <w:r w:rsidRPr="00AB127A">
        <w:t xml:space="preserve"> </w:t>
      </w:r>
      <w:r w:rsidR="000A3C0F">
        <w:t xml:space="preserve">settings </w:t>
      </w:r>
      <w:r w:rsidR="007C7FB0">
        <w:t xml:space="preserve">that are </w:t>
      </w:r>
      <w:r w:rsidR="000A3C0F">
        <w:t xml:space="preserve">required </w:t>
      </w:r>
      <w:r w:rsidRPr="00AB127A">
        <w:t xml:space="preserve">for all </w:t>
      </w:r>
      <w:r w:rsidR="00287AFD">
        <w:t>T</w:t>
      </w:r>
      <w:r w:rsidRPr="00AB127A">
        <w:t xml:space="preserve">est </w:t>
      </w:r>
      <w:r w:rsidR="00287AFD">
        <w:t>C</w:t>
      </w:r>
      <w:r w:rsidRPr="00AB127A">
        <w:t>ases</w:t>
      </w:r>
      <w:r w:rsidR="00A9452B">
        <w:t xml:space="preserve">, as specified in the </w:t>
      </w:r>
      <w:r w:rsidR="00A9452B" w:rsidRPr="00B141CA">
        <w:t>RDP_ClientTestSuite.deployment.ptfconfig</w:t>
      </w:r>
      <w:r w:rsidR="00A9452B">
        <w:t xml:space="preserve"> file</w:t>
      </w:r>
      <w:r w:rsidRPr="00AB127A">
        <w:t>.</w:t>
      </w:r>
    </w:p>
    <w:p w14:paraId="29AB8A73" w14:textId="38F0C054" w:rsidR="00F71F03" w:rsidRPr="00AB127A" w:rsidRDefault="00F71F03" w:rsidP="00F71F03">
      <w:pPr>
        <w:pStyle w:val="Caption"/>
      </w:pPr>
      <w:r>
        <w:t xml:space="preserve">Table </w:t>
      </w:r>
      <w:r w:rsidR="00E673DF">
        <w:t>9</w:t>
      </w:r>
      <w:r>
        <w:t xml:space="preserve">.  Required property settings for all </w:t>
      </w:r>
      <w:r w:rsidR="003D43FF">
        <w:t xml:space="preserve">RDP </w:t>
      </w:r>
      <w:r>
        <w:t>Test Cases</w:t>
      </w:r>
    </w:p>
    <w:tbl>
      <w:tblPr>
        <w:tblW w:w="0" w:type="auto"/>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13"/>
        <w:gridCol w:w="5739"/>
      </w:tblGrid>
      <w:tr w:rsidR="00AB127A" w:rsidRPr="00AB127A" w14:paraId="2A07B84E" w14:textId="77777777" w:rsidTr="005F4324">
        <w:trPr>
          <w:trHeight w:val="377"/>
          <w:tblHeader/>
          <w:tblCellSpacing w:w="7" w:type="dxa"/>
        </w:trPr>
        <w:tc>
          <w:tcPr>
            <w:tcW w:w="4278" w:type="dxa"/>
            <w:shd w:val="clear" w:color="auto" w:fill="D9E2F3" w:themeFill="accent1" w:themeFillTint="33"/>
            <w:tcMar>
              <w:top w:w="0" w:type="dxa"/>
              <w:left w:w="0" w:type="dxa"/>
              <w:bottom w:w="0" w:type="dxa"/>
              <w:right w:w="0" w:type="dxa"/>
            </w:tcMar>
            <w:vAlign w:val="center"/>
            <w:hideMark/>
          </w:tcPr>
          <w:p w14:paraId="74AAA226" w14:textId="74036FAB" w:rsidR="00AB127A" w:rsidRPr="001A5554" w:rsidRDefault="00AB127A" w:rsidP="001A5554">
            <w:pPr>
              <w:pStyle w:val="BodyText"/>
              <w:rPr>
                <w:b/>
                <w:bCs/>
              </w:rPr>
            </w:pPr>
            <w:r w:rsidRPr="001A5554">
              <w:rPr>
                <w:b/>
                <w:bCs/>
              </w:rPr>
              <w:t>Property</w:t>
            </w:r>
          </w:p>
        </w:tc>
        <w:tc>
          <w:tcPr>
            <w:tcW w:w="5718" w:type="dxa"/>
            <w:shd w:val="clear" w:color="auto" w:fill="D9E2F3" w:themeFill="accent1" w:themeFillTint="33"/>
            <w:tcMar>
              <w:top w:w="0" w:type="dxa"/>
              <w:left w:w="0" w:type="dxa"/>
              <w:bottom w:w="0" w:type="dxa"/>
              <w:right w:w="0" w:type="dxa"/>
            </w:tcMar>
            <w:vAlign w:val="center"/>
            <w:hideMark/>
          </w:tcPr>
          <w:p w14:paraId="511B93F3" w14:textId="3163B29A" w:rsidR="00AB127A" w:rsidRPr="001A5554" w:rsidRDefault="00AB127A" w:rsidP="001A5554">
            <w:pPr>
              <w:pStyle w:val="BodyText"/>
              <w:rPr>
                <w:b/>
                <w:bCs/>
              </w:rPr>
            </w:pPr>
            <w:r w:rsidRPr="001A5554">
              <w:rPr>
                <w:b/>
                <w:bCs/>
              </w:rPr>
              <w:t>Description</w:t>
            </w:r>
            <w:r w:rsidR="00287AFD" w:rsidRPr="001A5554">
              <w:rPr>
                <w:b/>
                <w:bCs/>
              </w:rPr>
              <w:t>/Value</w:t>
            </w:r>
          </w:p>
        </w:tc>
      </w:tr>
      <w:tr w:rsidR="00A9452B" w:rsidRPr="00AB127A" w14:paraId="5C3426DF" w14:textId="77777777" w:rsidTr="00CF239D">
        <w:trPr>
          <w:trHeight w:val="1273"/>
          <w:tblCellSpacing w:w="7" w:type="dxa"/>
        </w:trPr>
        <w:tc>
          <w:tcPr>
            <w:tcW w:w="4278" w:type="dxa"/>
            <w:tcMar>
              <w:top w:w="0" w:type="dxa"/>
              <w:left w:w="0" w:type="dxa"/>
              <w:bottom w:w="0" w:type="dxa"/>
              <w:right w:w="0" w:type="dxa"/>
            </w:tcMar>
            <w:vAlign w:val="center"/>
            <w:hideMark/>
          </w:tcPr>
          <w:p w14:paraId="053658D0" w14:textId="77777777" w:rsidR="00A9452B" w:rsidRPr="001A5554" w:rsidRDefault="00A9452B" w:rsidP="001A5554">
            <w:pPr>
              <w:pStyle w:val="BodyText"/>
              <w:rPr>
                <w:b/>
                <w:bCs/>
              </w:rPr>
            </w:pPr>
            <w:del w:id="262" w:author="Harley Zhang (Wicresoft)" w:date="2021-03-10T14:57:00Z">
              <w:r w:rsidRPr="001A5554" w:rsidDel="001A723C">
                <w:rPr>
                  <w:b/>
                  <w:bCs/>
                </w:rPr>
                <w:delText>RDP.</w:delText>
              </w:r>
            </w:del>
            <w:r w:rsidRPr="001A5554">
              <w:rPr>
                <w:b/>
                <w:bCs/>
              </w:rPr>
              <w:t>ServerPort</w:t>
            </w:r>
          </w:p>
        </w:tc>
        <w:tc>
          <w:tcPr>
            <w:tcW w:w="5718" w:type="dxa"/>
            <w:tcMar>
              <w:top w:w="0" w:type="dxa"/>
              <w:left w:w="0" w:type="dxa"/>
              <w:bottom w:w="0" w:type="dxa"/>
              <w:right w:w="0" w:type="dxa"/>
            </w:tcMar>
            <w:vAlign w:val="center"/>
            <w:hideMark/>
          </w:tcPr>
          <w:p w14:paraId="537ACC02" w14:textId="091A410B" w:rsidR="00A9452B" w:rsidRPr="00AB127A" w:rsidRDefault="00A9452B" w:rsidP="001A5554">
            <w:pPr>
              <w:pStyle w:val="BodyText"/>
            </w:pPr>
            <w:r w:rsidRPr="00AB127A">
              <w:t xml:space="preserve">The port number </w:t>
            </w:r>
            <w:r>
              <w:t>that</w:t>
            </w:r>
            <w:r w:rsidRPr="00AB127A">
              <w:t xml:space="preserve"> listen</w:t>
            </w:r>
            <w:r>
              <w:t>s</w:t>
            </w:r>
            <w:r w:rsidRPr="00AB127A">
              <w:t xml:space="preserve"> for RDP connection requests.</w:t>
            </w:r>
          </w:p>
          <w:p w14:paraId="10F9DA30" w14:textId="14C6CCEB" w:rsidR="00A9452B" w:rsidRPr="00AB127A" w:rsidRDefault="00A9452B" w:rsidP="001A5554">
            <w:pPr>
              <w:pStyle w:val="BodyText"/>
            </w:pPr>
            <w:r w:rsidRPr="00AB127A">
              <w:t xml:space="preserve">The default value used in this </w:t>
            </w:r>
            <w:r w:rsidRPr="001A5554">
              <w:rPr>
                <w:b/>
                <w:bCs/>
              </w:rPr>
              <w:t>Test Suite</w:t>
            </w:r>
            <w:r w:rsidRPr="00AB127A">
              <w:t xml:space="preserve">: </w:t>
            </w:r>
            <w:r w:rsidRPr="001A5554">
              <w:rPr>
                <w:b/>
                <w:bCs/>
              </w:rPr>
              <w:t>3389</w:t>
            </w:r>
          </w:p>
        </w:tc>
      </w:tr>
      <w:tr w:rsidR="00A9452B" w:rsidRPr="00AB127A" w14:paraId="475D45FF" w14:textId="77777777" w:rsidTr="00CF239D">
        <w:trPr>
          <w:trHeight w:val="984"/>
          <w:tblCellSpacing w:w="7" w:type="dxa"/>
        </w:trPr>
        <w:tc>
          <w:tcPr>
            <w:tcW w:w="4278" w:type="dxa"/>
            <w:tcMar>
              <w:top w:w="0" w:type="dxa"/>
              <w:left w:w="0" w:type="dxa"/>
              <w:bottom w:w="0" w:type="dxa"/>
              <w:right w:w="0" w:type="dxa"/>
            </w:tcMar>
            <w:vAlign w:val="center"/>
            <w:hideMark/>
          </w:tcPr>
          <w:p w14:paraId="22265B56" w14:textId="77777777" w:rsidR="00A9452B" w:rsidRPr="001A5554" w:rsidRDefault="00A9452B" w:rsidP="001A5554">
            <w:pPr>
              <w:pStyle w:val="BodyText"/>
              <w:rPr>
                <w:b/>
                <w:bCs/>
              </w:rPr>
            </w:pPr>
            <w:del w:id="263" w:author="Harley Zhang (Wicresoft)" w:date="2021-03-10T14:57:00Z">
              <w:r w:rsidRPr="001A5554" w:rsidDel="001A723C">
                <w:rPr>
                  <w:b/>
                  <w:bCs/>
                </w:rPr>
                <w:delText>RDP.</w:delText>
              </w:r>
            </w:del>
            <w:r w:rsidRPr="001A5554">
              <w:rPr>
                <w:b/>
                <w:bCs/>
              </w:rPr>
              <w:t>IPVersion</w:t>
            </w:r>
          </w:p>
        </w:tc>
        <w:tc>
          <w:tcPr>
            <w:tcW w:w="5718" w:type="dxa"/>
            <w:tcMar>
              <w:top w:w="0" w:type="dxa"/>
              <w:left w:w="0" w:type="dxa"/>
              <w:bottom w:w="0" w:type="dxa"/>
              <w:right w:w="0" w:type="dxa"/>
            </w:tcMar>
            <w:vAlign w:val="center"/>
            <w:hideMark/>
          </w:tcPr>
          <w:p w14:paraId="4493EB55" w14:textId="64C6792E" w:rsidR="00A9452B" w:rsidRPr="00AB127A" w:rsidRDefault="00A9452B" w:rsidP="001A5554">
            <w:pPr>
              <w:pStyle w:val="BodyText"/>
            </w:pPr>
            <w:r w:rsidRPr="00AB127A">
              <w:t xml:space="preserve">The IP version used in </w:t>
            </w:r>
            <w:r>
              <w:t>T</w:t>
            </w:r>
            <w:r w:rsidRPr="00AB127A">
              <w:t xml:space="preserve">est </w:t>
            </w:r>
            <w:r>
              <w:t>E</w:t>
            </w:r>
            <w:r w:rsidRPr="00AB127A">
              <w:t>nvironment.</w:t>
            </w:r>
          </w:p>
          <w:p w14:paraId="348AAEB6" w14:textId="79B7FDA8" w:rsidR="00A9452B" w:rsidRPr="00AB127A" w:rsidRDefault="00A9452B" w:rsidP="001A5554">
            <w:pPr>
              <w:pStyle w:val="BodyText"/>
            </w:pPr>
            <w:r w:rsidRPr="00AB127A">
              <w:t xml:space="preserve">Default value: </w:t>
            </w:r>
            <w:r w:rsidRPr="00AB127A">
              <w:rPr>
                <w:b/>
                <w:bCs/>
              </w:rPr>
              <w:t>Ipv4</w:t>
            </w:r>
          </w:p>
        </w:tc>
      </w:tr>
      <w:tr w:rsidR="00A9452B" w:rsidRPr="00AB127A" w14:paraId="64130629" w14:textId="77777777" w:rsidTr="00CF239D">
        <w:trPr>
          <w:trHeight w:val="1273"/>
          <w:tblCellSpacing w:w="7" w:type="dxa"/>
        </w:trPr>
        <w:tc>
          <w:tcPr>
            <w:tcW w:w="4278" w:type="dxa"/>
            <w:tcMar>
              <w:top w:w="0" w:type="dxa"/>
              <w:left w:w="0" w:type="dxa"/>
              <w:bottom w:w="0" w:type="dxa"/>
              <w:right w:w="0" w:type="dxa"/>
            </w:tcMar>
            <w:vAlign w:val="center"/>
            <w:hideMark/>
          </w:tcPr>
          <w:p w14:paraId="1E69DD33" w14:textId="77777777" w:rsidR="00A9452B" w:rsidRPr="001A5554" w:rsidRDefault="00A9452B" w:rsidP="001A5554">
            <w:pPr>
              <w:pStyle w:val="BodyText"/>
              <w:rPr>
                <w:b/>
                <w:bCs/>
              </w:rPr>
            </w:pPr>
            <w:del w:id="264" w:author="Harley Zhang (Wicresoft)" w:date="2021-03-10T14:58:00Z">
              <w:r w:rsidRPr="001A5554" w:rsidDel="001A723C">
                <w:rPr>
                  <w:b/>
                  <w:bCs/>
                </w:rPr>
                <w:delText>RDP.</w:delText>
              </w:r>
            </w:del>
            <w:r w:rsidRPr="001A5554">
              <w:rPr>
                <w:b/>
                <w:bCs/>
              </w:rPr>
              <w:t>Version</w:t>
            </w:r>
          </w:p>
        </w:tc>
        <w:tc>
          <w:tcPr>
            <w:tcW w:w="5718" w:type="dxa"/>
            <w:tcMar>
              <w:top w:w="0" w:type="dxa"/>
              <w:left w:w="0" w:type="dxa"/>
              <w:bottom w:w="0" w:type="dxa"/>
              <w:right w:w="0" w:type="dxa"/>
            </w:tcMar>
            <w:vAlign w:val="center"/>
            <w:hideMark/>
          </w:tcPr>
          <w:p w14:paraId="00E6BDBA" w14:textId="2D23B3A0" w:rsidR="00A9452B" w:rsidRPr="00AB127A" w:rsidRDefault="00A9452B" w:rsidP="001A5554">
            <w:pPr>
              <w:pStyle w:val="BodyText"/>
            </w:pPr>
            <w:r w:rsidRPr="00AB127A">
              <w:t xml:space="preserve">The </w:t>
            </w:r>
            <w:r>
              <w:t xml:space="preserve">core </w:t>
            </w:r>
            <w:r w:rsidRPr="00AB127A">
              <w:t xml:space="preserve">RDP </w:t>
            </w:r>
            <w:r>
              <w:t xml:space="preserve">protocol </w:t>
            </w:r>
            <w:r w:rsidRPr="00AB127A">
              <w:t xml:space="preserve">version </w:t>
            </w:r>
            <w:r>
              <w:t>running on</w:t>
            </w:r>
            <w:r w:rsidRPr="00AB127A">
              <w:t xml:space="preserve"> the </w:t>
            </w:r>
            <w:r w:rsidRPr="00287AFD">
              <w:rPr>
                <w:b/>
                <w:bCs/>
              </w:rPr>
              <w:t xml:space="preserve">SUT </w:t>
            </w:r>
            <w:r w:rsidRPr="00CD0DC4">
              <w:t>computer</w:t>
            </w:r>
            <w:r w:rsidRPr="00AB127A">
              <w:t>.</w:t>
            </w:r>
            <w:r>
              <w:t xml:space="preserve">  </w:t>
            </w:r>
          </w:p>
          <w:p w14:paraId="5E57A99E" w14:textId="3DD1EDB1" w:rsidR="00A9452B" w:rsidRPr="00AB127A" w:rsidRDefault="00A9452B" w:rsidP="001A5554">
            <w:pPr>
              <w:pStyle w:val="BodyText"/>
            </w:pPr>
            <w:r w:rsidRPr="00AB127A">
              <w:t xml:space="preserve">Default value: </w:t>
            </w:r>
            <w:r w:rsidR="00926481">
              <w:rPr>
                <w:b/>
                <w:bCs/>
              </w:rPr>
              <w:t>10.6</w:t>
            </w:r>
          </w:p>
        </w:tc>
      </w:tr>
      <w:tr w:rsidR="00A9452B" w:rsidRPr="00AB127A" w14:paraId="035A5FA6" w14:textId="77777777" w:rsidTr="00CF239D">
        <w:trPr>
          <w:trHeight w:val="2767"/>
          <w:tblCellSpacing w:w="7" w:type="dxa"/>
        </w:trPr>
        <w:tc>
          <w:tcPr>
            <w:tcW w:w="4278" w:type="dxa"/>
            <w:tcMar>
              <w:top w:w="0" w:type="dxa"/>
              <w:left w:w="0" w:type="dxa"/>
              <w:bottom w:w="0" w:type="dxa"/>
              <w:right w:w="0" w:type="dxa"/>
            </w:tcMar>
            <w:vAlign w:val="center"/>
            <w:hideMark/>
          </w:tcPr>
          <w:p w14:paraId="4456CD2C" w14:textId="77777777" w:rsidR="00A9452B" w:rsidRPr="001A5554" w:rsidRDefault="00A9452B" w:rsidP="001A5554">
            <w:pPr>
              <w:pStyle w:val="BodyText"/>
              <w:rPr>
                <w:b/>
                <w:bCs/>
              </w:rPr>
            </w:pPr>
            <w:del w:id="265" w:author="Harley Zhang (Wicresoft)" w:date="2021-03-10T14:58:00Z">
              <w:r w:rsidRPr="001A5554" w:rsidDel="001A723C">
                <w:rPr>
                  <w:b/>
                  <w:bCs/>
                </w:rPr>
                <w:delText>RDP.Security.</w:delText>
              </w:r>
            </w:del>
            <w:r w:rsidRPr="001A5554">
              <w:rPr>
                <w:b/>
                <w:bCs/>
              </w:rPr>
              <w:t>Negotiation</w:t>
            </w:r>
          </w:p>
        </w:tc>
        <w:tc>
          <w:tcPr>
            <w:tcW w:w="5718" w:type="dxa"/>
            <w:tcMar>
              <w:top w:w="0" w:type="dxa"/>
              <w:left w:w="0" w:type="dxa"/>
              <w:bottom w:w="0" w:type="dxa"/>
              <w:right w:w="0" w:type="dxa"/>
            </w:tcMar>
            <w:vAlign w:val="center"/>
            <w:hideMark/>
          </w:tcPr>
          <w:p w14:paraId="13A6837C" w14:textId="1C67E684" w:rsidR="00A9452B" w:rsidRDefault="00577A5D" w:rsidP="001A5554">
            <w:pPr>
              <w:pStyle w:val="BodyText"/>
            </w:pPr>
            <w:ins w:id="266" w:author="Harley Zhang" w:date="2021-03-11T14:23:00Z">
              <w:r w:rsidRPr="00577A5D">
                <w:t xml:space="preserve">The </w:t>
              </w:r>
              <w:r w:rsidRPr="00671D1B">
                <w:rPr>
                  <w:b/>
                  <w:bCs/>
                </w:rPr>
                <w:t>Negotiation</w:t>
              </w:r>
              <w:r w:rsidRPr="00577A5D">
                <w:t xml:space="preserve"> is in </w:t>
              </w:r>
              <w:r w:rsidRPr="00671D1B">
                <w:rPr>
                  <w:b/>
                  <w:bCs/>
                </w:rPr>
                <w:t>Security</w:t>
              </w:r>
              <w:r w:rsidRPr="00577A5D">
                <w:t xml:space="preserve"> group</w:t>
              </w:r>
              <w:r>
                <w:t>,</w:t>
              </w:r>
              <w:r w:rsidR="008D4FAE">
                <w:t xml:space="preserve"> </w:t>
              </w:r>
            </w:ins>
            <w:del w:id="267" w:author="Harley Zhang" w:date="2021-03-11T14:23:00Z">
              <w:r w:rsidR="00A9452B" w:rsidDel="00577A5D">
                <w:delText>P</w:delText>
              </w:r>
            </w:del>
            <w:ins w:id="268" w:author="Harley Zhang" w:date="2021-03-11T14:23:00Z">
              <w:r>
                <w:t>p</w:t>
              </w:r>
            </w:ins>
            <w:r w:rsidR="00A9452B" w:rsidRPr="00AB127A">
              <w:t xml:space="preserve">ossible value </w:t>
            </w:r>
            <w:r w:rsidR="00A9452B">
              <w:t>is</w:t>
            </w:r>
            <w:r w:rsidR="00A9452B" w:rsidRPr="00AB127A">
              <w:t xml:space="preserve"> </w:t>
            </w:r>
            <w:r w:rsidR="00A9452B" w:rsidRPr="00AB127A">
              <w:rPr>
                <w:b/>
                <w:bCs/>
              </w:rPr>
              <w:t>True</w:t>
            </w:r>
            <w:r w:rsidR="00A9452B" w:rsidRPr="00AB127A">
              <w:t xml:space="preserve"> </w:t>
            </w:r>
            <w:r w:rsidR="00A9452B">
              <w:t>or</w:t>
            </w:r>
            <w:r w:rsidR="00A9452B" w:rsidRPr="00AB127A">
              <w:t xml:space="preserve"> </w:t>
            </w:r>
            <w:r w:rsidR="00A9452B" w:rsidRPr="00AB127A">
              <w:rPr>
                <w:b/>
                <w:bCs/>
              </w:rPr>
              <w:t>False.</w:t>
            </w:r>
            <w:r w:rsidR="00A9452B" w:rsidRPr="00AB127A">
              <w:t xml:space="preserve"> </w:t>
            </w:r>
          </w:p>
          <w:p w14:paraId="0A078323" w14:textId="6B5DC1E9" w:rsidR="00A9452B" w:rsidRDefault="00A9452B" w:rsidP="001A5554">
            <w:pPr>
              <w:pStyle w:val="BodyText"/>
            </w:pPr>
            <w:r>
              <w:t xml:space="preserve">If the value is </w:t>
            </w:r>
            <w:r w:rsidRPr="00A9452B">
              <w:rPr>
                <w:b/>
                <w:bCs/>
              </w:rPr>
              <w:t>True</w:t>
            </w:r>
            <w:r>
              <w:t>, it i</w:t>
            </w:r>
            <w:r w:rsidRPr="00AB127A">
              <w:t xml:space="preserve">ndicates </w:t>
            </w:r>
            <w:r>
              <w:t>that</w:t>
            </w:r>
            <w:r w:rsidRPr="00AB127A">
              <w:t xml:space="preserve"> the </w:t>
            </w:r>
            <w:r w:rsidRPr="00760E44">
              <w:rPr>
                <w:b/>
                <w:bCs/>
              </w:rPr>
              <w:t>Test Suite</w:t>
            </w:r>
            <w:r w:rsidRPr="00AB127A">
              <w:t xml:space="preserve"> uses the “Negotiation</w:t>
            </w:r>
            <w:r>
              <w:t>-Based</w:t>
            </w:r>
            <w:r w:rsidRPr="00AB127A">
              <w:t xml:space="preserve"> Approach” to select </w:t>
            </w:r>
            <w:r>
              <w:t>a</w:t>
            </w:r>
            <w:r w:rsidRPr="00AB127A">
              <w:t xml:space="preserve"> security mechanism</w:t>
            </w:r>
            <w:r>
              <w:t>, as described in</w:t>
            </w:r>
            <w:r w:rsidR="00974788">
              <w:t xml:space="preserve"> </w:t>
            </w:r>
            <w:hyperlink r:id="rId47" w:history="1">
              <w:r w:rsidR="00974788" w:rsidRPr="00BA7820">
                <w:rPr>
                  <w:rStyle w:val="Hyperlink"/>
                </w:rPr>
                <w:t>MS-RDPBCGR section 5.4.2.1</w:t>
              </w:r>
            </w:hyperlink>
            <w:r w:rsidRPr="00AB127A">
              <w:t>.</w:t>
            </w:r>
          </w:p>
          <w:p w14:paraId="760EF09A" w14:textId="63AA2BD0" w:rsidR="00A9452B" w:rsidRPr="00AB127A" w:rsidRDefault="00A9452B" w:rsidP="001A5554">
            <w:pPr>
              <w:pStyle w:val="BodyText"/>
            </w:pPr>
            <w:r w:rsidRPr="00AB127A">
              <w:t xml:space="preserve">If the value is </w:t>
            </w:r>
            <w:r w:rsidRPr="00AB127A">
              <w:rPr>
                <w:b/>
                <w:bCs/>
              </w:rPr>
              <w:t>False</w:t>
            </w:r>
            <w:r w:rsidRPr="00AB127A">
              <w:t>, it indicates that the “Direct Approach” will be used</w:t>
            </w:r>
            <w:r>
              <w:t xml:space="preserve">, as described in </w:t>
            </w:r>
            <w:hyperlink r:id="rId48" w:history="1">
              <w:r w:rsidR="00974788" w:rsidRPr="00BA7820">
                <w:rPr>
                  <w:rStyle w:val="Hyperlink"/>
                </w:rPr>
                <w:t>MS-RDPBCGR section 5.4.2.2</w:t>
              </w:r>
            </w:hyperlink>
            <w:r w:rsidRPr="00AB127A">
              <w:t>.</w:t>
            </w:r>
          </w:p>
          <w:p w14:paraId="5109E31B" w14:textId="4242EF20" w:rsidR="00974788" w:rsidRPr="00974788" w:rsidRDefault="00A9452B" w:rsidP="001A5554">
            <w:pPr>
              <w:pStyle w:val="BodyText"/>
              <w:rPr>
                <w:b/>
                <w:bCs/>
              </w:rPr>
            </w:pPr>
            <w:r w:rsidRPr="00AB127A">
              <w:t xml:space="preserve">Default value: </w:t>
            </w:r>
            <w:r w:rsidRPr="00AB127A">
              <w:rPr>
                <w:b/>
                <w:bCs/>
              </w:rPr>
              <w:t>True</w:t>
            </w:r>
            <w:r w:rsidR="00974788">
              <w:t xml:space="preserve"> </w:t>
            </w:r>
          </w:p>
        </w:tc>
      </w:tr>
      <w:tr w:rsidR="00926481" w:rsidRPr="00AB127A" w14:paraId="003A14C0" w14:textId="77777777" w:rsidTr="00CF239D">
        <w:trPr>
          <w:trHeight w:val="2433"/>
          <w:tblCellSpacing w:w="7" w:type="dxa"/>
        </w:trPr>
        <w:tc>
          <w:tcPr>
            <w:tcW w:w="4278" w:type="dxa"/>
            <w:tcMar>
              <w:top w:w="0" w:type="dxa"/>
              <w:left w:w="0" w:type="dxa"/>
              <w:bottom w:w="0" w:type="dxa"/>
              <w:right w:w="0" w:type="dxa"/>
            </w:tcMar>
            <w:vAlign w:val="center"/>
            <w:hideMark/>
          </w:tcPr>
          <w:p w14:paraId="266405F3" w14:textId="77777777" w:rsidR="00926481" w:rsidRPr="001A5554" w:rsidRDefault="00926481" w:rsidP="001A5554">
            <w:pPr>
              <w:pStyle w:val="BodyText"/>
              <w:rPr>
                <w:b/>
                <w:bCs/>
              </w:rPr>
            </w:pPr>
            <w:del w:id="269" w:author="Harley Zhang (Wicresoft)" w:date="2021-03-10T14:58:00Z">
              <w:r w:rsidRPr="001A5554" w:rsidDel="00262687">
                <w:rPr>
                  <w:b/>
                  <w:bCs/>
                </w:rPr>
                <w:delText>RDP.Security.</w:delText>
              </w:r>
            </w:del>
            <w:r w:rsidRPr="001A5554">
              <w:rPr>
                <w:b/>
                <w:bCs/>
              </w:rPr>
              <w:t>Protocol</w:t>
            </w:r>
          </w:p>
        </w:tc>
        <w:tc>
          <w:tcPr>
            <w:tcW w:w="5718" w:type="dxa"/>
            <w:tcMar>
              <w:top w:w="0" w:type="dxa"/>
              <w:left w:w="0" w:type="dxa"/>
              <w:bottom w:w="0" w:type="dxa"/>
              <w:right w:w="0" w:type="dxa"/>
            </w:tcMar>
            <w:vAlign w:val="center"/>
            <w:hideMark/>
          </w:tcPr>
          <w:p w14:paraId="4556717C" w14:textId="6894A06D" w:rsidR="00926481" w:rsidRDefault="00974C85" w:rsidP="001A5554">
            <w:pPr>
              <w:pStyle w:val="BodyText"/>
            </w:pPr>
            <w:ins w:id="270" w:author="Harley Zhang" w:date="2021-03-11T14:23:00Z">
              <w:r w:rsidRPr="00974C85">
                <w:t xml:space="preserve">The </w:t>
              </w:r>
              <w:r w:rsidRPr="00974C85">
                <w:rPr>
                  <w:b/>
                  <w:bCs/>
                </w:rPr>
                <w:t>Protocol</w:t>
              </w:r>
              <w:r w:rsidRPr="00974C85">
                <w:t xml:space="preserve"> is in </w:t>
              </w:r>
              <w:r w:rsidRPr="00974C85">
                <w:rPr>
                  <w:b/>
                  <w:bCs/>
                </w:rPr>
                <w:t>Security</w:t>
              </w:r>
              <w:r w:rsidRPr="00974C85">
                <w:t xml:space="preserve"> group and this</w:t>
              </w:r>
            </w:ins>
            <w:del w:id="271" w:author="Harley Zhang" w:date="2021-03-11T14:23:00Z">
              <w:r w:rsidR="00926481" w:rsidRPr="00AB127A" w:rsidDel="00974C85">
                <w:delText xml:space="preserve">The </w:delText>
              </w:r>
            </w:del>
            <w:ins w:id="272" w:author="Harley Zhang" w:date="2021-03-11T14:23:00Z">
              <w:r>
                <w:t xml:space="preserve"> </w:t>
              </w:r>
            </w:ins>
            <w:r w:rsidR="00926481" w:rsidRPr="00AB127A">
              <w:t xml:space="preserve">security protocol used to secure the RDP session. The possible values are </w:t>
            </w:r>
            <w:r w:rsidR="00926481">
              <w:t xml:space="preserve">enhanced </w:t>
            </w:r>
            <w:r w:rsidR="00926481" w:rsidRPr="00AB127A">
              <w:rPr>
                <w:b/>
                <w:bCs/>
              </w:rPr>
              <w:t>TLS</w:t>
            </w:r>
            <w:r w:rsidR="00926481" w:rsidRPr="00AB127A">
              <w:t xml:space="preserve">, </w:t>
            </w:r>
            <w:r w:rsidR="00926481" w:rsidRPr="00AB127A">
              <w:rPr>
                <w:b/>
                <w:bCs/>
              </w:rPr>
              <w:t>CredSSP</w:t>
            </w:r>
            <w:r w:rsidR="00926481">
              <w:t xml:space="preserve">, </w:t>
            </w:r>
            <w:r w:rsidR="00926481" w:rsidRPr="00AB127A">
              <w:t>and</w:t>
            </w:r>
            <w:r w:rsidR="00926481">
              <w:t xml:space="preserve"> standard</w:t>
            </w:r>
            <w:r w:rsidR="00926481" w:rsidRPr="00AB127A">
              <w:t xml:space="preserve"> </w:t>
            </w:r>
            <w:r w:rsidR="00926481" w:rsidRPr="00AB127A">
              <w:rPr>
                <w:b/>
                <w:bCs/>
              </w:rPr>
              <w:t>RDP</w:t>
            </w:r>
            <w:r w:rsidR="00926481" w:rsidRPr="00AB127A">
              <w:t>.</w:t>
            </w:r>
          </w:p>
          <w:p w14:paraId="10CBA415" w14:textId="77777777" w:rsidR="00926481" w:rsidRDefault="00926481" w:rsidP="001A5554">
            <w:pPr>
              <w:pStyle w:val="BodyText"/>
              <w:rPr>
                <w:b/>
                <w:bCs/>
              </w:rPr>
            </w:pPr>
            <w:r w:rsidRPr="00AB127A">
              <w:t xml:space="preserve">Default value: </w:t>
            </w:r>
            <w:r w:rsidRPr="00AB127A">
              <w:rPr>
                <w:b/>
                <w:bCs/>
              </w:rPr>
              <w:t>TLS</w:t>
            </w:r>
          </w:p>
          <w:p w14:paraId="6F6263A9" w14:textId="0A44423D" w:rsidR="00926481" w:rsidRPr="00DD1A84" w:rsidRDefault="00275412" w:rsidP="00926481">
            <w:pPr>
              <w:pStyle w:val="MoreInfo"/>
            </w:pPr>
            <w:r w:rsidRPr="00AB127A">
              <w:rPr>
                <w:noProof/>
                <w:color w:val="0366D6"/>
              </w:rPr>
              <w:drawing>
                <wp:inline distT="0" distB="0" distL="0" distR="0" wp14:anchorId="77ADCD96" wp14:editId="61B4F2DE">
                  <wp:extent cx="311391" cy="207594"/>
                  <wp:effectExtent l="0" t="0" r="0" b="2540"/>
                  <wp:docPr id="8" name="Picture 8">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926481" w:rsidRPr="00DD1A84">
              <w:t>Note</w:t>
            </w:r>
          </w:p>
          <w:p w14:paraId="664500BC" w14:textId="1C2607DA" w:rsidR="00926481" w:rsidRPr="00AB127A" w:rsidRDefault="00926481" w:rsidP="00926481">
            <w:pPr>
              <w:pStyle w:val="MoreInfoText"/>
            </w:pPr>
            <w:r w:rsidRPr="00E62258">
              <w:t>Test Cases of the MS-RDPEUDP and MS-RDPEMT protocols must be run under TLS or CredSSP security.</w:t>
            </w:r>
          </w:p>
        </w:tc>
      </w:tr>
      <w:tr w:rsidR="00926481" w:rsidRPr="00AB127A" w14:paraId="24B396B7" w14:textId="77777777" w:rsidTr="00CF239D">
        <w:trPr>
          <w:trHeight w:val="2553"/>
          <w:tblCellSpacing w:w="7" w:type="dxa"/>
        </w:trPr>
        <w:tc>
          <w:tcPr>
            <w:tcW w:w="4278" w:type="dxa"/>
            <w:tcMar>
              <w:top w:w="0" w:type="dxa"/>
              <w:left w:w="0" w:type="dxa"/>
              <w:bottom w:w="0" w:type="dxa"/>
              <w:right w:w="0" w:type="dxa"/>
            </w:tcMar>
            <w:vAlign w:val="center"/>
            <w:hideMark/>
          </w:tcPr>
          <w:p w14:paraId="54B75A65" w14:textId="77777777" w:rsidR="00926481" w:rsidRPr="001A5554" w:rsidRDefault="00926481" w:rsidP="001A5554">
            <w:pPr>
              <w:pStyle w:val="BodyText"/>
              <w:rPr>
                <w:b/>
                <w:bCs/>
              </w:rPr>
            </w:pPr>
            <w:del w:id="273" w:author="Harley Zhang (Wicresoft)" w:date="2021-03-10T14:58:00Z">
              <w:r w:rsidRPr="001A5554" w:rsidDel="00A15A70">
                <w:rPr>
                  <w:b/>
                  <w:bCs/>
                </w:rPr>
                <w:lastRenderedPageBreak/>
                <w:delText>RDP.Security.Encryption.</w:delText>
              </w:r>
            </w:del>
            <w:r w:rsidRPr="001A5554">
              <w:rPr>
                <w:b/>
                <w:bCs/>
              </w:rPr>
              <w:t>Level</w:t>
            </w:r>
          </w:p>
        </w:tc>
        <w:tc>
          <w:tcPr>
            <w:tcW w:w="5718" w:type="dxa"/>
            <w:tcMar>
              <w:top w:w="0" w:type="dxa"/>
              <w:left w:w="0" w:type="dxa"/>
              <w:bottom w:w="0" w:type="dxa"/>
              <w:right w:w="0" w:type="dxa"/>
            </w:tcMar>
            <w:vAlign w:val="center"/>
            <w:hideMark/>
          </w:tcPr>
          <w:p w14:paraId="0BBB200C" w14:textId="42550801" w:rsidR="00926481" w:rsidRPr="00AB127A" w:rsidRDefault="00013370" w:rsidP="001A5554">
            <w:pPr>
              <w:pStyle w:val="BodyText"/>
            </w:pPr>
            <w:ins w:id="274" w:author="Harley Zhang" w:date="2021-03-11T14:24:00Z">
              <w:r w:rsidRPr="00013370">
                <w:t xml:space="preserve">The </w:t>
              </w:r>
              <w:r w:rsidRPr="00013370">
                <w:rPr>
                  <w:b/>
                  <w:bCs/>
                </w:rPr>
                <w:t>Level</w:t>
              </w:r>
              <w:r w:rsidRPr="00013370">
                <w:t xml:space="preserve"> is in </w:t>
              </w:r>
              <w:r w:rsidRPr="00013370">
                <w:rPr>
                  <w:b/>
                  <w:bCs/>
                </w:rPr>
                <w:t>Security</w:t>
              </w:r>
              <w:r w:rsidRPr="00013370">
                <w:t xml:space="preserve"> group and </w:t>
              </w:r>
              <w:r w:rsidRPr="00013370">
                <w:rPr>
                  <w:b/>
                  <w:bCs/>
                </w:rPr>
                <w:t>Encryption</w:t>
              </w:r>
              <w:r w:rsidRPr="00013370">
                <w:t xml:space="preserve"> subgroup</w:t>
              </w:r>
              <w:r>
                <w:t>.</w:t>
              </w:r>
            </w:ins>
            <w:del w:id="275" w:author="Harley Zhang" w:date="2021-03-11T14:24:00Z">
              <w:r w:rsidR="00926481" w:rsidRPr="00AB127A" w:rsidDel="00013370">
                <w:delText>The</w:delText>
              </w:r>
            </w:del>
            <w:ins w:id="276" w:author="Harley Zhang" w:date="2021-03-11T14:24:00Z">
              <w:r>
                <w:t xml:space="preserve"> It is</w:t>
              </w:r>
            </w:ins>
            <w:r w:rsidR="00926481" w:rsidRPr="00AB127A">
              <w:t xml:space="preserve"> encryption level of the RDP session. The possible values are </w:t>
            </w:r>
            <w:r w:rsidR="00926481" w:rsidRPr="00AB127A">
              <w:rPr>
                <w:b/>
                <w:bCs/>
              </w:rPr>
              <w:t>None</w:t>
            </w:r>
            <w:r w:rsidR="00926481" w:rsidRPr="00AB127A">
              <w:t xml:space="preserve">, </w:t>
            </w:r>
            <w:r w:rsidR="00926481" w:rsidRPr="00AB127A">
              <w:rPr>
                <w:b/>
                <w:bCs/>
              </w:rPr>
              <w:t>Low</w:t>
            </w:r>
            <w:r w:rsidR="00926481" w:rsidRPr="00AB127A">
              <w:t xml:space="preserve">, </w:t>
            </w:r>
            <w:r w:rsidR="00926481" w:rsidRPr="00AB127A">
              <w:rPr>
                <w:b/>
                <w:bCs/>
              </w:rPr>
              <w:t>Client</w:t>
            </w:r>
            <w:r w:rsidR="00926481" w:rsidRPr="00AB127A">
              <w:t xml:space="preserve">, </w:t>
            </w:r>
            <w:r w:rsidR="00926481" w:rsidRPr="00AB127A">
              <w:rPr>
                <w:b/>
                <w:bCs/>
              </w:rPr>
              <w:t>High</w:t>
            </w:r>
            <w:r w:rsidR="00926481" w:rsidRPr="00AB127A">
              <w:t xml:space="preserve">, and </w:t>
            </w:r>
            <w:r w:rsidR="00926481" w:rsidRPr="00AB127A">
              <w:rPr>
                <w:b/>
                <w:bCs/>
              </w:rPr>
              <w:t>FIPS</w:t>
            </w:r>
            <w:r w:rsidR="00926481" w:rsidRPr="00AB127A">
              <w:t>.</w:t>
            </w:r>
          </w:p>
          <w:p w14:paraId="24C9236F" w14:textId="77777777" w:rsidR="00926481" w:rsidRDefault="00926481" w:rsidP="001A5554">
            <w:pPr>
              <w:pStyle w:val="BodyText"/>
            </w:pPr>
            <w:r w:rsidRPr="00AB127A">
              <w:t xml:space="preserve">Default value: </w:t>
            </w:r>
            <w:r w:rsidRPr="00AB127A">
              <w:rPr>
                <w:b/>
                <w:bCs/>
              </w:rPr>
              <w:t>None</w:t>
            </w:r>
          </w:p>
          <w:p w14:paraId="483EC81F" w14:textId="51C1FF63" w:rsidR="00926481" w:rsidRDefault="00275412" w:rsidP="00926481">
            <w:pPr>
              <w:pStyle w:val="MoreInfo"/>
            </w:pPr>
            <w:r w:rsidRPr="00AB127A">
              <w:rPr>
                <w:noProof/>
                <w:color w:val="0366D6"/>
              </w:rPr>
              <w:drawing>
                <wp:inline distT="0" distB="0" distL="0" distR="0" wp14:anchorId="1A6F48EA" wp14:editId="3A4D0B94">
                  <wp:extent cx="311391" cy="207594"/>
                  <wp:effectExtent l="0" t="0" r="0" b="2540"/>
                  <wp:docPr id="11" name="Picture 11">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926481">
              <w:t>Note</w:t>
            </w:r>
          </w:p>
          <w:p w14:paraId="1913B92C" w14:textId="3B383C7B" w:rsidR="00926481" w:rsidRPr="00AB127A" w:rsidRDefault="00926481" w:rsidP="00926481">
            <w:pPr>
              <w:pStyle w:val="MoreInfoText"/>
            </w:pPr>
            <w:r w:rsidRPr="00AB127A">
              <w:t xml:space="preserve">If the </w:t>
            </w:r>
            <w:del w:id="277" w:author="Harley Zhang (Wicresoft)" w:date="2021-03-10T14:58:00Z">
              <w:r w:rsidRPr="00EC05FE" w:rsidDel="000E2BBD">
                <w:rPr>
                  <w:b/>
                </w:rPr>
                <w:delText>RDP.Security.</w:delText>
              </w:r>
            </w:del>
            <w:r w:rsidRPr="00EC05FE">
              <w:rPr>
                <w:b/>
              </w:rPr>
              <w:t>Protocol</w:t>
            </w:r>
            <w:r w:rsidRPr="00AB127A">
              <w:t xml:space="preserve"> value is set to </w:t>
            </w:r>
            <w:r w:rsidRPr="00AB127A">
              <w:rPr>
                <w:b/>
              </w:rPr>
              <w:t>TLS</w:t>
            </w:r>
            <w:r w:rsidRPr="00AB127A">
              <w:t xml:space="preserve"> or </w:t>
            </w:r>
            <w:r w:rsidRPr="00AB127A">
              <w:rPr>
                <w:b/>
              </w:rPr>
              <w:t>CredSSP</w:t>
            </w:r>
            <w:r w:rsidRPr="00AB127A">
              <w:t xml:space="preserve">, </w:t>
            </w:r>
            <w:r>
              <w:t>the encryption level</w:t>
            </w:r>
            <w:r w:rsidRPr="00AB127A">
              <w:t xml:space="preserve"> property must be set to </w:t>
            </w:r>
            <w:r w:rsidRPr="00AB127A">
              <w:rPr>
                <w:b/>
              </w:rPr>
              <w:t>None</w:t>
            </w:r>
            <w:r w:rsidRPr="00AB127A">
              <w:t xml:space="preserve">. Otherwise, </w:t>
            </w:r>
            <w:r>
              <w:t>use one of the other encryption levels</w:t>
            </w:r>
            <w:r w:rsidRPr="00AB127A">
              <w:t>.</w:t>
            </w:r>
          </w:p>
        </w:tc>
      </w:tr>
      <w:tr w:rsidR="00926481" w:rsidRPr="00AB127A" w14:paraId="48292B6C" w14:textId="77777777" w:rsidTr="00CF239D">
        <w:trPr>
          <w:trHeight w:val="2553"/>
          <w:tblCellSpacing w:w="7" w:type="dxa"/>
        </w:trPr>
        <w:tc>
          <w:tcPr>
            <w:tcW w:w="4278" w:type="dxa"/>
            <w:tcMar>
              <w:top w:w="0" w:type="dxa"/>
              <w:left w:w="0" w:type="dxa"/>
              <w:bottom w:w="0" w:type="dxa"/>
              <w:right w:w="0" w:type="dxa"/>
            </w:tcMar>
            <w:vAlign w:val="center"/>
            <w:hideMark/>
          </w:tcPr>
          <w:p w14:paraId="777DBF65" w14:textId="77777777" w:rsidR="00926481" w:rsidRPr="001A5554" w:rsidRDefault="00926481" w:rsidP="001A5554">
            <w:pPr>
              <w:pStyle w:val="BodyText"/>
              <w:rPr>
                <w:b/>
                <w:bCs/>
              </w:rPr>
            </w:pPr>
            <w:del w:id="278" w:author="Harley Zhang (Wicresoft)" w:date="2021-03-10T14:58:00Z">
              <w:r w:rsidRPr="001A5554" w:rsidDel="00FC68ED">
                <w:rPr>
                  <w:b/>
                  <w:bCs/>
                </w:rPr>
                <w:delText>RDP.Security.Encryption.</w:delText>
              </w:r>
            </w:del>
            <w:r w:rsidRPr="001A5554">
              <w:rPr>
                <w:b/>
                <w:bCs/>
              </w:rPr>
              <w:t>Method</w:t>
            </w:r>
          </w:p>
        </w:tc>
        <w:tc>
          <w:tcPr>
            <w:tcW w:w="5718" w:type="dxa"/>
            <w:tcMar>
              <w:top w:w="0" w:type="dxa"/>
              <w:left w:w="0" w:type="dxa"/>
              <w:bottom w:w="0" w:type="dxa"/>
              <w:right w:w="0" w:type="dxa"/>
            </w:tcMar>
            <w:vAlign w:val="center"/>
            <w:hideMark/>
          </w:tcPr>
          <w:p w14:paraId="5EDC5FF0" w14:textId="22AF8C23" w:rsidR="00926481" w:rsidRPr="00AB127A" w:rsidRDefault="00BD14F9" w:rsidP="00F61337">
            <w:pPr>
              <w:pStyle w:val="BodyText"/>
            </w:pPr>
            <w:ins w:id="279" w:author="Harley Zhang" w:date="2021-03-11T14:24:00Z">
              <w:r w:rsidRPr="00BD14F9">
                <w:t xml:space="preserve">The </w:t>
              </w:r>
              <w:r w:rsidRPr="00BD14F9">
                <w:rPr>
                  <w:b/>
                  <w:bCs/>
                </w:rPr>
                <w:t>Method</w:t>
              </w:r>
              <w:r w:rsidRPr="00BD14F9">
                <w:t xml:space="preserve"> is in </w:t>
              </w:r>
              <w:r w:rsidRPr="00BD14F9">
                <w:rPr>
                  <w:b/>
                  <w:bCs/>
                </w:rPr>
                <w:t>Security</w:t>
              </w:r>
              <w:r w:rsidRPr="00BD14F9">
                <w:t xml:space="preserve"> group and </w:t>
              </w:r>
              <w:r w:rsidRPr="00BD14F9">
                <w:rPr>
                  <w:b/>
                  <w:bCs/>
                </w:rPr>
                <w:t>Encryption</w:t>
              </w:r>
              <w:r w:rsidRPr="00BD14F9">
                <w:t xml:space="preserve"> subgroup</w:t>
              </w:r>
              <w:r>
                <w:t xml:space="preserve">. </w:t>
              </w:r>
            </w:ins>
            <w:del w:id="280" w:author="Harley Zhang" w:date="2021-03-11T14:24:00Z">
              <w:r w:rsidR="00926481" w:rsidRPr="00AB127A" w:rsidDel="00BD14F9">
                <w:delText>The</w:delText>
              </w:r>
            </w:del>
            <w:ins w:id="281" w:author="Harley Zhang" w:date="2021-03-11T14:24:00Z">
              <w:r>
                <w:t>It is</w:t>
              </w:r>
            </w:ins>
            <w:r w:rsidR="00926481" w:rsidRPr="00AB127A">
              <w:t xml:space="preserve"> encryption method of the RDP session.</w:t>
            </w:r>
            <w:r w:rsidR="00926481">
              <w:t xml:space="preserve"> </w:t>
            </w:r>
            <w:r w:rsidR="00926481" w:rsidRPr="00AB127A">
              <w:t xml:space="preserve">The possible values are, </w:t>
            </w:r>
            <w:r w:rsidR="00926481" w:rsidRPr="00F61337">
              <w:rPr>
                <w:b/>
                <w:bCs/>
              </w:rPr>
              <w:t>None</w:t>
            </w:r>
            <w:r w:rsidR="00926481">
              <w:t xml:space="preserve">, </w:t>
            </w:r>
            <w:r w:rsidR="00926481" w:rsidRPr="00AB127A">
              <w:rPr>
                <w:b/>
                <w:bCs/>
              </w:rPr>
              <w:t>40bit</w:t>
            </w:r>
            <w:r w:rsidR="00926481" w:rsidRPr="00AB127A">
              <w:t xml:space="preserve">, </w:t>
            </w:r>
            <w:r w:rsidR="00926481" w:rsidRPr="00AB127A">
              <w:rPr>
                <w:b/>
                <w:bCs/>
              </w:rPr>
              <w:t>56bit</w:t>
            </w:r>
            <w:r w:rsidR="00926481" w:rsidRPr="00AB127A">
              <w:t xml:space="preserve">, </w:t>
            </w:r>
            <w:r w:rsidR="00926481" w:rsidRPr="00AB127A">
              <w:rPr>
                <w:b/>
                <w:bCs/>
              </w:rPr>
              <w:t>128bit</w:t>
            </w:r>
            <w:r w:rsidR="00926481" w:rsidRPr="00AB127A">
              <w:t xml:space="preserve">, </w:t>
            </w:r>
            <w:r w:rsidR="00926481" w:rsidRPr="00AB127A">
              <w:rPr>
                <w:b/>
                <w:bCs/>
              </w:rPr>
              <w:t>FIPS</w:t>
            </w:r>
            <w:r w:rsidR="00926481" w:rsidRPr="00AB127A">
              <w:t>.</w:t>
            </w:r>
          </w:p>
          <w:p w14:paraId="47596543" w14:textId="77777777" w:rsidR="00926481" w:rsidRDefault="00926481" w:rsidP="00F61337">
            <w:pPr>
              <w:pStyle w:val="BodyText"/>
            </w:pPr>
            <w:r w:rsidRPr="00AB127A">
              <w:t xml:space="preserve">Default value: </w:t>
            </w:r>
            <w:r w:rsidRPr="00AB127A">
              <w:rPr>
                <w:b/>
                <w:bCs/>
              </w:rPr>
              <w:t>None</w:t>
            </w:r>
          </w:p>
          <w:p w14:paraId="1F06DA33" w14:textId="34C507F1" w:rsidR="00926481" w:rsidRDefault="00275412" w:rsidP="00926481">
            <w:pPr>
              <w:pStyle w:val="MoreInfo"/>
            </w:pPr>
            <w:r w:rsidRPr="00AB127A">
              <w:rPr>
                <w:noProof/>
                <w:color w:val="0366D6"/>
              </w:rPr>
              <w:drawing>
                <wp:inline distT="0" distB="0" distL="0" distR="0" wp14:anchorId="05CE6A0B" wp14:editId="5AC6D208">
                  <wp:extent cx="311391" cy="207594"/>
                  <wp:effectExtent l="0" t="0" r="0" b="2540"/>
                  <wp:docPr id="12" name="Picture 12">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926481">
              <w:t>Note</w:t>
            </w:r>
          </w:p>
          <w:p w14:paraId="2E247855" w14:textId="28E238A4" w:rsidR="00926481" w:rsidRPr="00AB127A" w:rsidRDefault="00926481" w:rsidP="00926481">
            <w:pPr>
              <w:pStyle w:val="MoreInfoText"/>
            </w:pPr>
            <w:r w:rsidRPr="00AB127A">
              <w:t xml:space="preserve">If the </w:t>
            </w:r>
            <w:del w:id="282" w:author="Harley Zhang (Wicresoft)" w:date="2021-03-10T14:58:00Z">
              <w:r w:rsidRPr="00AB127A" w:rsidDel="00591F08">
                <w:rPr>
                  <w:b/>
                </w:rPr>
                <w:delText>RDP.Security.</w:delText>
              </w:r>
            </w:del>
            <w:r w:rsidRPr="00AB127A">
              <w:rPr>
                <w:b/>
              </w:rPr>
              <w:t>Protocol</w:t>
            </w:r>
            <w:r w:rsidRPr="00AB127A">
              <w:t xml:space="preserve"> value is set to </w:t>
            </w:r>
            <w:r w:rsidRPr="00AB127A">
              <w:rPr>
                <w:b/>
              </w:rPr>
              <w:t>TLS</w:t>
            </w:r>
            <w:r w:rsidRPr="00AB127A">
              <w:t xml:space="preserve"> or </w:t>
            </w:r>
            <w:r w:rsidRPr="00AB127A">
              <w:rPr>
                <w:b/>
              </w:rPr>
              <w:t>CredSSP</w:t>
            </w:r>
            <w:r w:rsidRPr="00AB127A">
              <w:t xml:space="preserve">, this property must be set to </w:t>
            </w:r>
            <w:r w:rsidRPr="00AB127A">
              <w:rPr>
                <w:b/>
              </w:rPr>
              <w:t>None</w:t>
            </w:r>
            <w:r w:rsidRPr="00AB127A">
              <w:t>. If the</w:t>
            </w:r>
            <w:del w:id="283" w:author="Harley Zhang (Wicresoft)" w:date="2021-03-10T14:58:00Z">
              <w:r w:rsidRPr="00AB127A" w:rsidDel="00591F08">
                <w:delText xml:space="preserve"> </w:delText>
              </w:r>
              <w:r w:rsidRPr="00AB127A" w:rsidDel="00591F08">
                <w:rPr>
                  <w:b/>
                </w:rPr>
                <w:delText>RDP.Security.Encryption.</w:delText>
              </w:r>
            </w:del>
            <w:ins w:id="284" w:author="Harley Zhang (Wicresoft)" w:date="2021-03-10T14:58:00Z">
              <w:r w:rsidR="00D31B90">
                <w:rPr>
                  <w:b/>
                </w:rPr>
                <w:t xml:space="preserve"> </w:t>
              </w:r>
            </w:ins>
            <w:r w:rsidRPr="00AB127A">
              <w:rPr>
                <w:b/>
              </w:rPr>
              <w:t>Level</w:t>
            </w:r>
            <w:r w:rsidRPr="00AB127A">
              <w:t xml:space="preserve"> value is set to </w:t>
            </w:r>
            <w:r w:rsidRPr="00AB127A">
              <w:rPr>
                <w:b/>
              </w:rPr>
              <w:t>FIPS</w:t>
            </w:r>
            <w:r w:rsidRPr="00AB127A">
              <w:t xml:space="preserve">, this property must be set to </w:t>
            </w:r>
            <w:r w:rsidRPr="00AB127A">
              <w:rPr>
                <w:b/>
              </w:rPr>
              <w:t>FIPS</w:t>
            </w:r>
            <w:r w:rsidRPr="00AB127A">
              <w:t>.</w:t>
            </w:r>
          </w:p>
        </w:tc>
      </w:tr>
      <w:tr w:rsidR="00926481" w:rsidRPr="00AB127A" w14:paraId="58FE485A" w14:textId="77777777" w:rsidTr="00CF239D">
        <w:trPr>
          <w:trHeight w:val="1273"/>
          <w:tblCellSpacing w:w="7" w:type="dxa"/>
        </w:trPr>
        <w:tc>
          <w:tcPr>
            <w:tcW w:w="4278" w:type="dxa"/>
            <w:tcMar>
              <w:top w:w="0" w:type="dxa"/>
              <w:left w:w="0" w:type="dxa"/>
              <w:bottom w:w="0" w:type="dxa"/>
              <w:right w:w="0" w:type="dxa"/>
            </w:tcMar>
            <w:vAlign w:val="center"/>
            <w:hideMark/>
          </w:tcPr>
          <w:p w14:paraId="438D07FB" w14:textId="77777777" w:rsidR="00926481" w:rsidRPr="001A5554" w:rsidRDefault="00926481" w:rsidP="001A5554">
            <w:pPr>
              <w:pStyle w:val="BodyText"/>
              <w:rPr>
                <w:b/>
                <w:bCs/>
              </w:rPr>
            </w:pPr>
            <w:del w:id="285" w:author="Harley Zhang (Wicresoft)" w:date="2021-03-10T14:59:00Z">
              <w:r w:rsidRPr="001A5554" w:rsidDel="00764D5B">
                <w:rPr>
                  <w:b/>
                  <w:bCs/>
                </w:rPr>
                <w:delText>RDP.Security.</w:delText>
              </w:r>
            </w:del>
            <w:r w:rsidRPr="001A5554">
              <w:rPr>
                <w:b/>
                <w:bCs/>
              </w:rPr>
              <w:t>IsClientToServerEncrypted</w:t>
            </w:r>
          </w:p>
        </w:tc>
        <w:tc>
          <w:tcPr>
            <w:tcW w:w="5718" w:type="dxa"/>
            <w:tcMar>
              <w:top w:w="0" w:type="dxa"/>
              <w:left w:w="0" w:type="dxa"/>
              <w:bottom w:w="0" w:type="dxa"/>
              <w:right w:w="0" w:type="dxa"/>
            </w:tcMar>
            <w:vAlign w:val="center"/>
            <w:hideMark/>
          </w:tcPr>
          <w:p w14:paraId="54D79BCD" w14:textId="1EEE1CA2" w:rsidR="00926481" w:rsidRPr="00AB127A" w:rsidRDefault="00577338" w:rsidP="00C33435">
            <w:pPr>
              <w:pStyle w:val="BodyText"/>
            </w:pPr>
            <w:ins w:id="286" w:author="Harley Zhang" w:date="2021-03-11T14:25:00Z">
              <w:r w:rsidRPr="00577338">
                <w:t xml:space="preserve">The </w:t>
              </w:r>
              <w:r w:rsidRPr="002D17B6">
                <w:rPr>
                  <w:b/>
                  <w:bCs/>
                </w:rPr>
                <w:t>IsClientToServerEncrypted</w:t>
              </w:r>
              <w:r w:rsidRPr="00577338">
                <w:t xml:space="preserve"> is in </w:t>
              </w:r>
              <w:r w:rsidRPr="002D17B6">
                <w:rPr>
                  <w:b/>
                  <w:bCs/>
                </w:rPr>
                <w:t>Security</w:t>
              </w:r>
              <w:r w:rsidRPr="00577338">
                <w:t xml:space="preserve"> grou</w:t>
              </w:r>
              <w:r w:rsidR="002D17B6">
                <w:t>p</w:t>
              </w:r>
              <w:r>
                <w:t xml:space="preserve"> and </w:t>
              </w:r>
            </w:ins>
            <w:del w:id="287" w:author="Harley Zhang" w:date="2021-03-11T14:25:00Z">
              <w:r w:rsidR="00926481" w:rsidRPr="00AB127A" w:rsidDel="00577338">
                <w:delText>I</w:delText>
              </w:r>
            </w:del>
            <w:ins w:id="288" w:author="Harley Zhang" w:date="2021-03-11T14:25:00Z">
              <w:r>
                <w:t>i</w:t>
              </w:r>
            </w:ins>
            <w:r w:rsidR="00926481" w:rsidRPr="00AB127A">
              <w:t xml:space="preserve">ndicates </w:t>
            </w:r>
            <w:r w:rsidR="00926481">
              <w:t>whether or not</w:t>
            </w:r>
            <w:r w:rsidR="00926481" w:rsidRPr="00AB127A">
              <w:t xml:space="preserve"> client-to-server traffic is encrypted. The possible values are </w:t>
            </w:r>
            <w:r w:rsidR="00926481" w:rsidRPr="00AB127A">
              <w:rPr>
                <w:b/>
                <w:bCs/>
              </w:rPr>
              <w:t>True</w:t>
            </w:r>
            <w:r w:rsidR="00926481" w:rsidRPr="00AB127A">
              <w:t xml:space="preserve"> and </w:t>
            </w:r>
            <w:r w:rsidR="00926481" w:rsidRPr="00AB127A">
              <w:rPr>
                <w:b/>
                <w:bCs/>
              </w:rPr>
              <w:t>False</w:t>
            </w:r>
            <w:r w:rsidR="00926481" w:rsidRPr="00AB127A">
              <w:t>.</w:t>
            </w:r>
          </w:p>
          <w:p w14:paraId="1477F4FD" w14:textId="6E80F889" w:rsidR="00926481" w:rsidRPr="00AB127A" w:rsidRDefault="00926481" w:rsidP="000A5597">
            <w:pPr>
              <w:pStyle w:val="BodyText"/>
            </w:pPr>
            <w:r w:rsidRPr="00AB127A">
              <w:t xml:space="preserve">Default value: </w:t>
            </w:r>
            <w:r w:rsidRPr="00AB127A">
              <w:rPr>
                <w:b/>
                <w:bCs/>
              </w:rPr>
              <w:t>True</w:t>
            </w:r>
          </w:p>
        </w:tc>
      </w:tr>
      <w:tr w:rsidR="00926481" w:rsidRPr="00AB127A" w14:paraId="04C0A948" w14:textId="77777777" w:rsidTr="00CF239D">
        <w:trPr>
          <w:trHeight w:val="1273"/>
          <w:tblCellSpacing w:w="7" w:type="dxa"/>
        </w:trPr>
        <w:tc>
          <w:tcPr>
            <w:tcW w:w="4278" w:type="dxa"/>
            <w:tcMar>
              <w:top w:w="0" w:type="dxa"/>
              <w:left w:w="0" w:type="dxa"/>
              <w:bottom w:w="0" w:type="dxa"/>
              <w:right w:w="0" w:type="dxa"/>
            </w:tcMar>
            <w:vAlign w:val="center"/>
            <w:hideMark/>
          </w:tcPr>
          <w:p w14:paraId="2284C2D7" w14:textId="77777777" w:rsidR="00926481" w:rsidRPr="001A5554" w:rsidRDefault="00926481" w:rsidP="001A5554">
            <w:pPr>
              <w:pStyle w:val="BodyText"/>
              <w:rPr>
                <w:b/>
                <w:bCs/>
              </w:rPr>
            </w:pPr>
            <w:r w:rsidRPr="001A5554">
              <w:rPr>
                <w:b/>
                <w:bCs/>
              </w:rPr>
              <w:t>IsWindowsImplementation</w:t>
            </w:r>
          </w:p>
        </w:tc>
        <w:tc>
          <w:tcPr>
            <w:tcW w:w="5718" w:type="dxa"/>
            <w:tcMar>
              <w:top w:w="0" w:type="dxa"/>
              <w:left w:w="0" w:type="dxa"/>
              <w:bottom w:w="0" w:type="dxa"/>
              <w:right w:w="0" w:type="dxa"/>
            </w:tcMar>
            <w:vAlign w:val="center"/>
            <w:hideMark/>
          </w:tcPr>
          <w:p w14:paraId="3DC6CBAC" w14:textId="77777777" w:rsidR="00926481" w:rsidRPr="00AB127A" w:rsidRDefault="00926481" w:rsidP="000A5597">
            <w:pPr>
              <w:pStyle w:val="BodyText"/>
            </w:pPr>
            <w:r w:rsidRPr="00AB127A">
              <w:t xml:space="preserve">Indicates if the </w:t>
            </w:r>
            <w:r w:rsidRPr="007D7A51">
              <w:rPr>
                <w:b/>
                <w:bCs/>
              </w:rPr>
              <w:t xml:space="preserve">SUT </w:t>
            </w:r>
            <w:r w:rsidRPr="00C52FBB">
              <w:t>computer</w:t>
            </w:r>
            <w:r>
              <w:t xml:space="preserve"> </w:t>
            </w:r>
            <w:r w:rsidRPr="00AB127A">
              <w:t xml:space="preserve">is </w:t>
            </w:r>
            <w:r>
              <w:t xml:space="preserve">hosting </w:t>
            </w:r>
            <w:r w:rsidRPr="00AB127A">
              <w:t xml:space="preserve">a Windows implementation. The possible values are </w:t>
            </w:r>
            <w:r w:rsidRPr="00AB127A">
              <w:rPr>
                <w:b/>
                <w:bCs/>
              </w:rPr>
              <w:t>True</w:t>
            </w:r>
            <w:r w:rsidRPr="00AB127A">
              <w:t xml:space="preserve"> and </w:t>
            </w:r>
            <w:r w:rsidRPr="00AB127A">
              <w:rPr>
                <w:b/>
                <w:bCs/>
              </w:rPr>
              <w:t>False</w:t>
            </w:r>
            <w:r w:rsidRPr="00AB127A">
              <w:t>.</w:t>
            </w:r>
          </w:p>
          <w:p w14:paraId="5A337FF4" w14:textId="0E8063D3" w:rsidR="00926481" w:rsidRPr="00AB127A" w:rsidRDefault="00926481" w:rsidP="000A5597">
            <w:pPr>
              <w:pStyle w:val="BodyText"/>
            </w:pPr>
            <w:r w:rsidRPr="00AB127A">
              <w:t xml:space="preserve">Default value: </w:t>
            </w:r>
            <w:r w:rsidRPr="00AB127A">
              <w:rPr>
                <w:b/>
                <w:bCs/>
              </w:rPr>
              <w:t>True</w:t>
            </w:r>
          </w:p>
        </w:tc>
      </w:tr>
      <w:tr w:rsidR="00926481" w:rsidRPr="00AB127A" w14:paraId="67D4AC73" w14:textId="77777777" w:rsidTr="00CF239D">
        <w:trPr>
          <w:trHeight w:val="1563"/>
          <w:tblCellSpacing w:w="7" w:type="dxa"/>
        </w:trPr>
        <w:tc>
          <w:tcPr>
            <w:tcW w:w="4278" w:type="dxa"/>
            <w:tcMar>
              <w:top w:w="0" w:type="dxa"/>
              <w:left w:w="0" w:type="dxa"/>
              <w:bottom w:w="0" w:type="dxa"/>
              <w:right w:w="0" w:type="dxa"/>
            </w:tcMar>
            <w:vAlign w:val="center"/>
            <w:hideMark/>
          </w:tcPr>
          <w:p w14:paraId="0A6C6B17" w14:textId="77777777" w:rsidR="00926481" w:rsidRPr="001A5554" w:rsidRDefault="00926481" w:rsidP="001A5554">
            <w:pPr>
              <w:pStyle w:val="BodyText"/>
              <w:rPr>
                <w:b/>
                <w:bCs/>
              </w:rPr>
            </w:pPr>
            <w:r w:rsidRPr="001A5554">
              <w:rPr>
                <w:b/>
                <w:bCs/>
              </w:rPr>
              <w:t>DropConnectionForInvalidRequest</w:t>
            </w:r>
          </w:p>
        </w:tc>
        <w:tc>
          <w:tcPr>
            <w:tcW w:w="5718" w:type="dxa"/>
            <w:tcMar>
              <w:top w:w="0" w:type="dxa"/>
              <w:left w:w="0" w:type="dxa"/>
              <w:bottom w:w="0" w:type="dxa"/>
              <w:right w:w="0" w:type="dxa"/>
            </w:tcMar>
            <w:vAlign w:val="center"/>
            <w:hideMark/>
          </w:tcPr>
          <w:p w14:paraId="0C3BDE67" w14:textId="3E49F22E" w:rsidR="00926481" w:rsidRPr="00AB127A" w:rsidRDefault="00CF04E3" w:rsidP="000A5597">
            <w:pPr>
              <w:pStyle w:val="BodyText"/>
            </w:pPr>
            <w:ins w:id="289" w:author="Harley Zhang" w:date="2021-03-11T14:25:00Z">
              <w:r w:rsidRPr="00CF04E3">
                <w:t xml:space="preserve">The </w:t>
              </w:r>
              <w:r w:rsidRPr="00CF04E3">
                <w:rPr>
                  <w:b/>
                  <w:bCs/>
                </w:rPr>
                <w:t>DropConnectionForInvalidRequest</w:t>
              </w:r>
              <w:r w:rsidRPr="00CF04E3">
                <w:t xml:space="preserve"> is in </w:t>
              </w:r>
              <w:r w:rsidRPr="00CF04E3">
                <w:rPr>
                  <w:b/>
                  <w:bCs/>
                </w:rPr>
                <w:t>Security</w:t>
              </w:r>
              <w:r w:rsidRPr="00CF04E3">
                <w:t xml:space="preserve"> group</w:t>
              </w:r>
              <w:r>
                <w:t xml:space="preserve"> and </w:t>
              </w:r>
            </w:ins>
            <w:del w:id="290" w:author="Harley Zhang" w:date="2021-03-11T14:25:00Z">
              <w:r w:rsidR="00926481" w:rsidRPr="00AB127A" w:rsidDel="00CF04E3">
                <w:delText>I</w:delText>
              </w:r>
            </w:del>
            <w:ins w:id="291" w:author="Harley Zhang" w:date="2021-03-11T14:25:00Z">
              <w:r>
                <w:t>i</w:t>
              </w:r>
            </w:ins>
            <w:r w:rsidR="00926481" w:rsidRPr="00AB127A">
              <w:t xml:space="preserve">ndicates if </w:t>
            </w:r>
            <w:r w:rsidR="00926481">
              <w:t xml:space="preserve">the </w:t>
            </w:r>
            <w:r w:rsidR="00926481" w:rsidRPr="007D7A51">
              <w:rPr>
                <w:b/>
                <w:bCs/>
              </w:rPr>
              <w:t xml:space="preserve">SUT </w:t>
            </w:r>
            <w:r w:rsidR="00926481" w:rsidRPr="004825AB">
              <w:t>computer</w:t>
            </w:r>
            <w:r w:rsidR="00926481">
              <w:t xml:space="preserve"> will</w:t>
            </w:r>
            <w:r w:rsidR="00926481" w:rsidRPr="00AB127A">
              <w:t xml:space="preserve"> drop the connection when an invalid request </w:t>
            </w:r>
            <w:r w:rsidR="00926481">
              <w:t xml:space="preserve">is </w:t>
            </w:r>
            <w:r w:rsidR="00926481" w:rsidRPr="00AB127A">
              <w:t xml:space="preserve">received. The possible values are </w:t>
            </w:r>
            <w:r w:rsidR="00926481" w:rsidRPr="00AB127A">
              <w:rPr>
                <w:b/>
                <w:bCs/>
              </w:rPr>
              <w:t>True</w:t>
            </w:r>
            <w:r w:rsidR="00926481" w:rsidRPr="00AB127A">
              <w:t xml:space="preserve"> and </w:t>
            </w:r>
            <w:r w:rsidR="00926481" w:rsidRPr="00AB127A">
              <w:rPr>
                <w:b/>
                <w:bCs/>
              </w:rPr>
              <w:t>False</w:t>
            </w:r>
            <w:r w:rsidR="00926481" w:rsidRPr="00AB127A">
              <w:t>.</w:t>
            </w:r>
          </w:p>
          <w:p w14:paraId="7C551A08" w14:textId="6FCFD4E1" w:rsidR="00926481" w:rsidRPr="00AB127A" w:rsidRDefault="00926481" w:rsidP="000A5597">
            <w:pPr>
              <w:pStyle w:val="BodyText"/>
            </w:pPr>
            <w:r w:rsidRPr="00AB127A">
              <w:t xml:space="preserve">Default value: </w:t>
            </w:r>
            <w:r w:rsidRPr="00AB127A">
              <w:rPr>
                <w:b/>
                <w:bCs/>
              </w:rPr>
              <w:t>True</w:t>
            </w:r>
          </w:p>
        </w:tc>
      </w:tr>
      <w:tr w:rsidR="00140203" w:rsidRPr="00AB127A" w14:paraId="100A2714" w14:textId="77777777" w:rsidTr="00CF239D">
        <w:trPr>
          <w:trHeight w:val="1853"/>
          <w:tblCellSpacing w:w="7" w:type="dxa"/>
        </w:trPr>
        <w:tc>
          <w:tcPr>
            <w:tcW w:w="4278" w:type="dxa"/>
            <w:tcMar>
              <w:top w:w="0" w:type="dxa"/>
              <w:left w:w="0" w:type="dxa"/>
              <w:bottom w:w="0" w:type="dxa"/>
              <w:right w:w="0" w:type="dxa"/>
            </w:tcMar>
            <w:vAlign w:val="center"/>
            <w:hideMark/>
          </w:tcPr>
          <w:p w14:paraId="7DB87665" w14:textId="77777777" w:rsidR="00140203" w:rsidRPr="001A5554" w:rsidRDefault="00140203" w:rsidP="001A5554">
            <w:pPr>
              <w:pStyle w:val="BodyText"/>
              <w:rPr>
                <w:b/>
                <w:bCs/>
              </w:rPr>
            </w:pPr>
            <w:r w:rsidRPr="001A5554">
              <w:rPr>
                <w:b/>
                <w:bCs/>
              </w:rPr>
              <w:t>CertificatePath</w:t>
            </w:r>
          </w:p>
        </w:tc>
        <w:tc>
          <w:tcPr>
            <w:tcW w:w="5718" w:type="dxa"/>
            <w:tcMar>
              <w:top w:w="0" w:type="dxa"/>
              <w:left w:w="0" w:type="dxa"/>
              <w:bottom w:w="0" w:type="dxa"/>
              <w:right w:w="0" w:type="dxa"/>
            </w:tcMar>
            <w:vAlign w:val="center"/>
            <w:hideMark/>
          </w:tcPr>
          <w:p w14:paraId="1A473C2E" w14:textId="45E6A79F" w:rsidR="00140203" w:rsidRPr="00AB127A" w:rsidRDefault="00140203" w:rsidP="000A5597">
            <w:pPr>
              <w:pStyle w:val="BodyText"/>
            </w:pPr>
            <w:r w:rsidRPr="00AB127A">
              <w:t xml:space="preserve">The Personal Information Exchange (.pfx) certificate used to secure TLS or CrepSSP transports. If the </w:t>
            </w:r>
            <w:r w:rsidRPr="00AB127A">
              <w:rPr>
                <w:b/>
                <w:bCs/>
              </w:rPr>
              <w:t>Protocol</w:t>
            </w:r>
            <w:r w:rsidRPr="00AB127A">
              <w:t xml:space="preserve"> value is set to </w:t>
            </w:r>
            <w:r w:rsidRPr="00AB127A">
              <w:rPr>
                <w:b/>
                <w:bCs/>
              </w:rPr>
              <w:t>TLS</w:t>
            </w:r>
            <w:r w:rsidRPr="00AB127A">
              <w:t xml:space="preserve"> or </w:t>
            </w:r>
            <w:r w:rsidRPr="00AB127A">
              <w:rPr>
                <w:b/>
                <w:bCs/>
              </w:rPr>
              <w:t>CrepSSP</w:t>
            </w:r>
            <w:r w:rsidRPr="00AB127A">
              <w:t>, this property must be set.</w:t>
            </w:r>
          </w:p>
          <w:p w14:paraId="28A2FE7F" w14:textId="39DC68C2" w:rsidR="00140203" w:rsidRPr="00AB127A" w:rsidRDefault="00140203" w:rsidP="000A5597">
            <w:pPr>
              <w:pStyle w:val="BodyText"/>
            </w:pPr>
            <w:r w:rsidRPr="000A5597">
              <w:t xml:space="preserve">Default value: </w:t>
            </w:r>
            <w:r w:rsidRPr="000A5597">
              <w:rPr>
                <w:b/>
                <w:bCs/>
              </w:rPr>
              <w:t>C:\DriverComputer.pfx</w:t>
            </w:r>
          </w:p>
        </w:tc>
      </w:tr>
      <w:tr w:rsidR="00140203" w:rsidRPr="00AB127A" w14:paraId="26C7C7E7" w14:textId="77777777" w:rsidTr="00CF239D">
        <w:trPr>
          <w:trHeight w:val="1273"/>
          <w:tblCellSpacing w:w="7" w:type="dxa"/>
        </w:trPr>
        <w:tc>
          <w:tcPr>
            <w:tcW w:w="4278" w:type="dxa"/>
            <w:tcMar>
              <w:top w:w="0" w:type="dxa"/>
              <w:left w:w="0" w:type="dxa"/>
              <w:bottom w:w="0" w:type="dxa"/>
              <w:right w:w="0" w:type="dxa"/>
            </w:tcMar>
            <w:vAlign w:val="center"/>
            <w:hideMark/>
          </w:tcPr>
          <w:p w14:paraId="6B6D4F51" w14:textId="77777777" w:rsidR="00140203" w:rsidRPr="001A5554" w:rsidRDefault="00140203" w:rsidP="001A5554">
            <w:pPr>
              <w:pStyle w:val="BodyText"/>
              <w:rPr>
                <w:b/>
                <w:bCs/>
              </w:rPr>
            </w:pPr>
            <w:r w:rsidRPr="001A5554">
              <w:rPr>
                <w:b/>
                <w:bCs/>
              </w:rPr>
              <w:lastRenderedPageBreak/>
              <w:t>CertificatePassword</w:t>
            </w:r>
          </w:p>
        </w:tc>
        <w:tc>
          <w:tcPr>
            <w:tcW w:w="5718" w:type="dxa"/>
            <w:tcMar>
              <w:top w:w="0" w:type="dxa"/>
              <w:left w:w="0" w:type="dxa"/>
              <w:bottom w:w="0" w:type="dxa"/>
              <w:right w:w="0" w:type="dxa"/>
            </w:tcMar>
            <w:vAlign w:val="center"/>
            <w:hideMark/>
          </w:tcPr>
          <w:p w14:paraId="460E4374" w14:textId="1148BE84" w:rsidR="00140203" w:rsidRPr="000A5597" w:rsidRDefault="00140203" w:rsidP="000A5597">
            <w:pPr>
              <w:pStyle w:val="BodyText"/>
            </w:pPr>
            <w:r w:rsidRPr="000A5597">
              <w:t xml:space="preserve">The password of the certificate identified in the </w:t>
            </w:r>
            <w:r w:rsidRPr="000A5597">
              <w:rPr>
                <w:b/>
                <w:bCs/>
              </w:rPr>
              <w:t>CertificatePath</w:t>
            </w:r>
            <w:r w:rsidRPr="000A5597">
              <w:t xml:space="preserve"> value</w:t>
            </w:r>
            <w:r w:rsidR="00123FB1">
              <w:t>.</w:t>
            </w:r>
          </w:p>
          <w:p w14:paraId="5B88B655" w14:textId="2C3E9BAD" w:rsidR="00140203" w:rsidRPr="000A5597" w:rsidRDefault="00140203" w:rsidP="000A5597">
            <w:pPr>
              <w:pStyle w:val="BodyText"/>
            </w:pPr>
            <w:r w:rsidRPr="000A5597">
              <w:t xml:space="preserve">Default value: </w:t>
            </w:r>
            <w:r w:rsidRPr="000A5597">
              <w:rPr>
                <w:b/>
                <w:bCs/>
              </w:rPr>
              <w:t>Password01!</w:t>
            </w:r>
          </w:p>
        </w:tc>
      </w:tr>
      <w:tr w:rsidR="000513B7" w:rsidRPr="00AB127A" w14:paraId="508435B3" w14:textId="77777777" w:rsidTr="00CF239D">
        <w:trPr>
          <w:trHeight w:val="1563"/>
          <w:tblCellSpacing w:w="7" w:type="dxa"/>
        </w:trPr>
        <w:tc>
          <w:tcPr>
            <w:tcW w:w="4278" w:type="dxa"/>
            <w:tcMar>
              <w:top w:w="0" w:type="dxa"/>
              <w:left w:w="0" w:type="dxa"/>
              <w:bottom w:w="0" w:type="dxa"/>
              <w:right w:w="0" w:type="dxa"/>
            </w:tcMar>
            <w:vAlign w:val="center"/>
            <w:hideMark/>
          </w:tcPr>
          <w:p w14:paraId="76EC3F60" w14:textId="77777777" w:rsidR="000513B7" w:rsidRPr="001A5554" w:rsidRDefault="000513B7" w:rsidP="001A5554">
            <w:pPr>
              <w:pStyle w:val="BodyText"/>
              <w:rPr>
                <w:b/>
                <w:bCs/>
              </w:rPr>
            </w:pPr>
            <w:r w:rsidRPr="001A5554">
              <w:rPr>
                <w:b/>
                <w:bCs/>
              </w:rPr>
              <w:t>VerifyRdpbcgrMessage</w:t>
            </w:r>
          </w:p>
        </w:tc>
        <w:tc>
          <w:tcPr>
            <w:tcW w:w="5718" w:type="dxa"/>
            <w:tcMar>
              <w:top w:w="0" w:type="dxa"/>
              <w:left w:w="0" w:type="dxa"/>
              <w:bottom w:w="0" w:type="dxa"/>
              <w:right w:w="0" w:type="dxa"/>
            </w:tcMar>
            <w:vAlign w:val="center"/>
            <w:hideMark/>
          </w:tcPr>
          <w:p w14:paraId="15EDA5A1" w14:textId="77777777" w:rsidR="000513B7" w:rsidRPr="00AB127A" w:rsidRDefault="000513B7" w:rsidP="000A5597">
            <w:pPr>
              <w:pStyle w:val="BodyText"/>
            </w:pPr>
            <w:r w:rsidRPr="00AB127A">
              <w:t xml:space="preserve">Enables or disables message </w:t>
            </w:r>
            <w:r>
              <w:t xml:space="preserve">field </w:t>
            </w:r>
            <w:r w:rsidRPr="00AB127A">
              <w:t xml:space="preserve">verification as defined in MS-RDPBCGR. Set to </w:t>
            </w:r>
            <w:r w:rsidRPr="00AB127A">
              <w:rPr>
                <w:b/>
                <w:bCs/>
              </w:rPr>
              <w:t>True</w:t>
            </w:r>
            <w:r w:rsidRPr="00AB127A">
              <w:t xml:space="preserve"> to enable, otherwise set to </w:t>
            </w:r>
            <w:r w:rsidRPr="00AB127A">
              <w:rPr>
                <w:b/>
                <w:bCs/>
              </w:rPr>
              <w:t>False</w:t>
            </w:r>
            <w:r>
              <w:t xml:space="preserve"> to disable.</w:t>
            </w:r>
          </w:p>
          <w:p w14:paraId="60484B78" w14:textId="58F7BCDF" w:rsidR="000513B7" w:rsidRPr="00AB127A" w:rsidRDefault="000513B7" w:rsidP="000A5597">
            <w:pPr>
              <w:pStyle w:val="BodyText"/>
            </w:pPr>
            <w:r w:rsidRPr="00AB127A">
              <w:t xml:space="preserve">Default value: </w:t>
            </w:r>
            <w:r w:rsidRPr="00AB127A">
              <w:rPr>
                <w:b/>
                <w:bCs/>
              </w:rPr>
              <w:t>True</w:t>
            </w:r>
          </w:p>
        </w:tc>
      </w:tr>
      <w:tr w:rsidR="00B864B7" w:rsidRPr="00AB127A" w14:paraId="6647CBDD" w14:textId="77777777" w:rsidTr="00CF239D">
        <w:trPr>
          <w:trHeight w:val="1853"/>
          <w:tblCellSpacing w:w="7" w:type="dxa"/>
        </w:trPr>
        <w:tc>
          <w:tcPr>
            <w:tcW w:w="4278" w:type="dxa"/>
            <w:tcMar>
              <w:top w:w="0" w:type="dxa"/>
              <w:left w:w="0" w:type="dxa"/>
              <w:bottom w:w="0" w:type="dxa"/>
              <w:right w:w="0" w:type="dxa"/>
            </w:tcMar>
            <w:vAlign w:val="center"/>
            <w:hideMark/>
          </w:tcPr>
          <w:p w14:paraId="2CBA0E06" w14:textId="33BE9E0A" w:rsidR="00B864B7" w:rsidRPr="001A5554" w:rsidRDefault="00B864B7" w:rsidP="001A5554">
            <w:pPr>
              <w:pStyle w:val="BodyText"/>
              <w:rPr>
                <w:b/>
                <w:bCs/>
              </w:rPr>
            </w:pPr>
            <w:del w:id="292" w:author="Harley Zhang (Wicresoft)" w:date="2021-03-10T14:59:00Z">
              <w:r w:rsidRPr="001A5554" w:rsidDel="00F8542F">
                <w:rPr>
                  <w:b/>
                  <w:bCs/>
                </w:rPr>
                <w:delText>VerifySUTDisplay.</w:delText>
              </w:r>
            </w:del>
            <w:r w:rsidRPr="001A5554">
              <w:rPr>
                <w:b/>
                <w:bCs/>
              </w:rPr>
              <w:t>Enable</w:t>
            </w:r>
          </w:p>
        </w:tc>
        <w:tc>
          <w:tcPr>
            <w:tcW w:w="5718" w:type="dxa"/>
            <w:tcMar>
              <w:top w:w="0" w:type="dxa"/>
              <w:left w:w="0" w:type="dxa"/>
              <w:bottom w:w="0" w:type="dxa"/>
              <w:right w:w="0" w:type="dxa"/>
            </w:tcMar>
            <w:vAlign w:val="center"/>
            <w:hideMark/>
          </w:tcPr>
          <w:p w14:paraId="6AE9B9D4" w14:textId="1F63F01A" w:rsidR="00B864B7" w:rsidRPr="00AB127A" w:rsidRDefault="0028688E" w:rsidP="000A5597">
            <w:pPr>
              <w:pStyle w:val="BodyText"/>
            </w:pPr>
            <w:ins w:id="293" w:author="Harley Zhang" w:date="2021-03-11T14:26:00Z">
              <w:r w:rsidRPr="0028688E">
                <w:t xml:space="preserve">The </w:t>
              </w:r>
              <w:r w:rsidRPr="0028688E">
                <w:rPr>
                  <w:b/>
                  <w:bCs/>
                </w:rPr>
                <w:t>Enable</w:t>
              </w:r>
              <w:r w:rsidRPr="0028688E">
                <w:t xml:space="preserve"> is in </w:t>
              </w:r>
              <w:r w:rsidRPr="0028688E">
                <w:rPr>
                  <w:b/>
                  <w:bCs/>
                </w:rPr>
                <w:t>VerifySUTDisplay</w:t>
              </w:r>
              <w:r w:rsidRPr="0028688E">
                <w:t xml:space="preserve"> group and it indicates</w:t>
              </w:r>
              <w:r>
                <w:t xml:space="preserve"> </w:t>
              </w:r>
              <w:r w:rsidR="00D20ACC">
                <w:t>e</w:t>
              </w:r>
            </w:ins>
            <w:del w:id="294" w:author="Harley Zhang" w:date="2021-03-11T14:26:00Z">
              <w:r w:rsidR="00B864B7" w:rsidRPr="00AB127A" w:rsidDel="00D20ACC">
                <w:delText>E</w:delText>
              </w:r>
            </w:del>
            <w:r w:rsidR="00B864B7" w:rsidRPr="00AB127A">
              <w:t xml:space="preserve">nable or disable </w:t>
            </w:r>
            <w:r w:rsidR="00B864B7">
              <w:t>display</w:t>
            </w:r>
            <w:r w:rsidR="00B864B7" w:rsidRPr="00AB127A">
              <w:t xml:space="preserve"> verification on </w:t>
            </w:r>
            <w:r w:rsidR="00B864B7">
              <w:t xml:space="preserve">the </w:t>
            </w:r>
            <w:r w:rsidR="00B864B7" w:rsidRPr="009E5E84">
              <w:rPr>
                <w:b/>
                <w:bCs/>
              </w:rPr>
              <w:t xml:space="preserve">SUT </w:t>
            </w:r>
            <w:r w:rsidR="00B864B7" w:rsidRPr="004825AB">
              <w:t>Computer</w:t>
            </w:r>
            <w:r w:rsidR="00B864B7" w:rsidRPr="00AB127A">
              <w:t xml:space="preserve">. This function is only available when running </w:t>
            </w:r>
            <w:r w:rsidR="00B864B7">
              <w:t>the T</w:t>
            </w:r>
            <w:r w:rsidR="00B864B7" w:rsidRPr="00AB127A">
              <w:t xml:space="preserve">est </w:t>
            </w:r>
            <w:r w:rsidR="00B864B7">
              <w:t>S</w:t>
            </w:r>
            <w:r w:rsidR="00B864B7" w:rsidRPr="00AB127A">
              <w:t xml:space="preserve">uite </w:t>
            </w:r>
            <w:r w:rsidR="00B864B7">
              <w:t>in</w:t>
            </w:r>
            <w:r w:rsidR="00B864B7" w:rsidRPr="00AB127A">
              <w:t xml:space="preserve"> </w:t>
            </w:r>
            <w:r w:rsidR="00B864B7">
              <w:t xml:space="preserve">the </w:t>
            </w:r>
            <w:r w:rsidR="00B864B7" w:rsidRPr="00AB127A">
              <w:t xml:space="preserve">protocol-based mode. For </w:t>
            </w:r>
            <w:r w:rsidR="00B864B7">
              <w:t>related information</w:t>
            </w:r>
            <w:r w:rsidR="00B864B7" w:rsidRPr="00AB127A">
              <w:t xml:space="preserve">, </w:t>
            </w:r>
            <w:r w:rsidR="00B864B7">
              <w:t>see</w:t>
            </w:r>
            <w:r w:rsidR="00B864B7" w:rsidRPr="00AB127A">
              <w:t xml:space="preserve"> </w:t>
            </w:r>
            <w:hyperlink w:anchor="_Configure_the_Test_1" w:history="1">
              <w:r w:rsidR="00B864B7" w:rsidRPr="00A3465B">
                <w:rPr>
                  <w:rStyle w:val="Hyperlink"/>
                </w:rPr>
                <w:t>Configuring Common Test Suite Mode Settings</w:t>
              </w:r>
            </w:hyperlink>
            <w:r w:rsidR="00B864B7" w:rsidRPr="00AB127A">
              <w:t>.</w:t>
            </w:r>
          </w:p>
          <w:p w14:paraId="78B8D81D" w14:textId="238AE098" w:rsidR="00B864B7" w:rsidRPr="00AB127A" w:rsidRDefault="00B864B7" w:rsidP="000A5597">
            <w:pPr>
              <w:pStyle w:val="BodyText"/>
            </w:pPr>
            <w:r w:rsidRPr="00AB127A">
              <w:t xml:space="preserve">Default value: </w:t>
            </w:r>
            <w:r w:rsidRPr="00AB127A">
              <w:rPr>
                <w:b/>
                <w:bCs/>
              </w:rPr>
              <w:t>False</w:t>
            </w:r>
          </w:p>
        </w:tc>
      </w:tr>
      <w:tr w:rsidR="00FE5BE7" w:rsidRPr="00AB127A" w14:paraId="67C156E1" w14:textId="77777777" w:rsidTr="00CF239D">
        <w:trPr>
          <w:trHeight w:val="1563"/>
          <w:tblCellSpacing w:w="7" w:type="dxa"/>
        </w:trPr>
        <w:tc>
          <w:tcPr>
            <w:tcW w:w="4278" w:type="dxa"/>
            <w:tcMar>
              <w:top w:w="0" w:type="dxa"/>
              <w:left w:w="0" w:type="dxa"/>
              <w:bottom w:w="0" w:type="dxa"/>
              <w:right w:w="0" w:type="dxa"/>
            </w:tcMar>
            <w:vAlign w:val="center"/>
            <w:hideMark/>
          </w:tcPr>
          <w:p w14:paraId="0BD9752A" w14:textId="4C398297" w:rsidR="00FE5BE7" w:rsidRPr="001A5554" w:rsidRDefault="00FE5BE7" w:rsidP="001A5554">
            <w:pPr>
              <w:pStyle w:val="BodyText"/>
              <w:rPr>
                <w:b/>
                <w:bCs/>
              </w:rPr>
            </w:pPr>
            <w:del w:id="295" w:author="Harley Zhang (Wicresoft)" w:date="2021-03-10T14:59:00Z">
              <w:r w:rsidRPr="001A5554" w:rsidDel="00A46DB6">
                <w:rPr>
                  <w:b/>
                  <w:bCs/>
                </w:rPr>
                <w:delText>VerifySUTDisplay.</w:delText>
              </w:r>
            </w:del>
            <w:r w:rsidRPr="001A5554">
              <w:rPr>
                <w:b/>
                <w:bCs/>
              </w:rPr>
              <w:t>BitmapSavePath</w:t>
            </w:r>
          </w:p>
        </w:tc>
        <w:tc>
          <w:tcPr>
            <w:tcW w:w="5718" w:type="dxa"/>
            <w:tcMar>
              <w:top w:w="0" w:type="dxa"/>
              <w:left w:w="0" w:type="dxa"/>
              <w:bottom w:w="0" w:type="dxa"/>
              <w:right w:w="0" w:type="dxa"/>
            </w:tcMar>
            <w:vAlign w:val="center"/>
            <w:hideMark/>
          </w:tcPr>
          <w:p w14:paraId="53C76CD6" w14:textId="7F5ADC28" w:rsidR="00FE5BE7" w:rsidRPr="00AB127A" w:rsidRDefault="00A93F99" w:rsidP="000A5597">
            <w:pPr>
              <w:pStyle w:val="BodyText"/>
            </w:pPr>
            <w:ins w:id="296" w:author="Harley Zhang" w:date="2021-03-11T14:27:00Z">
              <w:r w:rsidRPr="00A93F99">
                <w:t>The </w:t>
              </w:r>
              <w:r w:rsidRPr="00A93F99">
                <w:rPr>
                  <w:b/>
                  <w:bCs/>
                </w:rPr>
                <w:t>BitmapSavePath</w:t>
              </w:r>
              <w:r w:rsidRPr="00A93F99">
                <w:t> is in </w:t>
              </w:r>
              <w:r w:rsidRPr="00A93F99">
                <w:rPr>
                  <w:b/>
                  <w:bCs/>
                </w:rPr>
                <w:t>VerifySUTDisplay</w:t>
              </w:r>
              <w:r w:rsidRPr="00A93F99">
                <w:t xml:space="preserve"> group and this </w:t>
              </w:r>
            </w:ins>
            <w:del w:id="297" w:author="Harley Zhang" w:date="2021-03-11T14:28:00Z">
              <w:r w:rsidR="00FE5BE7" w:rsidDel="00A93F99">
                <w:delText xml:space="preserve">The </w:delText>
              </w:r>
            </w:del>
            <w:r w:rsidR="00FE5BE7">
              <w:t>p</w:t>
            </w:r>
            <w:r w:rsidR="00FE5BE7" w:rsidRPr="00AB127A">
              <w:t xml:space="preserve">ath </w:t>
            </w:r>
            <w:r w:rsidR="00FE5BE7">
              <w:t>for</w:t>
            </w:r>
            <w:r w:rsidR="00FE5BE7" w:rsidRPr="00AB127A">
              <w:t xml:space="preserve"> sav</w:t>
            </w:r>
            <w:r w:rsidR="00FE5BE7">
              <w:t>ing</w:t>
            </w:r>
            <w:r w:rsidR="00FE5BE7" w:rsidRPr="00AB127A">
              <w:t xml:space="preserve"> screenshot</w:t>
            </w:r>
            <w:r w:rsidR="00FE5BE7">
              <w:t>s</w:t>
            </w:r>
            <w:r w:rsidR="00FE5BE7" w:rsidRPr="00AB127A">
              <w:t xml:space="preserve"> on </w:t>
            </w:r>
            <w:r w:rsidR="00FE5BE7">
              <w:t xml:space="preserve">the </w:t>
            </w:r>
            <w:r w:rsidR="00FE5BE7" w:rsidRPr="008C362E">
              <w:rPr>
                <w:b/>
                <w:bCs/>
              </w:rPr>
              <w:t xml:space="preserve">SUT </w:t>
            </w:r>
            <w:r w:rsidR="00FE5BE7" w:rsidRPr="004825AB">
              <w:t>computer</w:t>
            </w:r>
            <w:r w:rsidR="00FE5BE7" w:rsidRPr="00AB127A">
              <w:t>. If</w:t>
            </w:r>
            <w:r w:rsidR="00FE5BE7">
              <w:t xml:space="preserve"> the</w:t>
            </w:r>
            <w:del w:id="298" w:author="Harley Zhang (Wicresoft)" w:date="2021-03-10T14:59:00Z">
              <w:r w:rsidR="00FE5BE7" w:rsidRPr="00AB127A" w:rsidDel="00335909">
                <w:delText xml:space="preserve"> </w:delText>
              </w:r>
              <w:r w:rsidR="00FE5BE7" w:rsidRPr="008C362E" w:rsidDel="00335909">
                <w:rPr>
                  <w:b/>
                  <w:bCs/>
                </w:rPr>
                <w:delText>VerifySUTDisplay.</w:delText>
              </w:r>
            </w:del>
            <w:ins w:id="299" w:author="Harley Zhang (Wicresoft)" w:date="2021-03-10T14:59:00Z">
              <w:r w:rsidR="00840217">
                <w:rPr>
                  <w:b/>
                  <w:bCs/>
                </w:rPr>
                <w:t xml:space="preserve"> </w:t>
              </w:r>
            </w:ins>
            <w:r w:rsidR="00FE5BE7" w:rsidRPr="008C362E">
              <w:rPr>
                <w:b/>
                <w:bCs/>
              </w:rPr>
              <w:t>Enable</w:t>
            </w:r>
            <w:r w:rsidR="00FE5BE7" w:rsidRPr="00AB127A">
              <w:t xml:space="preserve"> </w:t>
            </w:r>
            <w:r w:rsidR="00FE5BE7">
              <w:t xml:space="preserve">property </w:t>
            </w:r>
            <w:r w:rsidR="00FE5BE7" w:rsidRPr="00AB127A">
              <w:t>is false,</w:t>
            </w:r>
            <w:r w:rsidR="00FE5BE7">
              <w:t xml:space="preserve"> ignore this property</w:t>
            </w:r>
            <w:r w:rsidR="00FE5BE7" w:rsidRPr="00AB127A">
              <w:t>.</w:t>
            </w:r>
          </w:p>
          <w:p w14:paraId="30708594" w14:textId="0C7262AC" w:rsidR="00FE5BE7" w:rsidRPr="00AB127A" w:rsidRDefault="00FE5BE7" w:rsidP="00D677FF">
            <w:pPr>
              <w:pStyle w:val="BodyText"/>
            </w:pPr>
            <w:r w:rsidRPr="00AB127A">
              <w:t xml:space="preserve">Default value: </w:t>
            </w:r>
            <w:r w:rsidRPr="00F65327">
              <w:rPr>
                <w:b/>
                <w:bCs/>
              </w:rPr>
              <w:t>..</w:t>
            </w:r>
            <w:del w:id="300" w:author="Harley Zhang" w:date="2021-03-11T14:56:00Z">
              <w:r w:rsidRPr="00F65327" w:rsidDel="00C72845">
                <w:rPr>
                  <w:b/>
                  <w:bCs/>
                </w:rPr>
                <w:delText>\</w:delText>
              </w:r>
            </w:del>
            <w:ins w:id="301" w:author="Harley Zhang" w:date="2021-03-11T14:56:00Z">
              <w:r w:rsidR="00C72845" w:rsidRPr="00F65327">
                <w:rPr>
                  <w:b/>
                  <w:bCs/>
                </w:rPr>
                <w:t>/</w:t>
              </w:r>
            </w:ins>
            <w:r w:rsidRPr="00F65327">
              <w:rPr>
                <w:b/>
                <w:bCs/>
              </w:rPr>
              <w:t>..</w:t>
            </w:r>
            <w:del w:id="302" w:author="Harley Zhang" w:date="2021-03-11T14:56:00Z">
              <w:r w:rsidRPr="00F65327" w:rsidDel="00C72845">
                <w:rPr>
                  <w:b/>
                  <w:bCs/>
                </w:rPr>
                <w:delText>\</w:delText>
              </w:r>
            </w:del>
            <w:ins w:id="303" w:author="Harley Zhang" w:date="2021-03-11T14:56:00Z">
              <w:r w:rsidR="00C72845" w:rsidRPr="00F65327">
                <w:rPr>
                  <w:b/>
                  <w:bCs/>
                </w:rPr>
                <w:t>/</w:t>
              </w:r>
            </w:ins>
            <w:r w:rsidRPr="00F65327">
              <w:rPr>
                <w:b/>
                <w:bCs/>
              </w:rPr>
              <w:t>ScreenShot</w:t>
            </w:r>
          </w:p>
        </w:tc>
      </w:tr>
      <w:tr w:rsidR="0055104D" w:rsidRPr="00AB127A" w14:paraId="69F4FC4F" w14:textId="77777777" w:rsidTr="00CF239D">
        <w:trPr>
          <w:trHeight w:val="3569"/>
          <w:tblCellSpacing w:w="7" w:type="dxa"/>
        </w:trPr>
        <w:tc>
          <w:tcPr>
            <w:tcW w:w="4278" w:type="dxa"/>
            <w:tcMar>
              <w:top w:w="0" w:type="dxa"/>
              <w:left w:w="0" w:type="dxa"/>
              <w:bottom w:w="0" w:type="dxa"/>
              <w:right w:w="0" w:type="dxa"/>
            </w:tcMar>
            <w:vAlign w:val="center"/>
            <w:hideMark/>
          </w:tcPr>
          <w:p w14:paraId="7046687E" w14:textId="113736A0" w:rsidR="0055104D" w:rsidRPr="001A5554" w:rsidRDefault="0055104D" w:rsidP="001A5554">
            <w:pPr>
              <w:pStyle w:val="BodyText"/>
              <w:rPr>
                <w:b/>
                <w:bCs/>
              </w:rPr>
            </w:pPr>
            <w:del w:id="304" w:author="Harley Zhang (Wicresoft)" w:date="2021-03-10T14:59:00Z">
              <w:r w:rsidRPr="001A5554" w:rsidDel="00FA29A6">
                <w:rPr>
                  <w:b/>
                  <w:bCs/>
                </w:rPr>
                <w:delText>VerifySUTDisplay.IQA.</w:delText>
              </w:r>
            </w:del>
            <w:r w:rsidRPr="001A5554">
              <w:rPr>
                <w:b/>
                <w:bCs/>
              </w:rPr>
              <w:t>Algorithm</w:t>
            </w:r>
          </w:p>
        </w:tc>
        <w:tc>
          <w:tcPr>
            <w:tcW w:w="5718" w:type="dxa"/>
            <w:tcMar>
              <w:top w:w="0" w:type="dxa"/>
              <w:left w:w="0" w:type="dxa"/>
              <w:bottom w:w="0" w:type="dxa"/>
              <w:right w:w="0" w:type="dxa"/>
            </w:tcMar>
            <w:vAlign w:val="center"/>
            <w:hideMark/>
          </w:tcPr>
          <w:p w14:paraId="661C0A52" w14:textId="2CB2D618" w:rsidR="0055104D" w:rsidRDefault="0037236B" w:rsidP="00B32138">
            <w:pPr>
              <w:pStyle w:val="BodyText"/>
            </w:pPr>
            <w:ins w:id="305" w:author="Harley Zhang" w:date="2021-03-11T14:28:00Z">
              <w:r w:rsidRPr="0037236B">
                <w:t xml:space="preserve">The </w:t>
              </w:r>
              <w:r w:rsidRPr="0085440C">
                <w:rPr>
                  <w:b/>
                  <w:bCs/>
                </w:rPr>
                <w:t>Algorithm</w:t>
              </w:r>
              <w:r w:rsidRPr="0037236B">
                <w:t xml:space="preserve"> is in </w:t>
              </w:r>
              <w:r w:rsidRPr="0085440C">
                <w:rPr>
                  <w:b/>
                  <w:bCs/>
                </w:rPr>
                <w:t>VerifySUTDisplay</w:t>
              </w:r>
              <w:r w:rsidRPr="0037236B">
                <w:t xml:space="preserve"> group and </w:t>
              </w:r>
              <w:r w:rsidRPr="0085440C">
                <w:rPr>
                  <w:b/>
                  <w:bCs/>
                </w:rPr>
                <w:t>IQA</w:t>
              </w:r>
              <w:r w:rsidRPr="0037236B">
                <w:t xml:space="preserve"> subgroup. </w:t>
              </w:r>
            </w:ins>
            <w:r w:rsidR="0055104D" w:rsidRPr="00AB127A">
              <w:t xml:space="preserve">The algorithm </w:t>
            </w:r>
            <w:r w:rsidR="0055104D">
              <w:t xml:space="preserve">that is </w:t>
            </w:r>
            <w:r w:rsidR="0055104D" w:rsidRPr="00AB127A">
              <w:t>used to assess whether two images are similar</w:t>
            </w:r>
            <w:r w:rsidR="0055104D">
              <w:t>.</w:t>
            </w:r>
            <w:r w:rsidR="0055104D" w:rsidRPr="00AB127A">
              <w:t xml:space="preserve"> </w:t>
            </w:r>
            <w:r w:rsidR="0055104D">
              <w:t>T</w:t>
            </w:r>
            <w:r w:rsidR="0055104D" w:rsidRPr="00AB127A">
              <w:t>he algorithm should be one of</w:t>
            </w:r>
            <w:r w:rsidR="0055104D">
              <w:t xml:space="preserve"> the following</w:t>
            </w:r>
            <w:r w:rsidR="0055104D" w:rsidRPr="00AB127A">
              <w:t>:</w:t>
            </w:r>
          </w:p>
          <w:p w14:paraId="650683D4" w14:textId="77777777" w:rsidR="0055104D" w:rsidRPr="00C33435" w:rsidRDefault="0055104D" w:rsidP="00C05B58">
            <w:pPr>
              <w:pStyle w:val="BodyText"/>
              <w:numPr>
                <w:ilvl w:val="0"/>
                <w:numId w:val="50"/>
              </w:numPr>
              <w:rPr>
                <w:b/>
                <w:bCs/>
              </w:rPr>
            </w:pPr>
            <w:r w:rsidRPr="00C33435">
              <w:rPr>
                <w:b/>
                <w:bCs/>
              </w:rPr>
              <w:t>SSIM: Structural Similarity Index</w:t>
            </w:r>
          </w:p>
          <w:p w14:paraId="45FC3781" w14:textId="77777777" w:rsidR="0055104D" w:rsidRPr="00C33435" w:rsidRDefault="0055104D" w:rsidP="00C05B58">
            <w:pPr>
              <w:pStyle w:val="BodyText"/>
              <w:numPr>
                <w:ilvl w:val="0"/>
                <w:numId w:val="50"/>
              </w:numPr>
              <w:rPr>
                <w:b/>
                <w:bCs/>
              </w:rPr>
            </w:pPr>
            <w:r w:rsidRPr="00C33435">
              <w:rPr>
                <w:b/>
                <w:bCs/>
              </w:rPr>
              <w:t>MS-SSIM: Multiscale-SSIM</w:t>
            </w:r>
          </w:p>
          <w:p w14:paraId="053773A5" w14:textId="5CA04F96" w:rsidR="0055104D" w:rsidRDefault="0055104D" w:rsidP="00C05B58">
            <w:pPr>
              <w:pStyle w:val="BodyText"/>
              <w:numPr>
                <w:ilvl w:val="0"/>
                <w:numId w:val="50"/>
              </w:numPr>
              <w:rPr>
                <w:b/>
                <w:bCs/>
              </w:rPr>
            </w:pPr>
            <w:r w:rsidRPr="00C33435">
              <w:rPr>
                <w:b/>
                <w:bCs/>
              </w:rPr>
              <w:t>G-SSIM: Gradient-Based-SSIM</w:t>
            </w:r>
          </w:p>
          <w:p w14:paraId="7CCFBC1C" w14:textId="77777777" w:rsidR="00720391" w:rsidRDefault="0055104D" w:rsidP="000A5597">
            <w:pPr>
              <w:pStyle w:val="BodyText"/>
              <w:rPr>
                <w:rFonts w:ascii="Segoe UI" w:hAnsi="Segoe UI"/>
                <w:sz w:val="21"/>
              </w:rPr>
            </w:pPr>
            <w:r w:rsidRPr="00AB127A">
              <w:rPr>
                <w:rFonts w:ascii="Segoe UI" w:hAnsi="Segoe UI"/>
                <w:sz w:val="21"/>
              </w:rPr>
              <w:t xml:space="preserve">These algorithms are used to verify the image encoded by using </w:t>
            </w:r>
            <w:r>
              <w:rPr>
                <w:rFonts w:ascii="Segoe UI" w:hAnsi="Segoe UI"/>
                <w:sz w:val="21"/>
              </w:rPr>
              <w:t xml:space="preserve">the </w:t>
            </w:r>
            <w:r w:rsidRPr="00AB127A">
              <w:rPr>
                <w:rFonts w:ascii="Segoe UI" w:hAnsi="Segoe UI"/>
                <w:sz w:val="21"/>
              </w:rPr>
              <w:t>RemoteFX codec</w:t>
            </w:r>
            <w:r>
              <w:rPr>
                <w:rFonts w:ascii="Segoe UI" w:hAnsi="Segoe UI"/>
                <w:sz w:val="21"/>
              </w:rPr>
              <w:t xml:space="preserve">, as described in </w:t>
            </w:r>
            <w:hyperlink r:id="rId49" w:history="1">
              <w:r w:rsidRPr="00B32138">
                <w:rPr>
                  <w:rStyle w:val="Hyperlink"/>
                </w:rPr>
                <w:t>MS-RDPRFX</w:t>
              </w:r>
            </w:hyperlink>
            <w:r w:rsidRPr="00AB127A">
              <w:rPr>
                <w:rFonts w:ascii="Segoe UI" w:hAnsi="Segoe UI"/>
                <w:sz w:val="21"/>
              </w:rPr>
              <w:t xml:space="preserve">. </w:t>
            </w:r>
          </w:p>
          <w:p w14:paraId="2E5C171D" w14:textId="3C2DFC39" w:rsidR="0055104D" w:rsidRPr="00C33435" w:rsidRDefault="0055104D" w:rsidP="000A5597">
            <w:pPr>
              <w:pStyle w:val="BodyText"/>
            </w:pPr>
            <w:r w:rsidRPr="00AB127A">
              <w:rPr>
                <w:rFonts w:ascii="Segoe UI" w:hAnsi="Segoe UI"/>
                <w:sz w:val="21"/>
              </w:rPr>
              <w:t>If</w:t>
            </w:r>
            <w:del w:id="306" w:author="Harley Zhang (Wicresoft)" w:date="2021-03-10T14:59:00Z">
              <w:r w:rsidRPr="00AB127A" w:rsidDel="00ED680D">
                <w:rPr>
                  <w:rFonts w:ascii="Segoe UI" w:hAnsi="Segoe UI"/>
                  <w:sz w:val="21"/>
                </w:rPr>
                <w:delText xml:space="preserve"> </w:delText>
              </w:r>
              <w:r w:rsidRPr="000A5597" w:rsidDel="00ED680D">
                <w:rPr>
                  <w:rFonts w:ascii="Segoe UI" w:hAnsi="Segoe UI"/>
                  <w:b/>
                  <w:bCs/>
                  <w:sz w:val="21"/>
                </w:rPr>
                <w:delText>VerifySUTDisplay.</w:delText>
              </w:r>
            </w:del>
            <w:ins w:id="307" w:author="Harley Zhang (Wicresoft)" w:date="2021-03-10T14:59:00Z">
              <w:r w:rsidR="00ED680D">
                <w:rPr>
                  <w:rFonts w:ascii="Segoe UI" w:hAnsi="Segoe UI"/>
                  <w:b/>
                  <w:bCs/>
                  <w:sz w:val="21"/>
                </w:rPr>
                <w:t xml:space="preserve"> </w:t>
              </w:r>
            </w:ins>
            <w:r w:rsidRPr="000A5597">
              <w:rPr>
                <w:rFonts w:ascii="Segoe UI" w:hAnsi="Segoe UI"/>
                <w:b/>
                <w:bCs/>
                <w:sz w:val="21"/>
              </w:rPr>
              <w:t>Enable</w:t>
            </w:r>
            <w:r w:rsidRPr="00AB127A">
              <w:rPr>
                <w:rFonts w:ascii="Segoe UI" w:hAnsi="Segoe UI"/>
                <w:sz w:val="21"/>
              </w:rPr>
              <w:t xml:space="preserve"> is </w:t>
            </w:r>
            <w:r>
              <w:rPr>
                <w:rFonts w:ascii="Segoe UI" w:hAnsi="Segoe UI"/>
                <w:sz w:val="21"/>
              </w:rPr>
              <w:t xml:space="preserve">set to </w:t>
            </w:r>
            <w:r w:rsidRPr="00AB127A">
              <w:rPr>
                <w:rFonts w:ascii="Segoe UI" w:hAnsi="Segoe UI"/>
                <w:sz w:val="21"/>
              </w:rPr>
              <w:t>false, ignore</w:t>
            </w:r>
            <w:r>
              <w:rPr>
                <w:rFonts w:ascii="Segoe UI" w:hAnsi="Segoe UI"/>
                <w:sz w:val="21"/>
              </w:rPr>
              <w:t xml:space="preserve"> this property</w:t>
            </w:r>
            <w:r w:rsidRPr="00AB127A">
              <w:rPr>
                <w:rFonts w:ascii="Segoe UI" w:hAnsi="Segoe UI"/>
                <w:sz w:val="21"/>
              </w:rPr>
              <w:t>.</w:t>
            </w:r>
          </w:p>
          <w:p w14:paraId="5823A16F" w14:textId="7F6D249E" w:rsidR="0055104D" w:rsidRPr="00AB127A" w:rsidRDefault="0055104D" w:rsidP="00B32138">
            <w:pPr>
              <w:pStyle w:val="BodyText"/>
            </w:pPr>
            <w:r w:rsidRPr="00AB127A">
              <w:t xml:space="preserve">Default value: </w:t>
            </w:r>
            <w:r w:rsidRPr="00AB127A">
              <w:rPr>
                <w:b/>
                <w:bCs/>
              </w:rPr>
              <w:t>MS-SSIM</w:t>
            </w:r>
          </w:p>
        </w:tc>
      </w:tr>
      <w:tr w:rsidR="0055104D" w:rsidRPr="00AB127A" w14:paraId="18DB631E" w14:textId="77777777" w:rsidTr="00CF239D">
        <w:trPr>
          <w:trHeight w:val="3225"/>
          <w:tblCellSpacing w:w="7" w:type="dxa"/>
        </w:trPr>
        <w:tc>
          <w:tcPr>
            <w:tcW w:w="4278" w:type="dxa"/>
            <w:tcMar>
              <w:top w:w="0" w:type="dxa"/>
              <w:left w:w="0" w:type="dxa"/>
              <w:bottom w:w="0" w:type="dxa"/>
              <w:right w:w="0" w:type="dxa"/>
            </w:tcMar>
            <w:vAlign w:val="center"/>
            <w:hideMark/>
          </w:tcPr>
          <w:p w14:paraId="1717FE29" w14:textId="0ED1BE53" w:rsidR="0055104D" w:rsidRPr="00D677FF" w:rsidRDefault="0055104D" w:rsidP="004A4D86">
            <w:pPr>
              <w:pStyle w:val="BodyText"/>
              <w:rPr>
                <w:b/>
                <w:bCs/>
              </w:rPr>
            </w:pPr>
            <w:del w:id="308" w:author="Harley Zhang (Wicresoft)" w:date="2021-03-10T14:59:00Z">
              <w:r w:rsidRPr="00D677FF" w:rsidDel="009C36BC">
                <w:rPr>
                  <w:b/>
                  <w:bCs/>
                </w:rPr>
                <w:lastRenderedPageBreak/>
                <w:delText>VerifySUTDisplay.IQA.</w:delText>
              </w:r>
            </w:del>
            <w:r w:rsidRPr="00D677FF">
              <w:rPr>
                <w:b/>
                <w:bCs/>
              </w:rPr>
              <w:t>AssessVal</w:t>
            </w:r>
            <w:r w:rsidR="002C1885">
              <w:rPr>
                <w:rFonts w:asciiTheme="minorEastAsia" w:eastAsiaTheme="minorEastAsia" w:hAnsiTheme="minorEastAsia" w:hint="eastAsia"/>
                <w:b/>
                <w:bCs/>
                <w:lang w:eastAsia="zh-CN"/>
              </w:rPr>
              <w:t>ue</w:t>
            </w:r>
            <w:r>
              <w:rPr>
                <w:b/>
                <w:bCs/>
              </w:rPr>
              <w:t>the</w:t>
            </w:r>
            <w:r w:rsidRPr="00D677FF">
              <w:rPr>
                <w:b/>
                <w:bCs/>
              </w:rPr>
              <w:t>reshold</w:t>
            </w:r>
          </w:p>
        </w:tc>
        <w:tc>
          <w:tcPr>
            <w:tcW w:w="5718" w:type="dxa"/>
            <w:tcMar>
              <w:top w:w="0" w:type="dxa"/>
              <w:left w:w="0" w:type="dxa"/>
              <w:bottom w:w="0" w:type="dxa"/>
              <w:right w:w="0" w:type="dxa"/>
            </w:tcMar>
            <w:vAlign w:val="center"/>
            <w:hideMark/>
          </w:tcPr>
          <w:p w14:paraId="2ED60808" w14:textId="38928B24" w:rsidR="0055104D" w:rsidRDefault="006D0470" w:rsidP="004A4D86">
            <w:pPr>
              <w:pStyle w:val="BodyText"/>
              <w:rPr>
                <w:rFonts w:ascii="Segoe UI" w:hAnsi="Segoe UI"/>
                <w:sz w:val="21"/>
              </w:rPr>
            </w:pPr>
            <w:ins w:id="309" w:author="Harley Zhang" w:date="2021-03-11T14:29:00Z">
              <w:r w:rsidRPr="006D0470">
                <w:rPr>
                  <w:rFonts w:ascii="Segoe UI" w:hAnsi="Segoe UI"/>
                  <w:sz w:val="21"/>
                </w:rPr>
                <w:t xml:space="preserve">The </w:t>
              </w:r>
              <w:r w:rsidRPr="00881189">
                <w:rPr>
                  <w:rFonts w:ascii="Segoe UI" w:hAnsi="Segoe UI"/>
                  <w:b/>
                  <w:bCs/>
                  <w:sz w:val="21"/>
                </w:rPr>
                <w:t>AssessValueThreshold</w:t>
              </w:r>
              <w:r w:rsidRPr="006D0470">
                <w:rPr>
                  <w:rFonts w:ascii="Segoe UI" w:hAnsi="Segoe UI"/>
                  <w:sz w:val="21"/>
                </w:rPr>
                <w:t xml:space="preserve"> is in </w:t>
              </w:r>
              <w:r w:rsidRPr="00881189">
                <w:rPr>
                  <w:rFonts w:ascii="Segoe UI" w:hAnsi="Segoe UI"/>
                  <w:b/>
                  <w:bCs/>
                  <w:sz w:val="21"/>
                </w:rPr>
                <w:t>VerifySUTDisplay</w:t>
              </w:r>
              <w:r w:rsidRPr="006D0470">
                <w:rPr>
                  <w:rFonts w:ascii="Segoe UI" w:hAnsi="Segoe UI"/>
                  <w:sz w:val="21"/>
                </w:rPr>
                <w:t xml:space="preserve"> group and </w:t>
              </w:r>
              <w:r w:rsidRPr="00B12052">
                <w:rPr>
                  <w:rFonts w:ascii="Segoe UI" w:hAnsi="Segoe UI"/>
                  <w:b/>
                  <w:bCs/>
                  <w:sz w:val="21"/>
                </w:rPr>
                <w:t>IQA</w:t>
              </w:r>
              <w:r w:rsidRPr="006D0470">
                <w:rPr>
                  <w:rFonts w:ascii="Segoe UI" w:hAnsi="Segoe UI"/>
                  <w:sz w:val="21"/>
                </w:rPr>
                <w:t xml:space="preserve"> subgroup</w:t>
              </w:r>
              <w:r>
                <w:rPr>
                  <w:rFonts w:ascii="Segoe UI" w:hAnsi="Segoe UI"/>
                  <w:sz w:val="21"/>
                </w:rPr>
                <w:t xml:space="preserve">. </w:t>
              </w:r>
            </w:ins>
            <w:r w:rsidR="0055104D" w:rsidRPr="00AB127A">
              <w:rPr>
                <w:rFonts w:ascii="Segoe UI" w:hAnsi="Segoe UI"/>
                <w:sz w:val="21"/>
              </w:rPr>
              <w:t xml:space="preserve">Threshold for </w:t>
            </w:r>
            <w:r w:rsidR="0055104D">
              <w:rPr>
                <w:rFonts w:ascii="Segoe UI" w:hAnsi="Segoe UI"/>
                <w:sz w:val="21"/>
              </w:rPr>
              <w:t xml:space="preserve">the </w:t>
            </w:r>
            <w:r w:rsidR="0055104D" w:rsidRPr="00AB127A">
              <w:rPr>
                <w:rFonts w:ascii="Segoe UI" w:hAnsi="Segoe UI"/>
                <w:sz w:val="21"/>
              </w:rPr>
              <w:t xml:space="preserve">expected assess value, which is used </w:t>
            </w:r>
            <w:r w:rsidR="0055104D">
              <w:rPr>
                <w:rFonts w:ascii="Segoe UI" w:hAnsi="Segoe UI"/>
                <w:sz w:val="21"/>
              </w:rPr>
              <w:t>by the</w:t>
            </w:r>
            <w:r w:rsidR="0055104D" w:rsidRPr="00AB127A">
              <w:rPr>
                <w:rFonts w:ascii="Segoe UI" w:hAnsi="Segoe UI"/>
                <w:sz w:val="21"/>
              </w:rPr>
              <w:t xml:space="preserve"> </w:t>
            </w:r>
            <w:r w:rsidR="0055104D">
              <w:rPr>
                <w:rFonts w:ascii="Segoe UI" w:hAnsi="Segoe UI"/>
                <w:sz w:val="21"/>
              </w:rPr>
              <w:t>image quality assessment (</w:t>
            </w:r>
            <w:r w:rsidR="0055104D" w:rsidRPr="00AB127A">
              <w:rPr>
                <w:rFonts w:ascii="Segoe UI" w:hAnsi="Segoe UI"/>
                <w:sz w:val="21"/>
              </w:rPr>
              <w:t>IQA</w:t>
            </w:r>
            <w:r w:rsidR="0055104D">
              <w:rPr>
                <w:rFonts w:ascii="Segoe UI" w:hAnsi="Segoe UI"/>
                <w:sz w:val="21"/>
              </w:rPr>
              <w:t>)</w:t>
            </w:r>
            <w:r w:rsidR="0055104D" w:rsidRPr="00AB127A">
              <w:rPr>
                <w:rFonts w:ascii="Segoe UI" w:hAnsi="Segoe UI"/>
                <w:sz w:val="21"/>
              </w:rPr>
              <w:t xml:space="preserve"> algorithm when verifying RemoteFX codec</w:t>
            </w:r>
            <w:r w:rsidR="0055104D">
              <w:rPr>
                <w:rFonts w:ascii="Segoe UI" w:hAnsi="Segoe UI"/>
                <w:sz w:val="21"/>
              </w:rPr>
              <w:t xml:space="preserve"> output.</w:t>
            </w:r>
            <w:r w:rsidR="0055104D" w:rsidRPr="00AB127A">
              <w:rPr>
                <w:rFonts w:ascii="Segoe UI" w:hAnsi="Segoe UI"/>
                <w:sz w:val="21"/>
              </w:rPr>
              <w:t xml:space="preserve"> </w:t>
            </w:r>
            <w:r w:rsidR="0055104D">
              <w:rPr>
                <w:rFonts w:ascii="Segoe UI" w:hAnsi="Segoe UI"/>
                <w:sz w:val="21"/>
              </w:rPr>
              <w:t>T</w:t>
            </w:r>
            <w:r w:rsidR="0055104D" w:rsidRPr="00AB127A">
              <w:rPr>
                <w:rFonts w:ascii="Segoe UI" w:hAnsi="Segoe UI"/>
                <w:sz w:val="21"/>
              </w:rPr>
              <w:t xml:space="preserve">he </w:t>
            </w:r>
            <w:r w:rsidR="0055104D">
              <w:rPr>
                <w:rFonts w:ascii="Segoe UI" w:hAnsi="Segoe UI"/>
                <w:sz w:val="21"/>
              </w:rPr>
              <w:t>T</w:t>
            </w:r>
            <w:r w:rsidR="0055104D" w:rsidRPr="00AB127A">
              <w:rPr>
                <w:rFonts w:ascii="Segoe UI" w:hAnsi="Segoe UI"/>
                <w:sz w:val="21"/>
              </w:rPr>
              <w:t xml:space="preserve">est </w:t>
            </w:r>
            <w:r w:rsidR="0055104D">
              <w:rPr>
                <w:rFonts w:ascii="Segoe UI" w:hAnsi="Segoe UI"/>
                <w:sz w:val="21"/>
              </w:rPr>
              <w:t>S</w:t>
            </w:r>
            <w:r w:rsidR="0055104D" w:rsidRPr="00AB127A">
              <w:rPr>
                <w:rFonts w:ascii="Segoe UI" w:hAnsi="Segoe UI"/>
                <w:sz w:val="21"/>
              </w:rPr>
              <w:t xml:space="preserve">uite concludes </w:t>
            </w:r>
            <w:r w:rsidR="0055104D">
              <w:rPr>
                <w:rFonts w:ascii="Segoe UI" w:hAnsi="Segoe UI"/>
                <w:sz w:val="21"/>
              </w:rPr>
              <w:t xml:space="preserve">that </w:t>
            </w:r>
            <w:r w:rsidR="0055104D" w:rsidRPr="00AB127A">
              <w:rPr>
                <w:rFonts w:ascii="Segoe UI" w:hAnsi="Segoe UI"/>
                <w:sz w:val="21"/>
              </w:rPr>
              <w:t xml:space="preserve">two images </w:t>
            </w:r>
            <w:r w:rsidR="0055104D">
              <w:rPr>
                <w:rFonts w:ascii="Segoe UI" w:hAnsi="Segoe UI"/>
                <w:sz w:val="21"/>
              </w:rPr>
              <w:t xml:space="preserve">are </w:t>
            </w:r>
            <w:r w:rsidR="0055104D" w:rsidRPr="00AB127A">
              <w:rPr>
                <w:rFonts w:ascii="Segoe UI" w:hAnsi="Segoe UI"/>
                <w:sz w:val="21"/>
              </w:rPr>
              <w:t xml:space="preserve">similar if the IQA value </w:t>
            </w:r>
            <w:r w:rsidR="0055104D">
              <w:rPr>
                <w:rFonts w:ascii="Segoe UI" w:hAnsi="Segoe UI"/>
                <w:sz w:val="21"/>
              </w:rPr>
              <w:t xml:space="preserve">falls within </w:t>
            </w:r>
            <w:r w:rsidR="0055104D" w:rsidRPr="00AB127A">
              <w:rPr>
                <w:rFonts w:ascii="Segoe UI" w:hAnsi="Segoe UI"/>
                <w:sz w:val="21"/>
              </w:rPr>
              <w:t>th</w:t>
            </w:r>
            <w:r w:rsidR="0055104D">
              <w:rPr>
                <w:rFonts w:ascii="Segoe UI" w:hAnsi="Segoe UI"/>
                <w:sz w:val="21"/>
              </w:rPr>
              <w:t>e</w:t>
            </w:r>
            <w:r w:rsidR="0055104D" w:rsidRPr="00AB127A">
              <w:rPr>
                <w:rFonts w:ascii="Segoe UI" w:hAnsi="Segoe UI"/>
                <w:sz w:val="21"/>
              </w:rPr>
              <w:t xml:space="preserve"> threshold</w:t>
            </w:r>
            <w:r w:rsidR="0055104D">
              <w:rPr>
                <w:rFonts w:ascii="Segoe UI" w:hAnsi="Segoe UI"/>
                <w:sz w:val="21"/>
              </w:rPr>
              <w:t xml:space="preserve"> boundaries that follow</w:t>
            </w:r>
            <w:r w:rsidR="0055104D" w:rsidRPr="00AB127A">
              <w:rPr>
                <w:rFonts w:ascii="Segoe UI" w:hAnsi="Segoe UI"/>
                <w:sz w:val="21"/>
              </w:rPr>
              <w:t xml:space="preserve">. </w:t>
            </w:r>
          </w:p>
          <w:p w14:paraId="6439BDA9" w14:textId="56EDCCB6" w:rsidR="000A0236" w:rsidRDefault="0055104D" w:rsidP="004A4D86">
            <w:pPr>
              <w:pStyle w:val="BodyText"/>
              <w:rPr>
                <w:rFonts w:ascii="Segoe UI" w:hAnsi="Segoe UI"/>
                <w:sz w:val="21"/>
              </w:rPr>
            </w:pPr>
            <w:r w:rsidRPr="00AB127A">
              <w:rPr>
                <w:rFonts w:ascii="Segoe UI" w:hAnsi="Segoe UI"/>
                <w:sz w:val="21"/>
              </w:rPr>
              <w:t>The value should be a float</w:t>
            </w:r>
            <w:r>
              <w:rPr>
                <w:rFonts w:ascii="Segoe UI" w:hAnsi="Segoe UI"/>
                <w:sz w:val="21"/>
              </w:rPr>
              <w:t>ing</w:t>
            </w:r>
            <w:r w:rsidRPr="00AB127A">
              <w:rPr>
                <w:rFonts w:ascii="Segoe UI" w:hAnsi="Segoe UI"/>
                <w:sz w:val="21"/>
              </w:rPr>
              <w:t xml:space="preserve"> </w:t>
            </w:r>
            <w:r>
              <w:rPr>
                <w:rFonts w:ascii="Segoe UI" w:hAnsi="Segoe UI"/>
                <w:sz w:val="21"/>
              </w:rPr>
              <w:t xml:space="preserve">point </w:t>
            </w:r>
            <w:r w:rsidRPr="00AB127A">
              <w:rPr>
                <w:rFonts w:ascii="Segoe UI" w:hAnsi="Segoe UI"/>
                <w:sz w:val="21"/>
              </w:rPr>
              <w:t xml:space="preserve">number </w:t>
            </w:r>
            <w:r>
              <w:rPr>
                <w:rFonts w:ascii="Segoe UI" w:hAnsi="Segoe UI"/>
                <w:sz w:val="21"/>
              </w:rPr>
              <w:t xml:space="preserve">in the range:  </w:t>
            </w:r>
            <w:r w:rsidRPr="00AB127A">
              <w:rPr>
                <w:rFonts w:ascii="Segoe UI" w:hAnsi="Segoe UI"/>
                <w:sz w:val="21"/>
              </w:rPr>
              <w:t>0 ≤</w:t>
            </w:r>
            <w:del w:id="310" w:author="Harley Zhang (Wicresoft)" w:date="2021-03-10T14:59:00Z">
              <w:r w:rsidRPr="00AB127A" w:rsidDel="00EA491A">
                <w:rPr>
                  <w:rFonts w:ascii="Segoe UI" w:hAnsi="Segoe UI"/>
                  <w:sz w:val="21"/>
                </w:rPr>
                <w:delText xml:space="preserve"> VerifySUTDisplay.IQA.</w:delText>
              </w:r>
            </w:del>
            <w:ins w:id="311" w:author="Harley Zhang (Wicresoft)" w:date="2021-03-10T14:59:00Z">
              <w:r w:rsidR="00BA578C">
                <w:rPr>
                  <w:rFonts w:ascii="Segoe UI" w:hAnsi="Segoe UI"/>
                  <w:sz w:val="21"/>
                </w:rPr>
                <w:t xml:space="preserve"> </w:t>
              </w:r>
            </w:ins>
            <w:r w:rsidRPr="00AB127A">
              <w:rPr>
                <w:rFonts w:ascii="Segoe UI" w:hAnsi="Segoe UI"/>
                <w:sz w:val="21"/>
              </w:rPr>
              <w:t xml:space="preserve">AssessValueThreshold ≤ 1. </w:t>
            </w:r>
          </w:p>
          <w:p w14:paraId="4E49F435" w14:textId="0F852113" w:rsidR="0055104D" w:rsidRPr="00AB127A" w:rsidRDefault="0055104D" w:rsidP="004A4D86">
            <w:pPr>
              <w:pStyle w:val="BodyText"/>
              <w:rPr>
                <w:rFonts w:ascii="Segoe UI" w:hAnsi="Segoe UI"/>
                <w:sz w:val="21"/>
              </w:rPr>
            </w:pPr>
            <w:r w:rsidRPr="00AB127A">
              <w:rPr>
                <w:rFonts w:ascii="Segoe UI" w:hAnsi="Segoe UI"/>
                <w:sz w:val="21"/>
              </w:rPr>
              <w:t>If</w:t>
            </w:r>
            <w:del w:id="312" w:author="Harley Zhang (Wicresoft)" w:date="2021-03-10T14:59:00Z">
              <w:r w:rsidRPr="00AB127A" w:rsidDel="00047ADF">
                <w:rPr>
                  <w:rFonts w:ascii="Segoe UI" w:hAnsi="Segoe UI"/>
                  <w:sz w:val="21"/>
                </w:rPr>
                <w:delText xml:space="preserve"> </w:delText>
              </w:r>
              <w:r w:rsidRPr="00D677FF" w:rsidDel="00047ADF">
                <w:rPr>
                  <w:rFonts w:ascii="Segoe UI" w:hAnsi="Segoe UI"/>
                  <w:b/>
                  <w:bCs/>
                  <w:sz w:val="21"/>
                </w:rPr>
                <w:delText>VerifySUTDisplay.</w:delText>
              </w:r>
            </w:del>
            <w:ins w:id="313" w:author="Harley Zhang (Wicresoft)" w:date="2021-03-10T14:59:00Z">
              <w:r w:rsidR="00047ADF">
                <w:rPr>
                  <w:rFonts w:ascii="Segoe UI" w:hAnsi="Segoe UI"/>
                  <w:b/>
                  <w:bCs/>
                  <w:sz w:val="21"/>
                </w:rPr>
                <w:t xml:space="preserve"> </w:t>
              </w:r>
            </w:ins>
            <w:r w:rsidRPr="00D677FF">
              <w:rPr>
                <w:rFonts w:ascii="Segoe UI" w:hAnsi="Segoe UI"/>
                <w:b/>
                <w:bCs/>
                <w:sz w:val="21"/>
              </w:rPr>
              <w:t>Enable</w:t>
            </w:r>
            <w:r w:rsidRPr="00AB127A">
              <w:rPr>
                <w:rFonts w:ascii="Segoe UI" w:hAnsi="Segoe UI"/>
                <w:sz w:val="21"/>
              </w:rPr>
              <w:t xml:space="preserve"> is false, </w:t>
            </w:r>
            <w:r>
              <w:rPr>
                <w:rFonts w:ascii="Segoe UI" w:hAnsi="Segoe UI"/>
                <w:sz w:val="21"/>
              </w:rPr>
              <w:t xml:space="preserve">ignore </w:t>
            </w:r>
            <w:r w:rsidRPr="00AB127A">
              <w:rPr>
                <w:rFonts w:ascii="Segoe UI" w:hAnsi="Segoe UI"/>
                <w:sz w:val="21"/>
              </w:rPr>
              <w:t>this property.</w:t>
            </w:r>
          </w:p>
          <w:p w14:paraId="0E7E2844" w14:textId="062A747E" w:rsidR="0055104D" w:rsidRPr="00AB127A" w:rsidRDefault="0055104D" w:rsidP="004A4D86">
            <w:pPr>
              <w:pStyle w:val="BodyText"/>
              <w:rPr>
                <w:rFonts w:ascii="Segoe UI" w:hAnsi="Segoe UI"/>
                <w:sz w:val="21"/>
              </w:rPr>
            </w:pPr>
            <w:r w:rsidRPr="00AB127A">
              <w:t xml:space="preserve">Default value: </w:t>
            </w:r>
            <w:r w:rsidRPr="00AB127A">
              <w:rPr>
                <w:b/>
                <w:bCs/>
              </w:rPr>
              <w:t>0.98</w:t>
            </w:r>
          </w:p>
        </w:tc>
      </w:tr>
      <w:tr w:rsidR="00720391" w:rsidRPr="00AB127A" w14:paraId="103D3D0E" w14:textId="77777777" w:rsidTr="00CF239D">
        <w:trPr>
          <w:trHeight w:val="1563"/>
          <w:tblCellSpacing w:w="7" w:type="dxa"/>
        </w:trPr>
        <w:tc>
          <w:tcPr>
            <w:tcW w:w="4278" w:type="dxa"/>
            <w:tcMar>
              <w:top w:w="0" w:type="dxa"/>
              <w:left w:w="0" w:type="dxa"/>
              <w:bottom w:w="0" w:type="dxa"/>
              <w:right w:w="0" w:type="dxa"/>
            </w:tcMar>
            <w:vAlign w:val="center"/>
            <w:hideMark/>
          </w:tcPr>
          <w:p w14:paraId="7EB8569A" w14:textId="502F7B22" w:rsidR="00720391" w:rsidRPr="00D677FF" w:rsidRDefault="00720391" w:rsidP="004A4D86">
            <w:pPr>
              <w:pStyle w:val="BodyText"/>
              <w:rPr>
                <w:b/>
                <w:bCs/>
              </w:rPr>
            </w:pPr>
            <w:del w:id="314" w:author="Harley Zhang (Wicresoft)" w:date="2021-03-10T15:00:00Z">
              <w:r w:rsidRPr="00D677FF" w:rsidDel="007A4DDD">
                <w:rPr>
                  <w:b/>
                  <w:bCs/>
                </w:rPr>
                <w:delText>VerifySUTDisplay.</w:delText>
              </w:r>
            </w:del>
            <w:r w:rsidRPr="00D677FF">
              <w:rPr>
                <w:b/>
                <w:bCs/>
              </w:rPr>
              <w:t>Shift</w:t>
            </w:r>
            <w:del w:id="315" w:author="Harley Zhang (Wicresoft)" w:date="2021-03-10T15:00:00Z">
              <w:r w:rsidRPr="00D677FF" w:rsidDel="007A4DDD">
                <w:rPr>
                  <w:b/>
                  <w:bCs/>
                </w:rPr>
                <w:delText>.</w:delText>
              </w:r>
            </w:del>
            <w:r w:rsidRPr="00D677FF">
              <w:rPr>
                <w:b/>
                <w:bCs/>
              </w:rPr>
              <w:t>X</w:t>
            </w:r>
          </w:p>
        </w:tc>
        <w:tc>
          <w:tcPr>
            <w:tcW w:w="5718" w:type="dxa"/>
            <w:tcMar>
              <w:top w:w="0" w:type="dxa"/>
              <w:left w:w="0" w:type="dxa"/>
              <w:bottom w:w="0" w:type="dxa"/>
              <w:right w:w="0" w:type="dxa"/>
            </w:tcMar>
            <w:vAlign w:val="center"/>
            <w:hideMark/>
          </w:tcPr>
          <w:p w14:paraId="21CCA9DC" w14:textId="591BC2DE" w:rsidR="00720391" w:rsidRDefault="001C78F1" w:rsidP="004A4D86">
            <w:pPr>
              <w:pStyle w:val="BodyText"/>
            </w:pPr>
            <w:ins w:id="316" w:author="Harley Zhang" w:date="2021-03-11T14:29:00Z">
              <w:r w:rsidRPr="001C78F1">
                <w:t xml:space="preserve">The </w:t>
              </w:r>
              <w:r w:rsidRPr="001C78F1">
                <w:rPr>
                  <w:b/>
                  <w:bCs/>
                </w:rPr>
                <w:t>ShiftX</w:t>
              </w:r>
              <w:r w:rsidRPr="001C78F1">
                <w:t xml:space="preserve"> is in </w:t>
              </w:r>
              <w:r w:rsidRPr="001C78F1">
                <w:rPr>
                  <w:b/>
                  <w:bCs/>
                </w:rPr>
                <w:t>VerifySUTDisplay</w:t>
              </w:r>
              <w:r w:rsidRPr="001C78F1">
                <w:t xml:space="preserve"> group</w:t>
              </w:r>
              <w:r>
                <w:t xml:space="preserve"> </w:t>
              </w:r>
            </w:ins>
            <w:ins w:id="317" w:author="Harley Zhang" w:date="2021-03-11T14:30:00Z">
              <w:r>
                <w:t xml:space="preserve">and it </w:t>
              </w:r>
            </w:ins>
            <w:del w:id="318" w:author="Harley Zhang" w:date="2021-03-11T14:30:00Z">
              <w:r w:rsidR="00720391" w:rsidDel="001C78F1">
                <w:delText>V</w:delText>
              </w:r>
            </w:del>
            <w:ins w:id="319" w:author="Harley Zhang" w:date="2021-03-11T14:30:00Z">
              <w:r>
                <w:t>v</w:t>
              </w:r>
            </w:ins>
            <w:r w:rsidR="00720391">
              <w:t>erifies the h</w:t>
            </w:r>
            <w:r w:rsidR="00720391" w:rsidRPr="00AB127A">
              <w:t xml:space="preserve">orizontal position of the RDP client </w:t>
            </w:r>
            <w:r w:rsidR="00720391">
              <w:t>(</w:t>
            </w:r>
            <w:r w:rsidR="00720391" w:rsidRPr="00720391">
              <w:rPr>
                <w:b/>
                <w:bCs/>
              </w:rPr>
              <w:t>SUT</w:t>
            </w:r>
            <w:r w:rsidR="00720391">
              <w:t xml:space="preserve">) </w:t>
            </w:r>
            <w:r w:rsidR="00720391" w:rsidRPr="00AB127A">
              <w:t>window relative to</w:t>
            </w:r>
            <w:r w:rsidR="00720391">
              <w:t xml:space="preserve"> the</w:t>
            </w:r>
            <w:r w:rsidR="00720391" w:rsidRPr="00AB127A">
              <w:t xml:space="preserve"> top</w:t>
            </w:r>
            <w:r w:rsidR="00720391">
              <w:t>-left</w:t>
            </w:r>
            <w:r w:rsidR="00720391" w:rsidRPr="00AB127A">
              <w:t xml:space="preserve"> </w:t>
            </w:r>
            <w:r w:rsidR="00720391">
              <w:t xml:space="preserve">position </w:t>
            </w:r>
            <w:r w:rsidR="00720391" w:rsidRPr="00AB127A">
              <w:t>of the screen.</w:t>
            </w:r>
            <w:r w:rsidR="00720391">
              <w:t xml:space="preserve"> </w:t>
            </w:r>
          </w:p>
          <w:p w14:paraId="5294545A" w14:textId="72CBF3A8" w:rsidR="00720391" w:rsidRPr="00AB127A" w:rsidRDefault="00720391" w:rsidP="004A4D86">
            <w:pPr>
              <w:pStyle w:val="BodyText"/>
            </w:pPr>
            <w:r w:rsidRPr="00AB127A">
              <w:t>If</w:t>
            </w:r>
            <w:del w:id="320" w:author="Harley Zhang (Wicresoft)" w:date="2021-03-10T15:00:00Z">
              <w:r w:rsidRPr="00AB127A" w:rsidDel="00E07275">
                <w:delText xml:space="preserve"> </w:delText>
              </w:r>
              <w:r w:rsidRPr="00B968FB" w:rsidDel="00E07275">
                <w:rPr>
                  <w:b/>
                  <w:bCs/>
                </w:rPr>
                <w:delText>VerifySUTDisplay.</w:delText>
              </w:r>
            </w:del>
            <w:ins w:id="321" w:author="Harley Zhang (Wicresoft)" w:date="2021-03-10T15:00:00Z">
              <w:r w:rsidR="00E07275">
                <w:rPr>
                  <w:b/>
                  <w:bCs/>
                </w:rPr>
                <w:t xml:space="preserve"> </w:t>
              </w:r>
            </w:ins>
            <w:r w:rsidRPr="00B968FB">
              <w:rPr>
                <w:b/>
                <w:bCs/>
              </w:rPr>
              <w:t>Enable</w:t>
            </w:r>
            <w:r w:rsidRPr="00AB127A">
              <w:t xml:space="preserve"> is </w:t>
            </w:r>
            <w:r>
              <w:t xml:space="preserve">set to </w:t>
            </w:r>
            <w:r w:rsidRPr="00AB127A">
              <w:t xml:space="preserve">false, </w:t>
            </w:r>
            <w:r>
              <w:t xml:space="preserve">ignore </w:t>
            </w:r>
            <w:r w:rsidRPr="00AB127A">
              <w:t>this property.</w:t>
            </w:r>
          </w:p>
          <w:p w14:paraId="00DF43EB" w14:textId="1F74EE8B" w:rsidR="00720391" w:rsidRPr="00AB127A" w:rsidRDefault="00720391" w:rsidP="004A4D86">
            <w:pPr>
              <w:pStyle w:val="BodyText"/>
            </w:pPr>
            <w:r w:rsidRPr="00AB127A">
              <w:t xml:space="preserve">Default value: </w:t>
            </w:r>
            <w:r w:rsidRPr="00AB127A">
              <w:rPr>
                <w:b/>
                <w:bCs/>
              </w:rPr>
              <w:t>0</w:t>
            </w:r>
          </w:p>
        </w:tc>
      </w:tr>
      <w:tr w:rsidR="00720391" w:rsidRPr="00AB127A" w14:paraId="0FCC8D02" w14:textId="77777777" w:rsidTr="00CF239D">
        <w:trPr>
          <w:trHeight w:val="1563"/>
          <w:tblCellSpacing w:w="7" w:type="dxa"/>
        </w:trPr>
        <w:tc>
          <w:tcPr>
            <w:tcW w:w="4278" w:type="dxa"/>
            <w:tcMar>
              <w:top w:w="0" w:type="dxa"/>
              <w:left w:w="0" w:type="dxa"/>
              <w:bottom w:w="0" w:type="dxa"/>
              <w:right w:w="0" w:type="dxa"/>
            </w:tcMar>
            <w:vAlign w:val="center"/>
            <w:hideMark/>
          </w:tcPr>
          <w:p w14:paraId="692FDE33" w14:textId="0E49B90A" w:rsidR="00720391" w:rsidRPr="00D677FF" w:rsidRDefault="00720391" w:rsidP="004A4D86">
            <w:pPr>
              <w:pStyle w:val="BodyText"/>
              <w:rPr>
                <w:b/>
                <w:bCs/>
              </w:rPr>
            </w:pPr>
            <w:del w:id="322" w:author="Harley Zhang (Wicresoft)" w:date="2021-03-10T15:00:00Z">
              <w:r w:rsidRPr="00D677FF" w:rsidDel="007232DB">
                <w:rPr>
                  <w:b/>
                  <w:bCs/>
                </w:rPr>
                <w:delText>VerifySUTDisplay.</w:delText>
              </w:r>
            </w:del>
            <w:r w:rsidRPr="00D677FF">
              <w:rPr>
                <w:b/>
                <w:bCs/>
              </w:rPr>
              <w:t>Shift</w:t>
            </w:r>
            <w:del w:id="323" w:author="Harley Zhang (Wicresoft)" w:date="2021-03-10T15:00:00Z">
              <w:r w:rsidRPr="00D677FF" w:rsidDel="007232DB">
                <w:rPr>
                  <w:b/>
                  <w:bCs/>
                </w:rPr>
                <w:delText>.</w:delText>
              </w:r>
            </w:del>
            <w:r w:rsidRPr="00D677FF">
              <w:rPr>
                <w:b/>
                <w:bCs/>
              </w:rPr>
              <w:t>Y</w:t>
            </w:r>
          </w:p>
        </w:tc>
        <w:tc>
          <w:tcPr>
            <w:tcW w:w="5718" w:type="dxa"/>
            <w:tcMar>
              <w:top w:w="0" w:type="dxa"/>
              <w:left w:w="0" w:type="dxa"/>
              <w:bottom w:w="0" w:type="dxa"/>
              <w:right w:w="0" w:type="dxa"/>
            </w:tcMar>
            <w:vAlign w:val="center"/>
            <w:hideMark/>
          </w:tcPr>
          <w:p w14:paraId="47BA33CF" w14:textId="6654A75A" w:rsidR="00720391" w:rsidRDefault="009B40A8" w:rsidP="004A4D86">
            <w:pPr>
              <w:pStyle w:val="BodyText"/>
            </w:pPr>
            <w:ins w:id="324" w:author="Harley Zhang" w:date="2021-03-11T14:30:00Z">
              <w:r w:rsidRPr="001C78F1">
                <w:t xml:space="preserve">The </w:t>
              </w:r>
              <w:r w:rsidRPr="001C78F1">
                <w:rPr>
                  <w:b/>
                  <w:bCs/>
                </w:rPr>
                <w:t>Shift</w:t>
              </w:r>
              <w:r>
                <w:rPr>
                  <w:b/>
                  <w:bCs/>
                </w:rPr>
                <w:t>Y</w:t>
              </w:r>
              <w:r w:rsidRPr="001C78F1">
                <w:t xml:space="preserve"> is in </w:t>
              </w:r>
              <w:r w:rsidRPr="001C78F1">
                <w:rPr>
                  <w:b/>
                  <w:bCs/>
                </w:rPr>
                <w:t>VerifySUTDisplay</w:t>
              </w:r>
              <w:r w:rsidRPr="001C78F1">
                <w:t xml:space="preserve"> group</w:t>
              </w:r>
              <w:r>
                <w:t xml:space="preserve"> and it </w:t>
              </w:r>
            </w:ins>
            <w:del w:id="325" w:author="Harley Zhang" w:date="2021-03-11T14:30:00Z">
              <w:r w:rsidR="00720391" w:rsidDel="009B40A8">
                <w:delText>V</w:delText>
              </w:r>
            </w:del>
            <w:ins w:id="326" w:author="Harley Zhang" w:date="2021-03-11T14:30:00Z">
              <w:r>
                <w:t>v</w:t>
              </w:r>
            </w:ins>
            <w:r w:rsidR="00720391">
              <w:t>erifies the v</w:t>
            </w:r>
            <w:r w:rsidR="00720391" w:rsidRPr="00AB127A">
              <w:t xml:space="preserve">ertical position of the RDP client </w:t>
            </w:r>
            <w:r w:rsidR="00720391">
              <w:t>(</w:t>
            </w:r>
            <w:r w:rsidR="00720391" w:rsidRPr="00720391">
              <w:rPr>
                <w:b/>
                <w:bCs/>
              </w:rPr>
              <w:t>SUT</w:t>
            </w:r>
            <w:r w:rsidR="00720391">
              <w:t xml:space="preserve">) </w:t>
            </w:r>
            <w:r w:rsidR="00720391" w:rsidRPr="00AB127A">
              <w:t xml:space="preserve">window relative to </w:t>
            </w:r>
            <w:r w:rsidR="00720391">
              <w:t xml:space="preserve">the </w:t>
            </w:r>
            <w:r w:rsidR="00720391" w:rsidRPr="00AB127A">
              <w:t>top</w:t>
            </w:r>
            <w:r w:rsidR="00720391">
              <w:t>-left</w:t>
            </w:r>
            <w:r w:rsidR="00720391" w:rsidRPr="00AB127A">
              <w:t xml:space="preserve"> </w:t>
            </w:r>
            <w:r w:rsidR="00720391">
              <w:t xml:space="preserve">position </w:t>
            </w:r>
            <w:r w:rsidR="00720391" w:rsidRPr="00AB127A">
              <w:t>of the screen.</w:t>
            </w:r>
          </w:p>
          <w:p w14:paraId="58EC198A" w14:textId="571EE9DF" w:rsidR="00720391" w:rsidRPr="00AB127A" w:rsidRDefault="00720391" w:rsidP="004A4D86">
            <w:pPr>
              <w:pStyle w:val="BodyText"/>
            </w:pPr>
            <w:r w:rsidRPr="00AB127A">
              <w:t>If</w:t>
            </w:r>
            <w:del w:id="327" w:author="Harley Zhang (Wicresoft)" w:date="2021-03-10T15:00:00Z">
              <w:r w:rsidRPr="00AB127A" w:rsidDel="00903C67">
                <w:delText xml:space="preserve"> </w:delText>
              </w:r>
              <w:r w:rsidRPr="002A735A" w:rsidDel="00903C67">
                <w:rPr>
                  <w:b/>
                  <w:bCs/>
                </w:rPr>
                <w:delText>VerifySUTDisplay.</w:delText>
              </w:r>
            </w:del>
            <w:ins w:id="328" w:author="Harley Zhang (Wicresoft)" w:date="2021-03-10T15:00:00Z">
              <w:r w:rsidR="00903C67">
                <w:rPr>
                  <w:b/>
                  <w:bCs/>
                </w:rPr>
                <w:t xml:space="preserve"> </w:t>
              </w:r>
            </w:ins>
            <w:r w:rsidRPr="002A735A">
              <w:rPr>
                <w:b/>
                <w:bCs/>
              </w:rPr>
              <w:t>Enable</w:t>
            </w:r>
            <w:r w:rsidRPr="00AB127A">
              <w:t xml:space="preserve"> is </w:t>
            </w:r>
            <w:r>
              <w:t xml:space="preserve">set to </w:t>
            </w:r>
            <w:r w:rsidRPr="00AB127A">
              <w:t xml:space="preserve">false, </w:t>
            </w:r>
            <w:r>
              <w:t xml:space="preserve">ignore </w:t>
            </w:r>
            <w:r w:rsidRPr="00AB127A">
              <w:t>this property.</w:t>
            </w:r>
          </w:p>
          <w:p w14:paraId="6C6C3F7D" w14:textId="749CA882" w:rsidR="00720391" w:rsidRPr="00AB127A" w:rsidRDefault="00720391" w:rsidP="004A4D86">
            <w:pPr>
              <w:pStyle w:val="BodyText"/>
            </w:pPr>
            <w:r w:rsidRPr="00AB127A">
              <w:t xml:space="preserve">Default value: </w:t>
            </w:r>
            <w:r w:rsidRPr="00AB127A">
              <w:rPr>
                <w:b/>
                <w:bCs/>
              </w:rPr>
              <w:t>0</w:t>
            </w:r>
          </w:p>
        </w:tc>
      </w:tr>
    </w:tbl>
    <w:p w14:paraId="6055ED14" w14:textId="4CE657F0" w:rsidR="00A74BC7" w:rsidRDefault="00A74BC7" w:rsidP="00302E85">
      <w:pPr>
        <w:pStyle w:val="Heading3"/>
        <w:rPr>
          <w:lang w:val="en"/>
        </w:rPr>
      </w:pPr>
      <w:bookmarkStart w:id="329" w:name="_Property_Settings_Required"/>
      <w:bookmarkStart w:id="330" w:name="_Toc67405010"/>
      <w:bookmarkEnd w:id="329"/>
      <w:r>
        <w:rPr>
          <w:lang w:val="en"/>
        </w:rPr>
        <w:t>Property Settings Required for RDP Protocol Extension Test Cases</w:t>
      </w:r>
      <w:bookmarkEnd w:id="330"/>
    </w:p>
    <w:p w14:paraId="1DD69A33" w14:textId="1571523A" w:rsidR="00A74BC7" w:rsidRDefault="00A74BC7" w:rsidP="00A74BC7">
      <w:pPr>
        <w:pStyle w:val="BodyText"/>
      </w:pPr>
      <w:r>
        <w:t xml:space="preserve">This section describes the property settings that are required for the Test Cases of specific RDP protocol extensions that are part of the </w:t>
      </w:r>
      <w:r w:rsidRPr="00A74BC7">
        <w:rPr>
          <w:b/>
          <w:bCs/>
        </w:rPr>
        <w:t xml:space="preserve">SUT </w:t>
      </w:r>
      <w:r>
        <w:t xml:space="preserve"> </w:t>
      </w:r>
      <w:r w:rsidR="001A1B3E">
        <w:t xml:space="preserve">implementation </w:t>
      </w:r>
      <w:r>
        <w:t>configuration. The protocols that require property setting</w:t>
      </w:r>
      <w:r w:rsidR="00583E78">
        <w:t xml:space="preserve"> verification </w:t>
      </w:r>
      <w:r>
        <w:t>include the following</w:t>
      </w:r>
      <w:r w:rsidR="00583E78">
        <w:t xml:space="preserve">: </w:t>
      </w:r>
      <w:r>
        <w:t xml:space="preserve"> </w:t>
      </w:r>
    </w:p>
    <w:p w14:paraId="7D9042BA" w14:textId="49A3D1C5" w:rsidR="00583E78" w:rsidRDefault="00583E78" w:rsidP="00C05B58">
      <w:pPr>
        <w:pStyle w:val="BodyText"/>
        <w:numPr>
          <w:ilvl w:val="0"/>
          <w:numId w:val="51"/>
        </w:numPr>
        <w:rPr>
          <w:rFonts w:ascii="Segoe UI" w:hAnsi="Segoe UI"/>
          <w:sz w:val="21"/>
        </w:rPr>
      </w:pPr>
      <w:r>
        <w:t>MS-</w:t>
      </w:r>
      <w:r w:rsidRPr="00583E78">
        <w:rPr>
          <w:rFonts w:ascii="Segoe UI" w:hAnsi="Segoe UI"/>
          <w:sz w:val="21"/>
        </w:rPr>
        <w:t xml:space="preserve"> </w:t>
      </w:r>
      <w:r w:rsidRPr="00AB127A">
        <w:rPr>
          <w:rFonts w:ascii="Segoe UI" w:hAnsi="Segoe UI"/>
          <w:sz w:val="21"/>
        </w:rPr>
        <w:t>RDPBCGR</w:t>
      </w:r>
    </w:p>
    <w:p w14:paraId="2CB347D6" w14:textId="65308DF6" w:rsidR="00583E78" w:rsidRPr="00583E78" w:rsidRDefault="00583E78" w:rsidP="00C05B58">
      <w:pPr>
        <w:pStyle w:val="BodyText"/>
        <w:numPr>
          <w:ilvl w:val="0"/>
          <w:numId w:val="51"/>
        </w:numPr>
        <w:rPr>
          <w:rFonts w:ascii="Segoe UI" w:hAnsi="Segoe UI"/>
          <w:sz w:val="21"/>
        </w:rPr>
      </w:pPr>
      <w:r>
        <w:rPr>
          <w:rFonts w:ascii="Segoe UI" w:hAnsi="Segoe UI"/>
          <w:sz w:val="21"/>
        </w:rPr>
        <w:t>MS-</w:t>
      </w:r>
      <w:r w:rsidRPr="00583E78">
        <w:rPr>
          <w:rFonts w:ascii="Verdana" w:eastAsiaTheme="minorHAnsi" w:hAnsi="Verdana" w:cs="Times New Roman"/>
          <w:color w:val="auto"/>
          <w:sz w:val="18"/>
          <w:szCs w:val="24"/>
        </w:rPr>
        <w:t xml:space="preserve"> </w:t>
      </w:r>
      <w:r w:rsidRPr="00583E78">
        <w:rPr>
          <w:rFonts w:ascii="Segoe UI" w:hAnsi="Segoe UI"/>
          <w:sz w:val="21"/>
          <w:lang w:val="en-US"/>
        </w:rPr>
        <w:t>RDPRFX</w:t>
      </w:r>
    </w:p>
    <w:p w14:paraId="12C30A22" w14:textId="7351BA7D" w:rsidR="00583E78" w:rsidRPr="004B7609" w:rsidRDefault="004B7609" w:rsidP="00C05B58">
      <w:pPr>
        <w:pStyle w:val="BodyText"/>
        <w:numPr>
          <w:ilvl w:val="0"/>
          <w:numId w:val="51"/>
        </w:numPr>
        <w:rPr>
          <w:rFonts w:ascii="Segoe UI" w:hAnsi="Segoe UI"/>
          <w:sz w:val="21"/>
        </w:rPr>
      </w:pPr>
      <w:r>
        <w:rPr>
          <w:rFonts w:ascii="Segoe UI" w:hAnsi="Segoe UI"/>
          <w:sz w:val="21"/>
        </w:rPr>
        <w:t>MS-</w:t>
      </w:r>
      <w:r w:rsidRPr="004B7609">
        <w:rPr>
          <w:rFonts w:ascii="Verdana" w:eastAsiaTheme="minorHAnsi" w:hAnsi="Verdana" w:cs="Times New Roman"/>
          <w:color w:val="auto"/>
          <w:sz w:val="18"/>
          <w:szCs w:val="24"/>
        </w:rPr>
        <w:t xml:space="preserve"> </w:t>
      </w:r>
      <w:r w:rsidRPr="004B7609">
        <w:rPr>
          <w:rFonts w:ascii="Segoe UI" w:hAnsi="Segoe UI"/>
          <w:sz w:val="21"/>
          <w:lang w:val="en-US"/>
        </w:rPr>
        <w:t>RDPEGFX</w:t>
      </w:r>
    </w:p>
    <w:p w14:paraId="216C461F" w14:textId="6F6FD00B" w:rsidR="004B7609" w:rsidRDefault="00452FC1" w:rsidP="00C05B58">
      <w:pPr>
        <w:pStyle w:val="BodyText"/>
        <w:numPr>
          <w:ilvl w:val="0"/>
          <w:numId w:val="51"/>
        </w:numPr>
        <w:rPr>
          <w:rFonts w:ascii="Segoe UI" w:hAnsi="Segoe UI"/>
          <w:sz w:val="21"/>
        </w:rPr>
      </w:pPr>
      <w:r>
        <w:rPr>
          <w:rFonts w:ascii="Segoe UI" w:hAnsi="Segoe UI"/>
          <w:sz w:val="21"/>
        </w:rPr>
        <w:t>MS-</w:t>
      </w:r>
      <w:r w:rsidRPr="00452FC1">
        <w:rPr>
          <w:rFonts w:ascii="Verdana" w:eastAsiaTheme="minorHAnsi" w:hAnsi="Verdana" w:cs="Times New Roman"/>
          <w:color w:val="auto"/>
          <w:sz w:val="18"/>
          <w:szCs w:val="24"/>
        </w:rPr>
        <w:t xml:space="preserve"> </w:t>
      </w:r>
      <w:r w:rsidRPr="00452FC1">
        <w:rPr>
          <w:rFonts w:ascii="Segoe UI" w:hAnsi="Segoe UI"/>
          <w:sz w:val="21"/>
          <w:lang w:val="en-US"/>
        </w:rPr>
        <w:t>RDPEDISP</w:t>
      </w:r>
    </w:p>
    <w:p w14:paraId="1DB4BF8F" w14:textId="762B9336" w:rsidR="00583E78" w:rsidRPr="00A74BC7" w:rsidRDefault="00452FC1" w:rsidP="00A74BC7">
      <w:pPr>
        <w:pStyle w:val="BodyText"/>
      </w:pPr>
      <w:r>
        <w:t>If a particular RDP extension protocol is not listed here</w:t>
      </w:r>
      <w:r w:rsidR="00CE56E0">
        <w:t xml:space="preserve"> in a data table</w:t>
      </w:r>
      <w:r>
        <w:t>, then no additional configuration verification is required for the Test Cases of that protocol.</w:t>
      </w:r>
    </w:p>
    <w:p w14:paraId="5A1436A2" w14:textId="33AE70A0" w:rsidR="00AB127A" w:rsidRPr="00AB127A" w:rsidRDefault="003D43FF" w:rsidP="00810A80">
      <w:pPr>
        <w:pStyle w:val="Heading4"/>
        <w:rPr>
          <w:lang w:val="en"/>
        </w:rPr>
      </w:pPr>
      <w:bookmarkStart w:id="331" w:name="_Toc67405011"/>
      <w:r>
        <w:rPr>
          <w:lang w:val="en"/>
        </w:rPr>
        <w:t>MS-</w:t>
      </w:r>
      <w:r w:rsidR="00AB127A" w:rsidRPr="00AB127A">
        <w:rPr>
          <w:lang w:val="en"/>
        </w:rPr>
        <w:t>RDPBCGR</w:t>
      </w:r>
      <w:r w:rsidR="00810A80">
        <w:rPr>
          <w:lang w:val="en"/>
        </w:rPr>
        <w:t xml:space="preserve"> Required Property Settings</w:t>
      </w:r>
      <w:bookmarkEnd w:id="331"/>
    </w:p>
    <w:p w14:paraId="5480C1FD" w14:textId="308DB2E8" w:rsidR="00AB127A" w:rsidRDefault="00AB127A" w:rsidP="003D43FF">
      <w:pPr>
        <w:pStyle w:val="BodyText"/>
      </w:pPr>
      <w:r w:rsidRPr="00AB127A">
        <w:t xml:space="preserve">The following </w:t>
      </w:r>
      <w:r w:rsidR="003624F7">
        <w:t xml:space="preserve">data </w:t>
      </w:r>
      <w:r w:rsidRPr="00AB127A">
        <w:t>table describes the propert</w:t>
      </w:r>
      <w:r w:rsidR="000A3C0F">
        <w:t>y</w:t>
      </w:r>
      <w:r w:rsidRPr="00AB127A">
        <w:t xml:space="preserve"> </w:t>
      </w:r>
      <w:r w:rsidR="000A3C0F">
        <w:t xml:space="preserve">settings </w:t>
      </w:r>
      <w:r w:rsidRPr="00AB127A">
        <w:t xml:space="preserve">required for </w:t>
      </w:r>
      <w:r w:rsidR="003624F7">
        <w:t>MS-</w:t>
      </w:r>
      <w:r w:rsidR="000A3C0F" w:rsidRPr="00AB127A">
        <w:t xml:space="preserve">RDPBCGR </w:t>
      </w:r>
      <w:r w:rsidR="00F379CE">
        <w:t>T</w:t>
      </w:r>
      <w:r w:rsidRPr="00AB127A">
        <w:t xml:space="preserve">est </w:t>
      </w:r>
      <w:r w:rsidR="00F379CE">
        <w:t>C</w:t>
      </w:r>
      <w:r w:rsidRPr="00AB127A">
        <w:t>ases</w:t>
      </w:r>
      <w:r w:rsidR="000A3C0F">
        <w:t xml:space="preserve"> only</w:t>
      </w:r>
      <w:r w:rsidRPr="00AB127A">
        <w:t>.</w:t>
      </w:r>
    </w:p>
    <w:p w14:paraId="1A8DEAC3" w14:textId="07FD6D40" w:rsidR="003D43FF" w:rsidRPr="00AB127A" w:rsidRDefault="003D43FF" w:rsidP="003D43FF">
      <w:pPr>
        <w:pStyle w:val="Caption"/>
        <w:rPr>
          <w:rFonts w:ascii="Segoe UI" w:hAnsi="Segoe UI"/>
          <w:sz w:val="21"/>
          <w:szCs w:val="21"/>
        </w:rPr>
      </w:pPr>
      <w:r>
        <w:t xml:space="preserve">Table </w:t>
      </w:r>
      <w:r w:rsidR="0019419B">
        <w:t>10</w:t>
      </w:r>
      <w:r>
        <w:t>.  Required property settings for MS-</w:t>
      </w:r>
      <w:r w:rsidRPr="003D43FF">
        <w:t xml:space="preserve"> </w:t>
      </w:r>
      <w:r w:rsidRPr="00AB127A">
        <w:t>RDPBCGR</w:t>
      </w:r>
      <w:r>
        <w:t xml:space="preserve"> Test Cases</w:t>
      </w:r>
    </w:p>
    <w:tbl>
      <w:tblPr>
        <w:tblW w:w="0" w:type="auto"/>
        <w:tblCellSpacing w:w="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94"/>
        <w:gridCol w:w="6476"/>
      </w:tblGrid>
      <w:tr w:rsidR="00AB127A" w:rsidRPr="00AB127A" w14:paraId="1AAC05FB" w14:textId="77777777" w:rsidTr="00A21DF3">
        <w:trPr>
          <w:trHeight w:val="386"/>
          <w:tblHeader/>
          <w:tblCellSpacing w:w="14" w:type="dxa"/>
        </w:trPr>
        <w:tc>
          <w:tcPr>
            <w:tcW w:w="0" w:type="auto"/>
            <w:shd w:val="clear" w:color="auto" w:fill="D9E2F3" w:themeFill="accent1" w:themeFillTint="33"/>
            <w:tcMar>
              <w:top w:w="0" w:type="dxa"/>
              <w:left w:w="0" w:type="dxa"/>
              <w:bottom w:w="0" w:type="dxa"/>
              <w:right w:w="0" w:type="dxa"/>
            </w:tcMar>
            <w:vAlign w:val="center"/>
            <w:hideMark/>
          </w:tcPr>
          <w:p w14:paraId="6A9ED848" w14:textId="74EA80E9" w:rsidR="00AB127A" w:rsidRPr="000D0EAD" w:rsidRDefault="00AB127A" w:rsidP="00A95809">
            <w:pPr>
              <w:pStyle w:val="BodyText"/>
              <w:rPr>
                <w:b/>
                <w:bCs/>
              </w:rPr>
            </w:pPr>
            <w:r w:rsidRPr="000D0EAD">
              <w:rPr>
                <w:b/>
                <w:bCs/>
              </w:rPr>
              <w:lastRenderedPageBreak/>
              <w:t>Property</w:t>
            </w:r>
          </w:p>
        </w:tc>
        <w:tc>
          <w:tcPr>
            <w:tcW w:w="0" w:type="auto"/>
            <w:shd w:val="clear" w:color="auto" w:fill="D9E2F3" w:themeFill="accent1" w:themeFillTint="33"/>
            <w:tcMar>
              <w:top w:w="0" w:type="dxa"/>
              <w:left w:w="0" w:type="dxa"/>
              <w:bottom w:w="0" w:type="dxa"/>
              <w:right w:w="0" w:type="dxa"/>
            </w:tcMar>
            <w:vAlign w:val="center"/>
            <w:hideMark/>
          </w:tcPr>
          <w:p w14:paraId="6ADC2609" w14:textId="6360635A" w:rsidR="00AB127A" w:rsidRPr="000D0EAD" w:rsidRDefault="00AB127A" w:rsidP="00A95809">
            <w:pPr>
              <w:pStyle w:val="BodyText"/>
              <w:rPr>
                <w:b/>
                <w:bCs/>
              </w:rPr>
            </w:pPr>
            <w:r w:rsidRPr="000D0EAD">
              <w:rPr>
                <w:b/>
                <w:bCs/>
              </w:rPr>
              <w:t>Description</w:t>
            </w:r>
            <w:r w:rsidR="0003257C" w:rsidRPr="000D0EAD">
              <w:rPr>
                <w:b/>
                <w:bCs/>
              </w:rPr>
              <w:t>/Value</w:t>
            </w:r>
          </w:p>
        </w:tc>
      </w:tr>
      <w:tr w:rsidR="000068DA" w:rsidRPr="00AB127A" w14:paraId="4CDB7E54" w14:textId="77777777" w:rsidTr="00CF239D">
        <w:trPr>
          <w:trHeight w:val="1469"/>
          <w:tblCellSpacing w:w="14" w:type="dxa"/>
        </w:trPr>
        <w:tc>
          <w:tcPr>
            <w:tcW w:w="0" w:type="auto"/>
            <w:tcMar>
              <w:top w:w="0" w:type="dxa"/>
              <w:left w:w="0" w:type="dxa"/>
              <w:bottom w:w="0" w:type="dxa"/>
              <w:right w:w="0" w:type="dxa"/>
            </w:tcMar>
            <w:vAlign w:val="center"/>
            <w:hideMark/>
          </w:tcPr>
          <w:p w14:paraId="546E3870" w14:textId="25458E7A" w:rsidR="000068DA" w:rsidRPr="00A95809" w:rsidRDefault="000068DA" w:rsidP="00A95809">
            <w:pPr>
              <w:pStyle w:val="BodyText"/>
              <w:rPr>
                <w:b/>
                <w:bCs/>
              </w:rPr>
            </w:pPr>
            <w:del w:id="332" w:author="Harley Zhang (Wicresoft)" w:date="2021-03-10T15:00:00Z">
              <w:r w:rsidRPr="00A95809" w:rsidDel="00A7771A">
                <w:rPr>
                  <w:b/>
                  <w:bCs/>
                </w:rPr>
                <w:delText>RDP.Client.</w:delText>
              </w:r>
            </w:del>
            <w:r w:rsidRPr="00A95809">
              <w:rPr>
                <w:b/>
                <w:bCs/>
              </w:rPr>
              <w:t>SupportFastPathInput</w:t>
            </w:r>
          </w:p>
        </w:tc>
        <w:tc>
          <w:tcPr>
            <w:tcW w:w="0" w:type="auto"/>
            <w:tcMar>
              <w:top w:w="0" w:type="dxa"/>
              <w:left w:w="0" w:type="dxa"/>
              <w:bottom w:w="0" w:type="dxa"/>
              <w:right w:w="0" w:type="dxa"/>
            </w:tcMar>
            <w:vAlign w:val="center"/>
            <w:hideMark/>
          </w:tcPr>
          <w:p w14:paraId="40EAC6DE" w14:textId="6AC75D4F" w:rsidR="000068DA" w:rsidRPr="00AB127A" w:rsidRDefault="000068DA" w:rsidP="00A95809">
            <w:pPr>
              <w:pStyle w:val="BodyText"/>
            </w:pPr>
            <w:r w:rsidRPr="00AB127A">
              <w:t xml:space="preserve">Indicates </w:t>
            </w:r>
            <w:r>
              <w:t>whether</w:t>
            </w:r>
            <w:r w:rsidRPr="00AB127A">
              <w:t xml:space="preserve"> the remote desktop client (</w:t>
            </w:r>
            <w:r w:rsidRPr="00A95809">
              <w:rPr>
                <w:b/>
                <w:bCs/>
              </w:rPr>
              <w:t xml:space="preserve">SUT </w:t>
            </w:r>
            <w:r w:rsidRPr="004825AB">
              <w:t>computer</w:t>
            </w:r>
            <w:r w:rsidRPr="00AB127A">
              <w:t xml:space="preserve">) </w:t>
            </w:r>
            <w:r w:rsidR="00E17020">
              <w:t xml:space="preserve">installation </w:t>
            </w:r>
            <w:r w:rsidRPr="00AB127A">
              <w:t>supports Fast-Path Input.</w:t>
            </w:r>
            <w:r>
              <w:t xml:space="preserve"> P</w:t>
            </w:r>
            <w:r w:rsidRPr="00AB127A">
              <w:t xml:space="preserve">ossible values are </w:t>
            </w:r>
            <w:r w:rsidRPr="00A95809">
              <w:rPr>
                <w:b/>
                <w:bCs/>
              </w:rPr>
              <w:t>True</w:t>
            </w:r>
            <w:r w:rsidRPr="00AB127A">
              <w:t xml:space="preserve"> and </w:t>
            </w:r>
            <w:r w:rsidRPr="00A95809">
              <w:rPr>
                <w:b/>
                <w:bCs/>
              </w:rPr>
              <w:t>False</w:t>
            </w:r>
            <w:r w:rsidRPr="00AB127A">
              <w:t>.</w:t>
            </w:r>
            <w:r>
              <w:t xml:space="preserve"> </w:t>
            </w:r>
          </w:p>
          <w:p w14:paraId="2377FAC1" w14:textId="09DC0838" w:rsidR="000068DA" w:rsidRPr="00AB127A" w:rsidRDefault="000068DA" w:rsidP="00A95809">
            <w:pPr>
              <w:pStyle w:val="BodyText"/>
            </w:pPr>
            <w:r w:rsidRPr="00AB127A">
              <w:t xml:space="preserve">Default value: </w:t>
            </w:r>
            <w:r w:rsidRPr="00AB127A">
              <w:rPr>
                <w:b/>
                <w:bCs/>
              </w:rPr>
              <w:t>True</w:t>
            </w:r>
          </w:p>
        </w:tc>
      </w:tr>
      <w:tr w:rsidR="000068DA" w:rsidRPr="00AB127A" w14:paraId="02693C3B" w14:textId="77777777" w:rsidTr="00CF239D">
        <w:trPr>
          <w:trHeight w:val="1179"/>
          <w:tblCellSpacing w:w="14" w:type="dxa"/>
        </w:trPr>
        <w:tc>
          <w:tcPr>
            <w:tcW w:w="0" w:type="auto"/>
            <w:tcMar>
              <w:top w:w="0" w:type="dxa"/>
              <w:left w:w="0" w:type="dxa"/>
              <w:bottom w:w="0" w:type="dxa"/>
              <w:right w:w="0" w:type="dxa"/>
            </w:tcMar>
            <w:vAlign w:val="center"/>
            <w:hideMark/>
          </w:tcPr>
          <w:p w14:paraId="32E6ECB9" w14:textId="3637A7AC" w:rsidR="000068DA" w:rsidRPr="00A95809" w:rsidRDefault="000068DA" w:rsidP="00A95809">
            <w:pPr>
              <w:pStyle w:val="BodyText"/>
              <w:rPr>
                <w:b/>
                <w:bCs/>
              </w:rPr>
            </w:pPr>
            <w:del w:id="333" w:author="Harley Zhang (Wicresoft)" w:date="2021-03-10T15:00:00Z">
              <w:r w:rsidRPr="00A95809" w:rsidDel="000D26B8">
                <w:rPr>
                  <w:b/>
                  <w:bCs/>
                </w:rPr>
                <w:delText>RDP.Client.</w:delText>
              </w:r>
            </w:del>
            <w:r w:rsidRPr="00A95809">
              <w:rPr>
                <w:b/>
                <w:bCs/>
              </w:rPr>
              <w:t>SupportAutoReconnect</w:t>
            </w:r>
          </w:p>
        </w:tc>
        <w:tc>
          <w:tcPr>
            <w:tcW w:w="0" w:type="auto"/>
            <w:tcMar>
              <w:top w:w="0" w:type="dxa"/>
              <w:left w:w="0" w:type="dxa"/>
              <w:bottom w:w="0" w:type="dxa"/>
              <w:right w:w="0" w:type="dxa"/>
            </w:tcMar>
            <w:vAlign w:val="center"/>
            <w:hideMark/>
          </w:tcPr>
          <w:p w14:paraId="52883FC1" w14:textId="4E98749B" w:rsidR="000068DA" w:rsidRPr="00AB127A" w:rsidRDefault="000068DA" w:rsidP="00A95809">
            <w:pPr>
              <w:pStyle w:val="BodyText"/>
            </w:pPr>
            <w:r w:rsidRPr="00AB127A">
              <w:t>Indicates if the remote desktop client (</w:t>
            </w:r>
            <w:r w:rsidRPr="00A95809">
              <w:rPr>
                <w:b/>
                <w:bCs/>
              </w:rPr>
              <w:t>SUT</w:t>
            </w:r>
            <w:r w:rsidRPr="00AB127A">
              <w:t xml:space="preserve">) </w:t>
            </w:r>
            <w:r w:rsidR="000461B4">
              <w:t xml:space="preserve">installation </w:t>
            </w:r>
            <w:r w:rsidRPr="00AB127A">
              <w:t xml:space="preserve">supports Auto-Reconnect. </w:t>
            </w:r>
            <w:r>
              <w:t>P</w:t>
            </w:r>
            <w:r w:rsidRPr="00AB127A">
              <w:t xml:space="preserve">ossible values are </w:t>
            </w:r>
            <w:r w:rsidRPr="00A95809">
              <w:rPr>
                <w:b/>
                <w:bCs/>
              </w:rPr>
              <w:t>True</w:t>
            </w:r>
            <w:r w:rsidRPr="00AB127A">
              <w:t xml:space="preserve"> and </w:t>
            </w:r>
            <w:r w:rsidRPr="00A95809">
              <w:rPr>
                <w:b/>
                <w:bCs/>
              </w:rPr>
              <w:t>False</w:t>
            </w:r>
            <w:r w:rsidRPr="00AB127A">
              <w:t>.</w:t>
            </w:r>
          </w:p>
          <w:p w14:paraId="60143605" w14:textId="5002BD55" w:rsidR="000068DA" w:rsidRPr="00AB127A" w:rsidRDefault="000068DA" w:rsidP="00A95809">
            <w:pPr>
              <w:pStyle w:val="BodyText"/>
            </w:pPr>
            <w:r w:rsidRPr="00AB127A">
              <w:t xml:space="preserve">Default value: </w:t>
            </w:r>
            <w:r w:rsidRPr="00AB127A">
              <w:rPr>
                <w:b/>
                <w:bCs/>
              </w:rPr>
              <w:t>True</w:t>
            </w:r>
          </w:p>
        </w:tc>
      </w:tr>
      <w:tr w:rsidR="000068DA" w:rsidRPr="00AB127A" w14:paraId="780FEF52" w14:textId="77777777" w:rsidTr="00CF239D">
        <w:trPr>
          <w:trHeight w:val="1595"/>
          <w:tblCellSpacing w:w="14" w:type="dxa"/>
        </w:trPr>
        <w:tc>
          <w:tcPr>
            <w:tcW w:w="0" w:type="auto"/>
            <w:tcMar>
              <w:top w:w="0" w:type="dxa"/>
              <w:left w:w="0" w:type="dxa"/>
              <w:bottom w:w="0" w:type="dxa"/>
              <w:right w:w="0" w:type="dxa"/>
            </w:tcMar>
            <w:vAlign w:val="center"/>
            <w:hideMark/>
          </w:tcPr>
          <w:p w14:paraId="0E6520AA" w14:textId="77777777" w:rsidR="000068DA" w:rsidRPr="00AB127A" w:rsidRDefault="000068DA" w:rsidP="00A95809">
            <w:pPr>
              <w:pStyle w:val="BodyText"/>
            </w:pPr>
            <w:del w:id="334" w:author="Harley Zhang (Wicresoft)" w:date="2021-03-10T15:00:00Z">
              <w:r w:rsidRPr="00AB127A" w:rsidDel="00E65EE1">
                <w:rPr>
                  <w:b/>
                  <w:bCs/>
                </w:rPr>
                <w:delText>RDP.Client.</w:delText>
              </w:r>
            </w:del>
            <w:r w:rsidRPr="00AB127A">
              <w:rPr>
                <w:b/>
                <w:bCs/>
              </w:rPr>
              <w:t>SupportRDPEFS</w:t>
            </w:r>
          </w:p>
        </w:tc>
        <w:tc>
          <w:tcPr>
            <w:tcW w:w="0" w:type="auto"/>
            <w:tcMar>
              <w:top w:w="0" w:type="dxa"/>
              <w:left w:w="0" w:type="dxa"/>
              <w:bottom w:w="0" w:type="dxa"/>
              <w:right w:w="0" w:type="dxa"/>
            </w:tcMar>
            <w:vAlign w:val="center"/>
            <w:hideMark/>
          </w:tcPr>
          <w:p w14:paraId="6557D212" w14:textId="20C7C3A0" w:rsidR="000068DA" w:rsidRPr="00AB127A" w:rsidRDefault="000068DA" w:rsidP="00A95809">
            <w:pPr>
              <w:pStyle w:val="BodyText"/>
            </w:pPr>
            <w:r w:rsidRPr="00AB127A">
              <w:t>Indicates if the remote desktop client (</w:t>
            </w:r>
            <w:r w:rsidRPr="00822B4E">
              <w:rPr>
                <w:b/>
                <w:bCs/>
              </w:rPr>
              <w:t>SUT</w:t>
            </w:r>
            <w:r w:rsidRPr="00AB127A">
              <w:t xml:space="preserve">) </w:t>
            </w:r>
            <w:r w:rsidR="000461B4">
              <w:t xml:space="preserve">installation </w:t>
            </w:r>
            <w:r w:rsidRPr="00AB127A">
              <w:t>supports File System Virtual Channel Extension (</w:t>
            </w:r>
            <w:r>
              <w:t xml:space="preserve">see </w:t>
            </w:r>
            <w:hyperlink r:id="rId50" w:history="1">
              <w:r w:rsidRPr="000651F7">
                <w:rPr>
                  <w:rStyle w:val="Hyperlink"/>
                  <w:rFonts w:ascii="Segoe UI" w:hAnsi="Segoe UI"/>
                  <w:sz w:val="21"/>
                </w:rPr>
                <w:t>MS-RDPEFS</w:t>
              </w:r>
            </w:hyperlink>
            <w:r w:rsidRPr="00AB127A">
              <w:t xml:space="preserve">). </w:t>
            </w:r>
            <w:r>
              <w:t>P</w:t>
            </w:r>
            <w:r w:rsidRPr="00AB127A">
              <w:t xml:space="preserve">ossible values are </w:t>
            </w:r>
            <w:r w:rsidRPr="00AB127A">
              <w:rPr>
                <w:b/>
                <w:bCs/>
              </w:rPr>
              <w:t>True</w:t>
            </w:r>
            <w:r w:rsidRPr="00AB127A">
              <w:t xml:space="preserve"> and </w:t>
            </w:r>
            <w:r w:rsidRPr="00AB127A">
              <w:rPr>
                <w:b/>
                <w:bCs/>
              </w:rPr>
              <w:t>False</w:t>
            </w:r>
            <w:r w:rsidRPr="00AB127A">
              <w:t>.</w:t>
            </w:r>
          </w:p>
          <w:p w14:paraId="58A2C943" w14:textId="7522DB65" w:rsidR="000068DA" w:rsidRPr="00AB127A" w:rsidRDefault="000068DA" w:rsidP="00A95809">
            <w:pPr>
              <w:pStyle w:val="BodyText"/>
            </w:pPr>
            <w:r w:rsidRPr="00AB127A">
              <w:t xml:space="preserve">Default value: </w:t>
            </w:r>
            <w:r w:rsidRPr="00AB127A">
              <w:rPr>
                <w:b/>
                <w:bCs/>
              </w:rPr>
              <w:t>True</w:t>
            </w:r>
          </w:p>
        </w:tc>
      </w:tr>
      <w:tr w:rsidR="000068DA" w:rsidRPr="00AB127A" w14:paraId="0C61BA68" w14:textId="77777777" w:rsidTr="00CF239D">
        <w:trPr>
          <w:trHeight w:val="1287"/>
          <w:tblCellSpacing w:w="14" w:type="dxa"/>
        </w:trPr>
        <w:tc>
          <w:tcPr>
            <w:tcW w:w="0" w:type="auto"/>
            <w:tcMar>
              <w:top w:w="0" w:type="dxa"/>
              <w:left w:w="0" w:type="dxa"/>
              <w:bottom w:w="0" w:type="dxa"/>
              <w:right w:w="0" w:type="dxa"/>
            </w:tcMar>
            <w:vAlign w:val="center"/>
            <w:hideMark/>
          </w:tcPr>
          <w:p w14:paraId="38682B83" w14:textId="77777777" w:rsidR="000068DA" w:rsidRPr="00AB127A" w:rsidRDefault="000068DA" w:rsidP="00A95809">
            <w:pPr>
              <w:pStyle w:val="BodyText"/>
            </w:pPr>
            <w:del w:id="335" w:author="Harley Zhang (Wicresoft)" w:date="2021-03-10T15:01:00Z">
              <w:r w:rsidRPr="00AB127A" w:rsidDel="00CD3AB5">
                <w:rPr>
                  <w:b/>
                  <w:bCs/>
                </w:rPr>
                <w:delText>R</w:delText>
              </w:r>
            </w:del>
            <w:del w:id="336" w:author="Harley Zhang (Wicresoft)" w:date="2021-03-10T15:00:00Z">
              <w:r w:rsidRPr="00AB127A" w:rsidDel="00CD3AB5">
                <w:rPr>
                  <w:b/>
                  <w:bCs/>
                </w:rPr>
                <w:delText>DP.Client.</w:delText>
              </w:r>
            </w:del>
            <w:r w:rsidRPr="00AB127A">
              <w:rPr>
                <w:b/>
                <w:bCs/>
              </w:rPr>
              <w:t>SupportServerRedirection</w:t>
            </w:r>
          </w:p>
        </w:tc>
        <w:tc>
          <w:tcPr>
            <w:tcW w:w="0" w:type="auto"/>
            <w:tcMar>
              <w:top w:w="0" w:type="dxa"/>
              <w:left w:w="0" w:type="dxa"/>
              <w:bottom w:w="0" w:type="dxa"/>
              <w:right w:w="0" w:type="dxa"/>
            </w:tcMar>
            <w:vAlign w:val="center"/>
            <w:hideMark/>
          </w:tcPr>
          <w:p w14:paraId="105FC167" w14:textId="224C4792" w:rsidR="000068DA" w:rsidRPr="00AB127A" w:rsidRDefault="000068DA" w:rsidP="00A95809">
            <w:pPr>
              <w:pStyle w:val="BodyText"/>
            </w:pPr>
            <w:r w:rsidRPr="00AB127A">
              <w:t>Indicates if the remote desktop client (</w:t>
            </w:r>
            <w:r w:rsidRPr="00822B4E">
              <w:rPr>
                <w:b/>
                <w:bCs/>
              </w:rPr>
              <w:t>SUT</w:t>
            </w:r>
            <w:r w:rsidRPr="00AB127A">
              <w:t xml:space="preserve">) </w:t>
            </w:r>
            <w:r w:rsidR="000461B4">
              <w:t xml:space="preserve">installation </w:t>
            </w:r>
            <w:r w:rsidRPr="00AB127A">
              <w:t xml:space="preserve">supports Server Redirection. The possible values are </w:t>
            </w:r>
            <w:r w:rsidRPr="00AB127A">
              <w:rPr>
                <w:b/>
                <w:bCs/>
              </w:rPr>
              <w:t>True</w:t>
            </w:r>
            <w:r w:rsidRPr="00AB127A">
              <w:t xml:space="preserve"> and </w:t>
            </w:r>
            <w:r w:rsidRPr="00AB127A">
              <w:rPr>
                <w:b/>
                <w:bCs/>
              </w:rPr>
              <w:t>False</w:t>
            </w:r>
            <w:r w:rsidRPr="00AB127A">
              <w:t>.</w:t>
            </w:r>
          </w:p>
          <w:p w14:paraId="0F5A0AEC" w14:textId="448B3867" w:rsidR="000068DA" w:rsidRPr="00AB127A" w:rsidRDefault="000068DA" w:rsidP="00A95809">
            <w:pPr>
              <w:pStyle w:val="BodyText"/>
            </w:pPr>
            <w:r w:rsidRPr="00AB127A">
              <w:t xml:space="preserve">Default value: </w:t>
            </w:r>
            <w:r w:rsidRPr="00AB127A">
              <w:rPr>
                <w:b/>
                <w:bCs/>
              </w:rPr>
              <w:t>True</w:t>
            </w:r>
          </w:p>
        </w:tc>
      </w:tr>
    </w:tbl>
    <w:p w14:paraId="214E35FB" w14:textId="4DED41FB" w:rsidR="00AB127A" w:rsidRPr="00AB127A" w:rsidRDefault="00DD1A84" w:rsidP="00810A80">
      <w:pPr>
        <w:pStyle w:val="Heading4"/>
        <w:rPr>
          <w:lang w:val="en"/>
        </w:rPr>
      </w:pPr>
      <w:bookmarkStart w:id="337" w:name="_Hlk43809008"/>
      <w:bookmarkStart w:id="338" w:name="_Toc67405012"/>
      <w:r>
        <w:rPr>
          <w:lang w:val="en"/>
        </w:rPr>
        <w:t>MS-</w:t>
      </w:r>
      <w:r w:rsidR="00AB127A" w:rsidRPr="00AB127A">
        <w:rPr>
          <w:lang w:val="en"/>
        </w:rPr>
        <w:t>RDPRFX</w:t>
      </w:r>
      <w:bookmarkEnd w:id="337"/>
      <w:r>
        <w:rPr>
          <w:lang w:val="en"/>
        </w:rPr>
        <w:t xml:space="preserve"> </w:t>
      </w:r>
      <w:r w:rsidR="00810A80">
        <w:rPr>
          <w:lang w:val="en"/>
        </w:rPr>
        <w:t>Required Property Settings</w:t>
      </w:r>
      <w:bookmarkEnd w:id="338"/>
    </w:p>
    <w:p w14:paraId="507993C2" w14:textId="7C70546E" w:rsidR="00AB127A" w:rsidRDefault="003624F7" w:rsidP="000D0EAD">
      <w:pPr>
        <w:pStyle w:val="BodyText"/>
      </w:pPr>
      <w:r w:rsidRPr="003624F7">
        <w:t xml:space="preserve">The following </w:t>
      </w:r>
      <w:r>
        <w:t xml:space="preserve">data </w:t>
      </w:r>
      <w:r w:rsidRPr="003624F7">
        <w:t>table describes the property settings required for MS-RDP</w:t>
      </w:r>
      <w:r>
        <w:t>RFX</w:t>
      </w:r>
      <w:r w:rsidRPr="003624F7">
        <w:t xml:space="preserve"> Test Cases only.</w:t>
      </w:r>
    </w:p>
    <w:p w14:paraId="2CA59485" w14:textId="647E6A87" w:rsidR="00DD1A84" w:rsidRPr="00AB127A" w:rsidRDefault="00DD1A84" w:rsidP="00DD1A84">
      <w:pPr>
        <w:pStyle w:val="Caption"/>
        <w:rPr>
          <w:rFonts w:ascii="Segoe UI" w:hAnsi="Segoe UI"/>
          <w:sz w:val="21"/>
          <w:szCs w:val="21"/>
        </w:rPr>
      </w:pPr>
      <w:r>
        <w:t xml:space="preserve">Table </w:t>
      </w:r>
      <w:r w:rsidR="0032408B">
        <w:t>11</w:t>
      </w:r>
      <w:r>
        <w:t>.  Required property settings for MS-</w:t>
      </w:r>
      <w:r w:rsidRPr="003D43FF">
        <w:t xml:space="preserve"> </w:t>
      </w:r>
      <w:r w:rsidRPr="00AB127A">
        <w:t>RDP</w:t>
      </w:r>
      <w:r>
        <w:t>RFX Test Cases</w:t>
      </w:r>
    </w:p>
    <w:tbl>
      <w:tblPr>
        <w:tblW w:w="0" w:type="auto"/>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81"/>
        <w:gridCol w:w="6189"/>
      </w:tblGrid>
      <w:tr w:rsidR="00AB127A" w:rsidRPr="00AB127A" w14:paraId="38FCE194" w14:textId="77777777" w:rsidTr="00D23921">
        <w:trPr>
          <w:trHeight w:val="378"/>
          <w:tblHeader/>
          <w:tblCellSpacing w:w="7" w:type="dxa"/>
        </w:trPr>
        <w:tc>
          <w:tcPr>
            <w:tcW w:w="1618" w:type="dxa"/>
            <w:shd w:val="clear" w:color="auto" w:fill="D9E2F3" w:themeFill="accent1" w:themeFillTint="33"/>
            <w:tcMar>
              <w:top w:w="0" w:type="dxa"/>
              <w:left w:w="0" w:type="dxa"/>
              <w:bottom w:w="0" w:type="dxa"/>
              <w:right w:w="0" w:type="dxa"/>
            </w:tcMar>
            <w:vAlign w:val="center"/>
            <w:hideMark/>
          </w:tcPr>
          <w:p w14:paraId="63264E72" w14:textId="09960188" w:rsidR="00AB127A" w:rsidRPr="000D0EAD" w:rsidRDefault="00DD1A84" w:rsidP="000D0EAD">
            <w:pPr>
              <w:pStyle w:val="BodyText"/>
              <w:rPr>
                <w:b/>
                <w:bCs/>
              </w:rPr>
            </w:pPr>
            <w:r w:rsidRPr="000D0EAD">
              <w:rPr>
                <w:b/>
                <w:bCs/>
              </w:rPr>
              <w:t xml:space="preserve"> </w:t>
            </w:r>
            <w:r w:rsidR="00AB127A" w:rsidRPr="000D0EAD">
              <w:rPr>
                <w:b/>
                <w:bCs/>
              </w:rPr>
              <w:t>Property</w:t>
            </w:r>
          </w:p>
        </w:tc>
        <w:tc>
          <w:tcPr>
            <w:tcW w:w="8410" w:type="dxa"/>
            <w:shd w:val="clear" w:color="auto" w:fill="D9E2F3" w:themeFill="accent1" w:themeFillTint="33"/>
            <w:tcMar>
              <w:top w:w="0" w:type="dxa"/>
              <w:left w:w="0" w:type="dxa"/>
              <w:bottom w:w="0" w:type="dxa"/>
              <w:right w:w="0" w:type="dxa"/>
            </w:tcMar>
            <w:vAlign w:val="center"/>
            <w:hideMark/>
          </w:tcPr>
          <w:p w14:paraId="4F9C4481" w14:textId="246ED629" w:rsidR="00AB127A" w:rsidRPr="000D0EAD" w:rsidRDefault="00DD1A84" w:rsidP="000D0EAD">
            <w:pPr>
              <w:pStyle w:val="BodyText"/>
              <w:rPr>
                <w:b/>
                <w:bCs/>
              </w:rPr>
            </w:pPr>
            <w:r w:rsidRPr="000D0EAD">
              <w:rPr>
                <w:b/>
                <w:bCs/>
              </w:rPr>
              <w:t xml:space="preserve"> </w:t>
            </w:r>
            <w:r w:rsidR="00AB127A" w:rsidRPr="000D0EAD">
              <w:rPr>
                <w:b/>
                <w:bCs/>
              </w:rPr>
              <w:t>Description</w:t>
            </w:r>
            <w:r w:rsidR="00261387" w:rsidRPr="000D0EAD">
              <w:rPr>
                <w:b/>
                <w:bCs/>
              </w:rPr>
              <w:t>/Value</w:t>
            </w:r>
          </w:p>
        </w:tc>
      </w:tr>
      <w:tr w:rsidR="00651C46" w:rsidRPr="00AB127A" w14:paraId="1ACE9E48" w14:textId="77777777" w:rsidTr="002E54E8">
        <w:trPr>
          <w:trHeight w:val="1469"/>
          <w:tblCellSpacing w:w="7" w:type="dxa"/>
          <w:ins w:id="339" w:author="Harley Zhang" w:date="2021-03-11T14:31:00Z"/>
        </w:trPr>
        <w:tc>
          <w:tcPr>
            <w:tcW w:w="1618" w:type="dxa"/>
            <w:tcMar>
              <w:top w:w="0" w:type="dxa"/>
              <w:left w:w="0" w:type="dxa"/>
              <w:bottom w:w="0" w:type="dxa"/>
              <w:right w:w="0" w:type="dxa"/>
            </w:tcMar>
            <w:vAlign w:val="center"/>
            <w:hideMark/>
          </w:tcPr>
          <w:p w14:paraId="6AEE8067" w14:textId="77777777" w:rsidR="00651C46" w:rsidRPr="00C94A7B" w:rsidRDefault="00651C46" w:rsidP="002E54E8">
            <w:pPr>
              <w:pStyle w:val="BodyText"/>
              <w:rPr>
                <w:ins w:id="340" w:author="Harley Zhang" w:date="2021-03-11T14:31:00Z"/>
                <w:b/>
                <w:bCs/>
              </w:rPr>
            </w:pPr>
            <w:ins w:id="341" w:author="Harley Zhang" w:date="2021-03-11T14:31:00Z">
              <w:r w:rsidRPr="00C94A7B">
                <w:rPr>
                  <w:b/>
                  <w:bCs/>
                </w:rPr>
                <w:t>RDPRFXImage</w:t>
              </w:r>
            </w:ins>
          </w:p>
        </w:tc>
        <w:tc>
          <w:tcPr>
            <w:tcW w:w="8410" w:type="dxa"/>
            <w:tcMar>
              <w:top w:w="0" w:type="dxa"/>
              <w:left w:w="0" w:type="dxa"/>
              <w:bottom w:w="0" w:type="dxa"/>
              <w:right w:w="0" w:type="dxa"/>
            </w:tcMar>
            <w:vAlign w:val="center"/>
            <w:hideMark/>
          </w:tcPr>
          <w:p w14:paraId="5AC0D3D2" w14:textId="77777777" w:rsidR="00651C46" w:rsidRPr="00AB127A" w:rsidRDefault="00651C46" w:rsidP="002E54E8">
            <w:pPr>
              <w:pStyle w:val="BodyText"/>
              <w:rPr>
                <w:ins w:id="342" w:author="Harley Zhang" w:date="2021-03-11T14:31:00Z"/>
              </w:rPr>
            </w:pPr>
            <w:ins w:id="343" w:author="Harley Zhang" w:date="2021-03-11T14:31:00Z">
              <w:r w:rsidRPr="00AB127A">
                <w:t>Determine</w:t>
              </w:r>
              <w:r>
                <w:t>s</w:t>
              </w:r>
              <w:r w:rsidRPr="00AB127A">
                <w:t xml:space="preserve"> how </w:t>
              </w:r>
              <w:r w:rsidRPr="000D0EAD">
                <w:rPr>
                  <w:b/>
                  <w:bCs/>
                </w:rPr>
                <w:t>RDP Test Suite</w:t>
              </w:r>
              <w:r w:rsidRPr="00AB127A">
                <w:t xml:space="preserve"> </w:t>
              </w:r>
              <w:r>
                <w:t>acquires</w:t>
              </w:r>
              <w:r w:rsidRPr="00AB127A">
                <w:t xml:space="preserve"> image data </w:t>
              </w:r>
              <w:r>
                <w:t>that</w:t>
              </w:r>
              <w:r w:rsidRPr="00AB127A">
                <w:t xml:space="preserve"> is used by </w:t>
              </w:r>
              <w:r>
                <w:t>MS-</w:t>
              </w:r>
              <w:r w:rsidRPr="00AB127A">
                <w:t xml:space="preserve">RDPRFX </w:t>
              </w:r>
              <w:r>
                <w:t>T</w:t>
              </w:r>
              <w:r w:rsidRPr="00AB127A">
                <w:t xml:space="preserve">est </w:t>
              </w:r>
              <w:r>
                <w:t>C</w:t>
              </w:r>
              <w:r w:rsidRPr="00AB127A">
                <w:t xml:space="preserve">ases to send image </w:t>
              </w:r>
              <w:r>
                <w:t xml:space="preserve">information </w:t>
              </w:r>
              <w:r w:rsidRPr="00AB127A">
                <w:t xml:space="preserve">to the </w:t>
              </w:r>
              <w:r>
                <w:t xml:space="preserve">RDP </w:t>
              </w:r>
              <w:r w:rsidRPr="00AB127A">
                <w:t>client</w:t>
              </w:r>
              <w:r>
                <w:t xml:space="preserve"> (</w:t>
              </w:r>
              <w:r w:rsidRPr="00D23921">
                <w:rPr>
                  <w:b/>
                  <w:bCs/>
                </w:rPr>
                <w:t>SUT</w:t>
              </w:r>
              <w:r>
                <w:t>)</w:t>
              </w:r>
              <w:r w:rsidRPr="00AB127A">
                <w:t xml:space="preserve">. </w:t>
              </w:r>
              <w:r>
                <w:t>The value setting can be either</w:t>
              </w:r>
              <w:r w:rsidRPr="00AB127A">
                <w:t xml:space="preserve"> Screen, or the path </w:t>
              </w:r>
              <w:r>
                <w:t>to</w:t>
              </w:r>
              <w:r w:rsidRPr="00AB127A">
                <w:t xml:space="preserve"> an image file.</w:t>
              </w:r>
            </w:ins>
          </w:p>
          <w:p w14:paraId="328B086A" w14:textId="5A699E94" w:rsidR="00651C46" w:rsidRPr="00AB127A" w:rsidRDefault="00651C46" w:rsidP="002E54E8">
            <w:pPr>
              <w:pStyle w:val="BodyText"/>
              <w:rPr>
                <w:ins w:id="344" w:author="Harley Zhang" w:date="2021-03-11T14:31:00Z"/>
              </w:rPr>
            </w:pPr>
            <w:ins w:id="345" w:author="Harley Zhang" w:date="2021-03-11T14:31:00Z">
              <w:r w:rsidRPr="00AB127A">
                <w:t xml:space="preserve">Default value: </w:t>
              </w:r>
            </w:ins>
            <w:ins w:id="346" w:author="Harley Zhang" w:date="2021-03-11T14:32:00Z">
              <w:r w:rsidR="00D231CC" w:rsidRPr="00D231CC">
                <w:rPr>
                  <w:b/>
                  <w:bCs/>
                </w:rPr>
                <w:t>../TestData/Rdprfx.bmp</w:t>
              </w:r>
            </w:ins>
          </w:p>
        </w:tc>
      </w:tr>
      <w:tr w:rsidR="00D23921" w:rsidRPr="00AB127A" w14:paraId="1D1D9614" w14:textId="77777777" w:rsidTr="00CF239D">
        <w:trPr>
          <w:trHeight w:val="1469"/>
          <w:tblCellSpacing w:w="7" w:type="dxa"/>
        </w:trPr>
        <w:tc>
          <w:tcPr>
            <w:tcW w:w="1618" w:type="dxa"/>
            <w:tcMar>
              <w:top w:w="0" w:type="dxa"/>
              <w:left w:w="0" w:type="dxa"/>
              <w:bottom w:w="0" w:type="dxa"/>
              <w:right w:w="0" w:type="dxa"/>
            </w:tcMar>
            <w:vAlign w:val="center"/>
            <w:hideMark/>
          </w:tcPr>
          <w:p w14:paraId="5866C700" w14:textId="36C29663" w:rsidR="00D23921" w:rsidRPr="00C94A7B" w:rsidRDefault="00651C46" w:rsidP="000D0EAD">
            <w:pPr>
              <w:pStyle w:val="BodyText"/>
              <w:rPr>
                <w:b/>
                <w:bCs/>
              </w:rPr>
            </w:pPr>
            <w:ins w:id="347" w:author="Harley Zhang" w:date="2021-03-11T14:31:00Z">
              <w:r w:rsidRPr="00651C46">
                <w:rPr>
                  <w:b/>
                  <w:bCs/>
                </w:rPr>
                <w:t>RDPRFXVideoModeImage</w:t>
              </w:r>
            </w:ins>
            <w:del w:id="348" w:author="Harley Zhang" w:date="2021-03-11T14:31:00Z">
              <w:r w:rsidR="00D23921" w:rsidRPr="00C94A7B" w:rsidDel="00651C46">
                <w:rPr>
                  <w:b/>
                  <w:bCs/>
                </w:rPr>
                <w:delText>RDPRFX.Image</w:delText>
              </w:r>
            </w:del>
          </w:p>
        </w:tc>
        <w:tc>
          <w:tcPr>
            <w:tcW w:w="8410" w:type="dxa"/>
            <w:tcMar>
              <w:top w:w="0" w:type="dxa"/>
              <w:left w:w="0" w:type="dxa"/>
              <w:bottom w:w="0" w:type="dxa"/>
              <w:right w:w="0" w:type="dxa"/>
            </w:tcMar>
            <w:vAlign w:val="center"/>
            <w:hideMark/>
          </w:tcPr>
          <w:p w14:paraId="31B76BA2" w14:textId="2056DCC2" w:rsidR="00D23921" w:rsidRPr="00AB127A" w:rsidDel="00651C46" w:rsidRDefault="00651C46" w:rsidP="000D0EAD">
            <w:pPr>
              <w:pStyle w:val="BodyText"/>
              <w:rPr>
                <w:del w:id="349" w:author="Harley Zhang" w:date="2021-03-11T14:31:00Z"/>
              </w:rPr>
            </w:pPr>
            <w:ins w:id="350" w:author="Harley Zhang" w:date="2021-03-11T14:31:00Z">
              <w:r w:rsidRPr="00651C46">
                <w:t>Determine how test suite get the image data for video mode, which is used by RDPRFX test cases to send image to the client. It should be set to Screen, or the path of an image file.</w:t>
              </w:r>
            </w:ins>
            <w:del w:id="351" w:author="Harley Zhang" w:date="2021-03-11T14:31:00Z">
              <w:r w:rsidR="00D23921" w:rsidRPr="00AB127A" w:rsidDel="00651C46">
                <w:delText>Determine</w:delText>
              </w:r>
              <w:r w:rsidR="00D23921" w:rsidDel="00651C46">
                <w:delText>s</w:delText>
              </w:r>
              <w:r w:rsidR="00D23921" w:rsidRPr="00AB127A" w:rsidDel="00651C46">
                <w:delText xml:space="preserve"> how </w:delText>
              </w:r>
              <w:r w:rsidR="00D23921" w:rsidRPr="000D0EAD" w:rsidDel="00651C46">
                <w:rPr>
                  <w:b/>
                  <w:bCs/>
                </w:rPr>
                <w:delText>RDP Test Suite</w:delText>
              </w:r>
              <w:r w:rsidR="00D23921" w:rsidRPr="00AB127A" w:rsidDel="00651C46">
                <w:delText xml:space="preserve"> </w:delText>
              </w:r>
              <w:r w:rsidR="00D23921" w:rsidDel="00651C46">
                <w:delText>acquires</w:delText>
              </w:r>
              <w:r w:rsidR="00D23921" w:rsidRPr="00AB127A" w:rsidDel="00651C46">
                <w:delText xml:space="preserve"> image data </w:delText>
              </w:r>
              <w:r w:rsidR="00D23921" w:rsidDel="00651C46">
                <w:delText>that</w:delText>
              </w:r>
              <w:r w:rsidR="00D23921" w:rsidRPr="00AB127A" w:rsidDel="00651C46">
                <w:delText xml:space="preserve"> is used by </w:delText>
              </w:r>
              <w:r w:rsidR="00D23921" w:rsidDel="00651C46">
                <w:delText>MS-</w:delText>
              </w:r>
              <w:r w:rsidR="00D23921" w:rsidRPr="00AB127A" w:rsidDel="00651C46">
                <w:delText xml:space="preserve">RDPRFX </w:delText>
              </w:r>
              <w:r w:rsidR="00D23921" w:rsidDel="00651C46">
                <w:delText>T</w:delText>
              </w:r>
              <w:r w:rsidR="00D23921" w:rsidRPr="00AB127A" w:rsidDel="00651C46">
                <w:delText xml:space="preserve">est </w:delText>
              </w:r>
              <w:r w:rsidR="00D23921" w:rsidDel="00651C46">
                <w:delText>C</w:delText>
              </w:r>
              <w:r w:rsidR="00D23921" w:rsidRPr="00AB127A" w:rsidDel="00651C46">
                <w:delText xml:space="preserve">ases to send image </w:delText>
              </w:r>
              <w:r w:rsidR="00D23921" w:rsidDel="00651C46">
                <w:delText xml:space="preserve">information </w:delText>
              </w:r>
              <w:r w:rsidR="00D23921" w:rsidRPr="00AB127A" w:rsidDel="00651C46">
                <w:delText xml:space="preserve">to the </w:delText>
              </w:r>
              <w:r w:rsidR="00D23921" w:rsidDel="00651C46">
                <w:delText xml:space="preserve">RDP </w:delText>
              </w:r>
              <w:r w:rsidR="00D23921" w:rsidRPr="00AB127A" w:rsidDel="00651C46">
                <w:delText>client</w:delText>
              </w:r>
              <w:r w:rsidR="00D23921" w:rsidDel="00651C46">
                <w:delText xml:space="preserve"> (</w:delText>
              </w:r>
              <w:r w:rsidR="00D23921" w:rsidRPr="00D23921" w:rsidDel="00651C46">
                <w:rPr>
                  <w:b/>
                  <w:bCs/>
                </w:rPr>
                <w:delText>SUT</w:delText>
              </w:r>
              <w:r w:rsidR="00D23921" w:rsidDel="00651C46">
                <w:delText>)</w:delText>
              </w:r>
              <w:r w:rsidR="00D23921" w:rsidRPr="00AB127A" w:rsidDel="00651C46">
                <w:delText xml:space="preserve">. </w:delText>
              </w:r>
              <w:r w:rsidR="00D23921" w:rsidDel="00651C46">
                <w:delText>The value setting can be either</w:delText>
              </w:r>
              <w:r w:rsidR="00D23921" w:rsidRPr="00AB127A" w:rsidDel="00651C46">
                <w:delText xml:space="preserve">  </w:delText>
              </w:r>
              <w:r w:rsidR="00D23921" w:rsidRPr="000D0EAD" w:rsidDel="00651C46">
                <w:rPr>
                  <w:b/>
                  <w:bCs/>
                </w:rPr>
                <w:delText>Screen</w:delText>
              </w:r>
            </w:del>
            <w:ins w:id="352" w:author="Harley Zhang (Wicresoft)" w:date="2021-03-10T15:01:00Z">
              <w:del w:id="353" w:author="Harley Zhang" w:date="2021-03-11T14:31:00Z">
                <w:r w:rsidR="00F56590" w:rsidDel="00651C46">
                  <w:delText>either</w:delText>
                </w:r>
                <w:r w:rsidR="00F56590" w:rsidRPr="00AB127A" w:rsidDel="00651C46">
                  <w:delText xml:space="preserve"> Screen</w:delText>
                </w:r>
              </w:del>
            </w:ins>
            <w:del w:id="354" w:author="Harley Zhang" w:date="2021-03-11T14:31:00Z">
              <w:r w:rsidR="00D23921" w:rsidRPr="00AB127A" w:rsidDel="00651C46">
                <w:delText xml:space="preserve">, or the path </w:delText>
              </w:r>
              <w:r w:rsidR="00D23921" w:rsidDel="00651C46">
                <w:delText>to</w:delText>
              </w:r>
              <w:r w:rsidR="00D23921" w:rsidRPr="00AB127A" w:rsidDel="00651C46">
                <w:delText xml:space="preserve"> an image file.</w:delText>
              </w:r>
            </w:del>
          </w:p>
          <w:p w14:paraId="776624C8" w14:textId="77777777" w:rsidR="009E4B01" w:rsidRDefault="009E4B01" w:rsidP="000D0EAD">
            <w:pPr>
              <w:pStyle w:val="BodyText"/>
              <w:rPr>
                <w:ins w:id="355" w:author="Harley Zhang" w:date="2021-03-11T14:31:00Z"/>
              </w:rPr>
            </w:pPr>
          </w:p>
          <w:p w14:paraId="79ED3BD7" w14:textId="1DDF3FA7" w:rsidR="00D23921" w:rsidRPr="00AB127A" w:rsidRDefault="00D23921" w:rsidP="000D0EAD">
            <w:pPr>
              <w:pStyle w:val="BodyText"/>
            </w:pPr>
            <w:r w:rsidRPr="00AB127A">
              <w:t xml:space="preserve">Default value: </w:t>
            </w:r>
            <w:ins w:id="356" w:author="Harley Zhang" w:date="2021-03-11T14:32:00Z">
              <w:r w:rsidR="009E4B01" w:rsidRPr="009E4B01">
                <w:rPr>
                  <w:b/>
                  <w:bCs/>
                </w:rPr>
                <w:t>../TestData/RdprfxVideoMode.bmp</w:t>
              </w:r>
            </w:ins>
            <w:del w:id="357" w:author="Harley Zhang" w:date="2021-03-11T14:32:00Z">
              <w:r w:rsidRPr="000D0EAD" w:rsidDel="009E4B01">
                <w:rPr>
                  <w:b/>
                  <w:bCs/>
                </w:rPr>
                <w:delText>Screen</w:delText>
              </w:r>
            </w:del>
          </w:p>
        </w:tc>
      </w:tr>
    </w:tbl>
    <w:p w14:paraId="4BB2C2FF" w14:textId="1EDA8E90" w:rsidR="00AB127A" w:rsidRPr="00AB127A" w:rsidRDefault="00DD1A84" w:rsidP="00810A80">
      <w:pPr>
        <w:pStyle w:val="Heading4"/>
        <w:rPr>
          <w:lang w:val="en"/>
        </w:rPr>
      </w:pPr>
      <w:bookmarkStart w:id="358" w:name="_Hlk43809056"/>
      <w:bookmarkStart w:id="359" w:name="_Toc67405013"/>
      <w:r>
        <w:rPr>
          <w:lang w:val="en"/>
        </w:rPr>
        <w:t>MS-</w:t>
      </w:r>
      <w:r w:rsidR="00AB127A" w:rsidRPr="00AB127A">
        <w:rPr>
          <w:lang w:val="en"/>
        </w:rPr>
        <w:t>RDPEGFX</w:t>
      </w:r>
      <w:bookmarkEnd w:id="358"/>
      <w:r w:rsidR="00810A80" w:rsidRPr="00810A80">
        <w:rPr>
          <w:lang w:val="en"/>
        </w:rPr>
        <w:t xml:space="preserve"> </w:t>
      </w:r>
      <w:r w:rsidR="00810A80">
        <w:rPr>
          <w:lang w:val="en"/>
        </w:rPr>
        <w:t>Required Property Settings</w:t>
      </w:r>
      <w:bookmarkEnd w:id="359"/>
    </w:p>
    <w:p w14:paraId="23EF7BCB" w14:textId="3758D2A1" w:rsidR="00AB127A" w:rsidRDefault="00261387" w:rsidP="000D0EAD">
      <w:pPr>
        <w:pStyle w:val="BodyText"/>
      </w:pPr>
      <w:r w:rsidRPr="003624F7">
        <w:t xml:space="preserve">The following </w:t>
      </w:r>
      <w:r>
        <w:t xml:space="preserve">data </w:t>
      </w:r>
      <w:r w:rsidRPr="003624F7">
        <w:t>table describes the property settings required for MS-RDP</w:t>
      </w:r>
      <w:r>
        <w:t>EGFX</w:t>
      </w:r>
      <w:r w:rsidRPr="003624F7">
        <w:t xml:space="preserve"> Test Cases only</w:t>
      </w:r>
      <w:r w:rsidRPr="00AB127A" w:rsidDel="00261387">
        <w:t xml:space="preserve"> </w:t>
      </w:r>
    </w:p>
    <w:p w14:paraId="6D4F7F71" w14:textId="32EB8F32" w:rsidR="003624F7" w:rsidRPr="00AB127A" w:rsidRDefault="003624F7" w:rsidP="003624F7">
      <w:pPr>
        <w:pStyle w:val="Caption"/>
        <w:rPr>
          <w:rFonts w:ascii="Segoe UI" w:hAnsi="Segoe UI"/>
          <w:sz w:val="21"/>
          <w:szCs w:val="21"/>
        </w:rPr>
      </w:pPr>
      <w:r>
        <w:t xml:space="preserve">Table </w:t>
      </w:r>
      <w:r w:rsidR="0032408B">
        <w:t>12</w:t>
      </w:r>
      <w:r>
        <w:t>.  Required property settings for MS-</w:t>
      </w:r>
      <w:r w:rsidRPr="003D43FF">
        <w:t xml:space="preserve"> </w:t>
      </w:r>
      <w:r w:rsidRPr="00AB127A">
        <w:t>RDP</w:t>
      </w:r>
      <w:r>
        <w:t>EGFX Test Cases</w:t>
      </w:r>
    </w:p>
    <w:tbl>
      <w:tblPr>
        <w:tblW w:w="0" w:type="auto"/>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2"/>
        <w:gridCol w:w="7938"/>
      </w:tblGrid>
      <w:tr w:rsidR="00AB127A" w:rsidRPr="00AB127A" w14:paraId="022AD83F" w14:textId="77777777" w:rsidTr="003767A8">
        <w:trPr>
          <w:trHeight w:val="405"/>
          <w:tblHeader/>
          <w:tblCellSpacing w:w="7" w:type="dxa"/>
        </w:trPr>
        <w:tc>
          <w:tcPr>
            <w:tcW w:w="2875" w:type="dxa"/>
            <w:shd w:val="clear" w:color="auto" w:fill="D9E2F3" w:themeFill="accent1" w:themeFillTint="33"/>
            <w:tcMar>
              <w:top w:w="0" w:type="dxa"/>
              <w:left w:w="0" w:type="dxa"/>
              <w:bottom w:w="0" w:type="dxa"/>
              <w:right w:w="0" w:type="dxa"/>
            </w:tcMar>
            <w:vAlign w:val="center"/>
            <w:hideMark/>
          </w:tcPr>
          <w:p w14:paraId="356CD557" w14:textId="73CFCE7F" w:rsidR="00AB127A" w:rsidRPr="000D0EAD" w:rsidRDefault="00DD1A84" w:rsidP="000D0EAD">
            <w:pPr>
              <w:pStyle w:val="BodyText"/>
              <w:rPr>
                <w:b/>
                <w:bCs/>
              </w:rPr>
            </w:pPr>
            <w:r w:rsidRPr="000D0EAD">
              <w:rPr>
                <w:b/>
                <w:bCs/>
              </w:rPr>
              <w:lastRenderedPageBreak/>
              <w:t xml:space="preserve"> </w:t>
            </w:r>
            <w:r w:rsidR="00AB127A" w:rsidRPr="000D0EAD">
              <w:rPr>
                <w:b/>
                <w:bCs/>
              </w:rPr>
              <w:t>Property</w:t>
            </w:r>
          </w:p>
        </w:tc>
        <w:tc>
          <w:tcPr>
            <w:tcW w:w="7153" w:type="dxa"/>
            <w:shd w:val="clear" w:color="auto" w:fill="D9E2F3" w:themeFill="accent1" w:themeFillTint="33"/>
            <w:tcMar>
              <w:top w:w="0" w:type="dxa"/>
              <w:left w:w="0" w:type="dxa"/>
              <w:bottom w:w="0" w:type="dxa"/>
              <w:right w:w="0" w:type="dxa"/>
            </w:tcMar>
            <w:vAlign w:val="center"/>
            <w:hideMark/>
          </w:tcPr>
          <w:p w14:paraId="2B414618" w14:textId="3518EA2E" w:rsidR="00AB127A" w:rsidRPr="000D0EAD" w:rsidRDefault="00DD1A84" w:rsidP="000D0EAD">
            <w:pPr>
              <w:pStyle w:val="BodyText"/>
              <w:rPr>
                <w:b/>
                <w:bCs/>
              </w:rPr>
            </w:pPr>
            <w:r w:rsidRPr="000D0EAD">
              <w:rPr>
                <w:b/>
                <w:bCs/>
              </w:rPr>
              <w:t xml:space="preserve"> </w:t>
            </w:r>
            <w:r w:rsidR="00AB127A" w:rsidRPr="000D0EAD">
              <w:rPr>
                <w:b/>
                <w:bCs/>
              </w:rPr>
              <w:t>Description</w:t>
            </w:r>
            <w:r w:rsidR="00261387" w:rsidRPr="000D0EAD">
              <w:rPr>
                <w:b/>
                <w:bCs/>
              </w:rPr>
              <w:t>/Value</w:t>
            </w:r>
          </w:p>
        </w:tc>
      </w:tr>
      <w:tr w:rsidR="0010744E" w:rsidRPr="00AB127A" w14:paraId="3C39A6E4" w14:textId="77777777" w:rsidTr="00CF239D">
        <w:trPr>
          <w:trHeight w:val="2819"/>
          <w:tblCellSpacing w:w="7" w:type="dxa"/>
        </w:trPr>
        <w:tc>
          <w:tcPr>
            <w:tcW w:w="2875" w:type="dxa"/>
            <w:tcMar>
              <w:top w:w="0" w:type="dxa"/>
              <w:left w:w="0" w:type="dxa"/>
              <w:bottom w:w="0" w:type="dxa"/>
              <w:right w:w="0" w:type="dxa"/>
            </w:tcMar>
            <w:vAlign w:val="center"/>
            <w:hideMark/>
          </w:tcPr>
          <w:p w14:paraId="40B68DFA" w14:textId="2D292361" w:rsidR="0010744E" w:rsidRPr="007F4752" w:rsidRDefault="0010744E" w:rsidP="007F4752">
            <w:pPr>
              <w:pStyle w:val="BodyText"/>
              <w:rPr>
                <w:b/>
                <w:bCs/>
              </w:rPr>
            </w:pPr>
            <w:r w:rsidRPr="007F4752">
              <w:rPr>
                <w:b/>
                <w:bCs/>
              </w:rPr>
              <w:t xml:space="preserve"> ClearCodecImage</w:t>
            </w:r>
          </w:p>
        </w:tc>
        <w:tc>
          <w:tcPr>
            <w:tcW w:w="7153" w:type="dxa"/>
            <w:tcMar>
              <w:top w:w="0" w:type="dxa"/>
              <w:left w:w="0" w:type="dxa"/>
              <w:bottom w:w="0" w:type="dxa"/>
              <w:right w:w="0" w:type="dxa"/>
            </w:tcMar>
            <w:vAlign w:val="center"/>
            <w:hideMark/>
          </w:tcPr>
          <w:p w14:paraId="15FD14E2" w14:textId="13A52267" w:rsidR="0010744E" w:rsidRPr="00AB127A" w:rsidRDefault="0010744E" w:rsidP="007F4752">
            <w:pPr>
              <w:pStyle w:val="BodyText"/>
            </w:pPr>
            <w:r w:rsidRPr="00AB127A">
              <w:t xml:space="preserve">The path </w:t>
            </w:r>
            <w:r>
              <w:t>to</w:t>
            </w:r>
            <w:r w:rsidRPr="00AB127A">
              <w:t xml:space="preserve"> an image file </w:t>
            </w:r>
            <w:r>
              <w:t xml:space="preserve">that </w:t>
            </w:r>
            <w:r w:rsidRPr="00AB127A">
              <w:t xml:space="preserve">is used to </w:t>
            </w:r>
            <w:r>
              <w:t>perform the</w:t>
            </w:r>
            <w:r w:rsidRPr="00AB127A">
              <w:t xml:space="preserve"> ClearCodec test.</w:t>
            </w:r>
          </w:p>
          <w:p w14:paraId="6CD2B783" w14:textId="61C6B2B9" w:rsidR="0010744E" w:rsidRPr="00430C47" w:rsidRDefault="0010744E" w:rsidP="007F4752">
            <w:pPr>
              <w:pStyle w:val="BodyText"/>
            </w:pPr>
            <w:r w:rsidRPr="00AB127A">
              <w:t>The requirement</w:t>
            </w:r>
            <w:r>
              <w:t>s</w:t>
            </w:r>
            <w:r w:rsidRPr="00AB127A">
              <w:t xml:space="preserve"> for the image</w:t>
            </w:r>
            <w:r>
              <w:t xml:space="preserve"> consist of the following</w:t>
            </w:r>
            <w:r w:rsidR="004138A7">
              <w:t xml:space="preserve"> s</w:t>
            </w:r>
            <w:r w:rsidRPr="00430C47">
              <w:t>ize : 256 * 256 pixels</w:t>
            </w:r>
          </w:p>
          <w:p w14:paraId="6AD70C88" w14:textId="621D977E" w:rsidR="0010744E" w:rsidRPr="00430C47" w:rsidRDefault="0010744E" w:rsidP="007F4752">
            <w:pPr>
              <w:pStyle w:val="BodyText"/>
            </w:pPr>
            <w:r w:rsidRPr="00430C47">
              <w:t xml:space="preserve">The top-left 64 * 64 </w:t>
            </w:r>
            <w:r>
              <w:t xml:space="preserve">pixel </w:t>
            </w:r>
            <w:r w:rsidRPr="00430C47">
              <w:t>rectangle should have a different color from background, for example</w:t>
            </w:r>
            <w:r w:rsidR="00833A56">
              <w:t>, the image should have some</w:t>
            </w:r>
            <w:r w:rsidRPr="00430C47">
              <w:t xml:space="preserve"> text </w:t>
            </w:r>
            <w:r w:rsidR="00833A56">
              <w:t xml:space="preserve">or </w:t>
            </w:r>
            <w:r w:rsidRPr="00430C47">
              <w:t>sign</w:t>
            </w:r>
            <w:r w:rsidR="00833A56">
              <w:t xml:space="preserve"> in a different color</w:t>
            </w:r>
            <w:r w:rsidRPr="00430C47">
              <w:t>.</w:t>
            </w:r>
          </w:p>
          <w:p w14:paraId="623D7A72" w14:textId="2B099B5F" w:rsidR="0010744E" w:rsidRDefault="0010744E" w:rsidP="007F4752">
            <w:pPr>
              <w:pStyle w:val="BodyText"/>
            </w:pPr>
            <w:r w:rsidRPr="00AB127A">
              <w:t xml:space="preserve">Default value: </w:t>
            </w:r>
            <w:ins w:id="360" w:author="Harley Zhang" w:date="2021-03-11T14:33:00Z">
              <w:r w:rsidR="00301775" w:rsidRPr="00301775">
                <w:rPr>
                  <w:b/>
                  <w:bCs/>
                </w:rPr>
                <w:t>../TestData/RdpegfxClearCodecTestImage.bmp</w:t>
              </w:r>
            </w:ins>
            <w:del w:id="361" w:author="Harley Zhang" w:date="2021-03-11T14:33:00Z">
              <w:r w:rsidRPr="007F4752" w:rsidDel="00301775">
                <w:rPr>
                  <w:b/>
                  <w:bCs/>
                </w:rPr>
                <w:delText>.\RdpegfxClearCodecTestImage.bmp</w:delText>
              </w:r>
            </w:del>
          </w:p>
          <w:p w14:paraId="7DB5A363" w14:textId="5EE23370" w:rsidR="0010744E" w:rsidRDefault="0010744E" w:rsidP="007F4752">
            <w:pPr>
              <w:pStyle w:val="BodyText"/>
            </w:pPr>
            <w:r>
              <w:t>Note that t</w:t>
            </w:r>
            <w:r w:rsidRPr="00AB127A">
              <w:t xml:space="preserve">his image is included in the </w:t>
            </w:r>
            <w:r w:rsidRPr="007F4752">
              <w:rPr>
                <w:b/>
                <w:bCs/>
              </w:rPr>
              <w:t>RDP Test Suite</w:t>
            </w:r>
            <w:r w:rsidR="00833A56">
              <w:t xml:space="preserve"> </w:t>
            </w:r>
            <w:r w:rsidR="00766884">
              <w:t>i</w:t>
            </w:r>
            <w:r w:rsidR="00833A56">
              <w:t xml:space="preserve">n the following directory location on the </w:t>
            </w:r>
            <w:r w:rsidR="00833A56" w:rsidRPr="00833A56">
              <w:rPr>
                <w:b/>
                <w:bCs/>
              </w:rPr>
              <w:t>Driver computer</w:t>
            </w:r>
            <w:r w:rsidR="00833A56">
              <w:t>:</w:t>
            </w:r>
          </w:p>
          <w:p w14:paraId="3671864A" w14:textId="53E0CF7F" w:rsidR="00833A56" w:rsidRPr="00AB127A" w:rsidRDefault="00833A56" w:rsidP="00833A56">
            <w:pPr>
              <w:pStyle w:val="Code"/>
              <w:numPr>
                <w:ilvl w:val="0"/>
                <w:numId w:val="0"/>
              </w:numPr>
              <w:ind w:left="720"/>
            </w:pPr>
            <w:r>
              <w:t>C:\</w:t>
            </w:r>
            <w:ins w:id="362" w:author="Harley Zhang (Wicresoft)" w:date="2021-03-10T15:01:00Z">
              <w:r w:rsidR="00435E60" w:rsidRPr="00435E60">
                <w:t>RDP-TestSuite-ClientEP\</w:t>
              </w:r>
              <w:del w:id="363" w:author="Harley Zhang" w:date="2021-03-11T14:34:00Z">
                <w:r w:rsidR="00435E60" w:rsidRPr="00435E60" w:rsidDel="00146F72">
                  <w:delText>Bin</w:delText>
                </w:r>
              </w:del>
            </w:ins>
            <w:del w:id="364" w:author="Harley Zhang (Wicresoft)" w:date="2021-03-10T15:01:00Z">
              <w:r w:rsidDel="00435E60">
                <w:delText>MicrosoftProtocolTests\RDP\Client-Endpoint\</w:delText>
              </w:r>
              <w:r w:rsidR="00E119F6" w:rsidDel="00435E60">
                <w:delText>&lt;version#&gt;</w:delText>
              </w:r>
              <w:r w:rsidDel="00435E60">
                <w:delText>\Bin</w:delText>
              </w:r>
            </w:del>
            <w:del w:id="365" w:author="Harley Zhang" w:date="2021-03-11T14:34:00Z">
              <w:r w:rsidDel="00146F72">
                <w:delText>\</w:delText>
              </w:r>
            </w:del>
          </w:p>
        </w:tc>
      </w:tr>
      <w:tr w:rsidR="0010744E" w:rsidRPr="00AB127A" w14:paraId="20D8DBAD" w14:textId="77777777" w:rsidTr="00CF239D">
        <w:trPr>
          <w:trHeight w:val="2477"/>
          <w:tblCellSpacing w:w="7" w:type="dxa"/>
        </w:trPr>
        <w:tc>
          <w:tcPr>
            <w:tcW w:w="2875" w:type="dxa"/>
            <w:tcMar>
              <w:top w:w="0" w:type="dxa"/>
              <w:left w:w="0" w:type="dxa"/>
              <w:bottom w:w="0" w:type="dxa"/>
              <w:right w:w="0" w:type="dxa"/>
            </w:tcMar>
            <w:vAlign w:val="center"/>
            <w:hideMark/>
          </w:tcPr>
          <w:p w14:paraId="799CEB05" w14:textId="1E3F1895" w:rsidR="0010744E" w:rsidRPr="000D0EAD" w:rsidRDefault="0010744E" w:rsidP="000D0EAD">
            <w:pPr>
              <w:pStyle w:val="BodyText"/>
              <w:rPr>
                <w:b/>
                <w:bCs/>
              </w:rPr>
            </w:pPr>
            <w:r>
              <w:t xml:space="preserve"> </w:t>
            </w:r>
            <w:r w:rsidRPr="000D0EAD">
              <w:rPr>
                <w:b/>
                <w:bCs/>
              </w:rPr>
              <w:t>RfxProgressiveCodecImage</w:t>
            </w:r>
          </w:p>
        </w:tc>
        <w:tc>
          <w:tcPr>
            <w:tcW w:w="7153" w:type="dxa"/>
            <w:tcMar>
              <w:top w:w="0" w:type="dxa"/>
              <w:left w:w="0" w:type="dxa"/>
              <w:bottom w:w="0" w:type="dxa"/>
              <w:right w:w="0" w:type="dxa"/>
            </w:tcMar>
            <w:vAlign w:val="center"/>
            <w:hideMark/>
          </w:tcPr>
          <w:p w14:paraId="6CD14657" w14:textId="38A8DCB5" w:rsidR="0010744E" w:rsidRPr="00AB127A" w:rsidRDefault="0010744E" w:rsidP="000D0EAD">
            <w:pPr>
              <w:pStyle w:val="BodyText"/>
            </w:pPr>
            <w:r w:rsidRPr="00AB127A">
              <w:t xml:space="preserve">The path </w:t>
            </w:r>
            <w:r>
              <w:t>to</w:t>
            </w:r>
            <w:r w:rsidRPr="00AB127A">
              <w:t xml:space="preserve"> an image file</w:t>
            </w:r>
            <w:r w:rsidR="00E119F6">
              <w:t xml:space="preserve"> </w:t>
            </w:r>
            <w:r>
              <w:t>that</w:t>
            </w:r>
            <w:r w:rsidRPr="00AB127A">
              <w:t xml:space="preserve"> is used to </w:t>
            </w:r>
            <w:r>
              <w:t>perform the</w:t>
            </w:r>
            <w:r w:rsidRPr="00AB127A">
              <w:t xml:space="preserve"> RemoteFx Progressive Codec test.</w:t>
            </w:r>
          </w:p>
          <w:p w14:paraId="33846AEC" w14:textId="77777777" w:rsidR="0010744E" w:rsidRDefault="0010744E" w:rsidP="000D0EAD">
            <w:pPr>
              <w:pStyle w:val="BodyText"/>
            </w:pPr>
            <w:r w:rsidRPr="00AB127A">
              <w:t>The requirement for the image</w:t>
            </w:r>
            <w:r>
              <w:t xml:space="preserve"> consists of the following</w:t>
            </w:r>
            <w:r w:rsidRPr="00AB127A">
              <w:t>:</w:t>
            </w:r>
          </w:p>
          <w:p w14:paraId="7A06A830" w14:textId="77777777" w:rsidR="0010744E" w:rsidRPr="002C39C0" w:rsidRDefault="0010744E" w:rsidP="000D0EAD">
            <w:pPr>
              <w:pStyle w:val="BodyText"/>
            </w:pPr>
            <w:r w:rsidRPr="002C39C0">
              <w:t>Size : 256 * 256 pixels</w:t>
            </w:r>
          </w:p>
          <w:p w14:paraId="0F1450F7" w14:textId="6AD9F6CC" w:rsidR="00EC7FB5" w:rsidRDefault="0010744E" w:rsidP="00EC7FB5">
            <w:pPr>
              <w:pStyle w:val="BodyText"/>
            </w:pPr>
            <w:r w:rsidRPr="00AB127A">
              <w:t xml:space="preserve">Default value: </w:t>
            </w:r>
            <w:ins w:id="366" w:author="Harley Zhang" w:date="2021-03-11T14:33:00Z">
              <w:r w:rsidR="00A42A88" w:rsidRPr="00A42A88">
                <w:rPr>
                  <w:b/>
                  <w:bCs/>
                </w:rPr>
                <w:t>../TestData/RdpegfxRfxProgressiveCodecTestImage.bmp</w:t>
              </w:r>
            </w:ins>
            <w:del w:id="367" w:author="Harley Zhang" w:date="2021-03-11T14:33:00Z">
              <w:r w:rsidRPr="00AB127A" w:rsidDel="00A42A88">
                <w:rPr>
                  <w:b/>
                  <w:bCs/>
                </w:rPr>
                <w:delText>.\RdpegfxRfxProgressiveCodecTestImage.bmp</w:delText>
              </w:r>
            </w:del>
            <w:r w:rsidRPr="007F7885">
              <w:t>.</w:t>
            </w:r>
            <w:r w:rsidRPr="00AB127A">
              <w:t xml:space="preserve"> This image is included in the </w:t>
            </w:r>
            <w:r w:rsidRPr="00DB40B8">
              <w:rPr>
                <w:b/>
                <w:bCs/>
              </w:rPr>
              <w:t>RDP Test Suite</w:t>
            </w:r>
            <w:r w:rsidR="00EC7FB5">
              <w:t xml:space="preserve"> in the following directory location on the </w:t>
            </w:r>
            <w:r w:rsidR="00EC7FB5" w:rsidRPr="00833A56">
              <w:rPr>
                <w:b/>
                <w:bCs/>
              </w:rPr>
              <w:t xml:space="preserve">Driver </w:t>
            </w:r>
            <w:r w:rsidR="00EC7FB5" w:rsidRPr="004825AB">
              <w:t>computer</w:t>
            </w:r>
            <w:r w:rsidR="00EC7FB5">
              <w:t>:</w:t>
            </w:r>
          </w:p>
          <w:p w14:paraId="13F10852" w14:textId="1FCDC267" w:rsidR="0010744E" w:rsidRPr="00AB127A" w:rsidRDefault="00EA471C" w:rsidP="00EC7FB5">
            <w:pPr>
              <w:pStyle w:val="Code"/>
            </w:pPr>
            <w:ins w:id="368" w:author="Harley Zhang (Wicresoft)" w:date="2021-03-10T15:02:00Z">
              <w:r>
                <w:t>C:\</w:t>
              </w:r>
              <w:r w:rsidRPr="00435E60">
                <w:t>RDP-TestSuite-ClientEP</w:t>
              </w:r>
              <w:del w:id="369" w:author="Harley Zhang" w:date="2021-03-11T14:34:00Z">
                <w:r w:rsidRPr="00435E60" w:rsidDel="00146F72">
                  <w:delText>\Bin</w:delText>
                </w:r>
              </w:del>
              <w:r>
                <w:t>\</w:t>
              </w:r>
            </w:ins>
            <w:del w:id="370" w:author="Harley Zhang (Wicresoft)" w:date="2021-03-10T15:02:00Z">
              <w:r w:rsidR="00EC7FB5" w:rsidDel="00EA471C">
                <w:delText>C:\MicrosoftProtocolTests\RDP\Client-Endpoint\</w:delText>
              </w:r>
              <w:r w:rsidR="00E119F6" w:rsidDel="00EA471C">
                <w:delText>&lt;version#&gt;</w:delText>
              </w:r>
              <w:r w:rsidR="00EC7FB5" w:rsidDel="00EA471C">
                <w:delText>\Bin\</w:delText>
              </w:r>
            </w:del>
          </w:p>
        </w:tc>
      </w:tr>
      <w:tr w:rsidR="001F3892" w:rsidRPr="00AB127A" w14:paraId="59D4F055" w14:textId="77777777" w:rsidTr="00CF239D">
        <w:trPr>
          <w:trHeight w:val="984"/>
          <w:tblCellSpacing w:w="7" w:type="dxa"/>
        </w:trPr>
        <w:tc>
          <w:tcPr>
            <w:tcW w:w="2875" w:type="dxa"/>
            <w:tcMar>
              <w:top w:w="0" w:type="dxa"/>
              <w:left w:w="0" w:type="dxa"/>
              <w:bottom w:w="0" w:type="dxa"/>
              <w:right w:w="0" w:type="dxa"/>
            </w:tcMar>
            <w:vAlign w:val="center"/>
            <w:hideMark/>
          </w:tcPr>
          <w:p w14:paraId="28EB4241" w14:textId="759EC585" w:rsidR="001F3892" w:rsidRPr="000D0EAD" w:rsidRDefault="001F3892" w:rsidP="000D0EAD">
            <w:pPr>
              <w:pStyle w:val="BodyText"/>
              <w:rPr>
                <w:b/>
                <w:bCs/>
              </w:rPr>
            </w:pPr>
            <w:r>
              <w:t xml:space="preserve"> </w:t>
            </w:r>
            <w:r w:rsidRPr="000D0EAD">
              <w:rPr>
                <w:b/>
                <w:bCs/>
              </w:rPr>
              <w:t>RdpegfxH264TestDataPath</w:t>
            </w:r>
          </w:p>
        </w:tc>
        <w:tc>
          <w:tcPr>
            <w:tcW w:w="7153" w:type="dxa"/>
            <w:tcMar>
              <w:top w:w="0" w:type="dxa"/>
              <w:left w:w="0" w:type="dxa"/>
              <w:bottom w:w="0" w:type="dxa"/>
              <w:right w:w="0" w:type="dxa"/>
            </w:tcMar>
            <w:vAlign w:val="center"/>
            <w:hideMark/>
          </w:tcPr>
          <w:p w14:paraId="460B9388" w14:textId="7CFCFBFB" w:rsidR="001F3892" w:rsidRPr="00AB127A" w:rsidRDefault="001F3892" w:rsidP="000D0EAD">
            <w:pPr>
              <w:pStyle w:val="BodyText"/>
            </w:pPr>
            <w:r w:rsidRPr="00AB127A">
              <w:t xml:space="preserve">The path </w:t>
            </w:r>
            <w:r>
              <w:t>to</w:t>
            </w:r>
            <w:r w:rsidRPr="00AB127A">
              <w:t xml:space="preserve"> data files</w:t>
            </w:r>
            <w:r w:rsidR="00C33388">
              <w:t xml:space="preserve"> </w:t>
            </w:r>
            <w:r>
              <w:t>that are</w:t>
            </w:r>
            <w:r w:rsidRPr="00AB127A">
              <w:t xml:space="preserve"> used to test </w:t>
            </w:r>
            <w:r>
              <w:t xml:space="preserve">the </w:t>
            </w:r>
            <w:r w:rsidRPr="00AB127A">
              <w:t>H264 codec.</w:t>
            </w:r>
          </w:p>
          <w:p w14:paraId="64598876" w14:textId="5701A227" w:rsidR="001F3892" w:rsidRPr="00AB127A" w:rsidRDefault="001F3892" w:rsidP="000D0EAD">
            <w:pPr>
              <w:pStyle w:val="BodyText"/>
            </w:pPr>
            <w:r w:rsidRPr="00AB127A">
              <w:t>Default value:</w:t>
            </w:r>
            <w:r>
              <w:t xml:space="preserve"> </w:t>
            </w:r>
            <w:ins w:id="371" w:author="Harley Zhang" w:date="2021-03-11T14:35:00Z">
              <w:r w:rsidR="00394E23" w:rsidRPr="00394E23">
                <w:rPr>
                  <w:b/>
                  <w:bCs/>
                </w:rPr>
                <w:t>../TestData/</w:t>
              </w:r>
            </w:ins>
            <w:del w:id="372" w:author="Harley Zhang" w:date="2021-03-11T14:35:00Z">
              <w:r w:rsidRPr="000D0EAD" w:rsidDel="00394E23">
                <w:rPr>
                  <w:b/>
                  <w:bCs/>
                </w:rPr>
                <w:delText>*.*</w:delText>
              </w:r>
            </w:del>
          </w:p>
        </w:tc>
      </w:tr>
    </w:tbl>
    <w:p w14:paraId="3197883E" w14:textId="77777777" w:rsidR="001F3892" w:rsidRDefault="001F3892" w:rsidP="001F3892">
      <w:pPr>
        <w:pStyle w:val="BodyTextSpacer"/>
      </w:pPr>
    </w:p>
    <w:p w14:paraId="6C01709F" w14:textId="7CDFD266" w:rsidR="00AB127A" w:rsidRDefault="00DD1A84" w:rsidP="00810A80">
      <w:pPr>
        <w:pStyle w:val="Heading4"/>
        <w:rPr>
          <w:lang w:val="en"/>
        </w:rPr>
      </w:pPr>
      <w:bookmarkStart w:id="373" w:name="_Toc67405014"/>
      <w:r>
        <w:rPr>
          <w:lang w:val="en"/>
        </w:rPr>
        <w:t>MS-</w:t>
      </w:r>
      <w:r w:rsidR="00AB127A" w:rsidRPr="00AB127A">
        <w:rPr>
          <w:lang w:val="en"/>
        </w:rPr>
        <w:t>RDPEDISP</w:t>
      </w:r>
      <w:r w:rsidR="00810A80" w:rsidRPr="00810A80">
        <w:rPr>
          <w:lang w:val="en"/>
        </w:rPr>
        <w:t xml:space="preserve"> </w:t>
      </w:r>
      <w:r w:rsidR="00810A80">
        <w:rPr>
          <w:lang w:val="en"/>
        </w:rPr>
        <w:t>Required Property Settings</w:t>
      </w:r>
      <w:bookmarkEnd w:id="373"/>
    </w:p>
    <w:p w14:paraId="262811C6" w14:textId="3DCC64D3" w:rsidR="00261387" w:rsidRDefault="00261387" w:rsidP="000D0EAD">
      <w:pPr>
        <w:pStyle w:val="BodyText"/>
      </w:pPr>
      <w:r w:rsidRPr="003624F7">
        <w:t xml:space="preserve">The following </w:t>
      </w:r>
      <w:r>
        <w:t xml:space="preserve">data </w:t>
      </w:r>
      <w:r w:rsidRPr="003624F7">
        <w:t>table describes the property settings required for MS-RDP</w:t>
      </w:r>
      <w:r>
        <w:t>EDISP</w:t>
      </w:r>
      <w:r w:rsidRPr="003624F7">
        <w:t xml:space="preserve"> Test Cases only</w:t>
      </w:r>
      <w:r>
        <w:t>.</w:t>
      </w:r>
    </w:p>
    <w:p w14:paraId="6544D15C" w14:textId="2F3484FB" w:rsidR="00261387" w:rsidRPr="00261387" w:rsidRDefault="00261387" w:rsidP="00261387">
      <w:pPr>
        <w:pStyle w:val="Caption"/>
        <w:rPr>
          <w:rFonts w:ascii="Segoe UI" w:hAnsi="Segoe UI"/>
          <w:sz w:val="21"/>
          <w:szCs w:val="21"/>
        </w:rPr>
      </w:pPr>
      <w:r>
        <w:t xml:space="preserve">Table </w:t>
      </w:r>
      <w:r w:rsidR="0032408B">
        <w:t>13</w:t>
      </w:r>
      <w:r>
        <w:t>.  Required property settings for MS-</w:t>
      </w:r>
      <w:r w:rsidRPr="003D43FF">
        <w:t xml:space="preserve"> </w:t>
      </w:r>
      <w:r w:rsidRPr="00AB127A">
        <w:t>RDP</w:t>
      </w:r>
      <w:r>
        <w:t>EDISP Test Cases</w:t>
      </w:r>
    </w:p>
    <w:tbl>
      <w:tblPr>
        <w:tblW w:w="0" w:type="auto"/>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25"/>
        <w:gridCol w:w="7545"/>
      </w:tblGrid>
      <w:tr w:rsidR="00AB127A" w:rsidRPr="00AB127A" w14:paraId="4EE44682" w14:textId="77777777" w:rsidTr="00DB1B91">
        <w:trPr>
          <w:trHeight w:val="378"/>
          <w:tblHeader/>
          <w:tblCellSpacing w:w="7" w:type="dxa"/>
        </w:trPr>
        <w:tc>
          <w:tcPr>
            <w:tcW w:w="0" w:type="auto"/>
            <w:shd w:val="clear" w:color="auto" w:fill="D9E2F3" w:themeFill="accent1" w:themeFillTint="33"/>
            <w:tcMar>
              <w:top w:w="0" w:type="dxa"/>
              <w:left w:w="0" w:type="dxa"/>
              <w:bottom w:w="0" w:type="dxa"/>
              <w:right w:w="0" w:type="dxa"/>
            </w:tcMar>
            <w:vAlign w:val="center"/>
            <w:hideMark/>
          </w:tcPr>
          <w:p w14:paraId="0E4A6A0B" w14:textId="32509CA7" w:rsidR="00AB127A" w:rsidRPr="0006268A" w:rsidRDefault="00AB127A" w:rsidP="0006268A">
            <w:pPr>
              <w:pStyle w:val="BodyText"/>
              <w:rPr>
                <w:b/>
                <w:bCs/>
              </w:rPr>
            </w:pPr>
            <w:r w:rsidRPr="0006268A">
              <w:rPr>
                <w:b/>
                <w:bCs/>
              </w:rPr>
              <w:t>Property</w:t>
            </w:r>
          </w:p>
        </w:tc>
        <w:tc>
          <w:tcPr>
            <w:tcW w:w="0" w:type="auto"/>
            <w:shd w:val="clear" w:color="auto" w:fill="D9E2F3" w:themeFill="accent1" w:themeFillTint="33"/>
            <w:tcMar>
              <w:top w:w="0" w:type="dxa"/>
              <w:left w:w="0" w:type="dxa"/>
              <w:bottom w:w="0" w:type="dxa"/>
              <w:right w:w="0" w:type="dxa"/>
            </w:tcMar>
            <w:vAlign w:val="center"/>
            <w:hideMark/>
          </w:tcPr>
          <w:p w14:paraId="57D2D939" w14:textId="029F3F6B" w:rsidR="00AB127A" w:rsidRPr="0006268A" w:rsidRDefault="00AB127A" w:rsidP="0006268A">
            <w:pPr>
              <w:pStyle w:val="BodyText"/>
              <w:rPr>
                <w:b/>
                <w:bCs/>
              </w:rPr>
            </w:pPr>
            <w:r w:rsidRPr="0006268A">
              <w:rPr>
                <w:b/>
                <w:bCs/>
              </w:rPr>
              <w:t>Description</w:t>
            </w:r>
            <w:r w:rsidR="00261387" w:rsidRPr="0006268A">
              <w:rPr>
                <w:b/>
                <w:bCs/>
              </w:rPr>
              <w:t>/Value</w:t>
            </w:r>
          </w:p>
        </w:tc>
      </w:tr>
      <w:tr w:rsidR="00EB1FD8" w:rsidRPr="00AB127A" w14:paraId="668DEE69" w14:textId="77777777" w:rsidTr="00CF239D">
        <w:trPr>
          <w:trHeight w:val="2067"/>
          <w:tblCellSpacing w:w="7" w:type="dxa"/>
        </w:trPr>
        <w:tc>
          <w:tcPr>
            <w:tcW w:w="0" w:type="auto"/>
            <w:tcMar>
              <w:top w:w="0" w:type="dxa"/>
              <w:left w:w="0" w:type="dxa"/>
              <w:bottom w:w="0" w:type="dxa"/>
              <w:right w:w="0" w:type="dxa"/>
            </w:tcMar>
            <w:vAlign w:val="center"/>
            <w:hideMark/>
          </w:tcPr>
          <w:p w14:paraId="2671CB29" w14:textId="77777777" w:rsidR="00EB1FD8" w:rsidRPr="0006268A" w:rsidRDefault="00EB1FD8" w:rsidP="0006268A">
            <w:pPr>
              <w:pStyle w:val="BodyText"/>
              <w:rPr>
                <w:b/>
                <w:bCs/>
              </w:rPr>
            </w:pPr>
            <w:r w:rsidRPr="0006268A">
              <w:rPr>
                <w:b/>
                <w:bCs/>
              </w:rPr>
              <w:t>RdpedispTestImage</w:t>
            </w:r>
          </w:p>
        </w:tc>
        <w:tc>
          <w:tcPr>
            <w:tcW w:w="0" w:type="auto"/>
            <w:tcMar>
              <w:top w:w="0" w:type="dxa"/>
              <w:left w:w="0" w:type="dxa"/>
              <w:bottom w:w="0" w:type="dxa"/>
              <w:right w:w="0" w:type="dxa"/>
            </w:tcMar>
            <w:vAlign w:val="center"/>
            <w:hideMark/>
          </w:tcPr>
          <w:p w14:paraId="08E51D6B" w14:textId="0C15531F" w:rsidR="00EB1FD8" w:rsidRPr="00AB127A" w:rsidRDefault="00EB1FD8" w:rsidP="0006268A">
            <w:pPr>
              <w:pStyle w:val="BodyText"/>
            </w:pPr>
            <w:r w:rsidRPr="00AB127A">
              <w:t xml:space="preserve">The path </w:t>
            </w:r>
            <w:r>
              <w:t>to</w:t>
            </w:r>
            <w:r w:rsidRPr="00AB127A">
              <w:t xml:space="preserve"> an image file</w:t>
            </w:r>
            <w:r w:rsidR="00981BD3">
              <w:t xml:space="preserve"> </w:t>
            </w:r>
            <w:r>
              <w:t>that</w:t>
            </w:r>
            <w:r w:rsidRPr="00AB127A">
              <w:t xml:space="preserve"> is used to </w:t>
            </w:r>
            <w:r>
              <w:t>in the performance of an</w:t>
            </w:r>
            <w:r w:rsidRPr="00AB127A">
              <w:t xml:space="preserve"> RDPEDISP test</w:t>
            </w:r>
            <w:r>
              <w:t xml:space="preserve"> case</w:t>
            </w:r>
            <w:r w:rsidRPr="00AB127A">
              <w:t>.</w:t>
            </w:r>
          </w:p>
          <w:p w14:paraId="788DBC02" w14:textId="511134CF" w:rsidR="00EB1FD8" w:rsidRDefault="00EB1FD8" w:rsidP="0006268A">
            <w:pPr>
              <w:pStyle w:val="BodyText"/>
            </w:pPr>
            <w:r w:rsidRPr="00AB127A">
              <w:t xml:space="preserve">Default value: </w:t>
            </w:r>
            <w:ins w:id="374" w:author="Harley Zhang" w:date="2021-03-11T14:35:00Z">
              <w:r w:rsidR="00D16C89" w:rsidRPr="00D16C89">
                <w:rPr>
                  <w:b/>
                  <w:bCs/>
                </w:rPr>
                <w:t>../TestData/RdpedispTestImage.bmp</w:t>
              </w:r>
            </w:ins>
            <w:del w:id="375" w:author="Harley Zhang" w:date="2021-03-11T14:35:00Z">
              <w:r w:rsidRPr="00AB127A" w:rsidDel="00D16C89">
                <w:rPr>
                  <w:b/>
                  <w:bCs/>
                </w:rPr>
                <w:delText>.\RdpedispTestImage.bmp</w:delText>
              </w:r>
            </w:del>
            <w:r w:rsidRPr="00AB127A">
              <w:t xml:space="preserve">. This image is included in the </w:t>
            </w:r>
            <w:r w:rsidRPr="000D11A2">
              <w:rPr>
                <w:b/>
                <w:bCs/>
              </w:rPr>
              <w:t>RDP Test Suite</w:t>
            </w:r>
            <w:r w:rsidRPr="00AB127A">
              <w:t>.</w:t>
            </w:r>
          </w:p>
          <w:p w14:paraId="3EF4B9C9" w14:textId="14781146" w:rsidR="003A03C5" w:rsidRDefault="00275412" w:rsidP="003A03C5">
            <w:pPr>
              <w:pStyle w:val="MoreInfo"/>
            </w:pPr>
            <w:r w:rsidRPr="00AB127A">
              <w:rPr>
                <w:noProof/>
                <w:color w:val="0366D6"/>
              </w:rPr>
              <w:drawing>
                <wp:inline distT="0" distB="0" distL="0" distR="0" wp14:anchorId="5D3B5583" wp14:editId="484C6D70">
                  <wp:extent cx="311391" cy="207594"/>
                  <wp:effectExtent l="0" t="0" r="0" b="2540"/>
                  <wp:docPr id="14" name="Picture 14">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3A03C5">
              <w:t>Note</w:t>
            </w:r>
          </w:p>
          <w:p w14:paraId="7072A118" w14:textId="44A6681B" w:rsidR="003A03C5" w:rsidRPr="00AB127A" w:rsidRDefault="003A03C5" w:rsidP="003A03C5">
            <w:pPr>
              <w:pStyle w:val="MoreInfoText"/>
            </w:pPr>
            <w:r>
              <w:t>There is</w:t>
            </w:r>
            <w:r w:rsidRPr="00AB127A">
              <w:t xml:space="preserve"> no specific requirement for the image.</w:t>
            </w:r>
          </w:p>
          <w:p w14:paraId="768BA6E1" w14:textId="3DFB9B9D" w:rsidR="003A03C5" w:rsidRPr="00AB127A" w:rsidRDefault="003A03C5" w:rsidP="0006268A">
            <w:pPr>
              <w:pStyle w:val="BodyText"/>
            </w:pPr>
          </w:p>
        </w:tc>
      </w:tr>
      <w:tr w:rsidR="00725F6B" w:rsidRPr="00AB127A" w14:paraId="10DD6BE0" w14:textId="77777777" w:rsidTr="00CF239D">
        <w:trPr>
          <w:trHeight w:val="984"/>
          <w:tblCellSpacing w:w="7" w:type="dxa"/>
        </w:trPr>
        <w:tc>
          <w:tcPr>
            <w:tcW w:w="0" w:type="auto"/>
            <w:tcMar>
              <w:top w:w="0" w:type="dxa"/>
              <w:left w:w="0" w:type="dxa"/>
              <w:bottom w:w="0" w:type="dxa"/>
              <w:right w:w="0" w:type="dxa"/>
            </w:tcMar>
            <w:vAlign w:val="center"/>
            <w:hideMark/>
          </w:tcPr>
          <w:p w14:paraId="12C6AF7A" w14:textId="67CF5BCB" w:rsidR="00725F6B" w:rsidRPr="0006268A" w:rsidRDefault="008363B8" w:rsidP="0006268A">
            <w:pPr>
              <w:pStyle w:val="BodyText"/>
              <w:rPr>
                <w:b/>
                <w:bCs/>
              </w:rPr>
            </w:pPr>
            <w:ins w:id="376" w:author="Harley Zhang (Wicresoft)" w:date="2021-03-10T15:02:00Z">
              <w:r>
                <w:rPr>
                  <w:rFonts w:asciiTheme="minorEastAsia" w:eastAsiaTheme="minorEastAsia" w:hAnsiTheme="minorEastAsia" w:hint="eastAsia"/>
                  <w:b/>
                  <w:bCs/>
                  <w:lang w:eastAsia="zh-CN"/>
                </w:rPr>
                <w:t>O</w:t>
              </w:r>
            </w:ins>
            <w:del w:id="377" w:author="Harley Zhang (Wicresoft)" w:date="2021-03-10T15:02:00Z">
              <w:r w:rsidR="00725F6B" w:rsidRPr="0006268A" w:rsidDel="008363B8">
                <w:rPr>
                  <w:b/>
                  <w:bCs/>
                </w:rPr>
                <w:delText>o</w:delText>
              </w:r>
            </w:del>
            <w:r w:rsidR="00725F6B" w:rsidRPr="0006268A">
              <w:rPr>
                <w:b/>
                <w:bCs/>
              </w:rPr>
              <w:t>riginalDesktopWidth</w:t>
            </w:r>
          </w:p>
        </w:tc>
        <w:tc>
          <w:tcPr>
            <w:tcW w:w="0" w:type="auto"/>
            <w:tcMar>
              <w:top w:w="0" w:type="dxa"/>
              <w:left w:w="0" w:type="dxa"/>
              <w:bottom w:w="0" w:type="dxa"/>
              <w:right w:w="0" w:type="dxa"/>
            </w:tcMar>
            <w:vAlign w:val="center"/>
            <w:hideMark/>
          </w:tcPr>
          <w:p w14:paraId="66077F91" w14:textId="77777777" w:rsidR="00725F6B" w:rsidRPr="00AB127A" w:rsidRDefault="00725F6B" w:rsidP="0006268A">
            <w:pPr>
              <w:pStyle w:val="BodyText"/>
            </w:pPr>
            <w:r w:rsidRPr="00AB127A">
              <w:t>The original screen resolution</w:t>
            </w:r>
            <w:r>
              <w:t xml:space="preserve"> width</w:t>
            </w:r>
            <w:r w:rsidRPr="00AB127A">
              <w:t>.</w:t>
            </w:r>
          </w:p>
          <w:p w14:paraId="6B46A965" w14:textId="48B5CAD9" w:rsidR="00725F6B" w:rsidRPr="00AB127A" w:rsidRDefault="00725F6B" w:rsidP="0006268A">
            <w:pPr>
              <w:pStyle w:val="BodyText"/>
            </w:pPr>
            <w:r w:rsidRPr="00AB127A">
              <w:t xml:space="preserve">Default value: </w:t>
            </w:r>
            <w:r w:rsidRPr="00AB127A">
              <w:rPr>
                <w:b/>
                <w:bCs/>
              </w:rPr>
              <w:t>1024</w:t>
            </w:r>
          </w:p>
        </w:tc>
      </w:tr>
      <w:tr w:rsidR="00725F6B" w:rsidRPr="00AB127A" w14:paraId="5DEDE6BF" w14:textId="77777777" w:rsidTr="00CF239D">
        <w:trPr>
          <w:trHeight w:val="984"/>
          <w:tblCellSpacing w:w="7" w:type="dxa"/>
        </w:trPr>
        <w:tc>
          <w:tcPr>
            <w:tcW w:w="0" w:type="auto"/>
            <w:tcMar>
              <w:top w:w="0" w:type="dxa"/>
              <w:left w:w="0" w:type="dxa"/>
              <w:bottom w:w="0" w:type="dxa"/>
              <w:right w:w="0" w:type="dxa"/>
            </w:tcMar>
            <w:vAlign w:val="center"/>
            <w:hideMark/>
          </w:tcPr>
          <w:p w14:paraId="424F0FDA" w14:textId="7758A0C1" w:rsidR="00725F6B" w:rsidRPr="0006268A" w:rsidRDefault="008363B8" w:rsidP="0006268A">
            <w:pPr>
              <w:pStyle w:val="BodyText"/>
              <w:rPr>
                <w:b/>
                <w:bCs/>
              </w:rPr>
            </w:pPr>
            <w:ins w:id="378" w:author="Harley Zhang (Wicresoft)" w:date="2021-03-10T15:02:00Z">
              <w:r>
                <w:rPr>
                  <w:rFonts w:asciiTheme="minorEastAsia" w:eastAsiaTheme="minorEastAsia" w:hAnsiTheme="minorEastAsia" w:hint="eastAsia"/>
                  <w:b/>
                  <w:bCs/>
                  <w:lang w:eastAsia="zh-CN"/>
                </w:rPr>
                <w:lastRenderedPageBreak/>
                <w:t>O</w:t>
              </w:r>
            </w:ins>
            <w:del w:id="379" w:author="Harley Zhang (Wicresoft)" w:date="2021-03-10T15:02:00Z">
              <w:r w:rsidR="00725F6B" w:rsidRPr="0006268A" w:rsidDel="008363B8">
                <w:rPr>
                  <w:b/>
                  <w:bCs/>
                </w:rPr>
                <w:delText>o</w:delText>
              </w:r>
            </w:del>
            <w:r w:rsidR="00725F6B" w:rsidRPr="0006268A">
              <w:rPr>
                <w:b/>
                <w:bCs/>
              </w:rPr>
              <w:t>riginalDesktopHeight</w:t>
            </w:r>
          </w:p>
        </w:tc>
        <w:tc>
          <w:tcPr>
            <w:tcW w:w="0" w:type="auto"/>
            <w:tcMar>
              <w:top w:w="0" w:type="dxa"/>
              <w:left w:w="0" w:type="dxa"/>
              <w:bottom w:w="0" w:type="dxa"/>
              <w:right w:w="0" w:type="dxa"/>
            </w:tcMar>
            <w:vAlign w:val="center"/>
            <w:hideMark/>
          </w:tcPr>
          <w:p w14:paraId="038EAC53" w14:textId="77777777" w:rsidR="00725F6B" w:rsidRPr="00AB127A" w:rsidRDefault="00725F6B" w:rsidP="0006268A">
            <w:pPr>
              <w:pStyle w:val="BodyText"/>
            </w:pPr>
            <w:r w:rsidRPr="00AB127A">
              <w:t>The original screen resolution</w:t>
            </w:r>
            <w:r>
              <w:t xml:space="preserve"> height.</w:t>
            </w:r>
          </w:p>
          <w:p w14:paraId="6E20085E" w14:textId="1375AE04" w:rsidR="00725F6B" w:rsidRPr="00AB127A" w:rsidRDefault="00725F6B" w:rsidP="0006268A">
            <w:pPr>
              <w:pStyle w:val="BodyText"/>
            </w:pPr>
            <w:r w:rsidRPr="00AB127A">
              <w:t xml:space="preserve">Default value: </w:t>
            </w:r>
            <w:r w:rsidRPr="00AB127A">
              <w:rPr>
                <w:b/>
                <w:bCs/>
              </w:rPr>
              <w:t>768</w:t>
            </w:r>
          </w:p>
        </w:tc>
      </w:tr>
      <w:tr w:rsidR="00EA370C" w:rsidRPr="00AB127A" w14:paraId="20F38E62" w14:textId="77777777" w:rsidTr="00CF239D">
        <w:trPr>
          <w:trHeight w:val="984"/>
          <w:tblCellSpacing w:w="7" w:type="dxa"/>
        </w:trPr>
        <w:tc>
          <w:tcPr>
            <w:tcW w:w="0" w:type="auto"/>
            <w:tcMar>
              <w:top w:w="0" w:type="dxa"/>
              <w:left w:w="0" w:type="dxa"/>
              <w:bottom w:w="0" w:type="dxa"/>
              <w:right w:w="0" w:type="dxa"/>
            </w:tcMar>
            <w:vAlign w:val="center"/>
            <w:hideMark/>
          </w:tcPr>
          <w:p w14:paraId="514E2AF1" w14:textId="6BE4B328" w:rsidR="00EA370C" w:rsidRPr="0006268A" w:rsidRDefault="00D90BB7" w:rsidP="0006268A">
            <w:pPr>
              <w:pStyle w:val="BodyText"/>
              <w:rPr>
                <w:b/>
                <w:bCs/>
              </w:rPr>
            </w:pPr>
            <w:ins w:id="380" w:author="Harley Zhang (Wicresoft)" w:date="2021-03-10T15:02:00Z">
              <w:r>
                <w:rPr>
                  <w:rFonts w:asciiTheme="minorEastAsia" w:eastAsiaTheme="minorEastAsia" w:hAnsiTheme="minorEastAsia" w:hint="eastAsia"/>
                  <w:b/>
                  <w:bCs/>
                  <w:lang w:eastAsia="zh-CN"/>
                </w:rPr>
                <w:t>C</w:t>
              </w:r>
            </w:ins>
            <w:del w:id="381" w:author="Harley Zhang (Wicresoft)" w:date="2021-03-10T15:02:00Z">
              <w:r w:rsidR="00EA370C" w:rsidRPr="0006268A" w:rsidDel="00D90BB7">
                <w:rPr>
                  <w:b/>
                  <w:bCs/>
                </w:rPr>
                <w:delText>c</w:delText>
              </w:r>
            </w:del>
            <w:r w:rsidR="00EA370C" w:rsidRPr="0006268A">
              <w:rPr>
                <w:b/>
                <w:bCs/>
              </w:rPr>
              <w:t>hangedDesktopWidth</w:t>
            </w:r>
          </w:p>
        </w:tc>
        <w:tc>
          <w:tcPr>
            <w:tcW w:w="0" w:type="auto"/>
            <w:tcMar>
              <w:top w:w="0" w:type="dxa"/>
              <w:left w:w="0" w:type="dxa"/>
              <w:bottom w:w="0" w:type="dxa"/>
              <w:right w:w="0" w:type="dxa"/>
            </w:tcMar>
            <w:vAlign w:val="center"/>
            <w:hideMark/>
          </w:tcPr>
          <w:p w14:paraId="7BDF9BEE" w14:textId="77777777" w:rsidR="00EA370C" w:rsidRPr="00AB127A" w:rsidRDefault="00EA370C" w:rsidP="0006268A">
            <w:pPr>
              <w:pStyle w:val="BodyText"/>
            </w:pPr>
            <w:r w:rsidRPr="00AB127A">
              <w:t>The changed screen resolution</w:t>
            </w:r>
            <w:r>
              <w:t xml:space="preserve"> width.</w:t>
            </w:r>
          </w:p>
          <w:p w14:paraId="3ED232CC" w14:textId="4C6DF1B8" w:rsidR="00EA370C" w:rsidRPr="00AB127A" w:rsidRDefault="00EA370C" w:rsidP="0006268A">
            <w:pPr>
              <w:pStyle w:val="BodyText"/>
            </w:pPr>
            <w:r w:rsidRPr="00AB127A">
              <w:t xml:space="preserve">Default value: </w:t>
            </w:r>
            <w:r w:rsidRPr="00AB127A">
              <w:rPr>
                <w:b/>
                <w:bCs/>
              </w:rPr>
              <w:t>1152</w:t>
            </w:r>
          </w:p>
        </w:tc>
      </w:tr>
      <w:tr w:rsidR="00EA370C" w:rsidRPr="00AB127A" w14:paraId="49870D31" w14:textId="77777777" w:rsidTr="00CF239D">
        <w:trPr>
          <w:trHeight w:val="984"/>
          <w:tblCellSpacing w:w="7" w:type="dxa"/>
        </w:trPr>
        <w:tc>
          <w:tcPr>
            <w:tcW w:w="0" w:type="auto"/>
            <w:tcMar>
              <w:top w:w="0" w:type="dxa"/>
              <w:left w:w="0" w:type="dxa"/>
              <w:bottom w:w="0" w:type="dxa"/>
              <w:right w:w="0" w:type="dxa"/>
            </w:tcMar>
            <w:vAlign w:val="center"/>
            <w:hideMark/>
          </w:tcPr>
          <w:p w14:paraId="6AF186D0" w14:textId="4BAF816B" w:rsidR="00EA370C" w:rsidRPr="0006268A" w:rsidRDefault="00A26757" w:rsidP="0006268A">
            <w:pPr>
              <w:pStyle w:val="BodyText"/>
              <w:rPr>
                <w:b/>
                <w:bCs/>
              </w:rPr>
            </w:pPr>
            <w:ins w:id="382" w:author="Harley Zhang (Wicresoft)" w:date="2021-03-10T15:02:00Z">
              <w:r>
                <w:rPr>
                  <w:rFonts w:asciiTheme="minorEastAsia" w:eastAsiaTheme="minorEastAsia" w:hAnsiTheme="minorEastAsia" w:hint="eastAsia"/>
                  <w:b/>
                  <w:bCs/>
                  <w:lang w:eastAsia="zh-CN"/>
                </w:rPr>
                <w:t>C</w:t>
              </w:r>
            </w:ins>
            <w:del w:id="383" w:author="Harley Zhang (Wicresoft)" w:date="2021-03-10T15:02:00Z">
              <w:r w:rsidR="00EA370C" w:rsidRPr="0006268A" w:rsidDel="00A26757">
                <w:rPr>
                  <w:b/>
                  <w:bCs/>
                </w:rPr>
                <w:delText>c</w:delText>
              </w:r>
            </w:del>
            <w:r w:rsidR="00EA370C" w:rsidRPr="0006268A">
              <w:rPr>
                <w:b/>
                <w:bCs/>
              </w:rPr>
              <w:t>hangedDesktopHeight</w:t>
            </w:r>
          </w:p>
        </w:tc>
        <w:tc>
          <w:tcPr>
            <w:tcW w:w="0" w:type="auto"/>
            <w:tcMar>
              <w:top w:w="0" w:type="dxa"/>
              <w:left w:w="0" w:type="dxa"/>
              <w:bottom w:w="0" w:type="dxa"/>
              <w:right w:w="0" w:type="dxa"/>
            </w:tcMar>
            <w:vAlign w:val="center"/>
            <w:hideMark/>
          </w:tcPr>
          <w:p w14:paraId="7FD2655F" w14:textId="77777777" w:rsidR="00EA370C" w:rsidRPr="00AB127A" w:rsidRDefault="00EA370C" w:rsidP="0006268A">
            <w:pPr>
              <w:pStyle w:val="BodyText"/>
            </w:pPr>
            <w:r w:rsidRPr="00AB127A">
              <w:t>The changed screen resolution</w:t>
            </w:r>
            <w:r>
              <w:t xml:space="preserve"> </w:t>
            </w:r>
            <w:r w:rsidRPr="00AB127A">
              <w:t>height</w:t>
            </w:r>
            <w:r>
              <w:t>.</w:t>
            </w:r>
          </w:p>
          <w:p w14:paraId="4ECDD591" w14:textId="4587DA28" w:rsidR="00EA370C" w:rsidRPr="00AB127A" w:rsidRDefault="00EA370C" w:rsidP="0006268A">
            <w:pPr>
              <w:pStyle w:val="BodyText"/>
            </w:pPr>
            <w:r w:rsidRPr="00AB127A">
              <w:t xml:space="preserve">Default value: </w:t>
            </w:r>
            <w:r w:rsidRPr="00AB127A">
              <w:rPr>
                <w:b/>
                <w:bCs/>
              </w:rPr>
              <w:t>864</w:t>
            </w:r>
          </w:p>
        </w:tc>
      </w:tr>
      <w:tr w:rsidR="00EA370C" w:rsidRPr="00AB127A" w14:paraId="2CAD7319" w14:textId="77777777" w:rsidTr="00CF239D">
        <w:trPr>
          <w:trHeight w:val="984"/>
          <w:tblCellSpacing w:w="7" w:type="dxa"/>
        </w:trPr>
        <w:tc>
          <w:tcPr>
            <w:tcW w:w="0" w:type="auto"/>
            <w:tcMar>
              <w:top w:w="0" w:type="dxa"/>
              <w:left w:w="0" w:type="dxa"/>
              <w:bottom w:w="0" w:type="dxa"/>
              <w:right w:w="0" w:type="dxa"/>
            </w:tcMar>
            <w:vAlign w:val="center"/>
            <w:hideMark/>
          </w:tcPr>
          <w:p w14:paraId="7554B410" w14:textId="3EDED1AC" w:rsidR="00EA370C" w:rsidRPr="0006268A" w:rsidRDefault="009C06C5" w:rsidP="0006268A">
            <w:pPr>
              <w:pStyle w:val="BodyText"/>
              <w:rPr>
                <w:b/>
                <w:bCs/>
              </w:rPr>
            </w:pPr>
            <w:ins w:id="384" w:author="Harley Zhang (Wicresoft)" w:date="2021-03-10T15:02:00Z">
              <w:r>
                <w:rPr>
                  <w:rFonts w:asciiTheme="minorEastAsia" w:eastAsiaTheme="minorEastAsia" w:hAnsiTheme="minorEastAsia" w:hint="eastAsia"/>
                  <w:b/>
                  <w:bCs/>
                  <w:lang w:eastAsia="zh-CN"/>
                </w:rPr>
                <w:t>O</w:t>
              </w:r>
            </w:ins>
            <w:del w:id="385" w:author="Harley Zhang (Wicresoft)" w:date="2021-03-10T15:02:00Z">
              <w:r w:rsidR="00EA370C" w:rsidRPr="0006268A" w:rsidDel="009C06C5">
                <w:rPr>
                  <w:b/>
                  <w:bCs/>
                </w:rPr>
                <w:delText>o</w:delText>
              </w:r>
            </w:del>
            <w:r w:rsidR="00EA370C" w:rsidRPr="0006268A">
              <w:rPr>
                <w:b/>
                <w:bCs/>
              </w:rPr>
              <w:t>riginalMonitorNumber</w:t>
            </w:r>
          </w:p>
        </w:tc>
        <w:tc>
          <w:tcPr>
            <w:tcW w:w="0" w:type="auto"/>
            <w:tcMar>
              <w:top w:w="0" w:type="dxa"/>
              <w:left w:w="0" w:type="dxa"/>
              <w:bottom w:w="0" w:type="dxa"/>
              <w:right w:w="0" w:type="dxa"/>
            </w:tcMar>
            <w:vAlign w:val="center"/>
            <w:hideMark/>
          </w:tcPr>
          <w:p w14:paraId="2459B245" w14:textId="0CB38475" w:rsidR="00EA370C" w:rsidRPr="00AB127A" w:rsidRDefault="00EA370C" w:rsidP="0006268A">
            <w:pPr>
              <w:pStyle w:val="BodyText"/>
            </w:pPr>
            <w:r w:rsidRPr="00AB127A">
              <w:t>The original number of screens</w:t>
            </w:r>
            <w:r w:rsidR="008B380C">
              <w:t>.</w:t>
            </w:r>
          </w:p>
          <w:p w14:paraId="4D8CC6A4" w14:textId="2018B5BE" w:rsidR="00EA370C" w:rsidRPr="00AB127A" w:rsidRDefault="00EA370C" w:rsidP="0006268A">
            <w:pPr>
              <w:pStyle w:val="BodyText"/>
            </w:pPr>
            <w:r w:rsidRPr="00AB127A">
              <w:t xml:space="preserve">Default value: </w:t>
            </w:r>
            <w:r w:rsidRPr="00AB127A">
              <w:rPr>
                <w:b/>
                <w:bCs/>
              </w:rPr>
              <w:t>1</w:t>
            </w:r>
          </w:p>
        </w:tc>
      </w:tr>
      <w:tr w:rsidR="00EA370C" w:rsidRPr="00AB127A" w14:paraId="133C1682" w14:textId="77777777" w:rsidTr="00CF239D">
        <w:trPr>
          <w:trHeight w:val="984"/>
          <w:tblCellSpacing w:w="7" w:type="dxa"/>
        </w:trPr>
        <w:tc>
          <w:tcPr>
            <w:tcW w:w="0" w:type="auto"/>
            <w:tcMar>
              <w:top w:w="0" w:type="dxa"/>
              <w:left w:w="0" w:type="dxa"/>
              <w:bottom w:w="0" w:type="dxa"/>
              <w:right w:w="0" w:type="dxa"/>
            </w:tcMar>
            <w:vAlign w:val="center"/>
            <w:hideMark/>
          </w:tcPr>
          <w:p w14:paraId="330DD6A8" w14:textId="593109C4" w:rsidR="00EA370C" w:rsidRPr="0006268A" w:rsidRDefault="00EA370C" w:rsidP="0006268A">
            <w:pPr>
              <w:pStyle w:val="BodyText"/>
              <w:rPr>
                <w:b/>
                <w:bCs/>
              </w:rPr>
            </w:pPr>
            <w:del w:id="386" w:author="Harley Zhang (Wicresoft)" w:date="2021-03-10T15:02:00Z">
              <w:r w:rsidRPr="0006268A" w:rsidDel="00D07AC9">
                <w:rPr>
                  <w:b/>
                  <w:bCs/>
                </w:rPr>
                <w:delText>c</w:delText>
              </w:r>
            </w:del>
            <w:ins w:id="387" w:author="Harley Zhang (Wicresoft)" w:date="2021-03-10T15:02:00Z">
              <w:r w:rsidR="00D07AC9">
                <w:rPr>
                  <w:rFonts w:asciiTheme="minorEastAsia" w:eastAsiaTheme="minorEastAsia" w:hAnsiTheme="minorEastAsia" w:hint="eastAsia"/>
                  <w:b/>
                  <w:bCs/>
                  <w:lang w:eastAsia="zh-CN"/>
                </w:rPr>
                <w:t>C</w:t>
              </w:r>
            </w:ins>
            <w:r w:rsidRPr="0006268A">
              <w:rPr>
                <w:b/>
                <w:bCs/>
              </w:rPr>
              <w:t>hangedMonitorNumber</w:t>
            </w:r>
          </w:p>
        </w:tc>
        <w:tc>
          <w:tcPr>
            <w:tcW w:w="0" w:type="auto"/>
            <w:tcMar>
              <w:top w:w="0" w:type="dxa"/>
              <w:left w:w="0" w:type="dxa"/>
              <w:bottom w:w="0" w:type="dxa"/>
              <w:right w:w="0" w:type="dxa"/>
            </w:tcMar>
            <w:vAlign w:val="center"/>
            <w:hideMark/>
          </w:tcPr>
          <w:p w14:paraId="1B81F6F5" w14:textId="5FC91B0E" w:rsidR="00EA370C" w:rsidRPr="00AB127A" w:rsidRDefault="00EA370C" w:rsidP="0006268A">
            <w:pPr>
              <w:pStyle w:val="BodyText"/>
            </w:pPr>
            <w:r w:rsidRPr="00AB127A">
              <w:t>The changed number of screens</w:t>
            </w:r>
            <w:r w:rsidR="007E536E">
              <w:t>.</w:t>
            </w:r>
          </w:p>
          <w:p w14:paraId="34F0C180" w14:textId="63EBE83F" w:rsidR="00EA370C" w:rsidRPr="00AB127A" w:rsidRDefault="00EA370C" w:rsidP="0006268A">
            <w:pPr>
              <w:pStyle w:val="BodyText"/>
            </w:pPr>
            <w:r w:rsidRPr="00AB127A">
              <w:t xml:space="preserve">Default value: </w:t>
            </w:r>
            <w:r w:rsidRPr="00AB127A">
              <w:rPr>
                <w:b/>
                <w:bCs/>
              </w:rPr>
              <w:t>2</w:t>
            </w:r>
          </w:p>
        </w:tc>
      </w:tr>
    </w:tbl>
    <w:p w14:paraId="656E4FAA" w14:textId="77777777" w:rsidR="00AB127A" w:rsidRPr="00AB127A" w:rsidRDefault="00AB127A" w:rsidP="00810A80">
      <w:pPr>
        <w:pStyle w:val="Heading2"/>
        <w:rPr>
          <w:lang w:val="en"/>
        </w:rPr>
      </w:pPr>
      <w:bookmarkStart w:id="388" w:name="_Optional_Configuration_Settings"/>
      <w:bookmarkStart w:id="389" w:name="_Toc67405015"/>
      <w:bookmarkEnd w:id="388"/>
      <w:r w:rsidRPr="00AB127A">
        <w:rPr>
          <w:lang w:val="en"/>
        </w:rPr>
        <w:t>Optional Configuration Settings</w:t>
      </w:r>
      <w:bookmarkEnd w:id="389"/>
    </w:p>
    <w:p w14:paraId="53F3235F" w14:textId="797348DA" w:rsidR="00AB127A" w:rsidRDefault="00AB127A" w:rsidP="00302E85">
      <w:pPr>
        <w:shd w:val="clear" w:color="auto" w:fill="FFFFFF"/>
        <w:spacing w:before="0" w:after="150"/>
        <w:rPr>
          <w:rFonts w:ascii="Segoe UI" w:eastAsia="Times New Roman" w:hAnsi="Segoe UI" w:cs="Segoe UI"/>
          <w:color w:val="24292E"/>
          <w:sz w:val="21"/>
          <w:szCs w:val="21"/>
          <w:lang w:val="en"/>
        </w:rPr>
      </w:pPr>
      <w:r w:rsidRPr="00AB127A">
        <w:rPr>
          <w:rFonts w:ascii="Segoe UI" w:eastAsia="Times New Roman" w:hAnsi="Segoe UI" w:cs="Segoe UI"/>
          <w:color w:val="24292E"/>
          <w:sz w:val="21"/>
          <w:szCs w:val="21"/>
          <w:lang w:val="en"/>
        </w:rPr>
        <w:t>The following table describes optional</w:t>
      </w:r>
      <w:r w:rsidR="00EF11A9">
        <w:rPr>
          <w:rFonts w:ascii="Segoe UI" w:eastAsia="Times New Roman" w:hAnsi="Segoe UI" w:cs="Segoe UI"/>
          <w:color w:val="24292E"/>
          <w:sz w:val="21"/>
          <w:szCs w:val="21"/>
          <w:lang w:val="en"/>
        </w:rPr>
        <w:t>ly</w:t>
      </w:r>
      <w:r w:rsidRPr="00AB127A">
        <w:rPr>
          <w:rFonts w:ascii="Segoe UI" w:eastAsia="Times New Roman" w:hAnsi="Segoe UI" w:cs="Segoe UI"/>
          <w:color w:val="24292E"/>
          <w:sz w:val="21"/>
          <w:szCs w:val="21"/>
          <w:lang w:val="en"/>
        </w:rPr>
        <w:t xml:space="preserve"> configura</w:t>
      </w:r>
      <w:r w:rsidR="007F4752">
        <w:rPr>
          <w:rFonts w:ascii="Segoe UI" w:eastAsia="Times New Roman" w:hAnsi="Segoe UI" w:cs="Segoe UI"/>
          <w:color w:val="24292E"/>
          <w:sz w:val="21"/>
          <w:szCs w:val="21"/>
          <w:lang w:val="en"/>
        </w:rPr>
        <w:t>ble</w:t>
      </w:r>
      <w:r w:rsidRPr="00AB127A">
        <w:rPr>
          <w:rFonts w:ascii="Segoe UI" w:eastAsia="Times New Roman" w:hAnsi="Segoe UI" w:cs="Segoe UI"/>
          <w:color w:val="24292E"/>
          <w:sz w:val="21"/>
          <w:szCs w:val="21"/>
          <w:lang w:val="en"/>
        </w:rPr>
        <w:t xml:space="preserve"> properties and </w:t>
      </w:r>
      <w:r w:rsidR="00A95809">
        <w:rPr>
          <w:rFonts w:ascii="Segoe UI" w:eastAsia="Times New Roman" w:hAnsi="Segoe UI" w:cs="Segoe UI"/>
          <w:color w:val="24292E"/>
          <w:sz w:val="21"/>
          <w:szCs w:val="21"/>
          <w:lang w:val="en"/>
        </w:rPr>
        <w:t xml:space="preserve">suggested </w:t>
      </w:r>
      <w:r w:rsidRPr="00AB127A">
        <w:rPr>
          <w:rFonts w:ascii="Segoe UI" w:eastAsia="Times New Roman" w:hAnsi="Segoe UI" w:cs="Segoe UI"/>
          <w:color w:val="24292E"/>
          <w:sz w:val="21"/>
          <w:szCs w:val="21"/>
          <w:lang w:val="en"/>
        </w:rPr>
        <w:t>value</w:t>
      </w:r>
      <w:r w:rsidR="00A95809">
        <w:rPr>
          <w:rFonts w:ascii="Segoe UI" w:eastAsia="Times New Roman" w:hAnsi="Segoe UI" w:cs="Segoe UI"/>
          <w:color w:val="24292E"/>
          <w:sz w:val="21"/>
          <w:szCs w:val="21"/>
          <w:lang w:val="en"/>
        </w:rPr>
        <w:t xml:space="preserve"> </w:t>
      </w:r>
      <w:r w:rsidRPr="00AB127A">
        <w:rPr>
          <w:rFonts w:ascii="Segoe UI" w:eastAsia="Times New Roman" w:hAnsi="Segoe UI" w:cs="Segoe UI"/>
          <w:color w:val="24292E"/>
          <w:sz w:val="21"/>
          <w:szCs w:val="21"/>
          <w:lang w:val="en"/>
        </w:rPr>
        <w:t>s</w:t>
      </w:r>
      <w:r w:rsidR="00A95809">
        <w:rPr>
          <w:rFonts w:ascii="Segoe UI" w:eastAsia="Times New Roman" w:hAnsi="Segoe UI" w:cs="Segoe UI"/>
          <w:color w:val="24292E"/>
          <w:sz w:val="21"/>
          <w:szCs w:val="21"/>
          <w:lang w:val="en"/>
        </w:rPr>
        <w:t>ettings</w:t>
      </w:r>
      <w:r w:rsidR="00EF11A9">
        <w:rPr>
          <w:rFonts w:ascii="Segoe UI" w:eastAsia="Times New Roman" w:hAnsi="Segoe UI" w:cs="Segoe UI"/>
          <w:color w:val="24292E"/>
          <w:sz w:val="21"/>
          <w:szCs w:val="21"/>
          <w:lang w:val="en"/>
        </w:rPr>
        <w:t xml:space="preserve"> in the </w:t>
      </w:r>
      <w:r w:rsidR="00EF11A9" w:rsidRPr="00EF11A9">
        <w:rPr>
          <w:rFonts w:ascii="Segoe UI" w:eastAsia="Times New Roman" w:hAnsi="Segoe UI" w:cs="Segoe UI"/>
          <w:color w:val="24292E"/>
          <w:sz w:val="21"/>
          <w:szCs w:val="21"/>
          <w:lang w:val="en"/>
        </w:rPr>
        <w:t>RDP_ClientTestSuite.deployment.ptfconfig file</w:t>
      </w:r>
      <w:r w:rsidRPr="00AB127A">
        <w:rPr>
          <w:rFonts w:ascii="Segoe UI" w:eastAsia="Times New Roman" w:hAnsi="Segoe UI" w:cs="Segoe UI"/>
          <w:color w:val="24292E"/>
          <w:sz w:val="21"/>
          <w:szCs w:val="21"/>
          <w:lang w:val="en"/>
        </w:rPr>
        <w:t>.</w:t>
      </w:r>
    </w:p>
    <w:p w14:paraId="1C07E594" w14:textId="73CC2A2C" w:rsidR="00FF3972" w:rsidRPr="0032408B" w:rsidRDefault="00FF3972" w:rsidP="0032408B">
      <w:pPr>
        <w:pStyle w:val="Caption"/>
      </w:pPr>
      <w:r w:rsidRPr="0032408B">
        <w:t xml:space="preserve">Table </w:t>
      </w:r>
      <w:r w:rsidR="0032408B" w:rsidRPr="0032408B">
        <w:t>14</w:t>
      </w:r>
      <w:r w:rsidRPr="0032408B">
        <w:t>. Optional property settings</w:t>
      </w:r>
    </w:p>
    <w:tbl>
      <w:tblPr>
        <w:tblW w:w="0" w:type="auto"/>
        <w:tblCellSpacing w:w="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10"/>
        <w:gridCol w:w="7460"/>
      </w:tblGrid>
      <w:tr w:rsidR="00AB127A" w:rsidRPr="00AB127A" w14:paraId="4DBC7BB9" w14:textId="77777777" w:rsidTr="00857E83">
        <w:trPr>
          <w:trHeight w:val="405"/>
          <w:tblHeader/>
          <w:tblCellSpacing w:w="14" w:type="dxa"/>
        </w:trPr>
        <w:tc>
          <w:tcPr>
            <w:tcW w:w="2568" w:type="dxa"/>
            <w:shd w:val="clear" w:color="auto" w:fill="D9E2F3" w:themeFill="accent1" w:themeFillTint="33"/>
            <w:tcMar>
              <w:top w:w="0" w:type="dxa"/>
              <w:left w:w="0" w:type="dxa"/>
              <w:bottom w:w="0" w:type="dxa"/>
              <w:right w:w="0" w:type="dxa"/>
            </w:tcMar>
            <w:vAlign w:val="center"/>
            <w:hideMark/>
          </w:tcPr>
          <w:p w14:paraId="31A0C70F" w14:textId="2E545926" w:rsidR="00AB127A" w:rsidRPr="007F4752" w:rsidRDefault="00AB127A" w:rsidP="007F4752">
            <w:pPr>
              <w:pStyle w:val="BodyText"/>
              <w:rPr>
                <w:b/>
                <w:bCs/>
              </w:rPr>
            </w:pPr>
            <w:r w:rsidRPr="007F4752">
              <w:rPr>
                <w:b/>
                <w:bCs/>
              </w:rPr>
              <w:t>Property</w:t>
            </w:r>
          </w:p>
        </w:tc>
        <w:tc>
          <w:tcPr>
            <w:tcW w:w="7418" w:type="dxa"/>
            <w:shd w:val="clear" w:color="auto" w:fill="D9E2F3" w:themeFill="accent1" w:themeFillTint="33"/>
            <w:tcMar>
              <w:top w:w="0" w:type="dxa"/>
              <w:left w:w="0" w:type="dxa"/>
              <w:bottom w:w="0" w:type="dxa"/>
              <w:right w:w="0" w:type="dxa"/>
            </w:tcMar>
            <w:vAlign w:val="center"/>
            <w:hideMark/>
          </w:tcPr>
          <w:p w14:paraId="0001523C" w14:textId="1FA8EB37" w:rsidR="00AB127A" w:rsidRPr="007F4752" w:rsidRDefault="00AB127A" w:rsidP="007F4752">
            <w:pPr>
              <w:pStyle w:val="BodyText"/>
              <w:rPr>
                <w:b/>
                <w:bCs/>
              </w:rPr>
            </w:pPr>
            <w:r w:rsidRPr="007F4752">
              <w:rPr>
                <w:b/>
                <w:bCs/>
              </w:rPr>
              <w:t>Description</w:t>
            </w:r>
            <w:r w:rsidR="00A95809" w:rsidRPr="007F4752">
              <w:rPr>
                <w:b/>
                <w:bCs/>
              </w:rPr>
              <w:t>/Value</w:t>
            </w:r>
          </w:p>
        </w:tc>
      </w:tr>
      <w:tr w:rsidR="00857E83" w:rsidRPr="00AB127A" w14:paraId="13B9FD43" w14:textId="77777777" w:rsidTr="00CF239D">
        <w:trPr>
          <w:trHeight w:val="1577"/>
          <w:tblCellSpacing w:w="14" w:type="dxa"/>
        </w:trPr>
        <w:tc>
          <w:tcPr>
            <w:tcW w:w="2568" w:type="dxa"/>
            <w:tcMar>
              <w:top w:w="0" w:type="dxa"/>
              <w:left w:w="0" w:type="dxa"/>
              <w:bottom w:w="0" w:type="dxa"/>
              <w:right w:w="0" w:type="dxa"/>
            </w:tcMar>
            <w:vAlign w:val="center"/>
            <w:hideMark/>
          </w:tcPr>
          <w:p w14:paraId="52E33D53" w14:textId="77777777" w:rsidR="00857E83" w:rsidRPr="007F4752" w:rsidRDefault="00857E83" w:rsidP="007F4752">
            <w:pPr>
              <w:pStyle w:val="BodyText"/>
              <w:rPr>
                <w:b/>
                <w:bCs/>
              </w:rPr>
            </w:pPr>
            <w:del w:id="390" w:author="Harley Zhang (Wicresoft)" w:date="2021-03-10T15:02:00Z">
              <w:r w:rsidRPr="007F4752" w:rsidDel="00E006FE">
                <w:rPr>
                  <w:b/>
                  <w:bCs/>
                </w:rPr>
                <w:delText>RDP.</w:delText>
              </w:r>
            </w:del>
            <w:r w:rsidRPr="007F4752">
              <w:rPr>
                <w:b/>
                <w:bCs/>
              </w:rPr>
              <w:t>ServerDomain</w:t>
            </w:r>
          </w:p>
        </w:tc>
        <w:tc>
          <w:tcPr>
            <w:tcW w:w="7418" w:type="dxa"/>
            <w:tcMar>
              <w:top w:w="0" w:type="dxa"/>
              <w:left w:w="0" w:type="dxa"/>
              <w:bottom w:w="0" w:type="dxa"/>
              <w:right w:w="0" w:type="dxa"/>
            </w:tcMar>
            <w:vAlign w:val="center"/>
            <w:hideMark/>
          </w:tcPr>
          <w:p w14:paraId="34E56296" w14:textId="7A8D7405" w:rsidR="00857E83" w:rsidRPr="00AB127A" w:rsidRDefault="00857E83" w:rsidP="007F4752">
            <w:pPr>
              <w:pStyle w:val="BodyText"/>
            </w:pPr>
            <w:r w:rsidRPr="00AB127A">
              <w:t xml:space="preserve">If </w:t>
            </w:r>
            <w:r>
              <w:t xml:space="preserve">you are </w:t>
            </w:r>
            <w:r w:rsidRPr="00AB127A">
              <w:t xml:space="preserve">using CredSSP security, </w:t>
            </w:r>
            <w:r>
              <w:t>set this property value</w:t>
            </w:r>
            <w:r w:rsidRPr="00AB127A">
              <w:t xml:space="preserve"> to define the domain name </w:t>
            </w:r>
            <w:r>
              <w:t xml:space="preserve">where </w:t>
            </w:r>
            <w:r w:rsidRPr="00AB127A">
              <w:t xml:space="preserve">the </w:t>
            </w:r>
            <w:r w:rsidRPr="00A95809">
              <w:rPr>
                <w:b/>
                <w:bCs/>
              </w:rPr>
              <w:t xml:space="preserve">Driver </w:t>
            </w:r>
            <w:r w:rsidRPr="00EF06DB">
              <w:t>computer</w:t>
            </w:r>
            <w:r>
              <w:t xml:space="preserve"> resides.</w:t>
            </w:r>
            <w:r w:rsidRPr="00AB127A">
              <w:t xml:space="preserve"> If the computer is not in a domain, then use the </w:t>
            </w:r>
            <w:r>
              <w:t xml:space="preserve">computer </w:t>
            </w:r>
            <w:r w:rsidRPr="00AB127A">
              <w:t>IP or computer name.</w:t>
            </w:r>
          </w:p>
          <w:p w14:paraId="72B48E0A" w14:textId="5F03F479" w:rsidR="00857E83" w:rsidRPr="00AB127A" w:rsidRDefault="00857E83" w:rsidP="007F4752">
            <w:pPr>
              <w:pStyle w:val="BodyText"/>
            </w:pPr>
            <w:r w:rsidRPr="00AB127A">
              <w:t xml:space="preserve">Default value: </w:t>
            </w:r>
            <w:r w:rsidRPr="00AB127A">
              <w:rPr>
                <w:b/>
                <w:bCs/>
              </w:rPr>
              <w:t>contoso.com</w:t>
            </w:r>
          </w:p>
        </w:tc>
      </w:tr>
      <w:tr w:rsidR="00857E83" w:rsidRPr="00AB127A" w14:paraId="40BB1A64" w14:textId="77777777" w:rsidTr="00CF239D">
        <w:trPr>
          <w:trHeight w:val="1287"/>
          <w:tblCellSpacing w:w="14" w:type="dxa"/>
        </w:trPr>
        <w:tc>
          <w:tcPr>
            <w:tcW w:w="2568" w:type="dxa"/>
            <w:tcMar>
              <w:top w:w="0" w:type="dxa"/>
              <w:left w:w="0" w:type="dxa"/>
              <w:bottom w:w="0" w:type="dxa"/>
              <w:right w:w="0" w:type="dxa"/>
            </w:tcMar>
            <w:vAlign w:val="center"/>
            <w:hideMark/>
          </w:tcPr>
          <w:p w14:paraId="55019B94" w14:textId="77777777" w:rsidR="00857E83" w:rsidRPr="007F4752" w:rsidRDefault="00857E83" w:rsidP="007F4752">
            <w:pPr>
              <w:pStyle w:val="BodyText"/>
              <w:rPr>
                <w:b/>
                <w:bCs/>
              </w:rPr>
            </w:pPr>
            <w:del w:id="391" w:author="Harley Zhang (Wicresoft)" w:date="2021-03-10T15:02:00Z">
              <w:r w:rsidRPr="007F4752" w:rsidDel="00B21549">
                <w:rPr>
                  <w:b/>
                  <w:bCs/>
                </w:rPr>
                <w:delText>RDP.</w:delText>
              </w:r>
            </w:del>
            <w:r w:rsidRPr="007F4752">
              <w:rPr>
                <w:b/>
                <w:bCs/>
              </w:rPr>
              <w:t>ServerUserName</w:t>
            </w:r>
          </w:p>
        </w:tc>
        <w:tc>
          <w:tcPr>
            <w:tcW w:w="7418" w:type="dxa"/>
            <w:tcMar>
              <w:top w:w="0" w:type="dxa"/>
              <w:left w:w="0" w:type="dxa"/>
              <w:bottom w:w="0" w:type="dxa"/>
              <w:right w:w="0" w:type="dxa"/>
            </w:tcMar>
            <w:vAlign w:val="center"/>
            <w:hideMark/>
          </w:tcPr>
          <w:p w14:paraId="45C65641" w14:textId="77777777" w:rsidR="00857E83" w:rsidRPr="00AB127A" w:rsidRDefault="00857E83" w:rsidP="007F4752">
            <w:pPr>
              <w:pStyle w:val="BodyText"/>
            </w:pPr>
            <w:r w:rsidRPr="00AB127A">
              <w:t xml:space="preserve">If using CredSSP security, </w:t>
            </w:r>
            <w:r>
              <w:t>set this property value</w:t>
            </w:r>
            <w:r w:rsidRPr="00AB127A">
              <w:t xml:space="preserve"> to define the security account user name.</w:t>
            </w:r>
          </w:p>
          <w:p w14:paraId="39BA722E" w14:textId="64E7DB4B" w:rsidR="00857E83" w:rsidRPr="00AB127A" w:rsidRDefault="00857E83" w:rsidP="007F4752">
            <w:pPr>
              <w:pStyle w:val="BodyText"/>
            </w:pPr>
            <w:r w:rsidRPr="00AB127A">
              <w:t xml:space="preserve">Default value: </w:t>
            </w:r>
            <w:r w:rsidRPr="00AB127A">
              <w:rPr>
                <w:b/>
                <w:bCs/>
              </w:rPr>
              <w:t>Administrator</w:t>
            </w:r>
          </w:p>
        </w:tc>
      </w:tr>
      <w:tr w:rsidR="00857E83" w:rsidRPr="00AB127A" w14:paraId="0C421ADE" w14:textId="77777777" w:rsidTr="00CF239D">
        <w:trPr>
          <w:trHeight w:val="998"/>
          <w:tblCellSpacing w:w="14" w:type="dxa"/>
        </w:trPr>
        <w:tc>
          <w:tcPr>
            <w:tcW w:w="2568" w:type="dxa"/>
            <w:tcMar>
              <w:top w:w="0" w:type="dxa"/>
              <w:left w:w="0" w:type="dxa"/>
              <w:bottom w:w="0" w:type="dxa"/>
              <w:right w:w="0" w:type="dxa"/>
            </w:tcMar>
            <w:vAlign w:val="center"/>
            <w:hideMark/>
          </w:tcPr>
          <w:p w14:paraId="71D22425" w14:textId="77777777" w:rsidR="00857E83" w:rsidRPr="007F4752" w:rsidRDefault="00857E83" w:rsidP="007F4752">
            <w:pPr>
              <w:pStyle w:val="BodyText"/>
              <w:rPr>
                <w:b/>
                <w:bCs/>
              </w:rPr>
            </w:pPr>
            <w:del w:id="392" w:author="Harley Zhang (Wicresoft)" w:date="2021-03-10T15:03:00Z">
              <w:r w:rsidRPr="007F4752" w:rsidDel="007F0469">
                <w:rPr>
                  <w:b/>
                  <w:bCs/>
                </w:rPr>
                <w:delText>RDP.</w:delText>
              </w:r>
            </w:del>
            <w:r w:rsidRPr="007F4752">
              <w:rPr>
                <w:b/>
                <w:bCs/>
              </w:rPr>
              <w:t>ServerUserPassword</w:t>
            </w:r>
          </w:p>
        </w:tc>
        <w:tc>
          <w:tcPr>
            <w:tcW w:w="7418" w:type="dxa"/>
            <w:tcMar>
              <w:top w:w="0" w:type="dxa"/>
              <w:left w:w="0" w:type="dxa"/>
              <w:bottom w:w="0" w:type="dxa"/>
              <w:right w:w="0" w:type="dxa"/>
            </w:tcMar>
            <w:vAlign w:val="center"/>
            <w:hideMark/>
          </w:tcPr>
          <w:p w14:paraId="3FAFAAAD" w14:textId="76BFBC72" w:rsidR="00857E83" w:rsidRPr="00AB127A" w:rsidRDefault="00857E83" w:rsidP="007F4752">
            <w:pPr>
              <w:pStyle w:val="BodyText"/>
            </w:pPr>
            <w:r w:rsidRPr="00AB127A">
              <w:t>The password for the</w:t>
            </w:r>
            <w:del w:id="393" w:author="Harley Zhang" w:date="2021-03-11T14:36:00Z">
              <w:r w:rsidRPr="00AB127A" w:rsidDel="000B01D9">
                <w:delText xml:space="preserve"> </w:delText>
              </w:r>
              <w:r w:rsidRPr="007F4752" w:rsidDel="000B01D9">
                <w:rPr>
                  <w:b/>
                  <w:bCs/>
                </w:rPr>
                <w:delText>RDP.</w:delText>
              </w:r>
            </w:del>
            <w:ins w:id="394" w:author="Harley Zhang" w:date="2021-03-11T14:36:00Z">
              <w:r w:rsidR="000B01D9">
                <w:rPr>
                  <w:b/>
                  <w:bCs/>
                </w:rPr>
                <w:t xml:space="preserve"> </w:t>
              </w:r>
            </w:ins>
            <w:r w:rsidRPr="007F4752">
              <w:rPr>
                <w:b/>
                <w:bCs/>
              </w:rPr>
              <w:t>ServerUserName</w:t>
            </w:r>
            <w:r w:rsidRPr="00AB127A">
              <w:t xml:space="preserve"> account.</w:t>
            </w:r>
          </w:p>
          <w:p w14:paraId="25C18618" w14:textId="51337D12" w:rsidR="00857E83" w:rsidRPr="00AB127A" w:rsidRDefault="00857E83" w:rsidP="007F4752">
            <w:pPr>
              <w:pStyle w:val="BodyText"/>
            </w:pPr>
            <w:r w:rsidRPr="00AB127A">
              <w:t xml:space="preserve">Default value: </w:t>
            </w:r>
            <w:r w:rsidRPr="00AB127A">
              <w:rPr>
                <w:b/>
                <w:bCs/>
              </w:rPr>
              <w:t>Password01!</w:t>
            </w:r>
          </w:p>
        </w:tc>
      </w:tr>
      <w:tr w:rsidR="00857E83" w:rsidRPr="00AB127A" w14:paraId="6CDE5A78" w14:textId="77777777" w:rsidTr="00CF239D">
        <w:trPr>
          <w:trHeight w:val="998"/>
          <w:tblCellSpacing w:w="14" w:type="dxa"/>
        </w:trPr>
        <w:tc>
          <w:tcPr>
            <w:tcW w:w="2568" w:type="dxa"/>
            <w:tcMar>
              <w:top w:w="0" w:type="dxa"/>
              <w:left w:w="0" w:type="dxa"/>
              <w:bottom w:w="0" w:type="dxa"/>
              <w:right w:w="0" w:type="dxa"/>
            </w:tcMar>
            <w:vAlign w:val="center"/>
            <w:hideMark/>
          </w:tcPr>
          <w:p w14:paraId="070A7C67" w14:textId="77777777" w:rsidR="00857E83" w:rsidRPr="007F4752" w:rsidRDefault="00857E83" w:rsidP="007F4752">
            <w:pPr>
              <w:pStyle w:val="BodyText"/>
              <w:rPr>
                <w:b/>
                <w:bCs/>
              </w:rPr>
            </w:pPr>
            <w:r w:rsidRPr="007F4752">
              <w:rPr>
                <w:b/>
                <w:bCs/>
              </w:rPr>
              <w:t>SUTName</w:t>
            </w:r>
          </w:p>
        </w:tc>
        <w:tc>
          <w:tcPr>
            <w:tcW w:w="7418" w:type="dxa"/>
            <w:tcMar>
              <w:top w:w="0" w:type="dxa"/>
              <w:left w:w="0" w:type="dxa"/>
              <w:bottom w:w="0" w:type="dxa"/>
              <w:right w:w="0" w:type="dxa"/>
            </w:tcMar>
            <w:vAlign w:val="center"/>
            <w:hideMark/>
          </w:tcPr>
          <w:p w14:paraId="6811582A" w14:textId="77777777" w:rsidR="00857E83" w:rsidRPr="00AB127A" w:rsidRDefault="00857E83" w:rsidP="007F4752">
            <w:pPr>
              <w:pStyle w:val="BodyText"/>
            </w:pPr>
            <w:r w:rsidRPr="00AB127A">
              <w:t xml:space="preserve">Specify the computer name or IP address of the </w:t>
            </w:r>
            <w:r w:rsidRPr="007F4752">
              <w:rPr>
                <w:b/>
                <w:bCs/>
              </w:rPr>
              <w:t>SUT computer</w:t>
            </w:r>
            <w:r w:rsidRPr="00AB127A">
              <w:t>.</w:t>
            </w:r>
          </w:p>
          <w:p w14:paraId="38534081" w14:textId="7C7027E2" w:rsidR="00857E83" w:rsidRPr="00AB127A" w:rsidRDefault="00857E83" w:rsidP="007F4752">
            <w:pPr>
              <w:pStyle w:val="BodyText"/>
            </w:pPr>
            <w:r w:rsidRPr="00AB127A">
              <w:t xml:space="preserve">Default value: </w:t>
            </w:r>
            <w:r w:rsidRPr="00AB127A">
              <w:rPr>
                <w:b/>
                <w:bCs/>
              </w:rPr>
              <w:t>SUT01</w:t>
            </w:r>
          </w:p>
        </w:tc>
      </w:tr>
      <w:tr w:rsidR="00857E83" w:rsidRPr="00AB127A" w14:paraId="2B224DFE" w14:textId="77777777" w:rsidTr="00CF239D">
        <w:trPr>
          <w:trHeight w:val="1287"/>
          <w:tblCellSpacing w:w="14" w:type="dxa"/>
        </w:trPr>
        <w:tc>
          <w:tcPr>
            <w:tcW w:w="2568" w:type="dxa"/>
            <w:tcMar>
              <w:top w:w="0" w:type="dxa"/>
              <w:left w:w="0" w:type="dxa"/>
              <w:bottom w:w="0" w:type="dxa"/>
              <w:right w:w="0" w:type="dxa"/>
            </w:tcMar>
            <w:vAlign w:val="center"/>
            <w:hideMark/>
          </w:tcPr>
          <w:p w14:paraId="1353F606" w14:textId="77777777" w:rsidR="00857E83" w:rsidRPr="007F4752" w:rsidRDefault="00857E83" w:rsidP="007F4752">
            <w:pPr>
              <w:pStyle w:val="BodyText"/>
              <w:rPr>
                <w:b/>
                <w:bCs/>
              </w:rPr>
            </w:pPr>
            <w:r w:rsidRPr="007F4752">
              <w:rPr>
                <w:b/>
                <w:bCs/>
              </w:rPr>
              <w:lastRenderedPageBreak/>
              <w:t>SUTUserName</w:t>
            </w:r>
          </w:p>
        </w:tc>
        <w:tc>
          <w:tcPr>
            <w:tcW w:w="7418" w:type="dxa"/>
            <w:tcMar>
              <w:top w:w="0" w:type="dxa"/>
              <w:left w:w="0" w:type="dxa"/>
              <w:bottom w:w="0" w:type="dxa"/>
              <w:right w:w="0" w:type="dxa"/>
            </w:tcMar>
            <w:vAlign w:val="center"/>
            <w:hideMark/>
          </w:tcPr>
          <w:p w14:paraId="1C84DE11" w14:textId="7A6EA69C" w:rsidR="00857E83" w:rsidRPr="00AB127A" w:rsidRDefault="00857E83" w:rsidP="007F4752">
            <w:pPr>
              <w:pStyle w:val="BodyText"/>
            </w:pPr>
            <w:r w:rsidRPr="00AB127A">
              <w:t xml:space="preserve">If the </w:t>
            </w:r>
            <w:r w:rsidRPr="007F4752">
              <w:rPr>
                <w:b/>
                <w:bCs/>
              </w:rPr>
              <w:t xml:space="preserve">SUT </w:t>
            </w:r>
            <w:r w:rsidRPr="00AB127A">
              <w:t xml:space="preserve">is using a Windows operating system, specify the local administrator account used to log on to the </w:t>
            </w:r>
            <w:r>
              <w:t>machine</w:t>
            </w:r>
            <w:r w:rsidRPr="00AB127A">
              <w:t>.</w:t>
            </w:r>
          </w:p>
          <w:p w14:paraId="171210FC" w14:textId="304802F3" w:rsidR="00857E83" w:rsidRPr="00AB127A" w:rsidRDefault="00857E83" w:rsidP="007F4752">
            <w:pPr>
              <w:pStyle w:val="BodyText"/>
            </w:pPr>
            <w:r w:rsidRPr="00AB127A">
              <w:t xml:space="preserve">Required value: </w:t>
            </w:r>
            <w:r w:rsidRPr="00AB127A">
              <w:rPr>
                <w:b/>
                <w:bCs/>
              </w:rPr>
              <w:t>Administrator</w:t>
            </w:r>
          </w:p>
        </w:tc>
      </w:tr>
      <w:tr w:rsidR="00857E83" w:rsidRPr="00AB127A" w14:paraId="2088A646" w14:textId="77777777" w:rsidTr="00CF239D">
        <w:trPr>
          <w:trHeight w:val="1287"/>
          <w:tblCellSpacing w:w="14" w:type="dxa"/>
        </w:trPr>
        <w:tc>
          <w:tcPr>
            <w:tcW w:w="2568" w:type="dxa"/>
            <w:tcMar>
              <w:top w:w="0" w:type="dxa"/>
              <w:left w:w="0" w:type="dxa"/>
              <w:bottom w:w="0" w:type="dxa"/>
              <w:right w:w="0" w:type="dxa"/>
            </w:tcMar>
            <w:vAlign w:val="center"/>
            <w:hideMark/>
          </w:tcPr>
          <w:p w14:paraId="7E11F1E9" w14:textId="77777777" w:rsidR="00857E83" w:rsidRPr="007F4752" w:rsidRDefault="00857E83" w:rsidP="007F4752">
            <w:pPr>
              <w:pStyle w:val="BodyText"/>
              <w:rPr>
                <w:b/>
                <w:bCs/>
              </w:rPr>
            </w:pPr>
            <w:r w:rsidRPr="007F4752">
              <w:rPr>
                <w:b/>
                <w:bCs/>
              </w:rPr>
              <w:t>SUTUserPassword</w:t>
            </w:r>
          </w:p>
        </w:tc>
        <w:tc>
          <w:tcPr>
            <w:tcW w:w="7418" w:type="dxa"/>
            <w:tcMar>
              <w:top w:w="0" w:type="dxa"/>
              <w:left w:w="0" w:type="dxa"/>
              <w:bottom w:w="0" w:type="dxa"/>
              <w:right w:w="0" w:type="dxa"/>
            </w:tcMar>
            <w:vAlign w:val="center"/>
            <w:hideMark/>
          </w:tcPr>
          <w:p w14:paraId="6A7D5217" w14:textId="0789CAEB" w:rsidR="00857E83" w:rsidRPr="00AB127A" w:rsidRDefault="00857E83" w:rsidP="007F4752">
            <w:pPr>
              <w:pStyle w:val="BodyText"/>
            </w:pPr>
            <w:r w:rsidRPr="00AB127A">
              <w:t xml:space="preserve">The password that is used to log on to the local administrator account of </w:t>
            </w:r>
            <w:r>
              <w:t xml:space="preserve">the </w:t>
            </w:r>
            <w:r w:rsidRPr="007F4752">
              <w:rPr>
                <w:b/>
                <w:bCs/>
              </w:rPr>
              <w:t>SUT</w:t>
            </w:r>
            <w:r w:rsidRPr="00AB127A">
              <w:t>.</w:t>
            </w:r>
          </w:p>
          <w:p w14:paraId="117A6BDD" w14:textId="64C322C8" w:rsidR="00857E83" w:rsidRPr="00AB127A" w:rsidRDefault="00857E83" w:rsidP="007F4752">
            <w:pPr>
              <w:pStyle w:val="BodyText"/>
            </w:pPr>
            <w:r w:rsidRPr="00AB127A">
              <w:t xml:space="preserve">Default value: </w:t>
            </w:r>
            <w:r w:rsidRPr="00AB127A">
              <w:rPr>
                <w:b/>
                <w:bCs/>
              </w:rPr>
              <w:t>Password01!</w:t>
            </w:r>
          </w:p>
        </w:tc>
      </w:tr>
      <w:tr w:rsidR="00857E83" w:rsidRPr="00AB127A" w14:paraId="52C0A5AA" w14:textId="77777777" w:rsidTr="00CF239D">
        <w:trPr>
          <w:trHeight w:val="1287"/>
          <w:tblCellSpacing w:w="14" w:type="dxa"/>
        </w:trPr>
        <w:tc>
          <w:tcPr>
            <w:tcW w:w="2568" w:type="dxa"/>
            <w:tcMar>
              <w:top w:w="0" w:type="dxa"/>
              <w:left w:w="0" w:type="dxa"/>
              <w:bottom w:w="0" w:type="dxa"/>
              <w:right w:w="0" w:type="dxa"/>
            </w:tcMar>
            <w:vAlign w:val="center"/>
            <w:hideMark/>
          </w:tcPr>
          <w:p w14:paraId="50F54B3D" w14:textId="77777777" w:rsidR="00857E83" w:rsidRPr="007F4752" w:rsidRDefault="00857E83" w:rsidP="007F4752">
            <w:pPr>
              <w:pStyle w:val="BodyText"/>
              <w:rPr>
                <w:b/>
                <w:bCs/>
              </w:rPr>
            </w:pPr>
            <w:r w:rsidRPr="007F4752">
              <w:rPr>
                <w:b/>
                <w:bCs/>
              </w:rPr>
              <w:t>SUTSystemDrive</w:t>
            </w:r>
          </w:p>
        </w:tc>
        <w:tc>
          <w:tcPr>
            <w:tcW w:w="7418" w:type="dxa"/>
            <w:tcMar>
              <w:top w:w="0" w:type="dxa"/>
              <w:left w:w="0" w:type="dxa"/>
              <w:bottom w:w="0" w:type="dxa"/>
              <w:right w:w="0" w:type="dxa"/>
            </w:tcMar>
            <w:vAlign w:val="center"/>
            <w:hideMark/>
          </w:tcPr>
          <w:p w14:paraId="17409AC2" w14:textId="7407A4F8" w:rsidR="00857E83" w:rsidRPr="00AB127A" w:rsidRDefault="00857E83" w:rsidP="007F4752">
            <w:pPr>
              <w:pStyle w:val="BodyText"/>
            </w:pPr>
            <w:r w:rsidRPr="00AB127A">
              <w:t xml:space="preserve">If the </w:t>
            </w:r>
            <w:r w:rsidRPr="007F4752">
              <w:rPr>
                <w:b/>
                <w:bCs/>
              </w:rPr>
              <w:t xml:space="preserve">SUT </w:t>
            </w:r>
            <w:r w:rsidRPr="00AB127A">
              <w:t xml:space="preserve">is using a Windows operating system, specify the system drive letter of </w:t>
            </w:r>
            <w:r>
              <w:t xml:space="preserve">the </w:t>
            </w:r>
            <w:r w:rsidRPr="00AB127A">
              <w:t>machine.</w:t>
            </w:r>
          </w:p>
          <w:p w14:paraId="6D5436A1" w14:textId="247DB329" w:rsidR="00857E83" w:rsidRPr="00AB127A" w:rsidRDefault="00857E83" w:rsidP="007F4752">
            <w:pPr>
              <w:pStyle w:val="BodyText"/>
            </w:pPr>
            <w:r w:rsidRPr="00AB127A">
              <w:t xml:space="preserve">Default value: </w:t>
            </w:r>
            <w:r w:rsidRPr="00AB127A">
              <w:rPr>
                <w:b/>
                <w:bCs/>
              </w:rPr>
              <w:t>C</w:t>
            </w:r>
          </w:p>
        </w:tc>
      </w:tr>
      <w:tr w:rsidR="00857E83" w:rsidRPr="00AB127A" w14:paraId="1B2470BE" w14:textId="77777777" w:rsidTr="00CF239D">
        <w:trPr>
          <w:trHeight w:val="1287"/>
          <w:tblCellSpacing w:w="14" w:type="dxa"/>
        </w:trPr>
        <w:tc>
          <w:tcPr>
            <w:tcW w:w="2568" w:type="dxa"/>
            <w:tcMar>
              <w:top w:w="0" w:type="dxa"/>
              <w:left w:w="0" w:type="dxa"/>
              <w:bottom w:w="0" w:type="dxa"/>
              <w:right w:w="0" w:type="dxa"/>
            </w:tcMar>
            <w:vAlign w:val="center"/>
            <w:hideMark/>
          </w:tcPr>
          <w:p w14:paraId="607C873C" w14:textId="77777777" w:rsidR="00857E83" w:rsidRPr="007F4752" w:rsidRDefault="00857E83" w:rsidP="007F4752">
            <w:pPr>
              <w:pStyle w:val="BodyText"/>
              <w:rPr>
                <w:b/>
                <w:bCs/>
              </w:rPr>
            </w:pPr>
            <w:r w:rsidRPr="007F4752">
              <w:rPr>
                <w:b/>
                <w:bCs/>
              </w:rPr>
              <w:t>WaitTime</w:t>
            </w:r>
          </w:p>
        </w:tc>
        <w:tc>
          <w:tcPr>
            <w:tcW w:w="7418" w:type="dxa"/>
            <w:tcMar>
              <w:top w:w="0" w:type="dxa"/>
              <w:left w:w="0" w:type="dxa"/>
              <w:bottom w:w="0" w:type="dxa"/>
              <w:right w:w="0" w:type="dxa"/>
            </w:tcMar>
            <w:vAlign w:val="center"/>
            <w:hideMark/>
          </w:tcPr>
          <w:p w14:paraId="41730356" w14:textId="77777777" w:rsidR="00857E83" w:rsidRPr="00AB127A" w:rsidRDefault="00857E83" w:rsidP="007F4752">
            <w:pPr>
              <w:pStyle w:val="BodyText"/>
            </w:pPr>
            <w:r w:rsidRPr="00AB127A">
              <w:t xml:space="preserve">The maximum time in seconds to wait for one </w:t>
            </w:r>
            <w:r w:rsidRPr="007F4752">
              <w:rPr>
                <w:b/>
                <w:bCs/>
              </w:rPr>
              <w:t xml:space="preserve">SUT </w:t>
            </w:r>
            <w:r w:rsidRPr="004825AB">
              <w:t>computer</w:t>
            </w:r>
            <w:r>
              <w:t xml:space="preserve"> response </w:t>
            </w:r>
            <w:r w:rsidRPr="00AB127A">
              <w:t>message.</w:t>
            </w:r>
          </w:p>
          <w:p w14:paraId="245CE75C" w14:textId="7453E3AA" w:rsidR="00857E83" w:rsidRPr="00AB127A" w:rsidRDefault="00857E83" w:rsidP="007F4752">
            <w:pPr>
              <w:pStyle w:val="BodyText"/>
            </w:pPr>
            <w:r w:rsidRPr="00AB127A">
              <w:t xml:space="preserve">Default value: </w:t>
            </w:r>
            <w:r w:rsidRPr="00AB127A">
              <w:rPr>
                <w:b/>
                <w:bCs/>
              </w:rPr>
              <w:t>40</w:t>
            </w:r>
          </w:p>
        </w:tc>
      </w:tr>
    </w:tbl>
    <w:p w14:paraId="6AC7C18F" w14:textId="12AB3490" w:rsidR="0031147B" w:rsidRDefault="0031147B" w:rsidP="00302E85">
      <w:pPr>
        <w:pStyle w:val="Heading1"/>
        <w:rPr>
          <w:rFonts w:ascii="Segoe UI" w:hAnsi="Segoe UI" w:cs="Segoe UI"/>
          <w:color w:val="24292E"/>
          <w:sz w:val="21"/>
          <w:szCs w:val="21"/>
          <w:lang w:val="en"/>
        </w:rPr>
      </w:pPr>
      <w:bookmarkStart w:id="395" w:name="_Running_Test_Cases_1"/>
      <w:bookmarkStart w:id="396" w:name="_Toc67405016"/>
      <w:bookmarkEnd w:id="395"/>
      <w:r w:rsidRPr="00302E85">
        <w:t>Running</w:t>
      </w:r>
      <w:r w:rsidRPr="00AB127A">
        <w:t xml:space="preserve"> Test Cases</w:t>
      </w:r>
      <w:bookmarkEnd w:id="396"/>
    </w:p>
    <w:p w14:paraId="1DD3E3E6" w14:textId="52C17981" w:rsidR="00AB127A" w:rsidRPr="00AB127A" w:rsidRDefault="00AB127A" w:rsidP="00EC551A">
      <w:pPr>
        <w:pStyle w:val="BodyText"/>
      </w:pPr>
      <w:r w:rsidRPr="00AB127A">
        <w:t>Th</w:t>
      </w:r>
      <w:r w:rsidR="00794B3B">
        <w:t>e</w:t>
      </w:r>
      <w:r w:rsidRPr="00AB127A">
        <w:t xml:space="preserve"> </w:t>
      </w:r>
      <w:r w:rsidR="00794B3B" w:rsidRPr="00794B3B">
        <w:rPr>
          <w:b/>
          <w:bCs/>
        </w:rPr>
        <w:t>RDP T</w:t>
      </w:r>
      <w:r w:rsidRPr="00794B3B">
        <w:rPr>
          <w:b/>
          <w:bCs/>
        </w:rPr>
        <w:t xml:space="preserve">est </w:t>
      </w:r>
      <w:r w:rsidR="00794B3B" w:rsidRPr="00794B3B">
        <w:rPr>
          <w:b/>
          <w:bCs/>
        </w:rPr>
        <w:t>S</w:t>
      </w:r>
      <w:r w:rsidRPr="00794B3B">
        <w:rPr>
          <w:b/>
          <w:bCs/>
        </w:rPr>
        <w:t>uite</w:t>
      </w:r>
      <w:r w:rsidRPr="00AB127A">
        <w:t xml:space="preserve"> includes command files that you can use to </w:t>
      </w:r>
      <w:r w:rsidR="00D754F8">
        <w:t>execute</w:t>
      </w:r>
      <w:r w:rsidR="00D754F8" w:rsidRPr="00AB127A">
        <w:t xml:space="preserve"> </w:t>
      </w:r>
      <w:r w:rsidR="00CF239D">
        <w:t>the</w:t>
      </w:r>
      <w:r w:rsidRPr="00AB127A">
        <w:t xml:space="preserve"> </w:t>
      </w:r>
      <w:r w:rsidR="00794B3B">
        <w:t>T</w:t>
      </w:r>
      <w:r w:rsidRPr="00AB127A">
        <w:t xml:space="preserve">est </w:t>
      </w:r>
      <w:r w:rsidR="00794B3B">
        <w:t>C</w:t>
      </w:r>
      <w:r w:rsidRPr="00AB127A">
        <w:t xml:space="preserve">ases. Each </w:t>
      </w:r>
      <w:r w:rsidR="00794B3B">
        <w:t>T</w:t>
      </w:r>
      <w:r w:rsidRPr="00AB127A">
        <w:t xml:space="preserve">est </w:t>
      </w:r>
      <w:r w:rsidR="00794B3B">
        <w:t>C</w:t>
      </w:r>
      <w:r w:rsidRPr="00AB127A">
        <w:t xml:space="preserve">ase verifies </w:t>
      </w:r>
      <w:r w:rsidR="00794B3B">
        <w:t>a</w:t>
      </w:r>
      <w:r w:rsidR="00794B3B" w:rsidRPr="00AB127A">
        <w:t xml:space="preserve"> </w:t>
      </w:r>
      <w:r w:rsidRPr="00AB127A">
        <w:t xml:space="preserve">protocol implementation based on a </w:t>
      </w:r>
      <w:r w:rsidR="00794B3B">
        <w:t>preconfigured</w:t>
      </w:r>
      <w:r w:rsidR="00794B3B" w:rsidRPr="00AB127A">
        <w:t xml:space="preserve"> </w:t>
      </w:r>
      <w:r w:rsidRPr="00AB127A">
        <w:t>scenario.</w:t>
      </w:r>
    </w:p>
    <w:p w14:paraId="64DA9FEE" w14:textId="7C6B58F2" w:rsidR="00AB127A" w:rsidRPr="00AB127A" w:rsidRDefault="00794B3B" w:rsidP="00EC551A">
      <w:pPr>
        <w:pStyle w:val="BodyText"/>
      </w:pPr>
      <w:r>
        <w:t xml:space="preserve">The directory </w:t>
      </w:r>
      <w:r w:rsidR="0037782F">
        <w:t>location</w:t>
      </w:r>
      <w:r>
        <w:t xml:space="preserve"> that follows contains </w:t>
      </w:r>
      <w:r w:rsidR="0037782F">
        <w:t xml:space="preserve">the </w:t>
      </w:r>
      <w:del w:id="397" w:author="Harley Zhang (Wicresoft)" w:date="2021-03-10T15:07:00Z">
        <w:r w:rsidR="0037782F" w:rsidDel="00E53E94">
          <w:delText xml:space="preserve">command </w:delText>
        </w:r>
      </w:del>
      <w:del w:id="398" w:author="Harley Zhang (Wicresoft)" w:date="2021-03-10T15:09:00Z">
        <w:r w:rsidR="0037782F" w:rsidDel="00127566">
          <w:delText>files (.</w:delText>
        </w:r>
      </w:del>
      <w:del w:id="399" w:author="Harley Zhang (Wicresoft)" w:date="2021-03-10T15:07:00Z">
        <w:r w:rsidR="0037782F" w:rsidDel="00E53E94">
          <w:rPr>
            <w:rFonts w:asciiTheme="minorEastAsia" w:eastAsiaTheme="minorEastAsia" w:hAnsiTheme="minorEastAsia" w:hint="eastAsia"/>
            <w:lang w:eastAsia="zh-CN"/>
          </w:rPr>
          <w:delText>cmd</w:delText>
        </w:r>
      </w:del>
      <w:del w:id="400" w:author="Harley Zhang (Wicresoft)" w:date="2021-03-10T15:09:00Z">
        <w:r w:rsidR="0037782F" w:rsidDel="00127566">
          <w:delText>)</w:delText>
        </w:r>
      </w:del>
      <w:ins w:id="401" w:author="Harley Zhang (Wicresoft)" w:date="2021-03-10T15:09:00Z">
        <w:r w:rsidR="00127566">
          <w:t>command</w:t>
        </w:r>
        <w:r w:rsidR="00057558">
          <w:t xml:space="preserve"> files</w:t>
        </w:r>
      </w:ins>
      <w:r w:rsidR="0037782F">
        <w:t xml:space="preserve"> for all the </w:t>
      </w:r>
      <w:r w:rsidR="00D13A97">
        <w:t>T</w:t>
      </w:r>
      <w:r w:rsidR="00AB127A" w:rsidRPr="00AB127A">
        <w:t xml:space="preserve">est </w:t>
      </w:r>
      <w:r w:rsidR="00D13A97">
        <w:t>C</w:t>
      </w:r>
      <w:r w:rsidR="00AB127A" w:rsidRPr="00AB127A">
        <w:t>ases:</w:t>
      </w:r>
    </w:p>
    <w:p w14:paraId="32366233" w14:textId="72921F3F" w:rsidR="00AB127A" w:rsidRPr="00D754F8" w:rsidRDefault="00AB127A" w:rsidP="00D754F8">
      <w:pPr>
        <w:pStyle w:val="Code"/>
      </w:pPr>
      <w:r w:rsidRPr="00D754F8">
        <w:t>C:\</w:t>
      </w:r>
      <w:ins w:id="402" w:author="Harley Zhang (Wicresoft)" w:date="2021-03-10T15:06:00Z">
        <w:r w:rsidR="00640EA9" w:rsidRPr="00640EA9">
          <w:t>RDP-TestSuite-ClientEP\Batch</w:t>
        </w:r>
      </w:ins>
      <w:del w:id="403" w:author="Harley Zhang (Wicresoft)" w:date="2021-03-10T15:06:00Z">
        <w:r w:rsidRPr="00D754F8" w:rsidDel="00640EA9">
          <w:delText>MicrosoftProtocolTests\RDP\Client-Endpoint\&lt;version#&gt;\Batch</w:delText>
        </w:r>
      </w:del>
    </w:p>
    <w:p w14:paraId="32EB78F4" w14:textId="07EE5C49" w:rsidR="002E3C4E" w:rsidRDefault="00AB127A" w:rsidP="00EC551A">
      <w:pPr>
        <w:pStyle w:val="BodyText"/>
      </w:pPr>
      <w:r w:rsidRPr="00AB127A">
        <w:t xml:space="preserve">You can </w:t>
      </w:r>
      <w:r w:rsidR="002E3C4E">
        <w:t xml:space="preserve">use </w:t>
      </w:r>
      <w:r w:rsidR="008D46BA">
        <w:t>any</w:t>
      </w:r>
      <w:r w:rsidR="002E3C4E">
        <w:t xml:space="preserve"> of the following methods to run your Test Cases:</w:t>
      </w:r>
    </w:p>
    <w:p w14:paraId="006B5A0E" w14:textId="4B4BABFD" w:rsidR="006F2977" w:rsidDel="00606756" w:rsidRDefault="002E3C4E" w:rsidP="00C05B58">
      <w:pPr>
        <w:pStyle w:val="BodyText"/>
        <w:numPr>
          <w:ilvl w:val="0"/>
          <w:numId w:val="52"/>
        </w:numPr>
        <w:rPr>
          <w:del w:id="404" w:author="Harley Zhang (Wicresoft)" w:date="2021-03-10T15:09:00Z"/>
        </w:rPr>
      </w:pPr>
      <w:del w:id="405" w:author="Harley Zhang (Wicresoft)" w:date="2021-03-10T15:09:00Z">
        <w:r w:rsidRPr="002E3C4E" w:rsidDel="00606756">
          <w:delText>R</w:delText>
        </w:r>
        <w:r w:rsidR="00AB127A" w:rsidRPr="002E3C4E" w:rsidDel="00606756">
          <w:delText xml:space="preserve">un the </w:delText>
        </w:r>
        <w:r w:rsidRPr="002E3C4E" w:rsidDel="00606756">
          <w:delText xml:space="preserve">Test Cases via </w:delText>
        </w:r>
      </w:del>
      <w:del w:id="406" w:author="Harley Zhang (Wicresoft)" w:date="2021-03-10T15:08:00Z">
        <w:r w:rsidR="00AB127A" w:rsidRPr="002E3C4E" w:rsidDel="00A52F72">
          <w:delText xml:space="preserve">command </w:delText>
        </w:r>
      </w:del>
      <w:del w:id="407" w:author="Harley Zhang (Wicresoft)" w:date="2021-03-10T15:09:00Z">
        <w:r w:rsidRPr="002E3C4E" w:rsidDel="00606756">
          <w:delText>(.</w:delText>
        </w:r>
      </w:del>
      <w:del w:id="408" w:author="Harley Zhang (Wicresoft)" w:date="2021-03-10T15:08:00Z">
        <w:r w:rsidRPr="002E3C4E" w:rsidDel="00A52F72">
          <w:delText>cmd</w:delText>
        </w:r>
      </w:del>
      <w:del w:id="409" w:author="Harley Zhang (Wicresoft)" w:date="2021-03-10T15:09:00Z">
        <w:r w:rsidRPr="002E3C4E" w:rsidDel="00606756">
          <w:delText xml:space="preserve">) </w:delText>
        </w:r>
        <w:r w:rsidR="00AB127A" w:rsidRPr="002E3C4E" w:rsidDel="00606756">
          <w:delText xml:space="preserve">files at the </w:delText>
        </w:r>
      </w:del>
      <w:del w:id="410" w:author="Harley Zhang (Wicresoft)" w:date="2021-03-10T15:07:00Z">
        <w:r w:rsidRPr="002E3C4E" w:rsidDel="00A52F72">
          <w:delText xml:space="preserve">Windows </w:delText>
        </w:r>
        <w:r w:rsidR="00AB127A" w:rsidRPr="002E3C4E" w:rsidDel="00A52F72">
          <w:delText>command prompt</w:delText>
        </w:r>
      </w:del>
      <w:del w:id="411" w:author="Harley Zhang (Wicresoft)" w:date="2021-03-10T15:09:00Z">
        <w:r w:rsidR="00147FAA" w:rsidDel="00606756">
          <w:delText xml:space="preserve">, as described in </w:delText>
        </w:r>
        <w:r w:rsidR="001A3F93" w:rsidDel="00606756">
          <w:fldChar w:fldCharType="begin"/>
        </w:r>
        <w:r w:rsidR="001A3F93" w:rsidDel="00606756">
          <w:delInstrText xml:space="preserve"> HYPERLINK \l "_Running_Verification_" </w:delInstrText>
        </w:r>
        <w:r w:rsidR="001A3F93" w:rsidDel="00606756">
          <w:fldChar w:fldCharType="separate"/>
        </w:r>
        <w:r w:rsidR="00147FAA" w:rsidRPr="00147FAA" w:rsidDel="00606756">
          <w:rPr>
            <w:rStyle w:val="Hyperlink"/>
          </w:rPr>
          <w:delText>Running Verification Tests</w:delText>
        </w:r>
        <w:r w:rsidR="001A3F93" w:rsidDel="00606756">
          <w:rPr>
            <w:rStyle w:val="Hyperlink"/>
          </w:rPr>
          <w:fldChar w:fldCharType="end"/>
        </w:r>
        <w:r w:rsidR="00104626" w:rsidDel="00606756">
          <w:delText>,</w:delText>
        </w:r>
        <w:r w:rsidR="00147FAA" w:rsidDel="00606756">
          <w:delText xml:space="preserve"> </w:delText>
        </w:r>
        <w:r w:rsidR="001A3F93" w:rsidDel="00606756">
          <w:fldChar w:fldCharType="begin"/>
        </w:r>
        <w:r w:rsidR="001A3F93" w:rsidDel="00606756">
          <w:delInstrText xml:space="preserve"> HYPERLINK \l "_Running_All_Test" </w:delInstrText>
        </w:r>
        <w:r w:rsidR="001A3F93" w:rsidDel="00606756">
          <w:fldChar w:fldCharType="separate"/>
        </w:r>
        <w:r w:rsidR="00147FAA" w:rsidRPr="00147FAA" w:rsidDel="00606756">
          <w:rPr>
            <w:rStyle w:val="Hyperlink"/>
          </w:rPr>
          <w:delText>Running All Test Cases</w:delText>
        </w:r>
        <w:r w:rsidR="001A3F93" w:rsidDel="00606756">
          <w:rPr>
            <w:rStyle w:val="Hyperlink"/>
          </w:rPr>
          <w:fldChar w:fldCharType="end"/>
        </w:r>
        <w:r w:rsidR="00104626" w:rsidDel="00606756">
          <w:delText xml:space="preserve">, and </w:delText>
        </w:r>
        <w:r w:rsidR="001A3F93" w:rsidDel="00606756">
          <w:fldChar w:fldCharType="begin"/>
        </w:r>
        <w:r w:rsidR="001A3F93" w:rsidDel="00606756">
          <w:delInstrText xml:space="preserve"> HYPERLINK \l "_Running_Specificed_Test" </w:delInstrText>
        </w:r>
        <w:r w:rsidR="001A3F93" w:rsidDel="00606756">
          <w:fldChar w:fldCharType="separate"/>
        </w:r>
        <w:r w:rsidR="00104626" w:rsidRPr="00104626" w:rsidDel="00606756">
          <w:rPr>
            <w:rStyle w:val="Hyperlink"/>
          </w:rPr>
          <w:delText>Running Specific Test Cases</w:delText>
        </w:r>
        <w:r w:rsidR="001A3F93" w:rsidDel="00606756">
          <w:rPr>
            <w:rStyle w:val="Hyperlink"/>
          </w:rPr>
          <w:fldChar w:fldCharType="end"/>
        </w:r>
        <w:r w:rsidR="00104626" w:rsidDel="00606756">
          <w:delText>.</w:delText>
        </w:r>
      </w:del>
    </w:p>
    <w:p w14:paraId="3283E655" w14:textId="55DA8F2D" w:rsidR="00147FAA" w:rsidRDefault="00147FAA" w:rsidP="00C05B58">
      <w:pPr>
        <w:pStyle w:val="BodyText"/>
        <w:numPr>
          <w:ilvl w:val="0"/>
          <w:numId w:val="52"/>
        </w:numPr>
      </w:pPr>
      <w:r>
        <w:t xml:space="preserve">Run the Test Cases via PowerShell scripts, as described in </w:t>
      </w:r>
      <w:hyperlink w:anchor="_Running_Test_Cases" w:history="1">
        <w:r w:rsidRPr="00147FAA">
          <w:rPr>
            <w:rStyle w:val="Hyperlink"/>
            <w:lang w:val="en-US"/>
          </w:rPr>
          <w:t>Running Test Cases in the Test Suite Modes</w:t>
        </w:r>
      </w:hyperlink>
      <w:r>
        <w:rPr>
          <w:lang w:val="en-US"/>
        </w:rPr>
        <w:t>.</w:t>
      </w:r>
    </w:p>
    <w:p w14:paraId="1526C607" w14:textId="05A7CB29" w:rsidR="00E62258" w:rsidRDefault="002E3C4E" w:rsidP="00C05B58">
      <w:pPr>
        <w:pStyle w:val="BodyText"/>
        <w:numPr>
          <w:ilvl w:val="0"/>
          <w:numId w:val="52"/>
        </w:numPr>
      </w:pPr>
      <w:r w:rsidRPr="002E3C4E">
        <w:t>Run the Test Cases using</w:t>
      </w:r>
      <w:r w:rsidR="005B7A59">
        <w:t xml:space="preserve"> the </w:t>
      </w:r>
      <w:r w:rsidR="00E62258" w:rsidRPr="002E3C4E">
        <w:t xml:space="preserve">Protocol Test Manager (PTM) </w:t>
      </w:r>
      <w:r w:rsidRPr="002E3C4E">
        <w:t>graphical user interface (UI)</w:t>
      </w:r>
      <w:r w:rsidR="006F2977">
        <w:t>,</w:t>
      </w:r>
      <w:r w:rsidRPr="002E3C4E">
        <w:t xml:space="preserve"> </w:t>
      </w:r>
      <w:r w:rsidR="006F2977">
        <w:t xml:space="preserve">as </w:t>
      </w:r>
      <w:r w:rsidR="00E62258" w:rsidRPr="002E3C4E">
        <w:t xml:space="preserve">described in </w:t>
      </w:r>
      <w:hyperlink w:anchor="_Using_Protocol_Test" w:history="1">
        <w:r w:rsidR="00E62258" w:rsidRPr="006F2977">
          <w:rPr>
            <w:rStyle w:val="Hyperlink"/>
            <w:szCs w:val="22"/>
          </w:rPr>
          <w:t>Using Protocol Test Manager</w:t>
        </w:r>
      </w:hyperlink>
      <w:r w:rsidR="00AB127A" w:rsidRPr="002E3C4E">
        <w:t>.</w:t>
      </w:r>
      <w:r w:rsidR="0030107F">
        <w:t xml:space="preserve"> </w:t>
      </w:r>
    </w:p>
    <w:p w14:paraId="42B065A1" w14:textId="2D0D06C4" w:rsidR="00733EC5" w:rsidRDefault="00761165" w:rsidP="00733EC5">
      <w:pPr>
        <w:pStyle w:val="MoreInfo"/>
      </w:pPr>
      <w:r w:rsidRPr="005D3BC5">
        <w:rPr>
          <w:noProof/>
          <w:color w:val="0366D6"/>
          <w:shd w:val="clear" w:color="auto" w:fill="FFFFFF" w:themeFill="background1"/>
        </w:rPr>
        <w:drawing>
          <wp:inline distT="0" distB="0" distL="0" distR="0" wp14:anchorId="67C94FD0" wp14:editId="3107CAC3">
            <wp:extent cx="311391" cy="207594"/>
            <wp:effectExtent l="0" t="0" r="0" b="2540"/>
            <wp:docPr id="125" name="Picture 125">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46">
                      <a:extLst>
                        <a:ext uri="{BEBA8EAE-BF5A-486C-A8C5-ECC9F3942E4B}">
                          <a14:imgProps xmlns:a14="http://schemas.microsoft.com/office/drawing/2010/main">
                            <a14:imgLayer r:embed="rId18">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311391" cy="207594"/>
                    </a:xfrm>
                    <a:prstGeom prst="rect">
                      <a:avLst/>
                    </a:prstGeom>
                    <a:noFill/>
                    <a:ln>
                      <a:noFill/>
                    </a:ln>
                  </pic:spPr>
                </pic:pic>
              </a:graphicData>
            </a:graphic>
          </wp:inline>
        </w:drawing>
      </w:r>
      <w:r w:rsidR="00733EC5">
        <w:t>Note</w:t>
      </w:r>
    </w:p>
    <w:p w14:paraId="41AB4998" w14:textId="3B5CC011" w:rsidR="00733EC5" w:rsidRDefault="00733EC5" w:rsidP="00BF18E4">
      <w:pPr>
        <w:pStyle w:val="BodyText"/>
      </w:pPr>
      <w:r>
        <w:t xml:space="preserve">If you choose the latter option, PTM will need to be installed and configured to generate a set of Test Cases that you </w:t>
      </w:r>
      <w:r w:rsidR="00C76C06">
        <w:t>can modify or execute as is</w:t>
      </w:r>
      <w:r>
        <w:t>.</w:t>
      </w:r>
    </w:p>
    <w:p w14:paraId="704117DA" w14:textId="77777777" w:rsidR="00BF18E4" w:rsidRDefault="00BF18E4" w:rsidP="00BF18E4">
      <w:pPr>
        <w:pStyle w:val="BodyTextSpacer"/>
      </w:pPr>
    </w:p>
    <w:p w14:paraId="5AE7BFBF" w14:textId="0DE191AD" w:rsidR="00BF18E4" w:rsidRDefault="00252F13" w:rsidP="00BF18E4">
      <w:pPr>
        <w:pStyle w:val="BodyText"/>
      </w:pPr>
      <w:r>
        <w:pict w14:anchorId="00A542B4">
          <v:shape id="Graphic 47" o:spid="_x0000_i1034" type="#_x0000_t75" alt="Magnifying glass" style="width:16.15pt;height:16.1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">
            <v:imagedata r:id="rId12" o:title="" cropbottom="-854f" cropright="-854f"/>
          </v:shape>
        </w:pict>
      </w:r>
      <w:r w:rsidR="005A2B1A">
        <w:t xml:space="preserve">  </w:t>
      </w:r>
      <w:r w:rsidR="00BF18E4">
        <w:t>The major topics covered in this section include the following:</w:t>
      </w:r>
    </w:p>
    <w:p w14:paraId="1778F5EF" w14:textId="3C0A2025" w:rsidR="00BF18E4" w:rsidRDefault="00D8682D" w:rsidP="005A2B1A">
      <w:pPr>
        <w:pStyle w:val="BodyText"/>
        <w:ind w:left="432"/>
      </w:pPr>
      <w:hyperlink w:anchor="_Test_Run_Pre-Configuration" w:history="1">
        <w:r w:rsidR="00BF18E4" w:rsidRPr="00BF18E4">
          <w:rPr>
            <w:rStyle w:val="Hyperlink"/>
          </w:rPr>
          <w:t>Test Run Pre-Configuration</w:t>
        </w:r>
      </w:hyperlink>
    </w:p>
    <w:p w14:paraId="1E5DC024" w14:textId="5F9A5212" w:rsidR="00BF18E4" w:rsidRDefault="00D8682D" w:rsidP="005A2B1A">
      <w:pPr>
        <w:pStyle w:val="BodyText"/>
        <w:ind w:left="432"/>
      </w:pPr>
      <w:hyperlink w:anchor="_Running_Verification_Tests" w:history="1">
        <w:r w:rsidR="00BF18E4" w:rsidRPr="00BF18E4">
          <w:rPr>
            <w:rStyle w:val="Hyperlink"/>
          </w:rPr>
          <w:t>Running Verification Tests</w:t>
        </w:r>
      </w:hyperlink>
    </w:p>
    <w:p w14:paraId="378B113A" w14:textId="55B58E81" w:rsidR="00BF18E4" w:rsidRDefault="00D8682D" w:rsidP="005A2B1A">
      <w:pPr>
        <w:pStyle w:val="BodyText"/>
        <w:ind w:left="432"/>
      </w:pPr>
      <w:hyperlink w:anchor="_Running_All_Test" w:history="1">
        <w:r w:rsidR="00BF18E4" w:rsidRPr="00BF18E4">
          <w:rPr>
            <w:rStyle w:val="Hyperlink"/>
          </w:rPr>
          <w:t>Running All Test Cases</w:t>
        </w:r>
      </w:hyperlink>
    </w:p>
    <w:p w14:paraId="73545174" w14:textId="0F3643D8" w:rsidR="00BF18E4" w:rsidRDefault="00D8682D" w:rsidP="005A2B1A">
      <w:pPr>
        <w:pStyle w:val="BodyText"/>
        <w:ind w:left="432"/>
      </w:pPr>
      <w:hyperlink w:anchor="_Running_Specificed_Test" w:history="1">
        <w:r w:rsidR="00BF18E4" w:rsidRPr="00BF18E4">
          <w:rPr>
            <w:rStyle w:val="Hyperlink"/>
          </w:rPr>
          <w:t>Running Specific Test Cases</w:t>
        </w:r>
      </w:hyperlink>
    </w:p>
    <w:p w14:paraId="5AE2E1F3" w14:textId="43A3DFE0" w:rsidR="00BF18E4" w:rsidRDefault="00D8682D" w:rsidP="005A2B1A">
      <w:pPr>
        <w:pStyle w:val="BodyText"/>
        <w:ind w:left="432"/>
      </w:pPr>
      <w:hyperlink w:anchor="_Example_:_Running" w:history="1">
        <w:r w:rsidR="00BF18E4" w:rsidRPr="00BF18E4">
          <w:rPr>
            <w:rStyle w:val="Hyperlink"/>
          </w:rPr>
          <w:t>Example : Running Test Cases in Interactive Mode</w:t>
        </w:r>
      </w:hyperlink>
    </w:p>
    <w:p w14:paraId="75E2D744" w14:textId="3C0085F9" w:rsidR="00BF18E4" w:rsidRDefault="00D8682D" w:rsidP="005A2B1A">
      <w:pPr>
        <w:pStyle w:val="BodyText"/>
        <w:ind w:left="432"/>
      </w:pPr>
      <w:hyperlink w:anchor="_Example_:_Running_1" w:history="1">
        <w:r w:rsidR="00BF18E4" w:rsidRPr="00BF18E4">
          <w:rPr>
            <w:rStyle w:val="Hyperlink"/>
          </w:rPr>
          <w:t>Example : Running RDPEI Test Cases in Interactive Mode</w:t>
        </w:r>
      </w:hyperlink>
    </w:p>
    <w:p w14:paraId="3FA85415" w14:textId="0F5B7800" w:rsidR="00BF18E4" w:rsidRDefault="00D8682D" w:rsidP="005A2B1A">
      <w:pPr>
        <w:pStyle w:val="BodyText"/>
        <w:ind w:left="432"/>
      </w:pPr>
      <w:hyperlink w:anchor="_Viewing_Test_Results" w:history="1">
        <w:r w:rsidR="00BF18E4" w:rsidRPr="00BF18E4">
          <w:rPr>
            <w:rStyle w:val="Hyperlink"/>
          </w:rPr>
          <w:t>Viewing Test Results</w:t>
        </w:r>
      </w:hyperlink>
    </w:p>
    <w:p w14:paraId="0DE61292" w14:textId="2A100EF6" w:rsidR="00BF18E4" w:rsidRDefault="00D8682D" w:rsidP="005A2B1A">
      <w:pPr>
        <w:pStyle w:val="BodyText"/>
        <w:ind w:left="432"/>
      </w:pPr>
      <w:hyperlink w:anchor="_Running_and_Debugging" w:history="1">
        <w:r w:rsidR="00BF18E4" w:rsidRPr="00BF18E4">
          <w:rPr>
            <w:rStyle w:val="Hyperlink"/>
          </w:rPr>
          <w:t>Running and Debugging Test Cases With Visual Studio</w:t>
        </w:r>
      </w:hyperlink>
    </w:p>
    <w:p w14:paraId="1FCA9E8B" w14:textId="319504A3" w:rsidR="005B7A59" w:rsidRDefault="00995414" w:rsidP="00223CC0">
      <w:pPr>
        <w:pStyle w:val="Heading2"/>
        <w:rPr>
          <w:lang w:val="en"/>
        </w:rPr>
      </w:pPr>
      <w:bookmarkStart w:id="412" w:name="_Test_Run_Pre-Configuration"/>
      <w:bookmarkStart w:id="413" w:name="_Toc67405017"/>
      <w:bookmarkEnd w:id="412"/>
      <w:r>
        <w:rPr>
          <w:lang w:val="en"/>
        </w:rPr>
        <w:t>Test Run Pre-Configuration</w:t>
      </w:r>
      <w:bookmarkEnd w:id="413"/>
    </w:p>
    <w:p w14:paraId="1562F844" w14:textId="15D13974" w:rsidR="00223CC0" w:rsidRPr="00EC551A" w:rsidRDefault="00185712" w:rsidP="00EC551A">
      <w:pPr>
        <w:pStyle w:val="BodyText"/>
      </w:pPr>
      <w:r w:rsidRPr="00EC551A">
        <w:t xml:space="preserve">Before you actually run the Test Cases, some additional configuration is required for the </w:t>
      </w:r>
      <w:r w:rsidRPr="00024DAB">
        <w:rPr>
          <w:b/>
          <w:bCs/>
        </w:rPr>
        <w:t>Test Suite</w:t>
      </w:r>
      <w:r w:rsidRPr="00EC551A">
        <w:t xml:space="preserve"> and </w:t>
      </w:r>
      <w:r w:rsidR="004251C0" w:rsidRPr="00EC551A">
        <w:t>T</w:t>
      </w:r>
      <w:r w:rsidRPr="00EC551A">
        <w:t xml:space="preserve">est </w:t>
      </w:r>
      <w:r w:rsidR="004251C0" w:rsidRPr="00EC551A">
        <w:t>C</w:t>
      </w:r>
      <w:r w:rsidRPr="00EC551A">
        <w:t>ases</w:t>
      </w:r>
      <w:r w:rsidR="008B3E3B" w:rsidRPr="00EC551A">
        <w:t xml:space="preserve"> </w:t>
      </w:r>
      <w:r w:rsidR="004251C0" w:rsidRPr="00EC551A">
        <w:t>for several protocol implementations under test</w:t>
      </w:r>
      <w:r w:rsidRPr="00EC551A">
        <w:t>, as specified in the topics that follow:</w:t>
      </w:r>
    </w:p>
    <w:p w14:paraId="759BBC35" w14:textId="36CA90B8" w:rsidR="00D7095B" w:rsidRDefault="00D8682D" w:rsidP="00C05B58">
      <w:pPr>
        <w:pStyle w:val="BodyText"/>
        <w:numPr>
          <w:ilvl w:val="0"/>
          <w:numId w:val="52"/>
        </w:numPr>
        <w:rPr>
          <w:rStyle w:val="Hyperlink"/>
          <w:color w:val="24292E"/>
          <w:u w:val="none"/>
        </w:rPr>
      </w:pPr>
      <w:hyperlink w:anchor="_Configure_the_Test_1" w:history="1">
        <w:r w:rsidR="00D7095B" w:rsidRPr="00D7095B">
          <w:rPr>
            <w:rStyle w:val="Hyperlink"/>
          </w:rPr>
          <w:t xml:space="preserve">Configuring </w:t>
        </w:r>
        <w:r w:rsidR="006D5846">
          <w:rPr>
            <w:rStyle w:val="Hyperlink"/>
          </w:rPr>
          <w:t>Common</w:t>
        </w:r>
        <w:r w:rsidR="006D5846" w:rsidRPr="00D7095B">
          <w:rPr>
            <w:rStyle w:val="Hyperlink"/>
          </w:rPr>
          <w:t xml:space="preserve"> </w:t>
        </w:r>
        <w:r w:rsidR="006D5846">
          <w:rPr>
            <w:rStyle w:val="Hyperlink"/>
          </w:rPr>
          <w:t>Test Suite Mode Settings</w:t>
        </w:r>
      </w:hyperlink>
    </w:p>
    <w:p w14:paraId="20992656" w14:textId="3838C5CC" w:rsidR="00D7095B" w:rsidRDefault="00D8682D" w:rsidP="00C05B58">
      <w:pPr>
        <w:pStyle w:val="BodyText"/>
        <w:numPr>
          <w:ilvl w:val="0"/>
          <w:numId w:val="52"/>
        </w:numPr>
        <w:rPr>
          <w:rStyle w:val="Hyperlink"/>
          <w:color w:val="24292E"/>
          <w:u w:val="none"/>
        </w:rPr>
      </w:pPr>
      <w:hyperlink w:anchor="_MS-RDPEI_Test_Case" w:history="1">
        <w:r w:rsidR="00D7095B" w:rsidRPr="00D7095B">
          <w:rPr>
            <w:rStyle w:val="Hyperlink"/>
          </w:rPr>
          <w:t>Configuring the Test Suite Mode for MS-RDPEI Events</w:t>
        </w:r>
      </w:hyperlink>
    </w:p>
    <w:p w14:paraId="7508F84D" w14:textId="7EF847A3" w:rsidR="00D7095B" w:rsidRPr="00D7095B" w:rsidRDefault="00D8682D" w:rsidP="00C05B58">
      <w:pPr>
        <w:pStyle w:val="BodyText"/>
        <w:numPr>
          <w:ilvl w:val="0"/>
          <w:numId w:val="52"/>
        </w:numPr>
        <w:rPr>
          <w:rStyle w:val="Hyperlink"/>
          <w:color w:val="24292E"/>
          <w:u w:val="none"/>
        </w:rPr>
      </w:pPr>
      <w:hyperlink w:anchor="_Configuring_the_Test_1" w:history="1">
        <w:r w:rsidR="00D7095B" w:rsidRPr="00D7095B">
          <w:rPr>
            <w:rStyle w:val="Hyperlink"/>
          </w:rPr>
          <w:t>Configuring the Test Suite Mode for MS-RDPEDISP Events</w:t>
        </w:r>
      </w:hyperlink>
    </w:p>
    <w:p w14:paraId="4D2C9BE4" w14:textId="661E681E" w:rsidR="0031147B" w:rsidRDefault="000006C5" w:rsidP="00A2071C">
      <w:pPr>
        <w:pStyle w:val="Heading3"/>
      </w:pPr>
      <w:bookmarkStart w:id="414" w:name="_Configure_the_Test_1"/>
      <w:bookmarkStart w:id="415" w:name="_Test_Suite_Mode"/>
      <w:bookmarkStart w:id="416" w:name="_Configuring_the_Test"/>
      <w:bookmarkStart w:id="417" w:name="_Configuring_Common_Test"/>
      <w:bookmarkStart w:id="418" w:name="_Toc67405018"/>
      <w:bookmarkEnd w:id="414"/>
      <w:bookmarkEnd w:id="415"/>
      <w:bookmarkEnd w:id="416"/>
      <w:bookmarkEnd w:id="417"/>
      <w:r w:rsidRPr="00D7095B">
        <w:t xml:space="preserve">Configuring </w:t>
      </w:r>
      <w:r w:rsidR="006D5846">
        <w:t>Common</w:t>
      </w:r>
      <w:r w:rsidRPr="00D7095B">
        <w:t xml:space="preserve"> </w:t>
      </w:r>
      <w:r w:rsidR="0031147B" w:rsidRPr="00D7095B">
        <w:t>Test Suite</w:t>
      </w:r>
      <w:r w:rsidR="0031147B" w:rsidRPr="00AB127A">
        <w:t xml:space="preserve"> Mode</w:t>
      </w:r>
      <w:r w:rsidR="006D5846">
        <w:t xml:space="preserve"> Settings</w:t>
      </w:r>
      <w:bookmarkEnd w:id="418"/>
    </w:p>
    <w:p w14:paraId="215F8701" w14:textId="4BFAFC71" w:rsidR="0030107F" w:rsidRDefault="00AB127A" w:rsidP="00EC551A">
      <w:pPr>
        <w:pStyle w:val="BodyText"/>
      </w:pPr>
      <w:r w:rsidRPr="00AB127A">
        <w:t xml:space="preserve">Test </w:t>
      </w:r>
      <w:r w:rsidR="00EC551A">
        <w:t>C</w:t>
      </w:r>
      <w:r w:rsidRPr="00AB127A">
        <w:t xml:space="preserve">ases control the </w:t>
      </w:r>
      <w:r w:rsidR="00EC551A">
        <w:t>RDP</w:t>
      </w:r>
      <w:r w:rsidRPr="00AB127A">
        <w:t xml:space="preserve"> client </w:t>
      </w:r>
      <w:r w:rsidR="00A34319">
        <w:t>system (</w:t>
      </w:r>
      <w:r w:rsidRPr="00EC551A">
        <w:rPr>
          <w:b/>
          <w:bCs/>
        </w:rPr>
        <w:t xml:space="preserve">SUT </w:t>
      </w:r>
      <w:r w:rsidR="00EC551A" w:rsidRPr="006075E4">
        <w:t>computer</w:t>
      </w:r>
      <w:r w:rsidR="00A34319">
        <w:t xml:space="preserve">) </w:t>
      </w:r>
      <w:r w:rsidR="00CD20C0">
        <w:t>and</w:t>
      </w:r>
      <w:r w:rsidR="00CD20C0" w:rsidRPr="00AB127A">
        <w:t xml:space="preserve"> </w:t>
      </w:r>
      <w:r w:rsidR="00CD20C0">
        <w:t xml:space="preserve">typically </w:t>
      </w:r>
      <w:r w:rsidRPr="00AB127A">
        <w:t xml:space="preserve">generate </w:t>
      </w:r>
      <w:r w:rsidR="00D77E7F">
        <w:t xml:space="preserve">common </w:t>
      </w:r>
      <w:r w:rsidRPr="00AB127A">
        <w:t>events such as</w:t>
      </w:r>
      <w:r w:rsidR="0030107F">
        <w:t xml:space="preserve"> the following:</w:t>
      </w:r>
    </w:p>
    <w:p w14:paraId="147746E7" w14:textId="74B1BCCE" w:rsidR="0030107F" w:rsidRDefault="0030107F" w:rsidP="00EC551A">
      <w:pPr>
        <w:pStyle w:val="BodyText"/>
      </w:pPr>
      <w:del w:id="419" w:author="Harley Zhang (Wicresoft)" w:date="2021-03-10T16:14:00Z">
        <w:r w:rsidRPr="00E137E0" w:rsidDel="00662BF2">
          <w:rPr>
            <w:b/>
            <w:bCs/>
          </w:rPr>
          <w:delText>C</w:delText>
        </w:r>
        <w:r w:rsidR="00AB127A" w:rsidRPr="00E137E0" w:rsidDel="00662BF2">
          <w:rPr>
            <w:b/>
            <w:bCs/>
          </w:rPr>
          <w:delText>onnection</w:delText>
        </w:r>
        <w:r w:rsidR="00E137E0" w:rsidDel="00662BF2">
          <w:delText xml:space="preserve">  —</w:delText>
        </w:r>
      </w:del>
      <w:ins w:id="420" w:author="Harley Zhang (Wicresoft)" w:date="2021-03-10T16:14:00Z">
        <w:r w:rsidR="00662BF2" w:rsidRPr="00E137E0">
          <w:rPr>
            <w:b/>
            <w:bCs/>
          </w:rPr>
          <w:t>Connection</w:t>
        </w:r>
        <w:r w:rsidR="00662BF2">
          <w:t xml:space="preserve"> </w:t>
        </w:r>
      </w:ins>
      <w:del w:id="421" w:author="Harley Zhang (Wicresoft)" w:date="2021-03-10T16:14:00Z">
        <w:r w:rsidR="00E137E0" w:rsidDel="00662BF2">
          <w:delText xml:space="preserve">  event</w:delText>
        </w:r>
      </w:del>
      <w:ins w:id="422" w:author="Harley Zhang (Wicresoft)" w:date="2021-03-10T16:14:00Z">
        <w:r w:rsidR="00662BF2">
          <w:t>— event</w:t>
        </w:r>
      </w:ins>
      <w:r w:rsidR="00E137E0">
        <w:t xml:space="preserve"> is triggered by RDP connection setup.</w:t>
      </w:r>
    </w:p>
    <w:p w14:paraId="6C87B66A" w14:textId="2FC2F5D1" w:rsidR="0030107F" w:rsidRDefault="0030107F" w:rsidP="00EC551A">
      <w:pPr>
        <w:pStyle w:val="BodyText"/>
      </w:pPr>
      <w:del w:id="423" w:author="Harley Zhang (Wicresoft)" w:date="2021-03-10T16:14:00Z">
        <w:r w:rsidRPr="00E137E0" w:rsidDel="00662BF2">
          <w:rPr>
            <w:b/>
            <w:bCs/>
          </w:rPr>
          <w:delText>D</w:delText>
        </w:r>
        <w:r w:rsidR="00AB127A" w:rsidRPr="00E137E0" w:rsidDel="00662BF2">
          <w:rPr>
            <w:b/>
            <w:bCs/>
          </w:rPr>
          <w:delText>isconnection</w:delText>
        </w:r>
        <w:r w:rsidR="00E137E0" w:rsidDel="00662BF2">
          <w:delText xml:space="preserve">  —</w:delText>
        </w:r>
      </w:del>
      <w:ins w:id="424" w:author="Harley Zhang (Wicresoft)" w:date="2021-03-10T16:14:00Z">
        <w:r w:rsidR="00662BF2" w:rsidRPr="00E137E0">
          <w:rPr>
            <w:b/>
            <w:bCs/>
          </w:rPr>
          <w:t>Disconnection</w:t>
        </w:r>
        <w:r w:rsidR="00662BF2">
          <w:t xml:space="preserve"> </w:t>
        </w:r>
      </w:ins>
      <w:del w:id="425" w:author="Harley Zhang (Wicresoft)" w:date="2021-03-10T16:14:00Z">
        <w:r w:rsidR="00E137E0" w:rsidDel="00662BF2">
          <w:delText xml:space="preserve">  event</w:delText>
        </w:r>
      </w:del>
      <w:ins w:id="426" w:author="Harley Zhang (Wicresoft)" w:date="2021-03-10T16:14:00Z">
        <w:r w:rsidR="00662BF2">
          <w:t>— event</w:t>
        </w:r>
      </w:ins>
      <w:r w:rsidR="00E137E0">
        <w:t xml:space="preserve"> is triggered by RDP disconnection.</w:t>
      </w:r>
    </w:p>
    <w:p w14:paraId="0327811C" w14:textId="6D43E34F" w:rsidR="0030107F" w:rsidRDefault="0030107F" w:rsidP="00EC551A">
      <w:pPr>
        <w:pStyle w:val="BodyText"/>
      </w:pPr>
      <w:r w:rsidRPr="00E137E0">
        <w:rPr>
          <w:b/>
          <w:bCs/>
        </w:rPr>
        <w:t>U</w:t>
      </w:r>
      <w:r w:rsidR="00AB127A" w:rsidRPr="00E137E0">
        <w:rPr>
          <w:b/>
          <w:bCs/>
        </w:rPr>
        <w:t>ser input</w:t>
      </w:r>
      <w:r w:rsidR="00E137E0">
        <w:t xml:space="preserve"> </w:t>
      </w:r>
      <w:del w:id="427" w:author="Harley Zhang (Wicresoft)" w:date="2021-03-10T16:14:00Z">
        <w:r w:rsidR="00E137E0" w:rsidDel="00662BF2">
          <w:delText>—  event</w:delText>
        </w:r>
      </w:del>
      <w:ins w:id="428" w:author="Harley Zhang (Wicresoft)" w:date="2021-03-10T16:14:00Z">
        <w:r w:rsidR="00662BF2">
          <w:t>— event</w:t>
        </w:r>
      </w:ins>
      <w:r w:rsidR="00E137E0">
        <w:t xml:space="preserve"> is triggered from user input, such as keyboard or mouse input.</w:t>
      </w:r>
    </w:p>
    <w:p w14:paraId="5CC70330" w14:textId="5167D78B" w:rsidR="00EC551A" w:rsidRDefault="00AE1D53" w:rsidP="00EC551A">
      <w:pPr>
        <w:pStyle w:val="BodyText"/>
      </w:pPr>
      <w:r>
        <w:t xml:space="preserve">These events are generated in the </w:t>
      </w:r>
      <w:r w:rsidR="00AB127A" w:rsidRPr="00AB127A">
        <w:t xml:space="preserve">three </w:t>
      </w:r>
      <w:r w:rsidR="00EC551A">
        <w:t xml:space="preserve">different </w:t>
      </w:r>
      <w:r>
        <w:t xml:space="preserve">Test Suite </w:t>
      </w:r>
      <w:r w:rsidR="00AB127A" w:rsidRPr="00AB127A">
        <w:t xml:space="preserve">modes </w:t>
      </w:r>
      <w:r w:rsidR="00EC551A">
        <w:t xml:space="preserve">you can use </w:t>
      </w:r>
      <w:r w:rsidR="00AB127A" w:rsidRPr="00AB127A">
        <w:t xml:space="preserve">to control the </w:t>
      </w:r>
      <w:r w:rsidR="00EC551A">
        <w:t xml:space="preserve">RDP </w:t>
      </w:r>
      <w:r w:rsidR="00AB127A" w:rsidRPr="00AB127A">
        <w:t>client</w:t>
      </w:r>
      <w:r w:rsidR="00EC551A">
        <w:t>, as follows</w:t>
      </w:r>
      <w:r w:rsidR="00AB127A" w:rsidRPr="00AB127A">
        <w:t xml:space="preserve">: </w:t>
      </w:r>
    </w:p>
    <w:p w14:paraId="30068CED" w14:textId="264B84C3" w:rsidR="00EC551A" w:rsidRPr="00EC551A" w:rsidRDefault="00AB127A" w:rsidP="00C05B58">
      <w:pPr>
        <w:pStyle w:val="BodyText"/>
        <w:numPr>
          <w:ilvl w:val="0"/>
          <w:numId w:val="53"/>
        </w:numPr>
      </w:pPr>
      <w:r w:rsidRPr="000006C5">
        <w:rPr>
          <w:b/>
          <w:bCs/>
        </w:rPr>
        <w:t>PowerShell</w:t>
      </w:r>
    </w:p>
    <w:p w14:paraId="742910C0" w14:textId="77777777" w:rsidR="000E62F2" w:rsidRPr="000E62F2" w:rsidRDefault="00EC551A" w:rsidP="00C05B58">
      <w:pPr>
        <w:pStyle w:val="BodyText"/>
        <w:numPr>
          <w:ilvl w:val="0"/>
          <w:numId w:val="53"/>
        </w:numPr>
        <w:rPr>
          <w:rStyle w:val="CommentReference"/>
          <w:sz w:val="22"/>
          <w:szCs w:val="21"/>
        </w:rPr>
      </w:pPr>
      <w:r w:rsidRPr="000006C5">
        <w:rPr>
          <w:b/>
          <w:bCs/>
        </w:rPr>
        <w:t>I</w:t>
      </w:r>
      <w:r w:rsidR="00AB127A" w:rsidRPr="000006C5">
        <w:rPr>
          <w:b/>
          <w:bCs/>
        </w:rPr>
        <w:t>nteractive</w:t>
      </w:r>
      <w:r w:rsidR="00AB127A" w:rsidRPr="00EC551A">
        <w:t xml:space="preserve"> </w:t>
      </w:r>
    </w:p>
    <w:p w14:paraId="3B181110" w14:textId="4388DA3C" w:rsidR="00DE36F7" w:rsidRDefault="00913E39" w:rsidP="00C05B58">
      <w:pPr>
        <w:pStyle w:val="BodyText"/>
        <w:numPr>
          <w:ilvl w:val="0"/>
          <w:numId w:val="53"/>
        </w:numPr>
      </w:pPr>
      <w:r w:rsidRPr="000E62F2">
        <w:rPr>
          <w:rStyle w:val="CommentReference"/>
          <w:rFonts w:cs="Times New Roman"/>
          <w:b/>
          <w:bCs/>
          <w:color w:val="auto"/>
          <w:sz w:val="22"/>
          <w:szCs w:val="22"/>
          <w:lang w:val="en-US"/>
        </w:rPr>
        <w:t>Managed</w:t>
      </w:r>
    </w:p>
    <w:p w14:paraId="02FBD3AC" w14:textId="77777777" w:rsidR="00E137E0" w:rsidRDefault="00E137E0" w:rsidP="00E137E0">
      <w:pPr>
        <w:pStyle w:val="BodyTextSpacer"/>
        <w:ind w:firstLine="360"/>
      </w:pPr>
    </w:p>
    <w:p w14:paraId="30200AE6" w14:textId="7E7B0812" w:rsidR="0030231A" w:rsidRPr="00AB127A" w:rsidRDefault="009D2E77" w:rsidP="006E6EC9">
      <w:pPr>
        <w:pStyle w:val="MoreInfo"/>
      </w:pPr>
      <w:r w:rsidRPr="005D3BC5">
        <w:rPr>
          <w:noProof/>
          <w:color w:val="0366D6"/>
          <w:shd w:val="clear" w:color="auto" w:fill="FFFFFF" w:themeFill="background1"/>
        </w:rPr>
        <w:drawing>
          <wp:inline distT="0" distB="0" distL="0" distR="0" wp14:anchorId="50F18B28" wp14:editId="5D7457AB">
            <wp:extent cx="311391" cy="207594"/>
            <wp:effectExtent l="0" t="0" r="0" b="2540"/>
            <wp:docPr id="131" name="Picture 131">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46">
                      <a:extLst>
                        <a:ext uri="{BEBA8EAE-BF5A-486C-A8C5-ECC9F3942E4B}">
                          <a14:imgProps xmlns:a14="http://schemas.microsoft.com/office/drawing/2010/main">
                            <a14:imgLayer r:embed="rId18">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311391" cy="207594"/>
                    </a:xfrm>
                    <a:prstGeom prst="rect">
                      <a:avLst/>
                    </a:prstGeom>
                    <a:noFill/>
                    <a:ln>
                      <a:noFill/>
                    </a:ln>
                  </pic:spPr>
                </pic:pic>
              </a:graphicData>
            </a:graphic>
          </wp:inline>
        </w:drawing>
      </w:r>
      <w:r w:rsidR="0030231A" w:rsidRPr="006E6EC9">
        <w:t>Note</w:t>
      </w:r>
    </w:p>
    <w:p w14:paraId="74C27FB2" w14:textId="584EE1DC" w:rsidR="00DE36F7" w:rsidRDefault="0030231A" w:rsidP="006E6EC9">
      <w:pPr>
        <w:pStyle w:val="MoreInfoText"/>
        <w:rPr>
          <w:szCs w:val="22"/>
        </w:rPr>
      </w:pPr>
      <w:r w:rsidRPr="00DE36F7">
        <w:t>If you plan to run Test Cases in PowerShell mode, you must log on with the local Administrator account</w:t>
      </w:r>
      <w:r w:rsidRPr="003C236C">
        <w:rPr>
          <w:szCs w:val="22"/>
        </w:rPr>
        <w:t>.</w:t>
      </w:r>
    </w:p>
    <w:p w14:paraId="12AE157D" w14:textId="77777777" w:rsidR="00DE36F7" w:rsidRDefault="00DE36F7" w:rsidP="00DE36F7">
      <w:pPr>
        <w:pStyle w:val="BodyTextSpacer"/>
      </w:pPr>
    </w:p>
    <w:p w14:paraId="53FCDCB4" w14:textId="43BB3ABA" w:rsidR="00BC3EBA" w:rsidRPr="00BC3EBA" w:rsidRDefault="00BC3EBA" w:rsidP="00BC3EBA">
      <w:pPr>
        <w:pStyle w:val="BodyText"/>
      </w:pPr>
      <w:r w:rsidRPr="00B65C04">
        <w:t xml:space="preserve">The functions that are provided </w:t>
      </w:r>
      <w:r w:rsidR="00024DAB">
        <w:t>by</w:t>
      </w:r>
      <w:r w:rsidRPr="00B65C04">
        <w:t xml:space="preserve"> these </w:t>
      </w:r>
      <w:r w:rsidRPr="00B65C04">
        <w:rPr>
          <w:b/>
          <w:bCs/>
        </w:rPr>
        <w:t>Test Suite</w:t>
      </w:r>
      <w:r w:rsidRPr="00B65C04">
        <w:t xml:space="preserve"> modes are described in</w:t>
      </w:r>
      <w:r>
        <w:t xml:space="preserve"> </w:t>
      </w:r>
      <w:hyperlink w:anchor="_Running_Test_Cases" w:history="1">
        <w:r w:rsidRPr="00BC3EBA">
          <w:rPr>
            <w:rStyle w:val="Hyperlink"/>
          </w:rPr>
          <w:t>Running Test Cases in the Test Suite Modes</w:t>
        </w:r>
      </w:hyperlink>
      <w:r>
        <w:t>.</w:t>
      </w:r>
    </w:p>
    <w:p w14:paraId="32E92571" w14:textId="2935EA5F" w:rsidR="00194399" w:rsidRDefault="00194399" w:rsidP="00194399">
      <w:pPr>
        <w:pStyle w:val="Heading4"/>
      </w:pPr>
      <w:bookmarkStart w:id="429" w:name="_Controlling_the_RDP"/>
      <w:bookmarkStart w:id="430" w:name="_Toc67405019"/>
      <w:bookmarkEnd w:id="429"/>
      <w:r>
        <w:t xml:space="preserve">Controlling the RDP Client on a Windows </w:t>
      </w:r>
      <w:r w:rsidR="002E66A6">
        <w:t xml:space="preserve">SUT </w:t>
      </w:r>
      <w:r>
        <w:t>Computer</w:t>
      </w:r>
      <w:bookmarkEnd w:id="430"/>
    </w:p>
    <w:p w14:paraId="39EB286D" w14:textId="791B5012" w:rsidR="00EC551A" w:rsidRPr="00EC551A" w:rsidRDefault="00EC551A" w:rsidP="00EC551A">
      <w:pPr>
        <w:pStyle w:val="BodyText"/>
      </w:pPr>
      <w:r>
        <w:t>The procedure that follows enable</w:t>
      </w:r>
      <w:r w:rsidR="0027517D">
        <w:t>s</w:t>
      </w:r>
      <w:r>
        <w:t xml:space="preserve"> you to configure the </w:t>
      </w:r>
      <w:r w:rsidRPr="004E7DC9">
        <w:rPr>
          <w:b/>
          <w:bCs/>
        </w:rPr>
        <w:t>Test Suite</w:t>
      </w:r>
      <w:r>
        <w:t xml:space="preserve"> </w:t>
      </w:r>
      <w:r w:rsidR="00194399">
        <w:t>using</w:t>
      </w:r>
      <w:r w:rsidR="005B2A48">
        <w:t xml:space="preserve"> one of three different </w:t>
      </w:r>
      <w:r w:rsidR="0027517D">
        <w:t>modes</w:t>
      </w:r>
      <w:r w:rsidR="005B2A48">
        <w:t xml:space="preserve"> </w:t>
      </w:r>
      <w:r>
        <w:t xml:space="preserve">to control the RDP client </w:t>
      </w:r>
      <w:r w:rsidR="00976E5C">
        <w:t xml:space="preserve">system </w:t>
      </w:r>
      <w:r>
        <w:t xml:space="preserve">on a Windows-based </w:t>
      </w:r>
      <w:r w:rsidRPr="00EC551A">
        <w:rPr>
          <w:b/>
          <w:bCs/>
        </w:rPr>
        <w:t>SUT</w:t>
      </w:r>
      <w:r>
        <w:t>.</w:t>
      </w:r>
    </w:p>
    <w:p w14:paraId="40B656B4" w14:textId="0AA8BFC3" w:rsidR="00AB127A" w:rsidRPr="00AB127A" w:rsidRDefault="00EC551A" w:rsidP="00EC551A">
      <w:pPr>
        <w:pStyle w:val="Caption"/>
      </w:pPr>
      <w:r w:rsidRPr="00BD57EE">
        <w:rPr>
          <w:rStyle w:val="Hyperlink"/>
          <w:sz w:val="24"/>
          <w:u w:val="none"/>
        </w:rPr>
        <w:sym w:font="Wingdings 3" w:char="F084"/>
      </w:r>
      <w:r w:rsidRPr="00BD57EE">
        <w:rPr>
          <w:rStyle w:val="Hyperlink"/>
          <w:u w:val="none"/>
        </w:rPr>
        <w:t xml:space="preserve">  </w:t>
      </w:r>
      <w:r w:rsidR="00AB127A" w:rsidRPr="00AB127A">
        <w:t xml:space="preserve">To configure the </w:t>
      </w:r>
      <w:r>
        <w:t>T</w:t>
      </w:r>
      <w:r w:rsidR="00AB127A" w:rsidRPr="00AB127A">
        <w:t xml:space="preserve">est </w:t>
      </w:r>
      <w:r>
        <w:t>S</w:t>
      </w:r>
      <w:r w:rsidR="00AB127A" w:rsidRPr="00AB127A">
        <w:t xml:space="preserve">uite mode for Windows-based </w:t>
      </w:r>
      <w:r w:rsidR="007F2168">
        <w:t xml:space="preserve">RDP </w:t>
      </w:r>
      <w:r w:rsidR="00AB127A" w:rsidRPr="00AB127A">
        <w:t>clients:</w:t>
      </w:r>
    </w:p>
    <w:p w14:paraId="69F1480F" w14:textId="4DBE1CEC" w:rsidR="004F7CCA" w:rsidRDefault="00AB127A" w:rsidP="00C05B58">
      <w:pPr>
        <w:pStyle w:val="BodyText"/>
        <w:numPr>
          <w:ilvl w:val="0"/>
          <w:numId w:val="54"/>
        </w:numPr>
      </w:pPr>
      <w:r w:rsidRPr="00AB127A">
        <w:t xml:space="preserve">Open </w:t>
      </w:r>
      <w:r w:rsidR="007F2168">
        <w:t xml:space="preserve">the </w:t>
      </w:r>
      <w:r w:rsidRPr="007F2168">
        <w:rPr>
          <w:szCs w:val="22"/>
        </w:rPr>
        <w:t>RDP_ClientTestSuite.ptfconfig</w:t>
      </w:r>
      <w:r w:rsidRPr="00AB127A">
        <w:t xml:space="preserve"> configuration file from</w:t>
      </w:r>
      <w:r w:rsidR="007F2168">
        <w:t xml:space="preserve"> </w:t>
      </w:r>
      <w:r w:rsidR="006440CC">
        <w:t>t</w:t>
      </w:r>
      <w:r w:rsidR="007F2168">
        <w:t>he followi</w:t>
      </w:r>
      <w:r w:rsidR="006440CC">
        <w:t>n</w:t>
      </w:r>
      <w:r w:rsidR="007F2168">
        <w:t>g dire</w:t>
      </w:r>
      <w:r w:rsidR="006440CC">
        <w:t>c</w:t>
      </w:r>
      <w:r w:rsidR="007F2168">
        <w:t>t</w:t>
      </w:r>
      <w:r w:rsidR="00C309A6">
        <w:t>o</w:t>
      </w:r>
      <w:r w:rsidR="007F2168">
        <w:t>ry location:</w:t>
      </w:r>
      <w:r w:rsidRPr="00AB127A">
        <w:t xml:space="preserve"> </w:t>
      </w:r>
    </w:p>
    <w:p w14:paraId="2E290637" w14:textId="77FBB8E6" w:rsidR="00AB127A" w:rsidRPr="00D7095B" w:rsidRDefault="00AB127A" w:rsidP="00374094">
      <w:pPr>
        <w:pStyle w:val="Code"/>
      </w:pPr>
      <w:del w:id="431" w:author="Harley Zhang (Wicresoft)" w:date="2021-03-10T16:15:00Z">
        <w:r w:rsidRPr="00D7095B" w:rsidDel="00620501">
          <w:delText>C:\Mi</w:delText>
        </w:r>
        <w:r w:rsidR="006440CC" w:rsidDel="00620501">
          <w:delText>c</w:delText>
        </w:r>
        <w:r w:rsidRPr="00D7095B" w:rsidDel="00620501">
          <w:delText>rosoftProtoc</w:delText>
        </w:r>
        <w:r w:rsidR="006440CC" w:rsidDel="00620501">
          <w:delText>o</w:delText>
        </w:r>
        <w:r w:rsidRPr="00D7095B" w:rsidDel="00620501">
          <w:delText>l</w:delText>
        </w:r>
        <w:r w:rsidR="006440CC" w:rsidDel="00620501">
          <w:delText>T</w:delText>
        </w:r>
        <w:r w:rsidRPr="00D7095B" w:rsidDel="00620501">
          <w:delText>ests\RDP\Client-Endpoint\&lt;version#&gt;</w:delText>
        </w:r>
      </w:del>
      <w:ins w:id="432" w:author="Harley Zhang (Wicresoft)" w:date="2021-03-10T16:15:00Z">
        <w:r w:rsidR="00620501" w:rsidRPr="00620501">
          <w:rPr>
            <w:rFonts w:ascii="Segoe UI" w:hAnsi="Segoe UI" w:cs="Segoe UI"/>
            <w:color w:val="24292E"/>
            <w:shd w:val="clear" w:color="auto" w:fill="FFFFFF"/>
          </w:rPr>
          <w:t xml:space="preserve"> </w:t>
        </w:r>
        <w:r w:rsidR="00620501" w:rsidRPr="00016E69">
          <w:t>C:\RDP-TestSuite-ClientEP</w:t>
        </w:r>
      </w:ins>
      <w:r w:rsidRPr="00D7095B">
        <w:t>\Bin</w:t>
      </w:r>
    </w:p>
    <w:p w14:paraId="6C103309" w14:textId="18D1CF97" w:rsidR="004F7CCA" w:rsidRDefault="007F2168" w:rsidP="00C05B58">
      <w:pPr>
        <w:pStyle w:val="BodyText"/>
        <w:numPr>
          <w:ilvl w:val="0"/>
          <w:numId w:val="54"/>
        </w:numPr>
      </w:pPr>
      <w:r>
        <w:t xml:space="preserve">In the </w:t>
      </w:r>
      <w:r w:rsidR="00A34319">
        <w:t>.</w:t>
      </w:r>
      <w:r>
        <w:t>ptfconfig file, locate</w:t>
      </w:r>
      <w:r w:rsidRPr="00AB127A">
        <w:t xml:space="preserve"> </w:t>
      </w:r>
      <w:r w:rsidR="00AB127A" w:rsidRPr="00AB127A">
        <w:t>the &lt; Adapter xsi:type="</w:t>
      </w:r>
      <w:r w:rsidR="00AB127A" w:rsidRPr="008A63DD">
        <w:rPr>
          <w:i/>
          <w:iCs/>
        </w:rPr>
        <w:t>powershell</w:t>
      </w:r>
      <w:r w:rsidR="00AB127A" w:rsidRPr="00AB127A">
        <w:t xml:space="preserve">" name="IRdpSutControlAdapter" scriptdir ="." / &gt; option in the </w:t>
      </w:r>
      <w:r w:rsidR="00AB127A" w:rsidRPr="00AB127A">
        <w:rPr>
          <w:b/>
          <w:bCs/>
        </w:rPr>
        <w:t>adapters</w:t>
      </w:r>
      <w:r w:rsidR="00AB127A" w:rsidRPr="00AB127A">
        <w:t xml:space="preserve"> node. </w:t>
      </w:r>
    </w:p>
    <w:p w14:paraId="6A9B0794" w14:textId="441594D2" w:rsidR="007F2168" w:rsidRDefault="007F2168" w:rsidP="004F7CCA">
      <w:pPr>
        <w:pStyle w:val="BodyText"/>
        <w:ind w:left="720"/>
      </w:pPr>
      <w:r>
        <w:lastRenderedPageBreak/>
        <w:t>Note that t</w:t>
      </w:r>
      <w:r w:rsidR="00AB127A" w:rsidRPr="00AB127A">
        <w:t xml:space="preserve">he default </w:t>
      </w:r>
      <w:r w:rsidR="00C7469A" w:rsidRPr="00C7469A">
        <w:rPr>
          <w:b/>
          <w:bCs/>
        </w:rPr>
        <w:t>Test Suite</w:t>
      </w:r>
      <w:r w:rsidR="00C7469A">
        <w:t xml:space="preserve"> </w:t>
      </w:r>
      <w:r w:rsidR="00AB127A" w:rsidRPr="00AB127A">
        <w:t xml:space="preserve">mode is </w:t>
      </w:r>
      <w:r w:rsidR="00B224CC">
        <w:rPr>
          <w:b/>
          <w:bCs/>
        </w:rPr>
        <w:t>P</w:t>
      </w:r>
      <w:r w:rsidR="00B224CC" w:rsidRPr="00AB127A">
        <w:rPr>
          <w:b/>
          <w:bCs/>
        </w:rPr>
        <w:t>ower</w:t>
      </w:r>
      <w:r w:rsidR="00B224CC">
        <w:rPr>
          <w:b/>
          <w:bCs/>
        </w:rPr>
        <w:t>s</w:t>
      </w:r>
      <w:r w:rsidR="00B224CC" w:rsidRPr="00AB127A">
        <w:rPr>
          <w:b/>
          <w:bCs/>
        </w:rPr>
        <w:t>hell</w:t>
      </w:r>
      <w:r w:rsidR="00AB127A" w:rsidRPr="00AB127A">
        <w:t xml:space="preserve">. </w:t>
      </w:r>
    </w:p>
    <w:p w14:paraId="1B1238A7" w14:textId="19B4A00C" w:rsidR="00B224CC" w:rsidRDefault="00B224CC" w:rsidP="00C05B58">
      <w:pPr>
        <w:pStyle w:val="BodyText"/>
        <w:numPr>
          <w:ilvl w:val="0"/>
          <w:numId w:val="54"/>
        </w:numPr>
      </w:pPr>
      <w:r w:rsidRPr="00B224CC">
        <w:t xml:space="preserve">To change the </w:t>
      </w:r>
      <w:r w:rsidRPr="00B224CC">
        <w:rPr>
          <w:b/>
          <w:bCs/>
        </w:rPr>
        <w:t>Test Suite</w:t>
      </w:r>
      <w:r w:rsidRPr="00B224CC">
        <w:t xml:space="preserve"> mode from the</w:t>
      </w:r>
      <w:r w:rsidR="006440CC">
        <w:t xml:space="preserve"> </w:t>
      </w:r>
      <w:r w:rsidRPr="00B224CC">
        <w:t>default, do</w:t>
      </w:r>
      <w:r w:rsidR="006440CC">
        <w:t xml:space="preserve"> </w:t>
      </w:r>
      <w:r w:rsidRPr="00B224CC">
        <w:t>either</w:t>
      </w:r>
      <w:r w:rsidR="006440CC">
        <w:t xml:space="preserve"> </w:t>
      </w:r>
      <w:r w:rsidRPr="00B224CC">
        <w:t>o</w:t>
      </w:r>
      <w:r w:rsidR="00C309A6" w:rsidRPr="00B224CC">
        <w:t>f</w:t>
      </w:r>
      <w:r w:rsidRPr="00B224CC">
        <w:t xml:space="preserve"> the following as r</w:t>
      </w:r>
      <w:r w:rsidR="006440CC">
        <w:t>e</w:t>
      </w:r>
      <w:r w:rsidRPr="00B224CC">
        <w:t>quired:</w:t>
      </w:r>
    </w:p>
    <w:p w14:paraId="76E0491D" w14:textId="0A169AC4" w:rsidR="00AB127A" w:rsidRPr="00B224CC" w:rsidRDefault="00AB127A" w:rsidP="00C05B58">
      <w:pPr>
        <w:pStyle w:val="BodyText"/>
        <w:numPr>
          <w:ilvl w:val="0"/>
          <w:numId w:val="61"/>
        </w:numPr>
      </w:pPr>
      <w:r w:rsidRPr="00B224CC">
        <w:t>To use</w:t>
      </w:r>
      <w:r w:rsidR="0031295F" w:rsidRPr="00B224CC">
        <w:t xml:space="preserve"> the</w:t>
      </w:r>
      <w:r w:rsidRPr="00B224CC">
        <w:t xml:space="preserve"> </w:t>
      </w:r>
      <w:r w:rsidR="00B224CC" w:rsidRPr="00B224CC">
        <w:rPr>
          <w:b/>
          <w:bCs/>
        </w:rPr>
        <w:t>I</w:t>
      </w:r>
      <w:r w:rsidRPr="00B224CC">
        <w:rPr>
          <w:b/>
          <w:bCs/>
        </w:rPr>
        <w:t>nteractive</w:t>
      </w:r>
      <w:r w:rsidRPr="00B224CC">
        <w:t xml:space="preserve"> mode, </w:t>
      </w:r>
      <w:r w:rsidR="00C7469A" w:rsidRPr="00B224CC">
        <w:t>set the xsi:type value to</w:t>
      </w:r>
      <w:r w:rsidR="00C7469A" w:rsidRPr="00B224CC" w:rsidDel="00C7469A">
        <w:t xml:space="preserve"> </w:t>
      </w:r>
      <w:r w:rsidR="007F2168" w:rsidRPr="00B224CC">
        <w:t>“interactive”, as in:</w:t>
      </w:r>
      <w:r w:rsidRPr="00B224CC">
        <w:t xml:space="preserve"> &lt; Adapter xsi:type</w:t>
      </w:r>
      <w:r w:rsidR="006440CC">
        <w:t xml:space="preserve"> </w:t>
      </w:r>
      <w:r w:rsidRPr="00B224CC">
        <w:t>"</w:t>
      </w:r>
      <w:r w:rsidRPr="00B224CC">
        <w:rPr>
          <w:i/>
          <w:iCs/>
        </w:rPr>
        <w:t>intera</w:t>
      </w:r>
      <w:r w:rsidR="006440CC">
        <w:rPr>
          <w:i/>
          <w:iCs/>
        </w:rPr>
        <w:t>c</w:t>
      </w:r>
      <w:r w:rsidRPr="00B224CC">
        <w:rPr>
          <w:i/>
          <w:iCs/>
        </w:rPr>
        <w:t>tive</w:t>
      </w:r>
      <w:r w:rsidRPr="00B224CC">
        <w:t xml:space="preserve">" </w:t>
      </w:r>
      <w:r w:rsidR="006440CC">
        <w:t>n</w:t>
      </w:r>
      <w:r w:rsidRPr="00B224CC">
        <w:t>a</w:t>
      </w:r>
      <w:r w:rsidR="00C309A6" w:rsidRPr="00B224CC">
        <w:t>m</w:t>
      </w:r>
      <w:r w:rsidRPr="00B224CC">
        <w:t>e="IRdpSutControlAd</w:t>
      </w:r>
      <w:r w:rsidR="006440CC">
        <w:t>a</w:t>
      </w:r>
      <w:r w:rsidRPr="00B224CC">
        <w:t>pter" / &gt;.</w:t>
      </w:r>
    </w:p>
    <w:p w14:paraId="1561D546" w14:textId="3CDF87F5" w:rsidR="00AB127A" w:rsidRPr="00B224CC" w:rsidRDefault="00AB127A" w:rsidP="00C05B58">
      <w:pPr>
        <w:pStyle w:val="BodyText"/>
        <w:numPr>
          <w:ilvl w:val="0"/>
          <w:numId w:val="61"/>
        </w:numPr>
      </w:pPr>
      <w:r w:rsidRPr="00B224CC">
        <w:t>To</w:t>
      </w:r>
      <w:r w:rsidR="006440CC">
        <w:t xml:space="preserve"> </w:t>
      </w:r>
      <w:r w:rsidRPr="00B224CC">
        <w:t>use</w:t>
      </w:r>
      <w:r w:rsidR="004F7CCA" w:rsidRPr="00B224CC">
        <w:t xml:space="preserve"> the</w:t>
      </w:r>
      <w:r w:rsidRPr="00B224CC">
        <w:t xml:space="preserve"> </w:t>
      </w:r>
      <w:r w:rsidR="00CE315D">
        <w:rPr>
          <w:b/>
          <w:bCs/>
        </w:rPr>
        <w:t>Managed</w:t>
      </w:r>
      <w:r w:rsidRPr="00B224CC">
        <w:t xml:space="preserve"> mode, </w:t>
      </w:r>
      <w:r w:rsidR="004F7CCA" w:rsidRPr="00B224CC">
        <w:t xml:space="preserve">set the xsi:type </w:t>
      </w:r>
      <w:r w:rsidR="00C7469A" w:rsidRPr="00B224CC">
        <w:t xml:space="preserve">value </w:t>
      </w:r>
      <w:r w:rsidR="004F7CCA" w:rsidRPr="00B224CC">
        <w:t>t</w:t>
      </w:r>
      <w:r w:rsidR="006440CC">
        <w:t>o</w:t>
      </w:r>
      <w:r w:rsidR="004F7CCA" w:rsidRPr="00B224CC">
        <w:t xml:space="preserve"> “managed”, as in:</w:t>
      </w:r>
      <w:r w:rsidRPr="00B224CC">
        <w:t xml:space="preserve"> &lt; Adapter xsi:type="</w:t>
      </w:r>
      <w:r w:rsidRPr="00B224CC">
        <w:rPr>
          <w:i/>
          <w:iCs/>
        </w:rPr>
        <w:t>managed</w:t>
      </w:r>
      <w:r w:rsidRPr="00B224CC">
        <w:t>" name="IRdpSutControlAdapter" adaptertype=</w:t>
      </w:r>
      <w:r w:rsidR="004F7CCA" w:rsidRPr="00B224CC">
        <w:t xml:space="preserve"> </w:t>
      </w:r>
      <w:r w:rsidRPr="00B224CC">
        <w:t>"Microsoft.Protocols.TestSuites.Rdp.ProtocolBasedRdpSUTControlAdapter"/ &gt; .</w:t>
      </w:r>
    </w:p>
    <w:p w14:paraId="44D892AE" w14:textId="1BC2D921" w:rsidR="00EC6210" w:rsidRDefault="00A5233D" w:rsidP="00EC6210">
      <w:pPr>
        <w:pStyle w:val="Heading4"/>
      </w:pPr>
      <w:bookmarkStart w:id="433" w:name="_Running_Test_Cases"/>
      <w:bookmarkStart w:id="434" w:name="_Toc67405020"/>
      <w:bookmarkEnd w:id="433"/>
      <w:r>
        <w:t>Running</w:t>
      </w:r>
      <w:r w:rsidR="00EC6210">
        <w:t xml:space="preserve"> Test Cases</w:t>
      </w:r>
      <w:r>
        <w:t xml:space="preserve"> in the Test Suite Modes</w:t>
      </w:r>
      <w:bookmarkEnd w:id="434"/>
    </w:p>
    <w:p w14:paraId="4F57063D" w14:textId="5BC231B4" w:rsidR="00EC6210" w:rsidRDefault="006153D4" w:rsidP="00EC6210">
      <w:pPr>
        <w:pStyle w:val="BodyText"/>
        <w:rPr>
          <w:b/>
          <w:bCs/>
          <w:sz w:val="24"/>
          <w:szCs w:val="24"/>
        </w:rPr>
      </w:pPr>
      <w:r>
        <w:t>This section</w:t>
      </w:r>
      <w:r w:rsidRPr="005C6309">
        <w:t xml:space="preserve"> describes the functions of each mode and the </w:t>
      </w:r>
      <w:r w:rsidR="00BC3EBA">
        <w:t xml:space="preserve">common </w:t>
      </w:r>
      <w:r w:rsidRPr="005C6309">
        <w:t xml:space="preserve">actions that occur when running </w:t>
      </w:r>
      <w:r>
        <w:t xml:space="preserve">Test Cases in the different </w:t>
      </w:r>
      <w:r w:rsidRPr="0071583E">
        <w:rPr>
          <w:b/>
          <w:bCs/>
        </w:rPr>
        <w:t>Test Suite</w:t>
      </w:r>
      <w:r>
        <w:t xml:space="preserve"> modes</w:t>
      </w:r>
      <w:r w:rsidR="00EC6210">
        <w:t>.</w:t>
      </w:r>
    </w:p>
    <w:p w14:paraId="653F9C18" w14:textId="04BA7533" w:rsidR="00AB127A" w:rsidRPr="00AB127A" w:rsidRDefault="00034F5A" w:rsidP="00034F5A">
      <w:pPr>
        <w:pStyle w:val="BodyText"/>
      </w:pPr>
      <w:r w:rsidRPr="000D1F43">
        <w:rPr>
          <w:b/>
          <w:bCs/>
          <w:sz w:val="24"/>
          <w:szCs w:val="24"/>
        </w:rPr>
        <w:t>PowerShell Mode</w:t>
      </w:r>
      <w:r w:rsidR="00232AF2">
        <w:rPr>
          <w:b/>
          <w:bCs/>
          <w:sz w:val="24"/>
          <w:szCs w:val="24"/>
        </w:rPr>
        <w:t xml:space="preserve"> </w:t>
      </w:r>
      <w:r w:rsidR="00194399">
        <w:rPr>
          <w:b/>
          <w:bCs/>
          <w:sz w:val="24"/>
          <w:szCs w:val="24"/>
        </w:rPr>
        <w:t xml:space="preserve">  </w:t>
      </w:r>
      <w:r w:rsidR="00AB127A" w:rsidRPr="00AB127A">
        <w:t xml:space="preserve">When using the </w:t>
      </w:r>
      <w:r w:rsidR="00AB127A" w:rsidRPr="00374094">
        <w:rPr>
          <w:b/>
          <w:bCs/>
        </w:rPr>
        <w:t>PowerShell</w:t>
      </w:r>
      <w:r w:rsidR="00AB127A" w:rsidRPr="00AB127A">
        <w:t xml:space="preserve"> </w:t>
      </w:r>
      <w:r w:rsidR="00147FAA">
        <w:t xml:space="preserve">adapter </w:t>
      </w:r>
      <w:r w:rsidR="00AB127A" w:rsidRPr="00AB127A">
        <w:t xml:space="preserve">mode, </w:t>
      </w:r>
      <w:r>
        <w:t>T</w:t>
      </w:r>
      <w:r w:rsidR="00AB127A" w:rsidRPr="00AB127A">
        <w:t xml:space="preserve">est </w:t>
      </w:r>
      <w:r>
        <w:t>C</w:t>
      </w:r>
      <w:r w:rsidR="00AB127A" w:rsidRPr="00AB127A">
        <w:t xml:space="preserve">ases </w:t>
      </w:r>
      <w:r w:rsidRPr="00AB127A">
        <w:t xml:space="preserve">automatically </w:t>
      </w:r>
      <w:r w:rsidR="00AB127A" w:rsidRPr="00AB127A">
        <w:t xml:space="preserve">control the </w:t>
      </w:r>
      <w:r>
        <w:t xml:space="preserve">RDP </w:t>
      </w:r>
      <w:r w:rsidR="00AB127A" w:rsidRPr="00AB127A">
        <w:t xml:space="preserve">client </w:t>
      </w:r>
      <w:r w:rsidR="006E5574">
        <w:t>(</w:t>
      </w:r>
      <w:r w:rsidR="006E5574" w:rsidRPr="006E5574">
        <w:rPr>
          <w:b/>
          <w:bCs/>
        </w:rPr>
        <w:t>SUT</w:t>
      </w:r>
      <w:r w:rsidR="006E5574">
        <w:t xml:space="preserve">) </w:t>
      </w:r>
      <w:r w:rsidR="00AB127A" w:rsidRPr="00AB127A">
        <w:t>via the PowerShell script</w:t>
      </w:r>
      <w:r w:rsidR="000D1F43">
        <w:t xml:space="preserve"> that is executing</w:t>
      </w:r>
      <w:r w:rsidR="00AB127A" w:rsidRPr="00AB127A">
        <w:t xml:space="preserve">. </w:t>
      </w:r>
      <w:r>
        <w:t>T</w:t>
      </w:r>
      <w:r w:rsidR="00AB127A" w:rsidRPr="00AB127A">
        <w:t>o customize PowerShell operation</w:t>
      </w:r>
      <w:r>
        <w:t>s</w:t>
      </w:r>
      <w:r w:rsidR="006E5574">
        <w:t xml:space="preserve"> in these scripts</w:t>
      </w:r>
      <w:r>
        <w:t>, y</w:t>
      </w:r>
      <w:r w:rsidRPr="00AB127A">
        <w:t xml:space="preserve">ou can </w:t>
      </w:r>
      <w:r w:rsidR="006E5574">
        <w:t>modify them</w:t>
      </w:r>
      <w:r w:rsidR="00CA121A">
        <w:t>, providing that you are familiar with the technologies involved</w:t>
      </w:r>
      <w:r w:rsidR="00543025">
        <w:t xml:space="preserve">. </w:t>
      </w:r>
      <w:r w:rsidR="00CA121A">
        <w:t xml:space="preserve">Note that the name of </w:t>
      </w:r>
      <w:r w:rsidR="006210C0">
        <w:t>each</w:t>
      </w:r>
      <w:r w:rsidR="00CA121A">
        <w:t xml:space="preserve"> script </w:t>
      </w:r>
      <w:r w:rsidR="006210C0">
        <w:t xml:space="preserve">below </w:t>
      </w:r>
      <w:r w:rsidR="00CA121A">
        <w:t xml:space="preserve">specifies the operation/s that </w:t>
      </w:r>
      <w:r w:rsidR="0000659A">
        <w:t>are</w:t>
      </w:r>
      <w:r w:rsidR="00CA121A">
        <w:t xml:space="preserve"> performed by it:</w:t>
      </w:r>
    </w:p>
    <w:p w14:paraId="5454315D" w14:textId="77777777" w:rsidR="00AB127A" w:rsidRPr="00AB127A" w:rsidRDefault="00AB127A" w:rsidP="00C05B58">
      <w:pPr>
        <w:pStyle w:val="BodyText"/>
        <w:numPr>
          <w:ilvl w:val="0"/>
          <w:numId w:val="55"/>
        </w:numPr>
      </w:pPr>
      <w:r w:rsidRPr="00AB127A">
        <w:t>RDPConnectWithDirectCredSSP.ps1</w:t>
      </w:r>
    </w:p>
    <w:p w14:paraId="3CF6A529" w14:textId="77777777" w:rsidR="00AB127A" w:rsidRPr="00AB127A" w:rsidRDefault="00AB127A" w:rsidP="00C05B58">
      <w:pPr>
        <w:pStyle w:val="BodyText"/>
        <w:numPr>
          <w:ilvl w:val="0"/>
          <w:numId w:val="55"/>
        </w:numPr>
      </w:pPr>
      <w:r w:rsidRPr="00AB127A">
        <w:t>RDPConnectWithDirectTLS.ps1</w:t>
      </w:r>
    </w:p>
    <w:p w14:paraId="5D2AF0B5" w14:textId="594AD7E5" w:rsidR="00AB127A" w:rsidRPr="00AB127A" w:rsidRDefault="00AB127A" w:rsidP="00C05B58">
      <w:pPr>
        <w:pStyle w:val="BodyText"/>
        <w:numPr>
          <w:ilvl w:val="0"/>
          <w:numId w:val="55"/>
        </w:numPr>
      </w:pPr>
      <w:r w:rsidRPr="00AB127A">
        <w:t>RDPConnectWithNegotiationApp</w:t>
      </w:r>
      <w:r w:rsidR="00887E1C">
        <w:t>r</w:t>
      </w:r>
      <w:r w:rsidRPr="00AB127A">
        <w:t>oach.ps1</w:t>
      </w:r>
    </w:p>
    <w:p w14:paraId="53612F49" w14:textId="77777777" w:rsidR="00AB127A" w:rsidRPr="00AB127A" w:rsidRDefault="00AB127A" w:rsidP="00C05B58">
      <w:pPr>
        <w:pStyle w:val="BodyText"/>
        <w:numPr>
          <w:ilvl w:val="0"/>
          <w:numId w:val="55"/>
        </w:numPr>
      </w:pPr>
      <w:r w:rsidRPr="00AB127A">
        <w:t>RDPConnectWithDirectCredSSPFullScreen.ps1</w:t>
      </w:r>
    </w:p>
    <w:p w14:paraId="525FF410" w14:textId="77777777" w:rsidR="00AB127A" w:rsidRPr="00AB127A" w:rsidRDefault="00AB127A" w:rsidP="00C05B58">
      <w:pPr>
        <w:pStyle w:val="BodyText"/>
        <w:numPr>
          <w:ilvl w:val="0"/>
          <w:numId w:val="55"/>
        </w:numPr>
      </w:pPr>
      <w:r w:rsidRPr="00AB127A">
        <w:t>RDPConnectWithDirectTLSFullScreen.ps1</w:t>
      </w:r>
    </w:p>
    <w:p w14:paraId="4622DCE8" w14:textId="3684E44E" w:rsidR="00AB127A" w:rsidRPr="00AB127A" w:rsidRDefault="00AB127A" w:rsidP="00C05B58">
      <w:pPr>
        <w:pStyle w:val="BodyText"/>
        <w:numPr>
          <w:ilvl w:val="0"/>
          <w:numId w:val="55"/>
        </w:numPr>
      </w:pPr>
      <w:r w:rsidRPr="00AB127A">
        <w:t>RDPConnectWithNegotiationApp</w:t>
      </w:r>
      <w:r w:rsidR="00887E1C">
        <w:rPr>
          <w:rFonts w:asciiTheme="minorEastAsia" w:eastAsiaTheme="minorEastAsia" w:hAnsiTheme="minorEastAsia" w:hint="eastAsia"/>
          <w:lang w:eastAsia="zh-CN"/>
        </w:rPr>
        <w:t>r</w:t>
      </w:r>
      <w:r w:rsidRPr="00AB127A">
        <w:t>oachFullScreen.ps1</w:t>
      </w:r>
    </w:p>
    <w:p w14:paraId="42819AFB" w14:textId="77777777" w:rsidR="00AB127A" w:rsidRPr="00AB127A" w:rsidRDefault="00AB127A" w:rsidP="00C05B58">
      <w:pPr>
        <w:pStyle w:val="BodyText"/>
        <w:numPr>
          <w:ilvl w:val="0"/>
          <w:numId w:val="55"/>
        </w:numPr>
      </w:pPr>
      <w:r w:rsidRPr="00AB127A">
        <w:t>TriggerClientAutoReconnect.ps1</w:t>
      </w:r>
    </w:p>
    <w:p w14:paraId="01235BD7" w14:textId="77777777" w:rsidR="00AB127A" w:rsidRPr="00AB127A" w:rsidRDefault="00AB127A" w:rsidP="00C05B58">
      <w:pPr>
        <w:pStyle w:val="BodyText"/>
        <w:numPr>
          <w:ilvl w:val="0"/>
          <w:numId w:val="55"/>
        </w:numPr>
      </w:pPr>
      <w:r w:rsidRPr="00AB127A">
        <w:t>TriggerClientDisconnect.ps1</w:t>
      </w:r>
    </w:p>
    <w:p w14:paraId="4486F39D" w14:textId="77777777" w:rsidR="00AB127A" w:rsidRPr="00AB127A" w:rsidRDefault="00AB127A" w:rsidP="00C05B58">
      <w:pPr>
        <w:pStyle w:val="BodyText"/>
        <w:numPr>
          <w:ilvl w:val="0"/>
          <w:numId w:val="55"/>
        </w:numPr>
      </w:pPr>
      <w:r w:rsidRPr="00AB127A">
        <w:t>TriggerClientDisconnectAll.ps1</w:t>
      </w:r>
    </w:p>
    <w:p w14:paraId="083CA3D5" w14:textId="08D893C1" w:rsidR="00AB127A" w:rsidRDefault="00AB127A" w:rsidP="00C05B58">
      <w:pPr>
        <w:pStyle w:val="BodyText"/>
        <w:numPr>
          <w:ilvl w:val="0"/>
          <w:numId w:val="55"/>
        </w:numPr>
      </w:pPr>
      <w:r w:rsidRPr="00AB127A">
        <w:t>TriggerInputEvents.ps1</w:t>
      </w:r>
    </w:p>
    <w:p w14:paraId="65148373" w14:textId="77777777" w:rsidR="00222E14" w:rsidRDefault="00222E14" w:rsidP="00222E14">
      <w:pPr>
        <w:pStyle w:val="BodyTextSpacer"/>
      </w:pPr>
    </w:p>
    <w:p w14:paraId="3F22C66E" w14:textId="77777777" w:rsidR="00397F56" w:rsidRDefault="00397F56" w:rsidP="00EA2283">
      <w:pPr>
        <w:pStyle w:val="MoreInfo"/>
      </w:pPr>
    </w:p>
    <w:p w14:paraId="77A90011" w14:textId="5BF0C783" w:rsidR="00EA2283" w:rsidRDefault="00EA2283" w:rsidP="00EA2283">
      <w:pPr>
        <w:pStyle w:val="MoreInfo"/>
      </w:pPr>
      <w:r>
        <w:t>More Information</w:t>
      </w:r>
    </w:p>
    <w:p w14:paraId="69658929" w14:textId="26946E53" w:rsidR="00EA2283" w:rsidRDefault="00EA2283" w:rsidP="00EA2283">
      <w:pPr>
        <w:pStyle w:val="MoreInfoText"/>
      </w:pPr>
      <w:r w:rsidRPr="00345413">
        <w:rPr>
          <w:b/>
          <w:bCs w:val="0"/>
        </w:rPr>
        <w:t>To learn more</w:t>
      </w:r>
      <w:r>
        <w:t xml:space="preserve"> about PowerShell scripting, go to </w:t>
      </w:r>
      <w:hyperlink r:id="rId51" w:history="1">
        <w:r>
          <w:rPr>
            <w:rStyle w:val="Hyperlink"/>
          </w:rPr>
          <w:t>Starting Windows PowerShell.</w:t>
        </w:r>
      </w:hyperlink>
    </w:p>
    <w:p w14:paraId="35445E99" w14:textId="77777777" w:rsidR="00EA2283" w:rsidRPr="00EA2283" w:rsidRDefault="00EA2283" w:rsidP="00EA2283">
      <w:pPr>
        <w:pStyle w:val="BodyTextSpacer"/>
      </w:pPr>
    </w:p>
    <w:p w14:paraId="1965E07F" w14:textId="06624B15" w:rsidR="00AB127A" w:rsidRDefault="00780A29" w:rsidP="00780A29">
      <w:pPr>
        <w:pStyle w:val="BodyText"/>
      </w:pPr>
      <w:r w:rsidRPr="00194399">
        <w:rPr>
          <w:b/>
          <w:bCs/>
          <w:sz w:val="24"/>
          <w:szCs w:val="24"/>
        </w:rPr>
        <w:t>Interactive Mode</w:t>
      </w:r>
      <w:r w:rsidR="00232AF2">
        <w:rPr>
          <w:b/>
          <w:bCs/>
          <w:sz w:val="24"/>
          <w:szCs w:val="24"/>
        </w:rPr>
        <w:t xml:space="preserve"> </w:t>
      </w:r>
      <w:r w:rsidR="00194399">
        <w:rPr>
          <w:b/>
          <w:bCs/>
          <w:sz w:val="24"/>
          <w:szCs w:val="24"/>
        </w:rPr>
        <w:t xml:space="preserve">  </w:t>
      </w:r>
      <w:r w:rsidR="00AB127A" w:rsidRPr="00AB127A">
        <w:t xml:space="preserve">When </w:t>
      </w:r>
      <w:r>
        <w:t xml:space="preserve">you are </w:t>
      </w:r>
      <w:r w:rsidR="00AB127A" w:rsidRPr="00AB127A">
        <w:t xml:space="preserve">using the </w:t>
      </w:r>
      <w:r w:rsidRPr="00561DA6">
        <w:rPr>
          <w:b/>
          <w:bCs/>
        </w:rPr>
        <w:t>I</w:t>
      </w:r>
      <w:r w:rsidR="00AB127A" w:rsidRPr="00561DA6">
        <w:rPr>
          <w:b/>
          <w:bCs/>
        </w:rPr>
        <w:t>nteractive</w:t>
      </w:r>
      <w:r w:rsidR="00AB127A" w:rsidRPr="00AB127A">
        <w:t xml:space="preserve"> mode, </w:t>
      </w:r>
      <w:r>
        <w:t>T</w:t>
      </w:r>
      <w:r w:rsidR="00AB127A" w:rsidRPr="00AB127A">
        <w:t xml:space="preserve">est </w:t>
      </w:r>
      <w:r>
        <w:t>C</w:t>
      </w:r>
      <w:r w:rsidR="00AB127A" w:rsidRPr="00AB127A">
        <w:t xml:space="preserve">ases will </w:t>
      </w:r>
      <w:r>
        <w:t>display</w:t>
      </w:r>
      <w:r w:rsidR="00AB127A" w:rsidRPr="00AB127A">
        <w:t xml:space="preserve"> dialog</w:t>
      </w:r>
      <w:r>
        <w:t xml:space="preserve"> boxe</w:t>
      </w:r>
      <w:r w:rsidR="00AB127A" w:rsidRPr="00AB127A">
        <w:t xml:space="preserve">s </w:t>
      </w:r>
      <w:r>
        <w:t>that</w:t>
      </w:r>
      <w:r w:rsidRPr="00AB127A">
        <w:t xml:space="preserve"> </w:t>
      </w:r>
      <w:r w:rsidR="00AB127A" w:rsidRPr="00AB127A">
        <w:t xml:space="preserve">guide you </w:t>
      </w:r>
      <w:r>
        <w:t>in the</w:t>
      </w:r>
      <w:r w:rsidR="00AB127A" w:rsidRPr="00AB127A">
        <w:t xml:space="preserve"> </w:t>
      </w:r>
      <w:r>
        <w:t xml:space="preserve">manual </w:t>
      </w:r>
      <w:r w:rsidR="00AB127A" w:rsidRPr="00AB127A">
        <w:t>perform</w:t>
      </w:r>
      <w:r>
        <w:t>ance of</w:t>
      </w:r>
      <w:r w:rsidR="00AB127A" w:rsidRPr="00AB127A">
        <w:t xml:space="preserve"> test steps</w:t>
      </w:r>
      <w:r>
        <w:t>, making t</w:t>
      </w:r>
      <w:r w:rsidR="00AB127A" w:rsidRPr="00AB127A">
        <w:t xml:space="preserve">he implementation of PowerShell scripts </w:t>
      </w:r>
      <w:r>
        <w:t>un</w:t>
      </w:r>
      <w:r w:rsidR="00AB127A" w:rsidRPr="00AB127A">
        <w:t xml:space="preserve">necessary </w:t>
      </w:r>
      <w:r>
        <w:t>in</w:t>
      </w:r>
      <w:r w:rsidR="00AB127A" w:rsidRPr="00AB127A">
        <w:t xml:space="preserve"> this mode.</w:t>
      </w:r>
    </w:p>
    <w:p w14:paraId="7BD4F33B" w14:textId="06FE18A0" w:rsidR="00B511F5" w:rsidRDefault="008E6C83" w:rsidP="00780A29">
      <w:pPr>
        <w:pStyle w:val="BodyText"/>
      </w:pPr>
      <w:r>
        <w:rPr>
          <w:b/>
          <w:bCs/>
          <w:sz w:val="24"/>
          <w:szCs w:val="24"/>
        </w:rPr>
        <w:t xml:space="preserve">Managed </w:t>
      </w:r>
      <w:r w:rsidR="00780A29" w:rsidRPr="00194399">
        <w:rPr>
          <w:b/>
          <w:bCs/>
          <w:sz w:val="24"/>
          <w:szCs w:val="24"/>
        </w:rPr>
        <w:t>Mode</w:t>
      </w:r>
      <w:r w:rsidR="00232AF2">
        <w:rPr>
          <w:b/>
          <w:bCs/>
          <w:sz w:val="24"/>
          <w:szCs w:val="24"/>
        </w:rPr>
        <w:t xml:space="preserve"> </w:t>
      </w:r>
      <w:r w:rsidR="00194399">
        <w:rPr>
          <w:b/>
          <w:bCs/>
          <w:sz w:val="24"/>
          <w:szCs w:val="24"/>
        </w:rPr>
        <w:t xml:space="preserve">  </w:t>
      </w:r>
      <w:r w:rsidR="00AB127A" w:rsidRPr="00AB127A">
        <w:t xml:space="preserve">When </w:t>
      </w:r>
      <w:r w:rsidR="00780A29">
        <w:t xml:space="preserve">you are </w:t>
      </w:r>
      <w:r w:rsidR="00AB127A" w:rsidRPr="00AB127A">
        <w:t xml:space="preserve">using the </w:t>
      </w:r>
      <w:r w:rsidRPr="008E6C83">
        <w:rPr>
          <w:b/>
          <w:bCs/>
        </w:rPr>
        <w:t>Managed</w:t>
      </w:r>
      <w:r w:rsidR="00AB127A" w:rsidRPr="00AB127A">
        <w:t xml:space="preserve"> mode, </w:t>
      </w:r>
      <w:r w:rsidR="00780A29">
        <w:t>T</w:t>
      </w:r>
      <w:r w:rsidR="00AB127A" w:rsidRPr="00AB127A">
        <w:t xml:space="preserve">est </w:t>
      </w:r>
      <w:r w:rsidR="00780A29">
        <w:t>C</w:t>
      </w:r>
      <w:r w:rsidR="00AB127A" w:rsidRPr="00AB127A">
        <w:t xml:space="preserve">ases use </w:t>
      </w:r>
      <w:r w:rsidR="000B40B3">
        <w:t xml:space="preserve">certain </w:t>
      </w:r>
      <w:r w:rsidR="00485FCC">
        <w:t>features</w:t>
      </w:r>
      <w:r w:rsidR="00485FCC" w:rsidRPr="00AB127A">
        <w:t xml:space="preserve"> </w:t>
      </w:r>
      <w:r w:rsidR="00AB127A" w:rsidRPr="00AB127A">
        <w:t>to control the RDP client</w:t>
      </w:r>
      <w:r w:rsidR="00561DA6">
        <w:t xml:space="preserve"> system</w:t>
      </w:r>
      <w:r w:rsidR="00AB127A" w:rsidRPr="00AB127A">
        <w:t xml:space="preserve">. </w:t>
      </w:r>
      <w:r w:rsidR="00485FCC">
        <w:t>To facilitate this mode, a</w:t>
      </w:r>
      <w:r w:rsidR="00AB127A" w:rsidRPr="00AB127A">
        <w:t>n agent must be implemented on</w:t>
      </w:r>
      <w:r w:rsidR="00194399">
        <w:t xml:space="preserve"> the</w:t>
      </w:r>
      <w:r w:rsidR="00AB127A" w:rsidRPr="00AB127A">
        <w:t xml:space="preserve"> </w:t>
      </w:r>
      <w:r w:rsidR="00FA1A3C" w:rsidRPr="00AB127A">
        <w:t xml:space="preserve">RDP client </w:t>
      </w:r>
      <w:r w:rsidR="00FA1A3C">
        <w:t xml:space="preserve"> (</w:t>
      </w:r>
      <w:r w:rsidR="00AB127A" w:rsidRPr="00485FCC">
        <w:rPr>
          <w:b/>
          <w:bCs/>
        </w:rPr>
        <w:t>SUT</w:t>
      </w:r>
      <w:r w:rsidR="00FA1A3C" w:rsidRPr="00FA1A3C">
        <w:t>)</w:t>
      </w:r>
      <w:r w:rsidR="00AB127A" w:rsidRPr="00485FCC">
        <w:rPr>
          <w:b/>
          <w:bCs/>
        </w:rPr>
        <w:t xml:space="preserve"> </w:t>
      </w:r>
      <w:r w:rsidR="00194399">
        <w:t>in accordance with</w:t>
      </w:r>
      <w:r w:rsidR="00764E05">
        <w:t xml:space="preserve"> the</w:t>
      </w:r>
      <w:r w:rsidR="00EC150D">
        <w:t xml:space="preserve"> </w:t>
      </w:r>
      <w:hyperlink r:id="rId52" w:history="1">
        <w:r w:rsidR="00EC150D" w:rsidRPr="000B40B3">
          <w:rPr>
            <w:rStyle w:val="Hyperlink"/>
          </w:rPr>
          <w:t>RDP SUT Remote Control Protocol</w:t>
        </w:r>
      </w:hyperlink>
      <w:r w:rsidR="00EC150D">
        <w:t xml:space="preserve"> document</w:t>
      </w:r>
      <w:r w:rsidR="001248F4">
        <w:t>ation</w:t>
      </w:r>
      <w:r w:rsidR="00194399">
        <w:t>.</w:t>
      </w:r>
      <w:r w:rsidR="00AB127A" w:rsidRPr="00AB127A">
        <w:t xml:space="preserve"> </w:t>
      </w:r>
      <w:r w:rsidR="00194399">
        <w:t>T</w:t>
      </w:r>
      <w:r w:rsidR="00AB127A" w:rsidRPr="00AB127A">
        <w:t xml:space="preserve">he agent is used to receive </w:t>
      </w:r>
      <w:r w:rsidR="00AB127A" w:rsidRPr="00FA1A3C">
        <w:rPr>
          <w:b/>
          <w:bCs/>
        </w:rPr>
        <w:t>SUT</w:t>
      </w:r>
      <w:r w:rsidR="00AB127A" w:rsidRPr="00AB127A">
        <w:t xml:space="preserve"> control request</w:t>
      </w:r>
      <w:r w:rsidR="00194399">
        <w:t>s</w:t>
      </w:r>
      <w:r w:rsidR="00AB127A" w:rsidRPr="00AB127A">
        <w:t xml:space="preserve"> from </w:t>
      </w:r>
      <w:r w:rsidR="00194399">
        <w:t xml:space="preserve">the </w:t>
      </w:r>
      <w:r w:rsidR="00194399" w:rsidRPr="00194399">
        <w:rPr>
          <w:b/>
          <w:bCs/>
        </w:rPr>
        <w:t>T</w:t>
      </w:r>
      <w:r w:rsidR="00AB127A" w:rsidRPr="00194399">
        <w:rPr>
          <w:b/>
          <w:bCs/>
        </w:rPr>
        <w:t xml:space="preserve">est </w:t>
      </w:r>
      <w:r w:rsidR="00194399" w:rsidRPr="00194399">
        <w:rPr>
          <w:b/>
          <w:bCs/>
        </w:rPr>
        <w:t>S</w:t>
      </w:r>
      <w:r w:rsidR="00AB127A" w:rsidRPr="00194399">
        <w:rPr>
          <w:b/>
          <w:bCs/>
        </w:rPr>
        <w:t>uite</w:t>
      </w:r>
      <w:r w:rsidR="00AB127A" w:rsidRPr="00AB127A">
        <w:t xml:space="preserve"> and </w:t>
      </w:r>
      <w:r w:rsidR="000D1F43">
        <w:t xml:space="preserve">to </w:t>
      </w:r>
      <w:r w:rsidR="00194399">
        <w:t xml:space="preserve">thereafter </w:t>
      </w:r>
      <w:r w:rsidR="00277938">
        <w:t xml:space="preserve">facilitate Test Case execution </w:t>
      </w:r>
      <w:r w:rsidR="001248F4">
        <w:t>on</w:t>
      </w:r>
      <w:r w:rsidR="00277938">
        <w:t xml:space="preserve"> </w:t>
      </w:r>
      <w:r w:rsidR="00194399">
        <w:t xml:space="preserve">the </w:t>
      </w:r>
      <w:r w:rsidR="00AB127A" w:rsidRPr="00194399">
        <w:rPr>
          <w:b/>
          <w:bCs/>
        </w:rPr>
        <w:t>SUT</w:t>
      </w:r>
      <w:r w:rsidR="00AB127A" w:rsidRPr="00AB127A">
        <w:t>.</w:t>
      </w:r>
    </w:p>
    <w:p w14:paraId="374D7AC7" w14:textId="12582FB4" w:rsidR="00AB127A" w:rsidRPr="00855B73" w:rsidRDefault="00233822" w:rsidP="00855B73">
      <w:pPr>
        <w:pStyle w:val="Heading3"/>
      </w:pPr>
      <w:bookmarkStart w:id="435" w:name="_Controlling_the_RDP_1"/>
      <w:bookmarkStart w:id="436" w:name="_MS-RDPEI_Test_Case"/>
      <w:bookmarkStart w:id="437" w:name="_Toc67405021"/>
      <w:bookmarkEnd w:id="435"/>
      <w:bookmarkEnd w:id="436"/>
      <w:r w:rsidRPr="00855B73">
        <w:lastRenderedPageBreak/>
        <w:t xml:space="preserve">Configuring the </w:t>
      </w:r>
      <w:r w:rsidR="003E6564" w:rsidRPr="00855B73">
        <w:t xml:space="preserve">Test Suite Mode for </w:t>
      </w:r>
      <w:r w:rsidR="005B7A59" w:rsidRPr="00855B73">
        <w:t>MS-</w:t>
      </w:r>
      <w:r w:rsidR="00AB127A" w:rsidRPr="00855B73">
        <w:t>RDPEI</w:t>
      </w:r>
      <w:r w:rsidR="005B7A59" w:rsidRPr="00855B73">
        <w:t xml:space="preserve"> </w:t>
      </w:r>
      <w:r w:rsidR="003E6564" w:rsidRPr="00855B73">
        <w:t>Events</w:t>
      </w:r>
      <w:bookmarkEnd w:id="437"/>
    </w:p>
    <w:p w14:paraId="76D5B14F" w14:textId="3A17ED5A" w:rsidR="008D678A" w:rsidRDefault="008D678A" w:rsidP="002546E0">
      <w:pPr>
        <w:pStyle w:val="BodyText"/>
      </w:pPr>
      <w:r>
        <w:t>With e</w:t>
      </w:r>
      <w:r w:rsidR="00AB127A" w:rsidRPr="00AB127A">
        <w:t>xcept</w:t>
      </w:r>
      <w:r>
        <w:t>ion of</w:t>
      </w:r>
      <w:r w:rsidR="00AB127A" w:rsidRPr="00AB127A">
        <w:t xml:space="preserve"> </w:t>
      </w:r>
      <w:r w:rsidR="00DF64A2">
        <w:t xml:space="preserve">the </w:t>
      </w:r>
      <w:r w:rsidR="00AB127A" w:rsidRPr="00AB127A">
        <w:t>common events</w:t>
      </w:r>
      <w:r w:rsidR="00DF64A2">
        <w:t xml:space="preserve"> described earlier in </w:t>
      </w:r>
      <w:hyperlink w:anchor="_Configure_the_Test_1" w:history="1">
        <w:r w:rsidR="00DF64A2" w:rsidRPr="00DF64A2">
          <w:rPr>
            <w:rStyle w:val="Hyperlink"/>
            <w:rFonts w:ascii="Segoe UI" w:hAnsi="Segoe UI"/>
            <w:sz w:val="21"/>
          </w:rPr>
          <w:t>Test Suite Mode Configuration</w:t>
        </w:r>
      </w:hyperlink>
      <w:r w:rsidR="00AB127A" w:rsidRPr="00AB127A">
        <w:t xml:space="preserve">, </w:t>
      </w:r>
      <w:r>
        <w:t xml:space="preserve">the </w:t>
      </w:r>
      <w:r w:rsidR="00AB127A" w:rsidRPr="00AB127A">
        <w:t xml:space="preserve">MS-RDPEI </w:t>
      </w:r>
      <w:r>
        <w:t>T</w:t>
      </w:r>
      <w:r w:rsidR="00AB127A" w:rsidRPr="00AB127A">
        <w:t xml:space="preserve">est </w:t>
      </w:r>
      <w:r>
        <w:t>C</w:t>
      </w:r>
      <w:r w:rsidR="00AB127A" w:rsidRPr="00AB127A">
        <w:t xml:space="preserve">ases </w:t>
      </w:r>
      <w:r>
        <w:t>must</w:t>
      </w:r>
      <w:r w:rsidR="00AB127A" w:rsidRPr="00AB127A">
        <w:t xml:space="preserve"> control </w:t>
      </w:r>
      <w:r>
        <w:t>the RDP client</w:t>
      </w:r>
      <w:r w:rsidR="00AB127A" w:rsidRPr="00AB127A">
        <w:t xml:space="preserve"> </w:t>
      </w:r>
      <w:r w:rsidR="00A34319">
        <w:t>(</w:t>
      </w:r>
      <w:r w:rsidR="00AB127A" w:rsidRPr="008D678A">
        <w:rPr>
          <w:b/>
          <w:bCs/>
        </w:rPr>
        <w:t>SUT</w:t>
      </w:r>
      <w:r w:rsidRPr="008D678A">
        <w:rPr>
          <w:b/>
          <w:bCs/>
        </w:rPr>
        <w:t xml:space="preserve"> </w:t>
      </w:r>
      <w:r w:rsidRPr="009C43AD">
        <w:t>compute</w:t>
      </w:r>
      <w:r w:rsidR="00A34319" w:rsidRPr="009C43AD">
        <w:t>r</w:t>
      </w:r>
      <w:r w:rsidR="00A34319">
        <w:t xml:space="preserve">) </w:t>
      </w:r>
      <w:r w:rsidR="00AB127A" w:rsidRPr="00AB127A">
        <w:t xml:space="preserve">to generate </w:t>
      </w:r>
      <w:r w:rsidR="00DF64A2">
        <w:t>T</w:t>
      </w:r>
      <w:r w:rsidR="00AB127A" w:rsidRPr="00AB127A">
        <w:t>ouch events.</w:t>
      </w:r>
      <w:r w:rsidR="00B65C04">
        <w:t xml:space="preserve"> </w:t>
      </w:r>
      <w:r w:rsidR="00B65C04" w:rsidRPr="00B65C04">
        <w:t>The three different modes to control the RDP client system (SUT) for MS-RDPE</w:t>
      </w:r>
      <w:r w:rsidR="00B65C04">
        <w:t>I</w:t>
      </w:r>
      <w:r w:rsidR="00B65C04" w:rsidRPr="00B65C04">
        <w:t xml:space="preserve"> Test Cases are listed immediately below</w:t>
      </w:r>
      <w:r w:rsidR="00B65C04">
        <w:t>:</w:t>
      </w:r>
      <w:r w:rsidR="00AB127A" w:rsidRPr="00AB127A">
        <w:t xml:space="preserve"> </w:t>
      </w:r>
    </w:p>
    <w:p w14:paraId="338B1B7E" w14:textId="209F68CD" w:rsidR="008D678A" w:rsidRPr="008D678A" w:rsidRDefault="008D678A" w:rsidP="00C05B58">
      <w:pPr>
        <w:pStyle w:val="BodyText"/>
        <w:numPr>
          <w:ilvl w:val="0"/>
          <w:numId w:val="56"/>
        </w:numPr>
      </w:pPr>
      <w:r>
        <w:rPr>
          <w:b/>
          <w:bCs/>
        </w:rPr>
        <w:t>I</w:t>
      </w:r>
      <w:r w:rsidR="00AB127A" w:rsidRPr="008D678A">
        <w:rPr>
          <w:b/>
          <w:bCs/>
        </w:rPr>
        <w:t>nteractive</w:t>
      </w:r>
    </w:p>
    <w:p w14:paraId="793BB5BC" w14:textId="6B875834" w:rsidR="008D678A" w:rsidRPr="008D678A" w:rsidRDefault="002161D2" w:rsidP="00C05B58">
      <w:pPr>
        <w:pStyle w:val="BodyText"/>
        <w:numPr>
          <w:ilvl w:val="0"/>
          <w:numId w:val="56"/>
        </w:numPr>
      </w:pPr>
      <w:r>
        <w:rPr>
          <w:b/>
          <w:bCs/>
        </w:rPr>
        <w:t>PowerShell</w:t>
      </w:r>
    </w:p>
    <w:p w14:paraId="61E8FE3B" w14:textId="51D7F6CB" w:rsidR="008D678A" w:rsidRDefault="002161D2" w:rsidP="00C05B58">
      <w:pPr>
        <w:pStyle w:val="BodyText"/>
        <w:numPr>
          <w:ilvl w:val="0"/>
          <w:numId w:val="56"/>
        </w:numPr>
      </w:pPr>
      <w:r>
        <w:rPr>
          <w:b/>
          <w:bCs/>
        </w:rPr>
        <w:t>Managed</w:t>
      </w:r>
    </w:p>
    <w:p w14:paraId="48CEEBAB" w14:textId="629DFBD7" w:rsidR="00B65C04" w:rsidRPr="00B65C04" w:rsidRDefault="00B65C04" w:rsidP="00B65C04">
      <w:pPr>
        <w:pStyle w:val="BodyText"/>
      </w:pPr>
      <w:r w:rsidRPr="00B65C04">
        <w:t xml:space="preserve">The functions that are provided </w:t>
      </w:r>
      <w:r w:rsidR="00250D02">
        <w:t>by</w:t>
      </w:r>
      <w:r w:rsidRPr="00B65C04">
        <w:t xml:space="preserve"> these </w:t>
      </w:r>
      <w:r w:rsidRPr="00B65C04">
        <w:rPr>
          <w:b/>
          <w:bCs/>
        </w:rPr>
        <w:t>Test Suite</w:t>
      </w:r>
      <w:r w:rsidRPr="00B65C04">
        <w:t xml:space="preserve"> modes are described in </w:t>
      </w:r>
      <w:hyperlink w:anchor="_Running_MS-RDPEI_Test" w:history="1">
        <w:r w:rsidRPr="00B65C04">
          <w:rPr>
            <w:rStyle w:val="Hyperlink"/>
            <w:lang w:val="en-US"/>
          </w:rPr>
          <w:t>Running MS-RDPEI Test Cases in the Test Suite Modes</w:t>
        </w:r>
      </w:hyperlink>
      <w:r>
        <w:t>.</w:t>
      </w:r>
    </w:p>
    <w:p w14:paraId="5A24531E" w14:textId="298F558B" w:rsidR="00DF64A2" w:rsidRDefault="00AC7F75" w:rsidP="00855B73">
      <w:pPr>
        <w:pStyle w:val="Heading4"/>
      </w:pPr>
      <w:bookmarkStart w:id="438" w:name="_Toc67405022"/>
      <w:r>
        <w:t>Choosing</w:t>
      </w:r>
      <w:r w:rsidR="003E6564">
        <w:t xml:space="preserve"> a Test Suite Mode Setting for</w:t>
      </w:r>
      <w:r w:rsidR="00A86926">
        <w:t xml:space="preserve"> </w:t>
      </w:r>
      <w:r w:rsidR="00DF64A2">
        <w:t>MS-RDPEI Test Cases</w:t>
      </w:r>
      <w:bookmarkEnd w:id="438"/>
    </w:p>
    <w:p w14:paraId="35D69581" w14:textId="554BD338" w:rsidR="00CA4843" w:rsidRPr="00CA4843" w:rsidRDefault="00A86926" w:rsidP="00CA4843">
      <w:pPr>
        <w:pStyle w:val="BodyText"/>
      </w:pPr>
      <w:r>
        <w:t>In t</w:t>
      </w:r>
      <w:r w:rsidR="00CA4843">
        <w:t xml:space="preserve">he procedure that follows you </w:t>
      </w:r>
      <w:r>
        <w:t>can</w:t>
      </w:r>
      <w:r w:rsidR="00CA4843">
        <w:t xml:space="preserve"> configure the </w:t>
      </w:r>
      <w:r w:rsidR="00CA4843" w:rsidRPr="00CA4843">
        <w:rPr>
          <w:b/>
          <w:bCs/>
        </w:rPr>
        <w:t>Test Suite</w:t>
      </w:r>
      <w:r w:rsidR="00CA4843">
        <w:t xml:space="preserve"> </w:t>
      </w:r>
      <w:r>
        <w:t>to enable the</w:t>
      </w:r>
      <w:r w:rsidR="004E7DC9">
        <w:t xml:space="preserve"> MS-RDPEI Test Cases</w:t>
      </w:r>
      <w:r w:rsidR="002546E0">
        <w:t xml:space="preserve"> to</w:t>
      </w:r>
      <w:r w:rsidR="004E7DC9">
        <w:t xml:space="preserve"> </w:t>
      </w:r>
      <w:r w:rsidR="002546E0">
        <w:t xml:space="preserve">control the RDP client </w:t>
      </w:r>
      <w:r w:rsidR="0011222A">
        <w:t>system (</w:t>
      </w:r>
      <w:r w:rsidR="0011222A" w:rsidRPr="0011222A">
        <w:rPr>
          <w:b/>
          <w:bCs/>
        </w:rPr>
        <w:t>SUT</w:t>
      </w:r>
      <w:r w:rsidR="0011222A" w:rsidRPr="0011222A">
        <w:t>)</w:t>
      </w:r>
      <w:r w:rsidR="0011222A">
        <w:t xml:space="preserve"> </w:t>
      </w:r>
      <w:r w:rsidR="00CA4843">
        <w:t xml:space="preserve">using one of </w:t>
      </w:r>
      <w:r w:rsidR="004E7DC9">
        <w:t>the</w:t>
      </w:r>
      <w:r w:rsidR="00C24165">
        <w:t xml:space="preserve"> previously listed</w:t>
      </w:r>
      <w:r w:rsidR="00CA4843">
        <w:t xml:space="preserve"> </w:t>
      </w:r>
      <w:r w:rsidR="004E7DC9">
        <w:t>modes</w:t>
      </w:r>
      <w:r w:rsidR="00CA4843">
        <w:t>.</w:t>
      </w:r>
      <w:r w:rsidR="00561DA6">
        <w:t xml:space="preserve"> </w:t>
      </w:r>
    </w:p>
    <w:p w14:paraId="721E45BF" w14:textId="3BD4A99A" w:rsidR="00AB127A" w:rsidRPr="00AB127A" w:rsidRDefault="00DF64A2" w:rsidP="008E44E4">
      <w:pPr>
        <w:pStyle w:val="Caption"/>
      </w:pPr>
      <w:r w:rsidRPr="00BD57EE">
        <w:rPr>
          <w:rStyle w:val="Hyperlink"/>
          <w:sz w:val="24"/>
          <w:u w:val="none"/>
        </w:rPr>
        <w:sym w:font="Wingdings 3" w:char="F084"/>
      </w:r>
      <w:r w:rsidRPr="00BD57EE">
        <w:rPr>
          <w:rStyle w:val="Hyperlink"/>
          <w:u w:val="none"/>
        </w:rPr>
        <w:t xml:space="preserve">  </w:t>
      </w:r>
      <w:r w:rsidR="00AB127A" w:rsidRPr="00AB127A">
        <w:t xml:space="preserve">To configure the </w:t>
      </w:r>
      <w:r>
        <w:t>T</w:t>
      </w:r>
      <w:r w:rsidR="00AB127A" w:rsidRPr="00AB127A">
        <w:t xml:space="preserve">est </w:t>
      </w:r>
      <w:r>
        <w:t>S</w:t>
      </w:r>
      <w:r w:rsidR="00AB127A" w:rsidRPr="00AB127A">
        <w:t xml:space="preserve">uite mode </w:t>
      </w:r>
      <w:r w:rsidR="00E35479">
        <w:t xml:space="preserve">to </w:t>
      </w:r>
      <w:r w:rsidR="00AC6407">
        <w:t>enable RDPEI control of</w:t>
      </w:r>
      <w:r w:rsidR="00E35479">
        <w:t xml:space="preserve"> </w:t>
      </w:r>
      <w:r w:rsidR="00AC6407">
        <w:t>the R</w:t>
      </w:r>
      <w:r>
        <w:t>DP</w:t>
      </w:r>
      <w:r w:rsidR="00AB127A" w:rsidRPr="00AB127A">
        <w:t xml:space="preserve"> client:</w:t>
      </w:r>
    </w:p>
    <w:p w14:paraId="3BD4789B" w14:textId="687B5315" w:rsidR="002B021A" w:rsidRPr="002B021A" w:rsidRDefault="00AB127A" w:rsidP="00C05B58">
      <w:pPr>
        <w:pStyle w:val="BodyText"/>
        <w:numPr>
          <w:ilvl w:val="0"/>
          <w:numId w:val="57"/>
        </w:numPr>
      </w:pPr>
      <w:r w:rsidRPr="00AB127A">
        <w:t>Open</w:t>
      </w:r>
      <w:r w:rsidR="003E6564">
        <w:t xml:space="preserve"> the</w:t>
      </w:r>
      <w:r w:rsidRPr="00AB127A">
        <w:t xml:space="preserve"> </w:t>
      </w:r>
      <w:r w:rsidRPr="003E6564">
        <w:rPr>
          <w:i/>
          <w:iCs/>
          <w:szCs w:val="22"/>
        </w:rPr>
        <w:t>RDP_ClientTestSuite.ptfconfig</w:t>
      </w:r>
      <w:r w:rsidRPr="00AB127A">
        <w:t xml:space="preserve"> configuration file </w:t>
      </w:r>
      <w:r w:rsidR="003E6564">
        <w:t>that is located in the following director</w:t>
      </w:r>
      <w:r w:rsidR="00EF2A9F">
        <w:t>y</w:t>
      </w:r>
      <w:r w:rsidR="003E6564">
        <w:t xml:space="preserve"> location</w:t>
      </w:r>
      <w:r w:rsidR="00282A29">
        <w:t xml:space="preserve"> o</w:t>
      </w:r>
      <w:r w:rsidR="00EF2A9F">
        <w:t>n</w:t>
      </w:r>
      <w:r w:rsidR="00282A29">
        <w:t xml:space="preserve"> the </w:t>
      </w:r>
      <w:r w:rsidR="00282A29" w:rsidRPr="00282A29">
        <w:rPr>
          <w:b/>
          <w:bCs/>
        </w:rPr>
        <w:t>D</w:t>
      </w:r>
      <w:r w:rsidR="00EF2A9F">
        <w:rPr>
          <w:b/>
          <w:bCs/>
        </w:rPr>
        <w:t>r</w:t>
      </w:r>
      <w:r w:rsidR="00282A29" w:rsidRPr="00282A29">
        <w:rPr>
          <w:b/>
          <w:bCs/>
        </w:rPr>
        <w:t xml:space="preserve">iver </w:t>
      </w:r>
      <w:r w:rsidR="00282A29" w:rsidRPr="00191609">
        <w:t>computer</w:t>
      </w:r>
      <w:r w:rsidR="003E6564">
        <w:t>:</w:t>
      </w:r>
    </w:p>
    <w:p w14:paraId="0E66B1F1" w14:textId="6B2D596A" w:rsidR="00AB127A" w:rsidRPr="00911C8E" w:rsidRDefault="00AB127A" w:rsidP="00926CD2">
      <w:pPr>
        <w:pStyle w:val="Code"/>
      </w:pPr>
      <w:del w:id="439" w:author="Harley Zhang (Wicresoft)" w:date="2021-03-10T16:17:00Z">
        <w:r w:rsidRPr="00911C8E" w:rsidDel="00AF3742">
          <w:delText>C:\Micro</w:delText>
        </w:r>
        <w:r w:rsidR="00EF2A9F" w:rsidDel="00AF3742">
          <w:delText>s</w:delText>
        </w:r>
        <w:r w:rsidRPr="00911C8E" w:rsidDel="00AF3742">
          <w:delText>oftProtocolTests\RDP\Client-Endpoint\</w:delText>
        </w:r>
        <w:r w:rsidRPr="00016E69" w:rsidDel="00AF3742">
          <w:delText>&lt;versi</w:delText>
        </w:r>
        <w:r w:rsidR="00EF2A9F" w:rsidRPr="00016E69" w:rsidDel="00AF3742">
          <w:delText>on#</w:delText>
        </w:r>
        <w:r w:rsidRPr="00016E69" w:rsidDel="00AF3742">
          <w:delText>&gt;</w:delText>
        </w:r>
      </w:del>
      <w:ins w:id="440" w:author="Harley Zhang (Wicresoft)" w:date="2021-03-10T16:17:00Z">
        <w:r w:rsidR="00AF3742" w:rsidRPr="00016E69">
          <w:t xml:space="preserve"> C:\RDP-TestSuite-ClientEP</w:t>
        </w:r>
      </w:ins>
      <w:r w:rsidRPr="00911C8E">
        <w:t>\Bin</w:t>
      </w:r>
    </w:p>
    <w:p w14:paraId="2FF04479" w14:textId="178A40CA" w:rsidR="00282A29" w:rsidRDefault="00282A29" w:rsidP="00C05B58">
      <w:pPr>
        <w:pStyle w:val="BodyText"/>
        <w:numPr>
          <w:ilvl w:val="0"/>
          <w:numId w:val="57"/>
        </w:numPr>
      </w:pPr>
      <w:r>
        <w:t>In the .ptfconfig file, locate</w:t>
      </w:r>
      <w:r w:rsidRPr="00AB127A">
        <w:t xml:space="preserve"> </w:t>
      </w:r>
      <w:r w:rsidR="00AB127A" w:rsidRPr="00AB127A">
        <w:t>the &lt; Adapter xsi:type="</w:t>
      </w:r>
      <w:r w:rsidR="00AB127A" w:rsidRPr="00282A29">
        <w:rPr>
          <w:i/>
          <w:iCs/>
        </w:rPr>
        <w:t>interactive</w:t>
      </w:r>
      <w:r w:rsidR="00AB127A" w:rsidRPr="00AB127A">
        <w:t xml:space="preserve">" name="IRdpeiSUTControlAdapter" / &gt; option in the </w:t>
      </w:r>
      <w:r w:rsidR="00AB127A" w:rsidRPr="00AB127A">
        <w:rPr>
          <w:b/>
          <w:bCs/>
        </w:rPr>
        <w:t>adapters</w:t>
      </w:r>
      <w:r w:rsidR="00AB127A" w:rsidRPr="00AB127A">
        <w:t xml:space="preserve"> node. </w:t>
      </w:r>
    </w:p>
    <w:p w14:paraId="14C52047" w14:textId="47114848" w:rsidR="00AB127A" w:rsidRDefault="00282A29" w:rsidP="00282A29">
      <w:pPr>
        <w:pStyle w:val="BodyText"/>
        <w:ind w:left="720"/>
      </w:pPr>
      <w:r>
        <w:t>Note that t</w:t>
      </w:r>
      <w:r w:rsidR="00AB127A" w:rsidRPr="00AB127A">
        <w:t xml:space="preserve">he default mode </w:t>
      </w:r>
      <w:r w:rsidR="00AC6407">
        <w:t xml:space="preserve">in this scenario </w:t>
      </w:r>
      <w:r w:rsidR="00AB127A" w:rsidRPr="00AB127A">
        <w:t xml:space="preserve">is </w:t>
      </w:r>
      <w:r w:rsidR="00081B3D">
        <w:rPr>
          <w:b/>
          <w:bCs/>
        </w:rPr>
        <w:t>I</w:t>
      </w:r>
      <w:r w:rsidR="00AB127A" w:rsidRPr="00AB127A">
        <w:rPr>
          <w:b/>
          <w:bCs/>
        </w:rPr>
        <w:t>nteractive</w:t>
      </w:r>
      <w:r w:rsidR="00AB127A" w:rsidRPr="00AB127A">
        <w:t>.</w:t>
      </w:r>
    </w:p>
    <w:p w14:paraId="17C84947" w14:textId="65BDADFD" w:rsidR="00AD3DA5" w:rsidRDefault="00DF64A2" w:rsidP="00C05B58">
      <w:pPr>
        <w:pStyle w:val="BodyText"/>
        <w:numPr>
          <w:ilvl w:val="0"/>
          <w:numId w:val="57"/>
        </w:numPr>
      </w:pPr>
      <w:r>
        <w:t xml:space="preserve">To change the </w:t>
      </w:r>
      <w:r w:rsidRPr="00282A29">
        <w:rPr>
          <w:b/>
          <w:bCs/>
        </w:rPr>
        <w:t>Test Suite</w:t>
      </w:r>
      <w:r>
        <w:t xml:space="preserve"> mode</w:t>
      </w:r>
      <w:r w:rsidR="00282A29">
        <w:t xml:space="preserve"> from the default</w:t>
      </w:r>
      <w:r>
        <w:t xml:space="preserve">, do either </w:t>
      </w:r>
      <w:r w:rsidR="00EF2A9F">
        <w:t>o</w:t>
      </w:r>
      <w:r>
        <w:t>f the following as required:</w:t>
      </w:r>
      <w:r w:rsidR="00AD3DA5">
        <w:t xml:space="preserve"> </w:t>
      </w:r>
    </w:p>
    <w:p w14:paraId="2313277B" w14:textId="2D32BCBD" w:rsidR="00AD3DA5" w:rsidRDefault="00AD3DA5" w:rsidP="00C05B58">
      <w:pPr>
        <w:pStyle w:val="BodyText"/>
        <w:numPr>
          <w:ilvl w:val="0"/>
          <w:numId w:val="58"/>
        </w:numPr>
      </w:pPr>
      <w:r w:rsidRPr="00AB127A">
        <w:t>To use</w:t>
      </w:r>
      <w:r>
        <w:t xml:space="preserve"> the</w:t>
      </w:r>
      <w:r w:rsidRPr="00AB127A">
        <w:t xml:space="preserve"> </w:t>
      </w:r>
      <w:r w:rsidR="00931FFA">
        <w:rPr>
          <w:b/>
          <w:bCs/>
        </w:rPr>
        <w:t>PowerShell</w:t>
      </w:r>
      <w:r w:rsidRPr="00AB127A">
        <w:t xml:space="preserve"> mode, </w:t>
      </w:r>
      <w:r>
        <w:t>set the xsi:type value to</w:t>
      </w:r>
      <w:r w:rsidRPr="00AB127A" w:rsidDel="00C7469A">
        <w:t xml:space="preserve"> </w:t>
      </w:r>
      <w:r>
        <w:t>“</w:t>
      </w:r>
      <w:r w:rsidR="00931FFA">
        <w:t>PowerShell</w:t>
      </w:r>
      <w:r w:rsidR="00C66FBB">
        <w:t xml:space="preserve"> </w:t>
      </w:r>
      <w:r>
        <w:t>”, as in:</w:t>
      </w:r>
      <w:r w:rsidRPr="00AB127A">
        <w:t xml:space="preserve"> </w:t>
      </w:r>
      <w:r>
        <w:t xml:space="preserve">&lt; </w:t>
      </w:r>
      <w:r w:rsidRPr="00AB127A">
        <w:t>Adapter xsi:type="</w:t>
      </w:r>
      <w:r w:rsidR="00931FFA">
        <w:rPr>
          <w:i/>
          <w:iCs/>
        </w:rPr>
        <w:t>PowerShell</w:t>
      </w:r>
      <w:r w:rsidRPr="00AB127A">
        <w:t>" name="IRdpeiSUTControlAdapter" adaptertype="Microsoft.Protocols.TestSuites.Rdpei.RdpeiSUTControlAdapter"/ &gt; .</w:t>
      </w:r>
    </w:p>
    <w:p w14:paraId="38C8B241" w14:textId="0E7F5CA1" w:rsidR="00AD3DA5" w:rsidRPr="00AD3DA5" w:rsidRDefault="00AD3DA5" w:rsidP="00C05B58">
      <w:pPr>
        <w:pStyle w:val="BodyText"/>
        <w:numPr>
          <w:ilvl w:val="0"/>
          <w:numId w:val="58"/>
        </w:numPr>
      </w:pPr>
      <w:r w:rsidRPr="00AB127A">
        <w:t>To use</w:t>
      </w:r>
      <w:r>
        <w:t xml:space="preserve"> the</w:t>
      </w:r>
      <w:r w:rsidRPr="00AB127A">
        <w:t xml:space="preserve"> </w:t>
      </w:r>
      <w:r w:rsidR="00931FFA">
        <w:rPr>
          <w:b/>
          <w:bCs/>
        </w:rPr>
        <w:t>Managed</w:t>
      </w:r>
      <w:r w:rsidRPr="00AB127A">
        <w:t xml:space="preserve"> mode, </w:t>
      </w:r>
      <w:r>
        <w:t>set the xsi:type value to</w:t>
      </w:r>
      <w:r w:rsidRPr="00AB127A" w:rsidDel="00C7469A">
        <w:t xml:space="preserve"> </w:t>
      </w:r>
      <w:r>
        <w:t xml:space="preserve">“managed”, as in:   </w:t>
      </w:r>
      <w:r w:rsidRPr="00AB127A">
        <w:t>&lt;</w:t>
      </w:r>
      <w:r>
        <w:t xml:space="preserve"> </w:t>
      </w:r>
      <w:r w:rsidRPr="00AB127A">
        <w:t>Adapter xsi:type="</w:t>
      </w:r>
      <w:r w:rsidRPr="00AD3DA5">
        <w:rPr>
          <w:i/>
          <w:iCs/>
        </w:rPr>
        <w:t>managed</w:t>
      </w:r>
      <w:r w:rsidRPr="00AB127A">
        <w:t>" name="IRdpeiSUTControlAdapter" adaptertype=</w:t>
      </w:r>
      <w:r w:rsidR="00C66FBB">
        <w:t xml:space="preserve"> </w:t>
      </w:r>
      <w:r w:rsidRPr="00AB127A">
        <w:t>"Microsoft.Protocols.TestSuites.Rdp.ProtocolBasedRdpeiSUTControlAdapter"/ &gt;</w:t>
      </w:r>
      <w:r w:rsidR="00C66FBB">
        <w:t>.</w:t>
      </w:r>
    </w:p>
    <w:p w14:paraId="4E061923" w14:textId="67ACA908" w:rsidR="0071583E" w:rsidRDefault="00C479C5" w:rsidP="0071583E">
      <w:pPr>
        <w:pStyle w:val="Heading4"/>
      </w:pPr>
      <w:bookmarkStart w:id="441" w:name="_Running_MS-RDPEI_Test"/>
      <w:bookmarkStart w:id="442" w:name="_Toc67405023"/>
      <w:bookmarkEnd w:id="441"/>
      <w:r>
        <w:t xml:space="preserve">Running </w:t>
      </w:r>
      <w:r w:rsidR="0071583E">
        <w:t>MS-RDPEI Test Cases</w:t>
      </w:r>
      <w:r>
        <w:t xml:space="preserve"> in the Test Suite Modes</w:t>
      </w:r>
      <w:bookmarkEnd w:id="442"/>
    </w:p>
    <w:p w14:paraId="5C8DDD4F" w14:textId="6A793796" w:rsidR="0071583E" w:rsidRPr="0071583E" w:rsidRDefault="005C6309" w:rsidP="0071583E">
      <w:pPr>
        <w:pStyle w:val="BodyText"/>
      </w:pPr>
      <w:r>
        <w:t>This section</w:t>
      </w:r>
      <w:r w:rsidRPr="005C6309">
        <w:t xml:space="preserve"> describes the functions of each mode and the actions that occur when running </w:t>
      </w:r>
      <w:r w:rsidR="0071583E">
        <w:t xml:space="preserve">MS-RDPEI </w:t>
      </w:r>
      <w:r w:rsidR="0011222A">
        <w:t>T</w:t>
      </w:r>
      <w:r w:rsidR="0071583E">
        <w:t xml:space="preserve">est </w:t>
      </w:r>
      <w:r w:rsidR="0011222A">
        <w:t>C</w:t>
      </w:r>
      <w:r w:rsidR="0071583E">
        <w:t xml:space="preserve">ases in the different </w:t>
      </w:r>
      <w:r w:rsidR="0071583E" w:rsidRPr="0071583E">
        <w:rPr>
          <w:b/>
          <w:bCs/>
        </w:rPr>
        <w:t>Test Suite</w:t>
      </w:r>
      <w:r w:rsidR="0071583E">
        <w:t xml:space="preserve"> modes.</w:t>
      </w:r>
    </w:p>
    <w:p w14:paraId="3432AFD2" w14:textId="216EC811" w:rsidR="00AB127A" w:rsidRPr="00AB127A" w:rsidRDefault="00EF0271" w:rsidP="00EF0271">
      <w:pPr>
        <w:pStyle w:val="BodyText"/>
      </w:pPr>
      <w:r w:rsidRPr="00EF0271">
        <w:rPr>
          <w:b/>
          <w:bCs/>
          <w:sz w:val="24"/>
          <w:szCs w:val="24"/>
        </w:rPr>
        <w:t>Interactive Mode</w:t>
      </w:r>
      <w:r>
        <w:t xml:space="preserve"> </w:t>
      </w:r>
      <w:del w:id="443" w:author="Harley Zhang (Wicresoft)" w:date="2021-03-10T16:19:00Z">
        <w:r w:rsidR="0071583E" w:rsidDel="007456F2">
          <w:rPr>
            <w:b/>
            <w:bCs/>
            <w:sz w:val="24"/>
            <w:szCs w:val="24"/>
          </w:rPr>
          <w:delText xml:space="preserve"> </w:delText>
        </w:r>
      </w:del>
      <w:r w:rsidR="00E80FE1" w:rsidRPr="00AB127A">
        <w:t xml:space="preserve">When </w:t>
      </w:r>
      <w:r w:rsidR="00E80FE1">
        <w:t xml:space="preserve">you are </w:t>
      </w:r>
      <w:r w:rsidR="00E80FE1" w:rsidRPr="00AB127A">
        <w:t xml:space="preserve">using the </w:t>
      </w:r>
      <w:r w:rsidR="00E80FE1" w:rsidRPr="004F4725">
        <w:rPr>
          <w:b/>
          <w:bCs/>
        </w:rPr>
        <w:t>Interactive</w:t>
      </w:r>
      <w:r w:rsidR="00E80FE1" w:rsidRPr="00AB127A">
        <w:t xml:space="preserve"> mode, </w:t>
      </w:r>
      <w:r w:rsidR="00E80FE1">
        <w:t>T</w:t>
      </w:r>
      <w:r w:rsidR="00E80FE1" w:rsidRPr="00AB127A">
        <w:t xml:space="preserve">est </w:t>
      </w:r>
      <w:r w:rsidR="00E80FE1">
        <w:t>C</w:t>
      </w:r>
      <w:r w:rsidR="00E80FE1" w:rsidRPr="00AB127A">
        <w:t xml:space="preserve">ases will </w:t>
      </w:r>
      <w:r w:rsidR="00E80FE1">
        <w:t>display</w:t>
      </w:r>
      <w:r w:rsidR="00E80FE1" w:rsidRPr="00AB127A">
        <w:t xml:space="preserve"> dialog</w:t>
      </w:r>
      <w:r w:rsidR="00E80FE1">
        <w:t xml:space="preserve"> boxe</w:t>
      </w:r>
      <w:r w:rsidR="00E80FE1" w:rsidRPr="00AB127A">
        <w:t xml:space="preserve">s </w:t>
      </w:r>
      <w:r w:rsidR="00E80FE1">
        <w:t>that</w:t>
      </w:r>
      <w:r w:rsidR="00E80FE1" w:rsidRPr="00AB127A">
        <w:t xml:space="preserve"> guide you </w:t>
      </w:r>
      <w:r w:rsidR="00E80FE1">
        <w:t>in the</w:t>
      </w:r>
      <w:r w:rsidR="00E80FE1" w:rsidRPr="00AB127A">
        <w:t xml:space="preserve"> </w:t>
      </w:r>
      <w:r w:rsidR="00E80FE1">
        <w:t xml:space="preserve">manual </w:t>
      </w:r>
      <w:r w:rsidR="00E80FE1" w:rsidRPr="00AB127A">
        <w:t>perform</w:t>
      </w:r>
      <w:r w:rsidR="00E80FE1">
        <w:t>ance of</w:t>
      </w:r>
      <w:r w:rsidR="00E80FE1" w:rsidRPr="00AB127A">
        <w:t xml:space="preserve"> test steps</w:t>
      </w:r>
      <w:r w:rsidR="00AB127A" w:rsidRPr="00AB127A">
        <w:t>.</w:t>
      </w:r>
    </w:p>
    <w:p w14:paraId="178FE07C" w14:textId="31529E20" w:rsidR="00AB127A" w:rsidRPr="00AB127A" w:rsidRDefault="00BD0E08" w:rsidP="00EF0271">
      <w:pPr>
        <w:pStyle w:val="BodyText"/>
      </w:pPr>
      <w:r>
        <w:rPr>
          <w:b/>
          <w:bCs/>
          <w:sz w:val="24"/>
          <w:szCs w:val="24"/>
        </w:rPr>
        <w:t>PowerShell</w:t>
      </w:r>
      <w:r w:rsidR="00EF0271" w:rsidRPr="00344F6F">
        <w:rPr>
          <w:b/>
          <w:bCs/>
          <w:sz w:val="24"/>
          <w:szCs w:val="24"/>
        </w:rPr>
        <w:t xml:space="preserve"> Mode</w:t>
      </w:r>
      <w:del w:id="444" w:author="Harley Zhang (Wicresoft)" w:date="2021-03-10T16:19:00Z">
        <w:r w:rsidR="00EF0271" w:rsidDel="0006671E">
          <w:delText xml:space="preserve"> </w:delText>
        </w:r>
      </w:del>
      <w:r w:rsidR="0071583E">
        <w:rPr>
          <w:b/>
          <w:bCs/>
          <w:sz w:val="24"/>
          <w:szCs w:val="24"/>
        </w:rPr>
        <w:t xml:space="preserve"> </w:t>
      </w:r>
      <w:r w:rsidR="00AB127A" w:rsidRPr="00AB127A">
        <w:t xml:space="preserve">The </w:t>
      </w:r>
      <w:r w:rsidR="00EF0271">
        <w:t>RDP</w:t>
      </w:r>
      <w:r w:rsidR="00AB127A" w:rsidRPr="00AB127A">
        <w:t xml:space="preserve"> client </w:t>
      </w:r>
      <w:r w:rsidR="004F570F">
        <w:t xml:space="preserve">system </w:t>
      </w:r>
      <w:r w:rsidR="00AB127A" w:rsidRPr="00AB127A">
        <w:t xml:space="preserve">must support </w:t>
      </w:r>
      <w:r w:rsidR="00EF0271">
        <w:t>MS-</w:t>
      </w:r>
      <w:r w:rsidR="00AB127A" w:rsidRPr="00AB127A">
        <w:t xml:space="preserve">RDPRFX </w:t>
      </w:r>
      <w:r w:rsidR="00EF0271">
        <w:t>features when</w:t>
      </w:r>
      <w:r w:rsidR="00AB127A" w:rsidRPr="00AB127A">
        <w:t xml:space="preserve"> using</w:t>
      </w:r>
      <w:r w:rsidR="00E80FE1">
        <w:t xml:space="preserve"> the</w:t>
      </w:r>
      <w:r w:rsidR="00AB127A" w:rsidRPr="00AB127A">
        <w:t xml:space="preserve"> </w:t>
      </w:r>
      <w:r w:rsidR="006430A2">
        <w:rPr>
          <w:b/>
          <w:bCs/>
        </w:rPr>
        <w:t>PowerShell</w:t>
      </w:r>
      <w:r w:rsidR="00AB127A" w:rsidRPr="00AB127A">
        <w:t xml:space="preserve"> mode. </w:t>
      </w:r>
      <w:r w:rsidR="00E80FE1">
        <w:t>In the</w:t>
      </w:r>
      <w:r w:rsidR="00AB127A" w:rsidRPr="00AB127A">
        <w:t xml:space="preserve"> </w:t>
      </w:r>
      <w:del w:id="445" w:author="Harley Zhang (Wicresoft)" w:date="2021-03-10T16:19:00Z">
        <w:r w:rsidR="00AB127A" w:rsidRPr="00AB127A" w:rsidDel="00D67059">
          <w:delText xml:space="preserve"> </w:delText>
        </w:r>
      </w:del>
      <w:r w:rsidR="00D50266" w:rsidRPr="00D50266">
        <w:rPr>
          <w:b/>
          <w:bCs/>
        </w:rPr>
        <w:t>PowerShell</w:t>
      </w:r>
      <w:r w:rsidR="00D50266">
        <w:t xml:space="preserve"> </w:t>
      </w:r>
      <w:r w:rsidR="00AB127A" w:rsidRPr="00AB127A">
        <w:t>mode,</w:t>
      </w:r>
      <w:r w:rsidR="004656D4">
        <w:t xml:space="preserve"> </w:t>
      </w:r>
      <w:r w:rsidR="00E80FE1">
        <w:t>y</w:t>
      </w:r>
      <w:r w:rsidR="00AB127A" w:rsidRPr="00AB127A">
        <w:t xml:space="preserve">ou can </w:t>
      </w:r>
      <w:r w:rsidR="00D77E7F" w:rsidRPr="00D77E7F">
        <w:t xml:space="preserve">trigger Touch events </w:t>
      </w:r>
      <w:r w:rsidR="003B406E">
        <w:t xml:space="preserve">to change the </w:t>
      </w:r>
      <w:r w:rsidR="003B406E" w:rsidRPr="0073109C">
        <w:rPr>
          <w:b/>
          <w:bCs/>
        </w:rPr>
        <w:t>SUT</w:t>
      </w:r>
      <w:r w:rsidR="003B406E">
        <w:t xml:space="preserve"> computer screen </w:t>
      </w:r>
      <w:r w:rsidR="00D77E7F">
        <w:t>via</w:t>
      </w:r>
      <w:r w:rsidR="00D77E7F" w:rsidRPr="00D77E7F">
        <w:t xml:space="preserve"> </w:t>
      </w:r>
      <w:del w:id="446" w:author="Harley Zhang (Wicresoft)" w:date="2021-03-10T16:19:00Z">
        <w:r w:rsidR="00D77E7F" w:rsidRPr="00D77E7F" w:rsidDel="00E25D44">
          <w:delText>powershell</w:delText>
        </w:r>
      </w:del>
      <w:ins w:id="447" w:author="Harley Zhang (Wicresoft)" w:date="2021-03-10T16:19:00Z">
        <w:r w:rsidR="00E25D44" w:rsidRPr="00D77E7F">
          <w:t>PowerShell</w:t>
        </w:r>
      </w:ins>
      <w:r w:rsidR="00D77E7F" w:rsidRPr="00D77E7F">
        <w:t xml:space="preserve"> scripts</w:t>
      </w:r>
      <w:r w:rsidR="003B406E">
        <w:t xml:space="preserve">. </w:t>
      </w:r>
    </w:p>
    <w:p w14:paraId="50B610AC" w14:textId="0B602413" w:rsidR="00AB127A" w:rsidRPr="00D7095B" w:rsidRDefault="00BD0E08" w:rsidP="00D7095B">
      <w:pPr>
        <w:pStyle w:val="BodyText"/>
      </w:pPr>
      <w:r>
        <w:rPr>
          <w:b/>
          <w:bCs/>
          <w:sz w:val="24"/>
          <w:szCs w:val="24"/>
        </w:rPr>
        <w:t xml:space="preserve">Managed </w:t>
      </w:r>
      <w:r w:rsidR="00EF0271" w:rsidRPr="00344F6F">
        <w:rPr>
          <w:b/>
          <w:bCs/>
          <w:sz w:val="24"/>
          <w:szCs w:val="24"/>
        </w:rPr>
        <w:t>Mode</w:t>
      </w:r>
      <w:r w:rsidR="00344F6F">
        <w:t xml:space="preserve"> </w:t>
      </w:r>
      <w:del w:id="448" w:author="Harley Zhang (Wicresoft)" w:date="2021-03-10T16:19:00Z">
        <w:r w:rsidR="0071583E" w:rsidDel="004505DD">
          <w:rPr>
            <w:b/>
            <w:bCs/>
            <w:sz w:val="24"/>
            <w:szCs w:val="24"/>
          </w:rPr>
          <w:delText xml:space="preserve"> </w:delText>
        </w:r>
      </w:del>
      <w:r w:rsidR="00AB127A" w:rsidRPr="00AB127A">
        <w:t xml:space="preserve">When </w:t>
      </w:r>
      <w:r w:rsidR="004F4725">
        <w:t xml:space="preserve">you are </w:t>
      </w:r>
      <w:r w:rsidR="00AB127A" w:rsidRPr="00AB127A">
        <w:t xml:space="preserve">using the </w:t>
      </w:r>
      <w:r w:rsidR="006430A2">
        <w:rPr>
          <w:b/>
          <w:bCs/>
        </w:rPr>
        <w:t>Managed</w:t>
      </w:r>
      <w:r w:rsidR="00AB127A" w:rsidRPr="00AB127A">
        <w:t xml:space="preserve"> mode, an agent </w:t>
      </w:r>
      <w:r w:rsidR="004F4725">
        <w:t>must be implemented</w:t>
      </w:r>
      <w:r w:rsidR="00AB127A" w:rsidRPr="00AB127A">
        <w:t xml:space="preserve"> on </w:t>
      </w:r>
      <w:r w:rsidR="004F4725">
        <w:t xml:space="preserve">the </w:t>
      </w:r>
      <w:r w:rsidR="00AB127A" w:rsidRPr="004F4725">
        <w:rPr>
          <w:b/>
          <w:bCs/>
        </w:rPr>
        <w:t>SUT</w:t>
      </w:r>
      <w:r w:rsidR="004F4725">
        <w:t>, as described in the</w:t>
      </w:r>
      <w:r w:rsidR="00AB127A" w:rsidRPr="00AB127A">
        <w:t xml:space="preserve"> </w:t>
      </w:r>
      <w:hyperlink r:id="rId53" w:history="1">
        <w:r w:rsidRPr="000B40B3">
          <w:rPr>
            <w:rStyle w:val="Hyperlink"/>
          </w:rPr>
          <w:t>RDP SUT Remote Control Protocol</w:t>
        </w:r>
      </w:hyperlink>
      <w:r>
        <w:t xml:space="preserve"> documentation</w:t>
      </w:r>
      <w:r w:rsidR="004F4725">
        <w:t xml:space="preserve">. </w:t>
      </w:r>
      <w:r w:rsidR="003E7CED">
        <w:t>This</w:t>
      </w:r>
      <w:r w:rsidR="003E7CED" w:rsidRPr="00AB127A">
        <w:t xml:space="preserve"> </w:t>
      </w:r>
      <w:r w:rsidR="00AB127A" w:rsidRPr="00AB127A">
        <w:t>agent receive</w:t>
      </w:r>
      <w:r w:rsidR="001A542A">
        <w:t>s</w:t>
      </w:r>
      <w:r w:rsidR="00AB127A" w:rsidRPr="00AB127A">
        <w:t xml:space="preserve"> </w:t>
      </w:r>
      <w:r w:rsidR="00AB127A" w:rsidRPr="004F570F">
        <w:rPr>
          <w:b/>
          <w:bCs/>
        </w:rPr>
        <w:t>SUT</w:t>
      </w:r>
      <w:r w:rsidR="00AB127A" w:rsidRPr="00AB127A">
        <w:t xml:space="preserve"> control request</w:t>
      </w:r>
      <w:r w:rsidR="003E7CED">
        <w:t>s</w:t>
      </w:r>
      <w:r w:rsidR="00AB127A" w:rsidRPr="00AB127A">
        <w:t xml:space="preserve"> from </w:t>
      </w:r>
      <w:r w:rsidR="003E7CED">
        <w:t xml:space="preserve">the </w:t>
      </w:r>
      <w:r w:rsidR="003E7CED" w:rsidRPr="001C35C8">
        <w:rPr>
          <w:b/>
          <w:bCs/>
        </w:rPr>
        <w:t>T</w:t>
      </w:r>
      <w:r w:rsidR="00AB127A" w:rsidRPr="001C35C8">
        <w:rPr>
          <w:b/>
          <w:bCs/>
        </w:rPr>
        <w:t xml:space="preserve">est </w:t>
      </w:r>
      <w:r w:rsidR="003E7CED" w:rsidRPr="001C35C8">
        <w:rPr>
          <w:b/>
          <w:bCs/>
        </w:rPr>
        <w:t>S</w:t>
      </w:r>
      <w:r w:rsidR="00AB127A" w:rsidRPr="001C35C8">
        <w:rPr>
          <w:b/>
          <w:bCs/>
        </w:rPr>
        <w:t>uite</w:t>
      </w:r>
      <w:r w:rsidR="00AB127A" w:rsidRPr="00AB127A">
        <w:t xml:space="preserve"> and </w:t>
      </w:r>
      <w:r w:rsidR="003E7CED">
        <w:t>thereafter facilitate</w:t>
      </w:r>
      <w:r w:rsidR="001A542A">
        <w:t>s</w:t>
      </w:r>
      <w:r w:rsidR="003E7CED">
        <w:t xml:space="preserve"> Test Case execution </w:t>
      </w:r>
      <w:r w:rsidR="00D50266">
        <w:t>on</w:t>
      </w:r>
      <w:r w:rsidR="003E7CED">
        <w:t xml:space="preserve"> the </w:t>
      </w:r>
      <w:r w:rsidR="003E7CED" w:rsidRPr="00AB127A">
        <w:t xml:space="preserve">RDP client </w:t>
      </w:r>
      <w:r w:rsidR="0011222A">
        <w:t>(</w:t>
      </w:r>
      <w:r w:rsidR="003E7CED" w:rsidRPr="003C08A6">
        <w:rPr>
          <w:b/>
          <w:bCs/>
        </w:rPr>
        <w:t>SUT</w:t>
      </w:r>
      <w:r w:rsidR="0011222A" w:rsidRPr="0011222A">
        <w:t>)</w:t>
      </w:r>
      <w:r w:rsidR="001C35C8" w:rsidRPr="001C35C8">
        <w:t>.</w:t>
      </w:r>
      <w:bookmarkStart w:id="449" w:name="_MS-RDPEDISP_Test_Case"/>
      <w:bookmarkEnd w:id="449"/>
    </w:p>
    <w:p w14:paraId="601D565B" w14:textId="3A7C0988" w:rsidR="00AC6407" w:rsidRPr="00855B73" w:rsidRDefault="00233822" w:rsidP="00855B73">
      <w:pPr>
        <w:pStyle w:val="Heading3"/>
      </w:pPr>
      <w:bookmarkStart w:id="450" w:name="_Configuring_the_Test_1"/>
      <w:bookmarkStart w:id="451" w:name="_Toc67405024"/>
      <w:bookmarkEnd w:id="450"/>
      <w:r w:rsidRPr="00855B73">
        <w:lastRenderedPageBreak/>
        <w:t xml:space="preserve">Configuring the </w:t>
      </w:r>
      <w:r w:rsidR="00AC6407" w:rsidRPr="00855B73">
        <w:t>Test Suite Mode for MS-RD</w:t>
      </w:r>
      <w:r w:rsidRPr="00855B73">
        <w:t>P</w:t>
      </w:r>
      <w:r w:rsidR="00AC6407" w:rsidRPr="00855B73">
        <w:t>EDISP Events</w:t>
      </w:r>
      <w:bookmarkEnd w:id="451"/>
    </w:p>
    <w:p w14:paraId="6086C862" w14:textId="5541BD08" w:rsidR="00AC6407" w:rsidRDefault="00AC6407" w:rsidP="00AC6407">
      <w:pPr>
        <w:pStyle w:val="BodyText"/>
      </w:pPr>
      <w:r>
        <w:t>With e</w:t>
      </w:r>
      <w:r w:rsidRPr="00AB127A">
        <w:t>xcept</w:t>
      </w:r>
      <w:r>
        <w:t>ion of</w:t>
      </w:r>
      <w:r w:rsidRPr="00AB127A">
        <w:t xml:space="preserve"> </w:t>
      </w:r>
      <w:r>
        <w:t xml:space="preserve">the </w:t>
      </w:r>
      <w:r w:rsidRPr="00AB127A">
        <w:t>common events</w:t>
      </w:r>
      <w:r>
        <w:t xml:space="preserve"> described earlier in </w:t>
      </w:r>
      <w:hyperlink w:anchor="_Configure_the_Test_1" w:history="1">
        <w:r w:rsidRPr="00DF64A2">
          <w:rPr>
            <w:rStyle w:val="Hyperlink"/>
            <w:rFonts w:ascii="Segoe UI" w:hAnsi="Segoe UI"/>
            <w:sz w:val="21"/>
          </w:rPr>
          <w:t>Test Suite Mode Configuration</w:t>
        </w:r>
      </w:hyperlink>
      <w:r w:rsidRPr="00AB127A">
        <w:t xml:space="preserve">, </w:t>
      </w:r>
      <w:r>
        <w:t xml:space="preserve">the </w:t>
      </w:r>
      <w:r w:rsidRPr="00AB127A">
        <w:t>MS-RDPE</w:t>
      </w:r>
      <w:r>
        <w:t>DISP</w:t>
      </w:r>
      <w:r w:rsidRPr="00AB127A">
        <w:t xml:space="preserve"> </w:t>
      </w:r>
      <w:r>
        <w:t>T</w:t>
      </w:r>
      <w:r w:rsidRPr="00AB127A">
        <w:t xml:space="preserve">est </w:t>
      </w:r>
      <w:r>
        <w:t>C</w:t>
      </w:r>
      <w:r w:rsidRPr="00AB127A">
        <w:t xml:space="preserve">ases </w:t>
      </w:r>
      <w:r>
        <w:t>must</w:t>
      </w:r>
      <w:r w:rsidRPr="00AB127A">
        <w:t xml:space="preserve"> control </w:t>
      </w:r>
      <w:r>
        <w:t>the RDP client</w:t>
      </w:r>
      <w:r w:rsidRPr="00AB127A">
        <w:t xml:space="preserve"> </w:t>
      </w:r>
      <w:r w:rsidR="0011222A">
        <w:t>(</w:t>
      </w:r>
      <w:r w:rsidRPr="008D678A">
        <w:rPr>
          <w:b/>
          <w:bCs/>
        </w:rPr>
        <w:t>SUT computer</w:t>
      </w:r>
      <w:r w:rsidR="0011222A">
        <w:t xml:space="preserve">) </w:t>
      </w:r>
      <w:r w:rsidRPr="00AB127A">
        <w:t xml:space="preserve">to generate </w:t>
      </w:r>
      <w:r w:rsidR="00377391" w:rsidRPr="00AB2AF0">
        <w:rPr>
          <w:color w:val="auto"/>
        </w:rPr>
        <w:t xml:space="preserve">display </w:t>
      </w:r>
      <w:r w:rsidRPr="00AB127A">
        <w:t xml:space="preserve">events. The </w:t>
      </w:r>
      <w:r>
        <w:t>three different</w:t>
      </w:r>
      <w:r w:rsidRPr="00AB127A">
        <w:t xml:space="preserve"> modes to control the </w:t>
      </w:r>
      <w:r w:rsidRPr="008D678A">
        <w:t>RDP client</w:t>
      </w:r>
      <w:r w:rsidR="004F570F">
        <w:t xml:space="preserve"> for MS-RDPEDISP Test Cases</w:t>
      </w:r>
      <w:r>
        <w:t xml:space="preserve"> </w:t>
      </w:r>
      <w:r w:rsidR="00107C00">
        <w:t xml:space="preserve">are listed </w:t>
      </w:r>
      <w:r>
        <w:t>immediately below</w:t>
      </w:r>
      <w:r w:rsidRPr="00AB127A">
        <w:t xml:space="preserve">: </w:t>
      </w:r>
    </w:p>
    <w:p w14:paraId="6742BF2A" w14:textId="21C5FF00" w:rsidR="00AC6407" w:rsidRPr="00AC6407" w:rsidRDefault="00AC6407" w:rsidP="00C05B58">
      <w:pPr>
        <w:pStyle w:val="BodyText"/>
        <w:numPr>
          <w:ilvl w:val="0"/>
          <w:numId w:val="56"/>
        </w:numPr>
        <w:rPr>
          <w:b/>
          <w:bCs/>
        </w:rPr>
      </w:pPr>
      <w:r w:rsidRPr="00AC6407">
        <w:rPr>
          <w:b/>
          <w:bCs/>
        </w:rPr>
        <w:t>PowerShell</w:t>
      </w:r>
    </w:p>
    <w:p w14:paraId="2DC243F3" w14:textId="3D39A383" w:rsidR="00AC6407" w:rsidRPr="008D678A" w:rsidRDefault="00AC6407" w:rsidP="00C05B58">
      <w:pPr>
        <w:pStyle w:val="BodyText"/>
        <w:numPr>
          <w:ilvl w:val="0"/>
          <w:numId w:val="56"/>
        </w:numPr>
      </w:pPr>
      <w:r>
        <w:rPr>
          <w:b/>
          <w:bCs/>
        </w:rPr>
        <w:t>I</w:t>
      </w:r>
      <w:r w:rsidRPr="008D678A">
        <w:rPr>
          <w:b/>
          <w:bCs/>
        </w:rPr>
        <w:t>nteractive</w:t>
      </w:r>
    </w:p>
    <w:p w14:paraId="200CF698" w14:textId="2BBACCF8" w:rsidR="00AC6407" w:rsidRPr="00427CAA" w:rsidRDefault="00AE1747" w:rsidP="00C05B58">
      <w:pPr>
        <w:pStyle w:val="BodyText"/>
        <w:numPr>
          <w:ilvl w:val="0"/>
          <w:numId w:val="56"/>
        </w:numPr>
      </w:pPr>
      <w:r>
        <w:rPr>
          <w:b/>
          <w:bCs/>
        </w:rPr>
        <w:t>Managed</w:t>
      </w:r>
    </w:p>
    <w:p w14:paraId="6B866CAD" w14:textId="3B44724C" w:rsidR="00427CAA" w:rsidRPr="00427CAA" w:rsidRDefault="00427CAA" w:rsidP="00427CAA">
      <w:pPr>
        <w:pStyle w:val="BodyText"/>
      </w:pPr>
      <w:r>
        <w:t xml:space="preserve">The functions that are provided </w:t>
      </w:r>
      <w:r w:rsidR="00BB2126">
        <w:t>by</w:t>
      </w:r>
      <w:r>
        <w:t xml:space="preserve"> these </w:t>
      </w:r>
      <w:r w:rsidRPr="00427CAA">
        <w:rPr>
          <w:b/>
          <w:bCs/>
        </w:rPr>
        <w:t>Test Suite</w:t>
      </w:r>
      <w:r>
        <w:t xml:space="preserve"> modes are described in </w:t>
      </w:r>
      <w:hyperlink w:anchor="_Running_MS-RDPEDISP_Test" w:history="1">
        <w:r w:rsidRPr="00427CAA">
          <w:rPr>
            <w:rStyle w:val="Hyperlink"/>
            <w:lang w:val="en-US"/>
          </w:rPr>
          <w:t>Running MS-RDPEDISP Test Cases in the Test Suite Modes</w:t>
        </w:r>
      </w:hyperlink>
      <w:r>
        <w:rPr>
          <w:lang w:val="en-US"/>
        </w:rPr>
        <w:t>.</w:t>
      </w:r>
    </w:p>
    <w:p w14:paraId="2C5CDCE4" w14:textId="591DEE73" w:rsidR="00AC6407" w:rsidRDefault="00AC6407" w:rsidP="00855B73">
      <w:pPr>
        <w:pStyle w:val="Heading4"/>
      </w:pPr>
      <w:bookmarkStart w:id="452" w:name="_Toc67405025"/>
      <w:r>
        <w:t>Choosing a Test Suite Mode Setting for MS-RDPE</w:t>
      </w:r>
      <w:r w:rsidR="00233822">
        <w:t>DISP</w:t>
      </w:r>
      <w:r>
        <w:t xml:space="preserve"> Test Cases</w:t>
      </w:r>
      <w:bookmarkEnd w:id="452"/>
    </w:p>
    <w:p w14:paraId="7DE15C6F" w14:textId="4C078FA1" w:rsidR="00D44E13" w:rsidRPr="00AB127A" w:rsidRDefault="00AC6407" w:rsidP="00D44E13">
      <w:pPr>
        <w:pStyle w:val="BodyText"/>
      </w:pPr>
      <w:r w:rsidRPr="00D44E13">
        <w:t>In the procedure that follows you can configure the Test Suite to enable the MS-RDPE</w:t>
      </w:r>
      <w:r w:rsidR="00233822" w:rsidRPr="00D44E13">
        <w:t>DISP</w:t>
      </w:r>
      <w:r w:rsidRPr="00D44E13">
        <w:t xml:space="preserve"> Test Cases to control the RDP client</w:t>
      </w:r>
      <w:r w:rsidR="0011222A" w:rsidRPr="00D44E13">
        <w:t xml:space="preserve"> (</w:t>
      </w:r>
      <w:r w:rsidR="00CE15E6" w:rsidRPr="00D44E13">
        <w:t>SUT</w:t>
      </w:r>
      <w:r w:rsidR="0011222A" w:rsidRPr="00D44E13">
        <w:t xml:space="preserve">) </w:t>
      </w:r>
      <w:r w:rsidRPr="00D44E13">
        <w:t xml:space="preserve">using one of the </w:t>
      </w:r>
      <w:r w:rsidR="0075461A" w:rsidRPr="00D44E13">
        <w:t>previously mentioned</w:t>
      </w:r>
      <w:r w:rsidRPr="00D44E13">
        <w:t xml:space="preserve"> modes</w:t>
      </w:r>
      <w:r w:rsidR="00D44E13" w:rsidRPr="00D44E13">
        <w:t>.</w:t>
      </w:r>
    </w:p>
    <w:p w14:paraId="14A3605C" w14:textId="7C2828B0" w:rsidR="006C7BF4" w:rsidRPr="00AB127A" w:rsidRDefault="006C7BF4" w:rsidP="006C7BF4">
      <w:pPr>
        <w:pStyle w:val="Caption"/>
        <w:rPr>
          <w:rFonts w:ascii="Segoe UI" w:hAnsi="Segoe UI"/>
          <w:sz w:val="21"/>
          <w:szCs w:val="21"/>
        </w:rPr>
      </w:pPr>
      <w:r w:rsidRPr="00C67CA0">
        <w:rPr>
          <w:rStyle w:val="Hyperlink"/>
          <w:sz w:val="24"/>
          <w:u w:val="none"/>
        </w:rPr>
        <w:sym w:font="Wingdings 3" w:char="F084"/>
      </w:r>
      <w:r w:rsidRPr="00C67CA0">
        <w:rPr>
          <w:rStyle w:val="Hyperlink"/>
          <w:u w:val="none"/>
        </w:rPr>
        <w:t xml:space="preserve">  </w:t>
      </w:r>
      <w:r w:rsidRPr="00AB127A">
        <w:t xml:space="preserve">To configure the </w:t>
      </w:r>
      <w:r>
        <w:t>T</w:t>
      </w:r>
      <w:r w:rsidRPr="00AB127A">
        <w:t xml:space="preserve">est </w:t>
      </w:r>
      <w:r>
        <w:t>S</w:t>
      </w:r>
      <w:r w:rsidRPr="00AB127A">
        <w:t xml:space="preserve">uite mode </w:t>
      </w:r>
      <w:r>
        <w:t>to enable MS-RDPEDISP control of the RDP</w:t>
      </w:r>
      <w:r w:rsidRPr="00AB127A">
        <w:t xml:space="preserve"> client:</w:t>
      </w:r>
      <w:r w:rsidR="003A50EB">
        <w:t xml:space="preserve"> </w:t>
      </w:r>
    </w:p>
    <w:p w14:paraId="6E86DC18" w14:textId="40464325" w:rsidR="00AB127A" w:rsidRDefault="00AB127A" w:rsidP="00C05B58">
      <w:pPr>
        <w:pStyle w:val="BodyText"/>
        <w:numPr>
          <w:ilvl w:val="0"/>
          <w:numId w:val="59"/>
        </w:numPr>
      </w:pPr>
      <w:r w:rsidRPr="00AB127A">
        <w:t xml:space="preserve">Open </w:t>
      </w:r>
      <w:r w:rsidR="0011222A">
        <w:t xml:space="preserve">the </w:t>
      </w:r>
      <w:r w:rsidRPr="0011222A">
        <w:rPr>
          <w:i/>
          <w:iCs/>
          <w:szCs w:val="22"/>
        </w:rPr>
        <w:t>RDP_ClientTestSuite.ptfconfig</w:t>
      </w:r>
      <w:r w:rsidRPr="00AB127A">
        <w:t xml:space="preserve"> configuration file from</w:t>
      </w:r>
      <w:r w:rsidR="0011222A">
        <w:t xml:space="preserve"> the following directory location:</w:t>
      </w:r>
      <w:r w:rsidRPr="00AB127A">
        <w:t xml:space="preserve"> </w:t>
      </w:r>
    </w:p>
    <w:p w14:paraId="62929780" w14:textId="5D567D9B" w:rsidR="0011222A" w:rsidRPr="00C472FA" w:rsidRDefault="0011222A" w:rsidP="00C472FA">
      <w:pPr>
        <w:pStyle w:val="Code"/>
      </w:pPr>
      <w:del w:id="453" w:author="Harley Zhang (Wicresoft)" w:date="2021-03-10T16:21:00Z">
        <w:r w:rsidRPr="00C472FA" w:rsidDel="00DC1E41">
          <w:delText>C</w:delText>
        </w:r>
        <w:r w:rsidR="00227BFC" w:rsidDel="00DC1E41">
          <w:delText>:</w:delText>
        </w:r>
        <w:r w:rsidRPr="00C472FA" w:rsidDel="00DC1E41">
          <w:delText>\MicrosoftP</w:delText>
        </w:r>
        <w:r w:rsidR="00227BFC" w:rsidDel="00DC1E41">
          <w:delText>r</w:delText>
        </w:r>
        <w:r w:rsidRPr="00C472FA" w:rsidDel="00DC1E41">
          <w:delText>otocolTests\RDP\Client-Endpoint\&lt;version#&gt;</w:delText>
        </w:r>
      </w:del>
      <w:ins w:id="454" w:author="Harley Zhang (Wicresoft)" w:date="2021-03-10T16:21:00Z">
        <w:r w:rsidR="00DC1E41" w:rsidRPr="00DC1E41">
          <w:t xml:space="preserve"> C:\RDP-TestSuite-ClientEP</w:t>
        </w:r>
      </w:ins>
      <w:r w:rsidRPr="00C472FA">
        <w:t>\Bin</w:t>
      </w:r>
    </w:p>
    <w:p w14:paraId="33F4CAEE" w14:textId="4C243057" w:rsidR="00B8127C" w:rsidRDefault="00B8127C" w:rsidP="00C05B58">
      <w:pPr>
        <w:pStyle w:val="BodyText"/>
        <w:numPr>
          <w:ilvl w:val="0"/>
          <w:numId w:val="59"/>
        </w:numPr>
      </w:pPr>
      <w:r>
        <w:t>In the .ptfconfig file, locate</w:t>
      </w:r>
      <w:r w:rsidRPr="00AB127A">
        <w:t xml:space="preserve"> </w:t>
      </w:r>
      <w:r w:rsidR="00D44E13">
        <w:t xml:space="preserve">the </w:t>
      </w:r>
      <w:r w:rsidR="00AB127A" w:rsidRPr="00AB127A">
        <w:t xml:space="preserve"> &lt; Adapter xsi:type="</w:t>
      </w:r>
      <w:r w:rsidR="00AB127A" w:rsidRPr="00762919">
        <w:rPr>
          <w:i/>
          <w:iCs/>
        </w:rPr>
        <w:t>powershell</w:t>
      </w:r>
      <w:r w:rsidR="00AB127A" w:rsidRPr="00AB127A">
        <w:t xml:space="preserve">" name="IRdpedispSUTControlAdapter" scriptdir="." / &gt; option in the </w:t>
      </w:r>
      <w:r w:rsidR="00AB127A" w:rsidRPr="00AB127A">
        <w:rPr>
          <w:b/>
          <w:bCs/>
        </w:rPr>
        <w:t>adapters</w:t>
      </w:r>
      <w:r w:rsidR="00AB127A" w:rsidRPr="00AB127A">
        <w:t xml:space="preserve"> node. </w:t>
      </w:r>
    </w:p>
    <w:p w14:paraId="46B682D3" w14:textId="1E302A23" w:rsidR="00AB127A" w:rsidRDefault="00B8127C" w:rsidP="00762919">
      <w:pPr>
        <w:pStyle w:val="BodyText"/>
        <w:ind w:left="360" w:firstLine="360"/>
      </w:pPr>
      <w:r>
        <w:t>Note that the</w:t>
      </w:r>
      <w:r w:rsidR="00AB127A" w:rsidRPr="00AB127A">
        <w:t xml:space="preserve"> default mode </w:t>
      </w:r>
      <w:r>
        <w:t xml:space="preserve">in this scenario </w:t>
      </w:r>
      <w:r w:rsidR="00AB127A" w:rsidRPr="00AB127A">
        <w:t xml:space="preserve">is </w:t>
      </w:r>
      <w:r w:rsidR="00F9587C">
        <w:rPr>
          <w:b/>
          <w:bCs/>
        </w:rPr>
        <w:t>P</w:t>
      </w:r>
      <w:r w:rsidR="00AB127A" w:rsidRPr="00AB127A">
        <w:rPr>
          <w:b/>
          <w:bCs/>
        </w:rPr>
        <w:t>owershell</w:t>
      </w:r>
      <w:r w:rsidR="00AB127A" w:rsidRPr="00AB127A">
        <w:t>.</w:t>
      </w:r>
    </w:p>
    <w:p w14:paraId="1DD62EAA" w14:textId="548DA416" w:rsidR="00762919" w:rsidRPr="00AB127A" w:rsidRDefault="00762919" w:rsidP="00C05B58">
      <w:pPr>
        <w:pStyle w:val="BodyText"/>
        <w:numPr>
          <w:ilvl w:val="0"/>
          <w:numId w:val="59"/>
        </w:numPr>
      </w:pPr>
      <w:r>
        <w:t xml:space="preserve">To change the </w:t>
      </w:r>
      <w:r w:rsidRPr="00282A29">
        <w:rPr>
          <w:b/>
          <w:bCs/>
        </w:rPr>
        <w:t>Test Suite</w:t>
      </w:r>
      <w:r>
        <w:t xml:space="preserve"> mode from the default, do either of the following as required:</w:t>
      </w:r>
    </w:p>
    <w:p w14:paraId="62C5A71A" w14:textId="1D6D4DCD" w:rsidR="00AB127A" w:rsidRPr="00AB127A" w:rsidRDefault="00AB127A" w:rsidP="00C05B58">
      <w:pPr>
        <w:pStyle w:val="BodyText"/>
        <w:numPr>
          <w:ilvl w:val="0"/>
          <w:numId w:val="60"/>
        </w:numPr>
        <w:rPr>
          <w:rFonts w:ascii="Segoe UI" w:hAnsi="Segoe UI"/>
          <w:sz w:val="21"/>
        </w:rPr>
      </w:pPr>
      <w:r w:rsidRPr="00AB127A">
        <w:rPr>
          <w:rFonts w:ascii="Segoe UI" w:hAnsi="Segoe UI"/>
          <w:sz w:val="21"/>
        </w:rPr>
        <w:t>To use</w:t>
      </w:r>
      <w:r w:rsidR="00762919">
        <w:rPr>
          <w:rFonts w:ascii="Segoe UI" w:hAnsi="Segoe UI"/>
          <w:sz w:val="21"/>
        </w:rPr>
        <w:t xml:space="preserve"> the</w:t>
      </w:r>
      <w:r w:rsidRPr="00AB127A">
        <w:rPr>
          <w:rFonts w:ascii="Segoe UI" w:hAnsi="Segoe UI"/>
          <w:sz w:val="21"/>
        </w:rPr>
        <w:t xml:space="preserve"> </w:t>
      </w:r>
      <w:r w:rsidR="00F9587C">
        <w:rPr>
          <w:rFonts w:ascii="Segoe UI" w:hAnsi="Segoe UI"/>
          <w:b/>
          <w:bCs/>
          <w:sz w:val="21"/>
        </w:rPr>
        <w:t>I</w:t>
      </w:r>
      <w:r w:rsidRPr="00AB127A">
        <w:rPr>
          <w:rFonts w:ascii="Segoe UI" w:hAnsi="Segoe UI"/>
          <w:b/>
          <w:bCs/>
          <w:sz w:val="21"/>
        </w:rPr>
        <w:t>nteractive</w:t>
      </w:r>
      <w:r w:rsidRPr="00AB127A">
        <w:rPr>
          <w:rFonts w:ascii="Segoe UI" w:hAnsi="Segoe UI"/>
          <w:sz w:val="21"/>
        </w:rPr>
        <w:t xml:space="preserve"> mode, </w:t>
      </w:r>
      <w:r w:rsidR="00762919">
        <w:t>set the xsi:type value to</w:t>
      </w:r>
      <w:r w:rsidR="00F84397">
        <w:t xml:space="preserve"> “interactive”, as in: </w:t>
      </w:r>
      <w:r w:rsidRPr="00AB127A">
        <w:rPr>
          <w:rFonts w:ascii="Segoe UI" w:hAnsi="Segoe UI"/>
          <w:sz w:val="21"/>
        </w:rPr>
        <w:t>&lt; Adapter xsi:type="</w:t>
      </w:r>
      <w:r w:rsidRPr="00762919">
        <w:rPr>
          <w:rFonts w:ascii="Segoe UI" w:hAnsi="Segoe UI"/>
          <w:i/>
          <w:iCs/>
          <w:sz w:val="21"/>
        </w:rPr>
        <w:t>interactive</w:t>
      </w:r>
      <w:r w:rsidRPr="00AB127A">
        <w:rPr>
          <w:rFonts w:ascii="Segoe UI" w:hAnsi="Segoe UI"/>
          <w:sz w:val="21"/>
        </w:rPr>
        <w:t>" name="IRdpedispSUTControlAdapter" / &gt;.</w:t>
      </w:r>
    </w:p>
    <w:p w14:paraId="53A8711A" w14:textId="4B4094D9" w:rsidR="00AB127A" w:rsidRPr="00AB127A" w:rsidRDefault="00AB127A" w:rsidP="00C05B58">
      <w:pPr>
        <w:pStyle w:val="BodyText"/>
        <w:numPr>
          <w:ilvl w:val="0"/>
          <w:numId w:val="60"/>
        </w:numPr>
        <w:rPr>
          <w:rFonts w:ascii="Segoe UI" w:hAnsi="Segoe UI"/>
          <w:sz w:val="21"/>
        </w:rPr>
      </w:pPr>
      <w:r w:rsidRPr="00AB127A">
        <w:rPr>
          <w:rFonts w:ascii="Segoe UI" w:hAnsi="Segoe UI"/>
          <w:sz w:val="21"/>
        </w:rPr>
        <w:t>To use</w:t>
      </w:r>
      <w:r w:rsidR="00F84397">
        <w:rPr>
          <w:rFonts w:ascii="Segoe UI" w:hAnsi="Segoe UI"/>
          <w:sz w:val="21"/>
        </w:rPr>
        <w:t xml:space="preserve"> the</w:t>
      </w:r>
      <w:r w:rsidRPr="00AB127A">
        <w:rPr>
          <w:rFonts w:ascii="Segoe UI" w:hAnsi="Segoe UI"/>
          <w:sz w:val="21"/>
        </w:rPr>
        <w:t xml:space="preserve"> </w:t>
      </w:r>
      <w:r w:rsidR="00D44E13">
        <w:rPr>
          <w:rFonts w:ascii="Segoe UI" w:hAnsi="Segoe UI"/>
          <w:b/>
          <w:bCs/>
          <w:sz w:val="21"/>
        </w:rPr>
        <w:t>Managed</w:t>
      </w:r>
      <w:r w:rsidRPr="00AB127A">
        <w:rPr>
          <w:rFonts w:ascii="Segoe UI" w:hAnsi="Segoe UI"/>
          <w:sz w:val="21"/>
        </w:rPr>
        <w:t xml:space="preserve"> mode, </w:t>
      </w:r>
      <w:r w:rsidR="00F84397">
        <w:t xml:space="preserve">set the xsi:type value to “managed”, as in: </w:t>
      </w:r>
      <w:r w:rsidRPr="00AB127A">
        <w:rPr>
          <w:rFonts w:ascii="Segoe UI" w:hAnsi="Segoe UI"/>
          <w:sz w:val="21"/>
        </w:rPr>
        <w:t>&lt; Adapter xsi:type="</w:t>
      </w:r>
      <w:r w:rsidRPr="00762919">
        <w:rPr>
          <w:rFonts w:ascii="Segoe UI" w:hAnsi="Segoe UI"/>
          <w:i/>
          <w:iCs/>
          <w:sz w:val="21"/>
        </w:rPr>
        <w:t>managed</w:t>
      </w:r>
      <w:r w:rsidRPr="00AB127A">
        <w:rPr>
          <w:rFonts w:ascii="Segoe UI" w:hAnsi="Segoe UI"/>
          <w:sz w:val="21"/>
        </w:rPr>
        <w:t>" name="IRdpedispSUTControlAdapter" adaptertype="Microsoft.Protocols.TestSuites.Rdp.ProtocolBasedRdpedispSUTControlAdapter"/ &gt;</w:t>
      </w:r>
      <w:r w:rsidR="00D44E13">
        <w:rPr>
          <w:rFonts w:ascii="Segoe UI" w:hAnsi="Segoe UI"/>
          <w:sz w:val="21"/>
        </w:rPr>
        <w:t>.</w:t>
      </w:r>
    </w:p>
    <w:p w14:paraId="1D7577B5" w14:textId="50CC5439" w:rsidR="00BE069F" w:rsidRDefault="00BE069F" w:rsidP="00BE069F">
      <w:pPr>
        <w:pStyle w:val="Heading4"/>
      </w:pPr>
      <w:bookmarkStart w:id="455" w:name="_Running_MS-RDPEDISP_Test"/>
      <w:bookmarkStart w:id="456" w:name="_Toc67405026"/>
      <w:bookmarkEnd w:id="455"/>
      <w:r>
        <w:t>Running MS-RDPEDISP Test Cases in the Test Suite Modes</w:t>
      </w:r>
      <w:bookmarkEnd w:id="456"/>
    </w:p>
    <w:p w14:paraId="49C7FD87" w14:textId="3600FCC2" w:rsidR="00BE069F" w:rsidRPr="00BE069F" w:rsidRDefault="005C6309" w:rsidP="00BE069F">
      <w:pPr>
        <w:pStyle w:val="BodyText"/>
      </w:pPr>
      <w:r>
        <w:t>This section</w:t>
      </w:r>
      <w:r w:rsidRPr="005C6309">
        <w:t xml:space="preserve"> describes the </w:t>
      </w:r>
      <w:r>
        <w:t xml:space="preserve">functions of each mode and the actions that occur when </w:t>
      </w:r>
      <w:r w:rsidR="00BE069F" w:rsidRPr="00BE069F">
        <w:t>running MS-RDPE</w:t>
      </w:r>
      <w:r w:rsidR="00BE069F">
        <w:t>DISP</w:t>
      </w:r>
      <w:r w:rsidR="00BE069F" w:rsidRPr="00BE069F">
        <w:t xml:space="preserve"> </w:t>
      </w:r>
      <w:r w:rsidR="005F7537">
        <w:t>T</w:t>
      </w:r>
      <w:r w:rsidR="00BE069F" w:rsidRPr="00BE069F">
        <w:t xml:space="preserve">est </w:t>
      </w:r>
      <w:r w:rsidR="005F7537">
        <w:t>C</w:t>
      </w:r>
      <w:r w:rsidR="00BE069F" w:rsidRPr="00BE069F">
        <w:t>ases in the different Test Suite modes.</w:t>
      </w:r>
    </w:p>
    <w:p w14:paraId="0007D86D" w14:textId="681F9241" w:rsidR="00AB127A" w:rsidRPr="00AB127A" w:rsidRDefault="006C7BF4" w:rsidP="006C7BF4">
      <w:pPr>
        <w:pStyle w:val="BodyText"/>
      </w:pPr>
      <w:r w:rsidRPr="00344F6F">
        <w:rPr>
          <w:b/>
          <w:bCs/>
          <w:sz w:val="24"/>
          <w:szCs w:val="24"/>
        </w:rPr>
        <w:t>PowerShell Mode</w:t>
      </w:r>
      <w:r w:rsidRPr="00344F6F">
        <w:rPr>
          <w:sz w:val="24"/>
          <w:szCs w:val="24"/>
        </w:rPr>
        <w:t xml:space="preserve"> </w:t>
      </w:r>
      <w:del w:id="457" w:author="Harley Zhang (Wicresoft)" w:date="2021-03-10T16:21:00Z">
        <w:r w:rsidR="00BE069F" w:rsidDel="00394D75">
          <w:rPr>
            <w:b/>
            <w:bCs/>
            <w:sz w:val="24"/>
            <w:szCs w:val="24"/>
          </w:rPr>
          <w:delText xml:space="preserve"> </w:delText>
        </w:r>
      </w:del>
      <w:r w:rsidR="00AB127A" w:rsidRPr="00AB127A">
        <w:t xml:space="preserve">When using the </w:t>
      </w:r>
      <w:r w:rsidR="00B1528D">
        <w:rPr>
          <w:b/>
          <w:bCs/>
        </w:rPr>
        <w:t>P</w:t>
      </w:r>
      <w:r w:rsidR="00AB127A" w:rsidRPr="00AB127A">
        <w:rPr>
          <w:b/>
          <w:bCs/>
        </w:rPr>
        <w:t>ower</w:t>
      </w:r>
      <w:ins w:id="458" w:author="Harley Zhang (Wicresoft)" w:date="2021-03-10T16:21:00Z">
        <w:r w:rsidR="00394D75">
          <w:rPr>
            <w:b/>
            <w:bCs/>
          </w:rPr>
          <w:t>S</w:t>
        </w:r>
      </w:ins>
      <w:del w:id="459" w:author="Harley Zhang (Wicresoft)" w:date="2021-03-10T16:21:00Z">
        <w:r w:rsidR="00AB127A" w:rsidRPr="00AB127A" w:rsidDel="00394D75">
          <w:rPr>
            <w:b/>
            <w:bCs/>
          </w:rPr>
          <w:delText>s</w:delText>
        </w:r>
      </w:del>
      <w:r w:rsidR="00AB127A" w:rsidRPr="00AB127A">
        <w:rPr>
          <w:b/>
          <w:bCs/>
        </w:rPr>
        <w:t>hell</w:t>
      </w:r>
      <w:r w:rsidR="00AB127A" w:rsidRPr="00AB127A">
        <w:t xml:space="preserve"> mode, </w:t>
      </w:r>
      <w:r w:rsidR="00B67AE3">
        <w:t>T</w:t>
      </w:r>
      <w:r w:rsidR="00AB127A" w:rsidRPr="00AB127A">
        <w:t xml:space="preserve">est </w:t>
      </w:r>
      <w:r w:rsidR="00B67AE3">
        <w:t>C</w:t>
      </w:r>
      <w:r w:rsidR="00AB127A" w:rsidRPr="00AB127A">
        <w:t xml:space="preserve">ases </w:t>
      </w:r>
      <w:r w:rsidR="00D44E13">
        <w:t xml:space="preserve">set up the RDP connection to </w:t>
      </w:r>
      <w:r w:rsidR="00AB127A" w:rsidRPr="00AB127A">
        <w:t>automatically trigger</w:t>
      </w:r>
      <w:r w:rsidR="00B67AE3">
        <w:t xml:space="preserve"> the</w:t>
      </w:r>
      <w:r w:rsidR="00AB127A" w:rsidRPr="00AB127A">
        <w:t xml:space="preserve"> </w:t>
      </w:r>
      <w:r w:rsidR="00AB127A" w:rsidRPr="00B67AE3">
        <w:rPr>
          <w:b/>
          <w:bCs/>
        </w:rPr>
        <w:t>SUT</w:t>
      </w:r>
      <w:ins w:id="460" w:author="Harley Zhang" w:date="2021-03-11T15:03:00Z">
        <w:r w:rsidR="00AD7842">
          <w:rPr>
            <w:b/>
            <w:bCs/>
          </w:rPr>
          <w:t xml:space="preserve"> </w:t>
        </w:r>
        <w:r w:rsidR="00AD7842" w:rsidRPr="00AD7842">
          <w:t>by</w:t>
        </w:r>
        <w:r w:rsidR="00AD7842">
          <w:rPr>
            <w:b/>
            <w:bCs/>
          </w:rPr>
          <w:t xml:space="preserve"> </w:t>
        </w:r>
        <w:r w:rsidR="00AD7842">
          <w:fldChar w:fldCharType="begin"/>
        </w:r>
        <w:r w:rsidR="00AD7842">
          <w:instrText xml:space="preserve"> HYPERLINK "https://github.com/microsoft/WindowsProtocolTestSuites/wiki/Run-Test-Suites-With-Enabling-PowerShell-Core-Remoting-Over-SSH" </w:instrText>
        </w:r>
        <w:r w:rsidR="00AD7842">
          <w:fldChar w:fldCharType="separate"/>
        </w:r>
        <w:r w:rsidR="00AD7842" w:rsidRPr="00AD7842">
          <w:rPr>
            <w:rStyle w:val="Hyperlink"/>
          </w:rPr>
          <w:t>[PowerShell Core Remoting over SSH]</w:t>
        </w:r>
        <w:r w:rsidR="00AD7842">
          <w:fldChar w:fldCharType="end"/>
        </w:r>
      </w:ins>
      <w:r w:rsidR="00AB127A" w:rsidRPr="00AD7842">
        <w:t xml:space="preserve"> </w:t>
      </w:r>
      <w:r w:rsidR="00AB127A" w:rsidRPr="00AB127A">
        <w:t xml:space="preserve">to connect to the </w:t>
      </w:r>
      <w:r w:rsidR="00B67AE3" w:rsidRPr="00B67AE3">
        <w:rPr>
          <w:b/>
          <w:bCs/>
        </w:rPr>
        <w:t>RDP Client T</w:t>
      </w:r>
      <w:r w:rsidR="00AB127A" w:rsidRPr="00B67AE3">
        <w:rPr>
          <w:b/>
          <w:bCs/>
        </w:rPr>
        <w:t xml:space="preserve">est </w:t>
      </w:r>
      <w:r w:rsidR="00B67AE3" w:rsidRPr="00B67AE3">
        <w:rPr>
          <w:b/>
          <w:bCs/>
        </w:rPr>
        <w:t>S</w:t>
      </w:r>
      <w:r w:rsidR="00AB127A" w:rsidRPr="00B67AE3">
        <w:rPr>
          <w:b/>
          <w:bCs/>
        </w:rPr>
        <w:t>uite</w:t>
      </w:r>
      <w:r w:rsidR="00AB127A" w:rsidRPr="00AB127A">
        <w:t xml:space="preserve"> and change </w:t>
      </w:r>
      <w:r w:rsidR="00B67AE3">
        <w:t xml:space="preserve">the </w:t>
      </w:r>
      <w:r w:rsidR="00B67AE3" w:rsidRPr="005C6309">
        <w:rPr>
          <w:b/>
          <w:bCs/>
          <w:u w:val="single"/>
        </w:rPr>
        <w:t>SUT</w:t>
      </w:r>
      <w:r w:rsidR="00B67AE3">
        <w:rPr>
          <w:u w:val="single"/>
        </w:rPr>
        <w:t xml:space="preserve"> </w:t>
      </w:r>
      <w:r w:rsidR="00AB127A" w:rsidRPr="00B67AE3">
        <w:rPr>
          <w:u w:val="single"/>
        </w:rPr>
        <w:t>display</w:t>
      </w:r>
      <w:r w:rsidR="00AB127A" w:rsidRPr="00AB127A">
        <w:t xml:space="preserve"> configuration.</w:t>
      </w:r>
    </w:p>
    <w:p w14:paraId="4806893E" w14:textId="176F42B0" w:rsidR="00AB127A" w:rsidRPr="00AB127A" w:rsidRDefault="006C7BF4" w:rsidP="006C7BF4">
      <w:pPr>
        <w:pStyle w:val="BodyText"/>
      </w:pPr>
      <w:r w:rsidRPr="0069624E">
        <w:rPr>
          <w:b/>
          <w:bCs/>
          <w:sz w:val="24"/>
          <w:szCs w:val="24"/>
        </w:rPr>
        <w:t>Interactive Mode</w:t>
      </w:r>
      <w:r>
        <w:t xml:space="preserve"> </w:t>
      </w:r>
      <w:del w:id="461" w:author="Harley Zhang (Wicresoft)" w:date="2021-03-10T16:21:00Z">
        <w:r w:rsidR="00BE069F" w:rsidDel="00407B43">
          <w:rPr>
            <w:b/>
            <w:bCs/>
            <w:sz w:val="24"/>
            <w:szCs w:val="24"/>
          </w:rPr>
          <w:delText xml:space="preserve"> </w:delText>
        </w:r>
      </w:del>
      <w:r w:rsidR="00AB127A" w:rsidRPr="00AB127A">
        <w:t xml:space="preserve">When using the </w:t>
      </w:r>
      <w:r w:rsidR="00B1528D">
        <w:rPr>
          <w:b/>
          <w:bCs/>
        </w:rPr>
        <w:t>I</w:t>
      </w:r>
      <w:r w:rsidR="00AB127A" w:rsidRPr="00AB127A">
        <w:rPr>
          <w:b/>
          <w:bCs/>
        </w:rPr>
        <w:t>nteractive</w:t>
      </w:r>
      <w:r w:rsidR="00AB127A" w:rsidRPr="00AB127A">
        <w:t xml:space="preserve"> mode,</w:t>
      </w:r>
      <w:r w:rsidR="00B1528D">
        <w:t xml:space="preserve"> T</w:t>
      </w:r>
      <w:r w:rsidR="00B1528D" w:rsidRPr="00AB127A">
        <w:t xml:space="preserve">est </w:t>
      </w:r>
      <w:r w:rsidR="00B1528D">
        <w:t>C</w:t>
      </w:r>
      <w:r w:rsidR="00B1528D" w:rsidRPr="00AB127A">
        <w:t xml:space="preserve">ases will </w:t>
      </w:r>
      <w:r w:rsidR="00B1528D">
        <w:t>display</w:t>
      </w:r>
      <w:r w:rsidR="00B1528D" w:rsidRPr="00AB127A">
        <w:t xml:space="preserve"> dialog</w:t>
      </w:r>
      <w:r w:rsidR="00B1528D">
        <w:t xml:space="preserve"> boxe</w:t>
      </w:r>
      <w:r w:rsidR="00B1528D" w:rsidRPr="00AB127A">
        <w:t xml:space="preserve">s </w:t>
      </w:r>
      <w:r w:rsidR="00B1528D">
        <w:t>that</w:t>
      </w:r>
      <w:r w:rsidR="00B1528D" w:rsidRPr="00AB127A">
        <w:t xml:space="preserve"> guide you </w:t>
      </w:r>
      <w:r w:rsidR="00B1528D">
        <w:t>in the</w:t>
      </w:r>
      <w:r w:rsidR="00B1528D" w:rsidRPr="00AB127A">
        <w:t xml:space="preserve"> </w:t>
      </w:r>
      <w:r w:rsidR="00B1528D">
        <w:t xml:space="preserve">manual </w:t>
      </w:r>
      <w:r w:rsidR="00B1528D" w:rsidRPr="00AB127A">
        <w:t>perform</w:t>
      </w:r>
      <w:r w:rsidR="00B1528D">
        <w:t>ance of</w:t>
      </w:r>
      <w:r w:rsidR="00B1528D" w:rsidRPr="00AB127A">
        <w:t xml:space="preserve"> test steps</w:t>
      </w:r>
      <w:r w:rsidR="00AB127A" w:rsidRPr="00AB127A">
        <w:t>.</w:t>
      </w:r>
    </w:p>
    <w:p w14:paraId="3DCBD97B" w14:textId="3EDB7AC0" w:rsidR="00AB127A" w:rsidRPr="00AB127A" w:rsidRDefault="00EF4B47" w:rsidP="006C7BF4">
      <w:pPr>
        <w:pStyle w:val="BodyText"/>
      </w:pPr>
      <w:r>
        <w:rPr>
          <w:b/>
          <w:bCs/>
          <w:sz w:val="24"/>
          <w:szCs w:val="24"/>
        </w:rPr>
        <w:t>Managed</w:t>
      </w:r>
      <w:r w:rsidR="006C7BF4" w:rsidRPr="00773FD5">
        <w:rPr>
          <w:b/>
          <w:bCs/>
          <w:sz w:val="24"/>
          <w:szCs w:val="24"/>
        </w:rPr>
        <w:t xml:space="preserve"> Mode</w:t>
      </w:r>
      <w:r w:rsidR="00344F6F">
        <w:t xml:space="preserve"> </w:t>
      </w:r>
      <w:del w:id="462" w:author="Harley Zhang (Wicresoft)" w:date="2021-03-10T16:21:00Z">
        <w:r w:rsidR="006C7BF4" w:rsidDel="00A55F6E">
          <w:delText xml:space="preserve"> </w:delText>
        </w:r>
      </w:del>
      <w:r w:rsidR="00AB127A" w:rsidRPr="00AB127A">
        <w:t xml:space="preserve">When using the </w:t>
      </w:r>
      <w:r>
        <w:rPr>
          <w:b/>
          <w:bCs/>
        </w:rPr>
        <w:t>Managed</w:t>
      </w:r>
      <w:r w:rsidR="00AB127A" w:rsidRPr="00AB127A">
        <w:t xml:space="preserve"> mode, an agent </w:t>
      </w:r>
      <w:r w:rsidR="00B1528D">
        <w:t>must be implemented</w:t>
      </w:r>
      <w:r w:rsidR="00B1528D" w:rsidRPr="00AB127A">
        <w:t xml:space="preserve"> on </w:t>
      </w:r>
      <w:r w:rsidR="00B1528D">
        <w:t xml:space="preserve">the </w:t>
      </w:r>
      <w:r w:rsidR="00B1528D" w:rsidRPr="004F4725">
        <w:rPr>
          <w:b/>
          <w:bCs/>
        </w:rPr>
        <w:t xml:space="preserve">SUT </w:t>
      </w:r>
      <w:r w:rsidR="00B1528D" w:rsidRPr="006D762D">
        <w:t>computer</w:t>
      </w:r>
      <w:r w:rsidR="00B1528D">
        <w:t>, as described in the</w:t>
      </w:r>
      <w:r w:rsidR="00B1528D" w:rsidRPr="00AB127A" w:rsidDel="00B1528D">
        <w:t xml:space="preserve"> </w:t>
      </w:r>
      <w:hyperlink r:id="rId54" w:history="1">
        <w:r w:rsidRPr="000B40B3">
          <w:rPr>
            <w:rStyle w:val="Hyperlink"/>
          </w:rPr>
          <w:t>RDP SUT Remote Control Protocol</w:t>
        </w:r>
      </w:hyperlink>
      <w:r>
        <w:t xml:space="preserve"> documentation.</w:t>
      </w:r>
      <w:r w:rsidR="00C94A7B">
        <w:t xml:space="preserve"> </w:t>
      </w:r>
      <w:r w:rsidR="00B1528D">
        <w:t>This</w:t>
      </w:r>
      <w:r w:rsidR="00B1528D" w:rsidRPr="00AB127A">
        <w:t xml:space="preserve"> agent receive</w:t>
      </w:r>
      <w:r w:rsidR="00B1528D">
        <w:t>s</w:t>
      </w:r>
      <w:r w:rsidR="00B1528D" w:rsidRPr="00AB127A">
        <w:t xml:space="preserve"> </w:t>
      </w:r>
      <w:r w:rsidR="00B1528D" w:rsidRPr="001A542A">
        <w:rPr>
          <w:b/>
          <w:bCs/>
        </w:rPr>
        <w:t>SUT</w:t>
      </w:r>
      <w:r w:rsidR="00B1528D" w:rsidRPr="00AB127A">
        <w:t xml:space="preserve"> control request</w:t>
      </w:r>
      <w:r w:rsidR="00B1528D">
        <w:t>s</w:t>
      </w:r>
      <w:r w:rsidR="00B1528D" w:rsidRPr="00AB127A">
        <w:t xml:space="preserve"> from </w:t>
      </w:r>
      <w:r w:rsidR="00B1528D">
        <w:t xml:space="preserve">the </w:t>
      </w:r>
      <w:r w:rsidR="00B1528D" w:rsidRPr="001C35C8">
        <w:rPr>
          <w:b/>
          <w:bCs/>
        </w:rPr>
        <w:t>Test Suite</w:t>
      </w:r>
      <w:r w:rsidR="00B1528D" w:rsidRPr="00AB127A">
        <w:t xml:space="preserve"> and </w:t>
      </w:r>
      <w:r w:rsidR="00B1528D">
        <w:t xml:space="preserve">thereafter facilitates Test Case execution </w:t>
      </w:r>
      <w:r w:rsidR="00BB2126">
        <w:t>on</w:t>
      </w:r>
      <w:r w:rsidR="00B1528D">
        <w:t xml:space="preserve"> the </w:t>
      </w:r>
      <w:r w:rsidR="00B1528D" w:rsidRPr="00AB127A">
        <w:t xml:space="preserve">RDP client </w:t>
      </w:r>
      <w:r w:rsidR="00B1528D">
        <w:t>(</w:t>
      </w:r>
      <w:r w:rsidR="00B1528D" w:rsidRPr="00194399">
        <w:rPr>
          <w:b/>
          <w:bCs/>
        </w:rPr>
        <w:t>SUT</w:t>
      </w:r>
      <w:r w:rsidR="00B1528D" w:rsidRPr="0011222A">
        <w:t>)</w:t>
      </w:r>
      <w:r w:rsidR="00B1528D" w:rsidRPr="001C35C8">
        <w:t>.</w:t>
      </w:r>
    </w:p>
    <w:p w14:paraId="50630F83" w14:textId="651025E6" w:rsidR="00AB127A" w:rsidRPr="00AB127A" w:rsidRDefault="00AB127A" w:rsidP="00A2071C">
      <w:pPr>
        <w:pStyle w:val="Heading2"/>
        <w:rPr>
          <w:lang w:val="en"/>
        </w:rPr>
      </w:pPr>
      <w:bookmarkStart w:id="463" w:name="_Running_Verification_"/>
      <w:bookmarkStart w:id="464" w:name="_Running_Verification_Tests"/>
      <w:bookmarkStart w:id="465" w:name="_Toc67405027"/>
      <w:bookmarkEnd w:id="463"/>
      <w:bookmarkEnd w:id="464"/>
      <w:r w:rsidRPr="00AB127A">
        <w:rPr>
          <w:lang w:val="en"/>
        </w:rPr>
        <w:lastRenderedPageBreak/>
        <w:t>Run</w:t>
      </w:r>
      <w:r w:rsidR="00422822">
        <w:rPr>
          <w:lang w:val="en"/>
        </w:rPr>
        <w:t>ning</w:t>
      </w:r>
      <w:r w:rsidR="00756884">
        <w:rPr>
          <w:lang w:val="en"/>
        </w:rPr>
        <w:t xml:space="preserve"> </w:t>
      </w:r>
      <w:r w:rsidR="00B102AF">
        <w:rPr>
          <w:lang w:val="en"/>
        </w:rPr>
        <w:t>Verification</w:t>
      </w:r>
      <w:r w:rsidR="00756884">
        <w:rPr>
          <w:lang w:val="en"/>
        </w:rPr>
        <w:t xml:space="preserve"> </w:t>
      </w:r>
      <w:r w:rsidRPr="00AB127A">
        <w:rPr>
          <w:lang w:val="en"/>
        </w:rPr>
        <w:t>Test</w:t>
      </w:r>
      <w:r w:rsidR="00B102AF">
        <w:rPr>
          <w:lang w:val="en"/>
        </w:rPr>
        <w:t>s</w:t>
      </w:r>
      <w:bookmarkEnd w:id="465"/>
    </w:p>
    <w:p w14:paraId="0356E78A" w14:textId="1E7F4CF5" w:rsidR="00AB127A" w:rsidRDefault="00D7151B" w:rsidP="00403CC6">
      <w:pPr>
        <w:pStyle w:val="BodyText"/>
      </w:pPr>
      <w:r>
        <w:t xml:space="preserve">The </w:t>
      </w:r>
      <w:r w:rsidRPr="00D7151B">
        <w:rPr>
          <w:b/>
          <w:bCs/>
        </w:rPr>
        <w:t>RDP Client T</w:t>
      </w:r>
      <w:r w:rsidR="00AB127A" w:rsidRPr="00D7151B">
        <w:rPr>
          <w:b/>
          <w:bCs/>
        </w:rPr>
        <w:t xml:space="preserve">est </w:t>
      </w:r>
      <w:r w:rsidRPr="00D7151B">
        <w:rPr>
          <w:b/>
          <w:bCs/>
        </w:rPr>
        <w:t>S</w:t>
      </w:r>
      <w:r w:rsidR="00AB127A" w:rsidRPr="00D7151B">
        <w:rPr>
          <w:b/>
          <w:bCs/>
        </w:rPr>
        <w:t>uite</w:t>
      </w:r>
      <w:r w:rsidR="00AB127A" w:rsidRPr="00AB127A">
        <w:t xml:space="preserve"> includes a set of basic tests </w:t>
      </w:r>
      <w:r>
        <w:t>known as</w:t>
      </w:r>
      <w:r w:rsidR="00AB127A" w:rsidRPr="00AB127A">
        <w:t xml:space="preserve"> build verification tests (BVTs). The </w:t>
      </w:r>
      <w:r>
        <w:t xml:space="preserve">BVTs are a set of </w:t>
      </w:r>
      <w:r w:rsidR="00D57415">
        <w:t xml:space="preserve">Scenario </w:t>
      </w:r>
      <w:r w:rsidR="005F3946">
        <w:t>S</w:t>
      </w:r>
      <w:r w:rsidR="00D57415">
        <w:t xml:space="preserve">1 </w:t>
      </w:r>
      <w:r>
        <w:t>T</w:t>
      </w:r>
      <w:r w:rsidR="00AB127A" w:rsidRPr="00AB127A">
        <w:t xml:space="preserve">est </w:t>
      </w:r>
      <w:r>
        <w:t>C</w:t>
      </w:r>
      <w:r w:rsidR="00AB127A" w:rsidRPr="00AB127A">
        <w:t>ases</w:t>
      </w:r>
      <w:r w:rsidR="005F3946">
        <w:t xml:space="preserve">, as specified in the </w:t>
      </w:r>
      <w:hyperlink r:id="rId55" w:history="1">
        <w:r w:rsidR="005F3946" w:rsidRPr="005F3946">
          <w:rPr>
            <w:rStyle w:val="Hyperlink"/>
          </w:rPr>
          <w:t>RDP Client Test Design Specification</w:t>
        </w:r>
      </w:hyperlink>
      <w:r w:rsidR="005F3946">
        <w:t>,</w:t>
      </w:r>
      <w:r w:rsidR="00AB127A" w:rsidRPr="00AB127A">
        <w:t xml:space="preserve"> </w:t>
      </w:r>
      <w:r>
        <w:t xml:space="preserve">that together </w:t>
      </w:r>
      <w:r w:rsidR="00AB127A" w:rsidRPr="00AB127A">
        <w:t xml:space="preserve">perform </w:t>
      </w:r>
      <w:r>
        <w:t>verification</w:t>
      </w:r>
      <w:r w:rsidR="00AB127A" w:rsidRPr="00AB127A">
        <w:t xml:space="preserve"> test</w:t>
      </w:r>
      <w:r>
        <w:t>s that</w:t>
      </w:r>
      <w:r w:rsidR="00AB127A" w:rsidRPr="00AB127A">
        <w:t xml:space="preserve">  confirm </w:t>
      </w:r>
      <w:r w:rsidR="00403CC6">
        <w:t xml:space="preserve">whether </w:t>
      </w:r>
      <w:r w:rsidR="00AB127A" w:rsidRPr="00AB127A">
        <w:t xml:space="preserve">the </w:t>
      </w:r>
      <w:r w:rsidRPr="00D7151B">
        <w:rPr>
          <w:b/>
          <w:bCs/>
        </w:rPr>
        <w:t>T</w:t>
      </w:r>
      <w:r w:rsidR="00AB127A" w:rsidRPr="00D7151B">
        <w:rPr>
          <w:b/>
          <w:bCs/>
        </w:rPr>
        <w:t xml:space="preserve">est </w:t>
      </w:r>
      <w:r w:rsidRPr="00D7151B">
        <w:rPr>
          <w:b/>
          <w:bCs/>
        </w:rPr>
        <w:t>S</w:t>
      </w:r>
      <w:r w:rsidR="00AB127A" w:rsidRPr="00D7151B">
        <w:rPr>
          <w:b/>
          <w:bCs/>
        </w:rPr>
        <w:t>uite</w:t>
      </w:r>
      <w:r w:rsidR="00AB127A" w:rsidRPr="00AB127A">
        <w:t xml:space="preserve"> is properly configured and ready to run</w:t>
      </w:r>
      <w:r w:rsidR="00B9765B">
        <w:t xml:space="preserve"> Test Cases</w:t>
      </w:r>
      <w:r w:rsidR="00AB127A" w:rsidRPr="00AB127A">
        <w:t xml:space="preserve">. </w:t>
      </w:r>
      <w:r w:rsidR="00403CC6">
        <w:t>T</w:t>
      </w:r>
      <w:r w:rsidR="00AB127A" w:rsidRPr="00AB127A">
        <w:t xml:space="preserve">o run </w:t>
      </w:r>
      <w:r w:rsidR="002F73F8">
        <w:t xml:space="preserve">Scenario </w:t>
      </w:r>
      <w:r w:rsidR="005F3946">
        <w:t>S</w:t>
      </w:r>
      <w:r w:rsidR="002F73F8">
        <w:t xml:space="preserve">1 </w:t>
      </w:r>
      <w:r w:rsidR="00403CC6">
        <w:t>T</w:t>
      </w:r>
      <w:r w:rsidR="00AB127A" w:rsidRPr="00AB127A">
        <w:t xml:space="preserve">est </w:t>
      </w:r>
      <w:r w:rsidR="00403CC6">
        <w:t>C</w:t>
      </w:r>
      <w:r w:rsidR="00AB127A" w:rsidRPr="00AB127A">
        <w:t>ases</w:t>
      </w:r>
      <w:r w:rsidR="00403CC6">
        <w:t xml:space="preserve">, </w:t>
      </w:r>
      <w:r w:rsidR="003F21D6">
        <w:t xml:space="preserve">execute </w:t>
      </w:r>
      <w:r w:rsidR="003A55E0">
        <w:t>each</w:t>
      </w:r>
      <w:r w:rsidR="003F21D6">
        <w:t xml:space="preserve"> command </w:t>
      </w:r>
      <w:r w:rsidR="00420B6F">
        <w:t>file</w:t>
      </w:r>
      <w:r w:rsidR="003F21D6">
        <w:t xml:space="preserve"> </w:t>
      </w:r>
      <w:r w:rsidR="00420B6F">
        <w:t xml:space="preserve">specified </w:t>
      </w:r>
      <w:r w:rsidR="003F21D6">
        <w:t>in the table</w:t>
      </w:r>
      <w:r w:rsidR="00403CC6">
        <w:t xml:space="preserve"> that follows</w:t>
      </w:r>
      <w:r w:rsidR="00AB127A" w:rsidRPr="00AB127A">
        <w:t>.</w:t>
      </w:r>
    </w:p>
    <w:p w14:paraId="1F654FDC" w14:textId="1D1F0741" w:rsidR="003B5AD3" w:rsidRDefault="00420B6F" w:rsidP="00420B6F">
      <w:pPr>
        <w:pStyle w:val="BodyText"/>
      </w:pPr>
      <w:r w:rsidRPr="00420B6F">
        <w:t>You will find the BVT command files (.</w:t>
      </w:r>
      <w:del w:id="466" w:author="Harley Zhang (Wicresoft)" w:date="2021-03-10T16:40:00Z">
        <w:r w:rsidRPr="00420B6F" w:rsidDel="00040CB1">
          <w:delText>cmd</w:delText>
        </w:r>
      </w:del>
      <w:ins w:id="467" w:author="Harley Zhang (Wicresoft)" w:date="2021-03-10T16:40:00Z">
        <w:r w:rsidR="00040CB1">
          <w:t>ps1</w:t>
        </w:r>
      </w:ins>
      <w:r w:rsidRPr="00420B6F">
        <w:t>) in the directory location</w:t>
      </w:r>
      <w:r w:rsidR="00BB2126">
        <w:t xml:space="preserve"> below</w:t>
      </w:r>
      <w:r w:rsidR="00442B1A">
        <w:t xml:space="preserve"> on the </w:t>
      </w:r>
      <w:r w:rsidR="00442B1A" w:rsidRPr="00442B1A">
        <w:rPr>
          <w:b/>
          <w:bCs/>
        </w:rPr>
        <w:t xml:space="preserve">Driver </w:t>
      </w:r>
      <w:r w:rsidR="00442B1A" w:rsidRPr="00D94D85">
        <w:t>computer</w:t>
      </w:r>
      <w:r>
        <w:t>:</w:t>
      </w:r>
    </w:p>
    <w:p w14:paraId="70B8B929" w14:textId="27022E7D" w:rsidR="003B5AD3" w:rsidRDefault="00420B6F" w:rsidP="00191C16">
      <w:pPr>
        <w:pStyle w:val="Code"/>
      </w:pPr>
      <w:del w:id="468" w:author="Harley Zhang (Wicresoft)" w:date="2021-03-10T16:40:00Z">
        <w:r w:rsidRPr="00AB127A" w:rsidDel="00040CB1">
          <w:delText>C:\</w:delText>
        </w:r>
        <w:r w:rsidRPr="00BB2126" w:rsidDel="00040CB1">
          <w:delText>MicrosoftProtocolTests</w:delText>
        </w:r>
        <w:r w:rsidRPr="00AB127A" w:rsidDel="00040CB1">
          <w:delText>\RDP\Client-Endpoint</w:delText>
        </w:r>
        <w:r w:rsidRPr="00204652" w:rsidDel="00040CB1">
          <w:delText>\&lt;version#&gt;</w:delText>
        </w:r>
      </w:del>
      <w:ins w:id="469" w:author="Harley Zhang (Wicresoft)" w:date="2021-03-10T16:40:00Z">
        <w:r w:rsidR="00040CB1" w:rsidRPr="00204652">
          <w:t xml:space="preserve"> </w:t>
        </w:r>
        <w:r w:rsidR="00040CB1" w:rsidRPr="00040CB1">
          <w:t>C:\RDP-TestSuite-ClientEP</w:t>
        </w:r>
      </w:ins>
      <w:r w:rsidRPr="00AB127A">
        <w:t>\Batch</w:t>
      </w:r>
      <w:r>
        <w:t>\</w:t>
      </w:r>
    </w:p>
    <w:p w14:paraId="37FD4F88" w14:textId="66CCF274" w:rsidR="00AB127A" w:rsidRDefault="00B53983" w:rsidP="00191C16">
      <w:pPr>
        <w:pStyle w:val="BodyText"/>
      </w:pPr>
      <w:r>
        <w:t>N</w:t>
      </w:r>
      <w:r w:rsidR="00191C16" w:rsidRPr="00191C16">
        <w:t>ote that the command files (.</w:t>
      </w:r>
      <w:del w:id="470" w:author="Harley Zhang (Wicresoft)" w:date="2021-03-10T16:40:00Z">
        <w:r w:rsidR="00191C16" w:rsidRPr="00191C16" w:rsidDel="00315FA6">
          <w:delText>cmd</w:delText>
        </w:r>
      </w:del>
      <w:ins w:id="471" w:author="Harley Zhang (Wicresoft)" w:date="2021-03-10T16:40:00Z">
        <w:r w:rsidR="00315FA6">
          <w:t>ps1</w:t>
        </w:r>
      </w:ins>
      <w:r w:rsidR="00191C16" w:rsidRPr="00191C16">
        <w:t xml:space="preserve">) in this directory are accessible from a directory shortcut named </w:t>
      </w:r>
      <w:r w:rsidR="00191C16" w:rsidRPr="00E44CC2">
        <w:rPr>
          <w:b/>
          <w:bCs/>
        </w:rPr>
        <w:t>Run Test Cases Scripts</w:t>
      </w:r>
      <w:r w:rsidR="00191C16" w:rsidRPr="00191C16">
        <w:t xml:space="preserve"> on your </w:t>
      </w:r>
      <w:r w:rsidR="00191C16" w:rsidRPr="00E44CC2">
        <w:rPr>
          <w:b/>
          <w:bCs/>
        </w:rPr>
        <w:t xml:space="preserve">Driver </w:t>
      </w:r>
      <w:r w:rsidR="00191C16" w:rsidRPr="00DC1FEE">
        <w:t>computer</w:t>
      </w:r>
      <w:r w:rsidR="00191C16" w:rsidRPr="00191C16">
        <w:t xml:space="preserve"> desktop, </w:t>
      </w:r>
      <w:r>
        <w:t>which</w:t>
      </w:r>
      <w:r w:rsidR="00191C16" w:rsidRPr="00191C16">
        <w:t xml:space="preserve"> is created during the </w:t>
      </w:r>
      <w:r w:rsidR="00191C16" w:rsidRPr="00E44CC2">
        <w:rPr>
          <w:b/>
          <w:bCs/>
        </w:rPr>
        <w:t>Test Suite</w:t>
      </w:r>
      <w:r w:rsidR="00191C16" w:rsidRPr="00191C16">
        <w:t xml:space="preserve"> installation process.</w:t>
      </w:r>
    </w:p>
    <w:p w14:paraId="3C49EC4A" w14:textId="27A91E65" w:rsidR="002C46CE" w:rsidRPr="00F44519" w:rsidRDefault="002C46CE" w:rsidP="00F44519">
      <w:pPr>
        <w:pStyle w:val="Caption"/>
        <w:rPr>
          <w:rStyle w:val="Hyperlink"/>
          <w:color w:val="24292E"/>
          <w:u w:val="none"/>
        </w:rPr>
      </w:pPr>
      <w:r w:rsidRPr="00F44519">
        <w:rPr>
          <w:rStyle w:val="Hyperlink"/>
          <w:color w:val="24292E"/>
          <w:u w:val="none"/>
        </w:rPr>
        <w:t xml:space="preserve">Table </w:t>
      </w:r>
      <w:r w:rsidR="0032408B">
        <w:rPr>
          <w:rStyle w:val="Hyperlink"/>
          <w:color w:val="24292E"/>
          <w:u w:val="none"/>
        </w:rPr>
        <w:t>15</w:t>
      </w:r>
      <w:r w:rsidRPr="00F44519">
        <w:rPr>
          <w:rStyle w:val="Hyperlink"/>
          <w:color w:val="24292E"/>
          <w:u w:val="none"/>
        </w:rPr>
        <w:t xml:space="preserve">.  </w:t>
      </w:r>
      <w:r w:rsidR="00F44519" w:rsidRPr="00F44519">
        <w:rPr>
          <w:rStyle w:val="Hyperlink"/>
          <w:color w:val="24292E"/>
          <w:u w:val="none"/>
        </w:rPr>
        <w:t xml:space="preserve">Verification tests and </w:t>
      </w:r>
      <w:r w:rsidR="00D97C2F">
        <w:rPr>
          <w:rStyle w:val="Hyperlink"/>
          <w:color w:val="24292E"/>
          <w:u w:val="none"/>
        </w:rPr>
        <w:t>e</w:t>
      </w:r>
      <w:r w:rsidR="00D75357">
        <w:rPr>
          <w:rStyle w:val="Hyperlink"/>
          <w:color w:val="24292E"/>
          <w:u w:val="none"/>
        </w:rPr>
        <w:t xml:space="preserve">xecutable </w:t>
      </w:r>
      <w:r w:rsidR="00F44519" w:rsidRPr="00F44519">
        <w:rPr>
          <w:rStyle w:val="Hyperlink"/>
          <w:color w:val="24292E"/>
          <w:u w:val="none"/>
        </w:rPr>
        <w:t>command files</w:t>
      </w:r>
      <w:r w:rsidR="00442B1A">
        <w:rPr>
          <w:rStyle w:val="Hyperlink"/>
          <w:color w:val="24292E"/>
          <w:u w:val="none"/>
        </w:rPr>
        <w:t xml:space="preserve"> on the Driver computer</w:t>
      </w:r>
    </w:p>
    <w:tbl>
      <w:tblPr>
        <w:tblStyle w:val="TableGrid"/>
        <w:tblW w:w="0" w:type="auto"/>
        <w:tblCellSpacing w:w="7" w:type="dxa"/>
        <w:tblCellMar>
          <w:left w:w="115" w:type="dxa"/>
          <w:right w:w="115" w:type="dxa"/>
        </w:tblCellMar>
        <w:tblLook w:val="04A0" w:firstRow="1" w:lastRow="0" w:firstColumn="1" w:lastColumn="0" w:noHBand="0" w:noVBand="1"/>
      </w:tblPr>
      <w:tblGrid>
        <w:gridCol w:w="1705"/>
        <w:gridCol w:w="8280"/>
      </w:tblGrid>
      <w:tr w:rsidR="00EB6CB0" w:rsidRPr="002C46CE" w14:paraId="2EE30179" w14:textId="77777777" w:rsidTr="00EB6CB0">
        <w:trPr>
          <w:trHeight w:val="359"/>
          <w:tblCellSpacing w:w="7" w:type="dxa"/>
        </w:trPr>
        <w:tc>
          <w:tcPr>
            <w:tcW w:w="1684" w:type="dxa"/>
            <w:shd w:val="clear" w:color="auto" w:fill="D9E2F3" w:themeFill="accent1" w:themeFillTint="33"/>
          </w:tcPr>
          <w:p w14:paraId="645D691D" w14:textId="3E10491E" w:rsidR="00EB6CB0" w:rsidRPr="002C46CE" w:rsidRDefault="00EB6CB0" w:rsidP="007D1212">
            <w:pPr>
              <w:pStyle w:val="BodyText"/>
              <w:spacing w:after="0"/>
              <w:rPr>
                <w:b/>
                <w:bCs/>
              </w:rPr>
            </w:pPr>
            <w:r w:rsidRPr="002C46CE">
              <w:rPr>
                <w:b/>
                <w:bCs/>
              </w:rPr>
              <w:t xml:space="preserve">Verification Test Entity  </w:t>
            </w:r>
          </w:p>
        </w:tc>
        <w:tc>
          <w:tcPr>
            <w:tcW w:w="8259" w:type="dxa"/>
            <w:shd w:val="clear" w:color="auto" w:fill="D9E2F3" w:themeFill="accent1" w:themeFillTint="33"/>
          </w:tcPr>
          <w:p w14:paraId="6E96623C" w14:textId="48DC14A1" w:rsidR="00EB6CB0" w:rsidRPr="002C46CE" w:rsidRDefault="00EB6CB0" w:rsidP="007D1212">
            <w:pPr>
              <w:pStyle w:val="BodyText"/>
              <w:spacing w:after="0"/>
              <w:rPr>
                <w:b/>
                <w:bCs/>
              </w:rPr>
            </w:pPr>
            <w:r w:rsidRPr="002C46CE">
              <w:rPr>
                <w:b/>
                <w:bCs/>
              </w:rPr>
              <w:t>Verification Command File</w:t>
            </w:r>
          </w:p>
        </w:tc>
      </w:tr>
      <w:tr w:rsidR="00EB6CB0" w14:paraId="41C13E63" w14:textId="77777777" w:rsidTr="00EB6CB0">
        <w:trPr>
          <w:tblCellSpacing w:w="7" w:type="dxa"/>
        </w:trPr>
        <w:tc>
          <w:tcPr>
            <w:tcW w:w="1684" w:type="dxa"/>
          </w:tcPr>
          <w:p w14:paraId="55BC3DBF" w14:textId="7D7F9710" w:rsidR="00EB6CB0" w:rsidRDefault="00EB6CB0" w:rsidP="002C46CE">
            <w:pPr>
              <w:pStyle w:val="BodyText"/>
            </w:pPr>
            <w:r>
              <w:t>All BVT</w:t>
            </w:r>
          </w:p>
        </w:tc>
        <w:tc>
          <w:tcPr>
            <w:tcW w:w="8259" w:type="dxa"/>
          </w:tcPr>
          <w:p w14:paraId="3199AA78" w14:textId="23DCC2E7" w:rsidR="00EB6CB0" w:rsidRDefault="00EB6CB0" w:rsidP="002C46CE">
            <w:pPr>
              <w:pStyle w:val="BodyText"/>
            </w:pPr>
            <w:ins w:id="472" w:author="Harley Zhang (Wicresoft)" w:date="2021-03-10T16:42:00Z">
              <w:r w:rsidRPr="007D43C6">
                <w:t>RunTestCasesByFilter.ps1 -Filter "TestCategory=BVT"</w:t>
              </w:r>
            </w:ins>
            <w:del w:id="473" w:author="Harley Zhang (Wicresoft)" w:date="2021-03-10T16:42:00Z">
              <w:r w:rsidRPr="00AB127A" w:rsidDel="007D43C6">
                <w:rPr>
                  <w:b/>
                  <w:bCs/>
                </w:rPr>
                <w:delText>RunBVTTestCases.cmd</w:delText>
              </w:r>
            </w:del>
          </w:p>
        </w:tc>
      </w:tr>
      <w:tr w:rsidR="00EB6CB0" w14:paraId="3DFBE11A" w14:textId="77777777" w:rsidTr="00EB6CB0">
        <w:trPr>
          <w:tblCellSpacing w:w="7" w:type="dxa"/>
        </w:trPr>
        <w:tc>
          <w:tcPr>
            <w:tcW w:w="1684" w:type="dxa"/>
          </w:tcPr>
          <w:p w14:paraId="2D832D1D" w14:textId="14AE8865" w:rsidR="00EB6CB0" w:rsidRPr="00F44519" w:rsidRDefault="00EB6CB0" w:rsidP="00F44519">
            <w:pPr>
              <w:pStyle w:val="BodyText"/>
            </w:pPr>
            <w:r w:rsidRPr="00F44519">
              <w:t>MS-RDPBCGR</w:t>
            </w:r>
          </w:p>
        </w:tc>
        <w:tc>
          <w:tcPr>
            <w:tcW w:w="8259" w:type="dxa"/>
          </w:tcPr>
          <w:p w14:paraId="1C668083" w14:textId="3E28B7C3" w:rsidR="00EB6CB0" w:rsidRPr="007D43C6" w:rsidRDefault="00EB6CB0" w:rsidP="00F44519">
            <w:pPr>
              <w:pStyle w:val="BodyText"/>
            </w:pPr>
            <w:ins w:id="474" w:author="Harley Zhang (Wicresoft)" w:date="2021-03-10T16:43:00Z">
              <w:r w:rsidRPr="007D43C6">
                <w:t>RunTestCasesByFilter.ps1 -Filter "TestCategory=BVT&amp;TestCategory=RDPBCGR"</w:t>
              </w:r>
            </w:ins>
            <w:del w:id="475" w:author="Harley Zhang (Wicresoft)" w:date="2021-03-10T16:43:00Z">
              <w:r w:rsidRPr="007D43C6" w:rsidDel="007D43C6">
                <w:delText>Rdpbcgr_RunBVTTestCases.cmd</w:delText>
              </w:r>
            </w:del>
          </w:p>
        </w:tc>
      </w:tr>
      <w:tr w:rsidR="00EB6CB0" w14:paraId="7533E539" w14:textId="77777777" w:rsidTr="00EB6CB0">
        <w:trPr>
          <w:tblCellSpacing w:w="7" w:type="dxa"/>
        </w:trPr>
        <w:tc>
          <w:tcPr>
            <w:tcW w:w="1684" w:type="dxa"/>
          </w:tcPr>
          <w:p w14:paraId="02F78714" w14:textId="404C646C" w:rsidR="00EB6CB0" w:rsidRDefault="00EB6CB0" w:rsidP="007D43C6">
            <w:pPr>
              <w:pStyle w:val="BodyText"/>
            </w:pPr>
            <w:r w:rsidRPr="00AB127A">
              <w:t>MS-RDPEUSB</w:t>
            </w:r>
          </w:p>
        </w:tc>
        <w:tc>
          <w:tcPr>
            <w:tcW w:w="8259" w:type="dxa"/>
          </w:tcPr>
          <w:p w14:paraId="6D05BB91" w14:textId="77417120" w:rsidR="00EB6CB0" w:rsidRDefault="00EB6CB0" w:rsidP="007D43C6">
            <w:pPr>
              <w:pStyle w:val="BodyText"/>
            </w:pPr>
            <w:ins w:id="476" w:author="Harley Zhang (Wicresoft)" w:date="2021-03-10T16:44:00Z">
              <w:r w:rsidRPr="007D43C6">
                <w:t>RunTestCasesByFilter.ps1 -Filter "TestCategory=BVT&amp;TestCategory=</w:t>
              </w:r>
              <w:r w:rsidRPr="00AB127A">
                <w:t>RDPEUSB</w:t>
              </w:r>
              <w:r w:rsidRPr="007D43C6">
                <w:t>"</w:t>
              </w:r>
            </w:ins>
            <w:del w:id="477" w:author="Harley Zhang (Wicresoft)" w:date="2021-03-10T16:44:00Z">
              <w:r w:rsidRPr="00501258" w:rsidDel="00FB50D3">
                <w:rPr>
                  <w:b/>
                  <w:bCs/>
                </w:rPr>
                <w:delText>Rdpeusb_RunBVTTestCases.cmd</w:delText>
              </w:r>
            </w:del>
          </w:p>
        </w:tc>
      </w:tr>
      <w:tr w:rsidR="00EB6CB0" w14:paraId="55584562" w14:textId="77777777" w:rsidTr="00EB6CB0">
        <w:trPr>
          <w:tblCellSpacing w:w="7" w:type="dxa"/>
        </w:trPr>
        <w:tc>
          <w:tcPr>
            <w:tcW w:w="1684" w:type="dxa"/>
          </w:tcPr>
          <w:p w14:paraId="62EDC2BA" w14:textId="7F4F7667" w:rsidR="00EB6CB0" w:rsidRPr="00F44519" w:rsidRDefault="00EB6CB0" w:rsidP="007D43C6">
            <w:pPr>
              <w:pStyle w:val="BodyText"/>
            </w:pPr>
            <w:r w:rsidRPr="00F44519">
              <w:t>MS-RDPRFX</w:t>
            </w:r>
          </w:p>
        </w:tc>
        <w:tc>
          <w:tcPr>
            <w:tcW w:w="8259" w:type="dxa"/>
          </w:tcPr>
          <w:p w14:paraId="56543FB2" w14:textId="3E2DB044" w:rsidR="00EB6CB0" w:rsidRDefault="00EB6CB0" w:rsidP="007D43C6">
            <w:pPr>
              <w:pStyle w:val="BodyText"/>
            </w:pPr>
            <w:ins w:id="478" w:author="Harley Zhang (Wicresoft)" w:date="2021-03-10T16:44:00Z">
              <w:r w:rsidRPr="007D43C6">
                <w:t>RunTestCasesByFilter.ps1 -Filter "TestCategory=BVT&amp;TestCategory=</w:t>
              </w:r>
              <w:r w:rsidRPr="00F44519">
                <w:t>RDPRFX</w:t>
              </w:r>
              <w:r w:rsidRPr="007D43C6">
                <w:t>"</w:t>
              </w:r>
            </w:ins>
            <w:del w:id="479" w:author="Harley Zhang (Wicresoft)" w:date="2021-03-10T16:44:00Z">
              <w:r w:rsidRPr="00501258" w:rsidDel="004843EA">
                <w:rPr>
                  <w:b/>
                  <w:bCs/>
                </w:rPr>
                <w:delText>Rdprfx_RunBVTTestCases.cmd</w:delText>
              </w:r>
            </w:del>
          </w:p>
        </w:tc>
      </w:tr>
      <w:tr w:rsidR="00EB6CB0" w14:paraId="41F5C709" w14:textId="77777777" w:rsidTr="00EB6CB0">
        <w:trPr>
          <w:tblCellSpacing w:w="7" w:type="dxa"/>
        </w:trPr>
        <w:tc>
          <w:tcPr>
            <w:tcW w:w="1684" w:type="dxa"/>
          </w:tcPr>
          <w:p w14:paraId="366AA5FB" w14:textId="27FA95F1" w:rsidR="00EB6CB0" w:rsidRPr="00F44519" w:rsidRDefault="00EB6CB0" w:rsidP="007D43C6">
            <w:pPr>
              <w:pStyle w:val="BodyText"/>
            </w:pPr>
            <w:r w:rsidRPr="00F44519">
              <w:t>MS-RDPEVOR</w:t>
            </w:r>
          </w:p>
        </w:tc>
        <w:tc>
          <w:tcPr>
            <w:tcW w:w="8259" w:type="dxa"/>
          </w:tcPr>
          <w:p w14:paraId="346E5ECF" w14:textId="40C13228" w:rsidR="00EB6CB0" w:rsidRPr="00F44519" w:rsidRDefault="00EB6CB0" w:rsidP="007D43C6">
            <w:pPr>
              <w:pStyle w:val="BodyText"/>
              <w:rPr>
                <w:b/>
                <w:bCs/>
              </w:rPr>
            </w:pPr>
            <w:ins w:id="480" w:author="Harley Zhang (Wicresoft)" w:date="2021-03-10T16:44:00Z">
              <w:r w:rsidRPr="007D43C6">
                <w:t>RunTestCasesByFilter.ps1 -Filter "TestCategory=BVT&amp;TestCategory=</w:t>
              </w:r>
            </w:ins>
            <w:ins w:id="481" w:author="Harley Zhang (Wicresoft)" w:date="2021-03-10T16:45:00Z">
              <w:r w:rsidRPr="00F44519">
                <w:t>RDPEVOR</w:t>
              </w:r>
            </w:ins>
            <w:ins w:id="482" w:author="Harley Zhang (Wicresoft)" w:date="2021-03-10T16:44:00Z">
              <w:r w:rsidRPr="007D43C6">
                <w:t>"</w:t>
              </w:r>
            </w:ins>
            <w:del w:id="483" w:author="Harley Zhang (Wicresoft)" w:date="2021-03-10T16:44:00Z">
              <w:r w:rsidRPr="00F44519" w:rsidDel="00EA4645">
                <w:rPr>
                  <w:b/>
                  <w:bCs/>
                </w:rPr>
                <w:delText>Rdpevor_RunBVTTestCases.cmd</w:delText>
              </w:r>
            </w:del>
          </w:p>
        </w:tc>
      </w:tr>
      <w:tr w:rsidR="00EB6CB0" w14:paraId="2F45BDD6" w14:textId="77777777" w:rsidTr="00EB6CB0">
        <w:trPr>
          <w:tblCellSpacing w:w="7" w:type="dxa"/>
        </w:trPr>
        <w:tc>
          <w:tcPr>
            <w:tcW w:w="1684" w:type="dxa"/>
          </w:tcPr>
          <w:p w14:paraId="0CE16AC8" w14:textId="354B0571" w:rsidR="00EB6CB0" w:rsidRPr="00F44519" w:rsidRDefault="00EB6CB0" w:rsidP="007D43C6">
            <w:pPr>
              <w:pStyle w:val="BodyText"/>
            </w:pPr>
            <w:r w:rsidRPr="00F44519">
              <w:t>MS-RDPEUDP</w:t>
            </w:r>
          </w:p>
        </w:tc>
        <w:tc>
          <w:tcPr>
            <w:tcW w:w="8259" w:type="dxa"/>
          </w:tcPr>
          <w:p w14:paraId="3ECA2B36" w14:textId="593C1095" w:rsidR="00EB6CB0" w:rsidRDefault="00EB6CB0" w:rsidP="007D43C6">
            <w:pPr>
              <w:pStyle w:val="BodyText"/>
            </w:pPr>
            <w:ins w:id="484" w:author="Harley Zhang (Wicresoft)" w:date="2021-03-10T16:44:00Z">
              <w:r w:rsidRPr="007D43C6">
                <w:t>RunTestCasesByFilter.ps1 -Filter "TestCategory=BVT&amp;TestCategory=</w:t>
              </w:r>
            </w:ins>
            <w:ins w:id="485" w:author="Harley Zhang (Wicresoft)" w:date="2021-03-10T16:45:00Z">
              <w:r w:rsidRPr="00F44519">
                <w:t>RDPEUDP</w:t>
              </w:r>
            </w:ins>
            <w:ins w:id="486" w:author="Harley Zhang (Wicresoft)" w:date="2021-03-10T16:44:00Z">
              <w:r w:rsidRPr="007D43C6">
                <w:t>"</w:t>
              </w:r>
            </w:ins>
            <w:del w:id="487" w:author="Harley Zhang (Wicresoft)" w:date="2021-03-10T16:44:00Z">
              <w:r w:rsidRPr="00AB127A" w:rsidDel="00EA4645">
                <w:rPr>
                  <w:b/>
                  <w:bCs/>
                </w:rPr>
                <w:delText>Rdpeudp_RunBVTTestCases.cmd</w:delText>
              </w:r>
            </w:del>
          </w:p>
        </w:tc>
      </w:tr>
      <w:tr w:rsidR="00EB6CB0" w14:paraId="692683F2" w14:textId="77777777" w:rsidTr="00EB6CB0">
        <w:trPr>
          <w:tblCellSpacing w:w="7" w:type="dxa"/>
        </w:trPr>
        <w:tc>
          <w:tcPr>
            <w:tcW w:w="1684" w:type="dxa"/>
          </w:tcPr>
          <w:p w14:paraId="21907A82" w14:textId="0FEB2DDF" w:rsidR="00EB6CB0" w:rsidRPr="000E49BF" w:rsidRDefault="00EB6CB0" w:rsidP="007D43C6">
            <w:pPr>
              <w:pStyle w:val="BodyText"/>
            </w:pPr>
            <w:r w:rsidRPr="000E49BF">
              <w:t>MS-RDPEMT</w:t>
            </w:r>
          </w:p>
        </w:tc>
        <w:tc>
          <w:tcPr>
            <w:tcW w:w="8259" w:type="dxa"/>
          </w:tcPr>
          <w:p w14:paraId="3EB896CE" w14:textId="7CB403AB" w:rsidR="00EB6CB0" w:rsidRDefault="00EB6CB0" w:rsidP="007D43C6">
            <w:pPr>
              <w:pStyle w:val="BodyText"/>
            </w:pPr>
            <w:ins w:id="488" w:author="Harley Zhang (Wicresoft)" w:date="2021-03-10T16:45:00Z">
              <w:r w:rsidRPr="007D43C6">
                <w:t>RunTestCasesByFilter.ps1 -Filter "TestCategory=BVT&amp;TestCategory=</w:t>
              </w:r>
              <w:r w:rsidRPr="000E49BF">
                <w:t>RDPEMT</w:t>
              </w:r>
              <w:r w:rsidRPr="007D43C6">
                <w:t>"</w:t>
              </w:r>
            </w:ins>
            <w:del w:id="489" w:author="Harley Zhang (Wicresoft)" w:date="2021-03-10T16:45:00Z">
              <w:r w:rsidRPr="00AB127A" w:rsidDel="00EA4645">
                <w:rPr>
                  <w:b/>
                  <w:bCs/>
                </w:rPr>
                <w:delText>Rdpemt_RunBVTTestCases.cmd</w:delText>
              </w:r>
            </w:del>
          </w:p>
        </w:tc>
      </w:tr>
      <w:tr w:rsidR="00EB6CB0" w14:paraId="6756342E" w14:textId="77777777" w:rsidTr="00EB6CB0">
        <w:trPr>
          <w:tblCellSpacing w:w="7" w:type="dxa"/>
        </w:trPr>
        <w:tc>
          <w:tcPr>
            <w:tcW w:w="1684" w:type="dxa"/>
          </w:tcPr>
          <w:p w14:paraId="346B0EE3" w14:textId="67271100" w:rsidR="00EB6CB0" w:rsidRPr="007D1212" w:rsidRDefault="00EB6CB0" w:rsidP="007D43C6">
            <w:pPr>
              <w:pStyle w:val="BodyText"/>
            </w:pPr>
            <w:r w:rsidRPr="007D1212">
              <w:t>MS-RDPEI</w:t>
            </w:r>
          </w:p>
        </w:tc>
        <w:tc>
          <w:tcPr>
            <w:tcW w:w="8259" w:type="dxa"/>
          </w:tcPr>
          <w:p w14:paraId="0A26DFB4" w14:textId="650780A3" w:rsidR="00EB6CB0" w:rsidRDefault="00EB6CB0" w:rsidP="007D43C6">
            <w:pPr>
              <w:pStyle w:val="BodyText"/>
            </w:pPr>
            <w:ins w:id="490" w:author="Harley Zhang (Wicresoft)" w:date="2021-03-10T16:45:00Z">
              <w:r w:rsidRPr="007D43C6">
                <w:t>RunTestCasesByFilter.ps1 -Filter "TestCategory=BVT&amp;TestCategory=</w:t>
              </w:r>
              <w:r w:rsidRPr="007D1212">
                <w:t>RDPEI</w:t>
              </w:r>
              <w:r w:rsidRPr="007D43C6">
                <w:t>"</w:t>
              </w:r>
            </w:ins>
            <w:del w:id="491" w:author="Harley Zhang (Wicresoft)" w:date="2021-03-10T16:45:00Z">
              <w:r w:rsidRPr="00AB127A" w:rsidDel="00EA4645">
                <w:rPr>
                  <w:b/>
                  <w:bCs/>
                </w:rPr>
                <w:delText>Rdpei_RunBVTTestCases.cmd</w:delText>
              </w:r>
            </w:del>
          </w:p>
        </w:tc>
      </w:tr>
      <w:tr w:rsidR="00EB6CB0" w14:paraId="589E4307" w14:textId="77777777" w:rsidTr="00EB6CB0">
        <w:trPr>
          <w:tblCellSpacing w:w="7" w:type="dxa"/>
        </w:trPr>
        <w:tc>
          <w:tcPr>
            <w:tcW w:w="1684" w:type="dxa"/>
          </w:tcPr>
          <w:p w14:paraId="541A6AC2" w14:textId="2615B074" w:rsidR="00EB6CB0" w:rsidRPr="003F21D6" w:rsidRDefault="00EB6CB0" w:rsidP="007D43C6">
            <w:pPr>
              <w:pStyle w:val="BodyText"/>
            </w:pPr>
            <w:r w:rsidRPr="003F21D6">
              <w:t>MS-RDPEGFX</w:t>
            </w:r>
          </w:p>
        </w:tc>
        <w:tc>
          <w:tcPr>
            <w:tcW w:w="8259" w:type="dxa"/>
          </w:tcPr>
          <w:p w14:paraId="147E85EC" w14:textId="779930CC" w:rsidR="00EB6CB0" w:rsidRDefault="00EB6CB0" w:rsidP="007D43C6">
            <w:pPr>
              <w:pStyle w:val="BodyText"/>
            </w:pPr>
            <w:ins w:id="492" w:author="Harley Zhang (Wicresoft)" w:date="2021-03-10T16:45:00Z">
              <w:r w:rsidRPr="007D43C6">
                <w:t>RunTestCasesByFilter.ps1 -Filter "TestCategory=BVT&amp;TestCategory=</w:t>
              </w:r>
            </w:ins>
            <w:ins w:id="493" w:author="Harley Zhang (Wicresoft)" w:date="2021-03-10T16:46:00Z">
              <w:r w:rsidRPr="003F21D6">
                <w:t>RDPEGFX</w:t>
              </w:r>
            </w:ins>
            <w:ins w:id="494" w:author="Harley Zhang (Wicresoft)" w:date="2021-03-10T16:45:00Z">
              <w:r w:rsidRPr="007D43C6">
                <w:t>"</w:t>
              </w:r>
            </w:ins>
            <w:del w:id="495" w:author="Harley Zhang (Wicresoft)" w:date="2021-03-10T16:45:00Z">
              <w:r w:rsidRPr="00AB127A" w:rsidDel="00EA4645">
                <w:rPr>
                  <w:b/>
                  <w:bCs/>
                </w:rPr>
                <w:delText>Rdpegfx_RunBVTTestCases.cmd</w:delText>
              </w:r>
            </w:del>
          </w:p>
        </w:tc>
      </w:tr>
      <w:tr w:rsidR="00EB6CB0" w14:paraId="4FA4ACD0" w14:textId="77777777" w:rsidTr="00EB6CB0">
        <w:trPr>
          <w:tblCellSpacing w:w="7" w:type="dxa"/>
        </w:trPr>
        <w:tc>
          <w:tcPr>
            <w:tcW w:w="1684" w:type="dxa"/>
          </w:tcPr>
          <w:p w14:paraId="56D74763" w14:textId="6FEE167D" w:rsidR="00EB6CB0" w:rsidRPr="003F21D6" w:rsidRDefault="00EB6CB0" w:rsidP="007D43C6">
            <w:pPr>
              <w:pStyle w:val="BodyText"/>
            </w:pPr>
            <w:r w:rsidRPr="003F21D6">
              <w:t>MS-RDPEDISP</w:t>
            </w:r>
          </w:p>
        </w:tc>
        <w:tc>
          <w:tcPr>
            <w:tcW w:w="8259" w:type="dxa"/>
          </w:tcPr>
          <w:p w14:paraId="1BDA8C7D" w14:textId="3B9D194C" w:rsidR="00EB6CB0" w:rsidRDefault="00EB6CB0" w:rsidP="007D43C6">
            <w:pPr>
              <w:pStyle w:val="BodyText"/>
            </w:pPr>
            <w:ins w:id="496" w:author="Harley Zhang (Wicresoft)" w:date="2021-03-10T16:45:00Z">
              <w:r w:rsidRPr="007D43C6">
                <w:t>RunTestCasesByFilter.ps1 -Filter "TestCategory=BVT&amp;TestCategory=</w:t>
              </w:r>
            </w:ins>
            <w:ins w:id="497" w:author="Harley Zhang (Wicresoft)" w:date="2021-03-10T16:46:00Z">
              <w:r w:rsidRPr="003F21D6">
                <w:t>RDPEDISP</w:t>
              </w:r>
            </w:ins>
            <w:ins w:id="498" w:author="Harley Zhang (Wicresoft)" w:date="2021-03-10T16:45:00Z">
              <w:r w:rsidRPr="007D43C6">
                <w:t>"</w:t>
              </w:r>
            </w:ins>
            <w:del w:id="499" w:author="Harley Zhang (Wicresoft)" w:date="2021-03-10T16:45:00Z">
              <w:r w:rsidRPr="00AB127A" w:rsidDel="00EA4645">
                <w:rPr>
                  <w:b/>
                  <w:bCs/>
                </w:rPr>
                <w:delText>Rdpedisp_RunBVTTestCases.cmd</w:delText>
              </w:r>
            </w:del>
          </w:p>
        </w:tc>
      </w:tr>
    </w:tbl>
    <w:p w14:paraId="690AABDD" w14:textId="332F013E" w:rsidR="00AB127A" w:rsidRDefault="004E3B84" w:rsidP="00A2071C">
      <w:pPr>
        <w:pStyle w:val="Heading2"/>
        <w:rPr>
          <w:lang w:val="en"/>
        </w:rPr>
      </w:pPr>
      <w:bookmarkStart w:id="500" w:name="_Running_All_Test"/>
      <w:bookmarkStart w:id="501" w:name="_Toc67405028"/>
      <w:bookmarkEnd w:id="500"/>
      <w:r>
        <w:rPr>
          <w:lang w:val="en"/>
        </w:rPr>
        <w:t>R</w:t>
      </w:r>
      <w:r w:rsidR="00AB127A" w:rsidRPr="00AB127A">
        <w:rPr>
          <w:lang w:val="en"/>
        </w:rPr>
        <w:t>un</w:t>
      </w:r>
      <w:r w:rsidR="00147FAA">
        <w:rPr>
          <w:lang w:val="en"/>
        </w:rPr>
        <w:t>ning</w:t>
      </w:r>
      <w:r w:rsidR="00AB127A" w:rsidRPr="00AB127A">
        <w:rPr>
          <w:lang w:val="en"/>
        </w:rPr>
        <w:t xml:space="preserve"> All Test Cases</w:t>
      </w:r>
      <w:bookmarkEnd w:id="501"/>
    </w:p>
    <w:p w14:paraId="020F1962" w14:textId="29F0A06F" w:rsidR="00442B1A" w:rsidRDefault="00442B1A" w:rsidP="00442B1A">
      <w:pPr>
        <w:pStyle w:val="BodyText"/>
      </w:pPr>
      <w:r>
        <w:t xml:space="preserve">The table that follows </w:t>
      </w:r>
      <w:r w:rsidR="005E45E0">
        <w:t xml:space="preserve">specifies test </w:t>
      </w:r>
      <w:r w:rsidR="00FA6923">
        <w:t xml:space="preserve">case </w:t>
      </w:r>
      <w:r w:rsidR="005E45E0">
        <w:t xml:space="preserve">entities, command files, and the action to take to execute them.  </w:t>
      </w:r>
      <w:r w:rsidR="00B53983">
        <w:t>You can access the command files (.</w:t>
      </w:r>
      <w:del w:id="502" w:author="Harley Zhang" w:date="2021-03-11T14:05:00Z">
        <w:r w:rsidR="00B53983" w:rsidDel="001C309B">
          <w:delText>cmd</w:delText>
        </w:r>
      </w:del>
      <w:ins w:id="503" w:author="Harley Zhang" w:date="2021-03-11T14:05:00Z">
        <w:r w:rsidR="001C309B">
          <w:t>ps1</w:t>
        </w:r>
      </w:ins>
      <w:r w:rsidR="00B53983">
        <w:t xml:space="preserve">) for all the Test Cases from the directory location </w:t>
      </w:r>
      <w:r w:rsidR="00635CB0">
        <w:t>immediately below</w:t>
      </w:r>
      <w:r w:rsidR="00B53983">
        <w:t>:</w:t>
      </w:r>
    </w:p>
    <w:p w14:paraId="489EB265" w14:textId="6CF670F3" w:rsidR="00B53983" w:rsidRDefault="00B53983" w:rsidP="00FA6923">
      <w:pPr>
        <w:pStyle w:val="Code"/>
        <w:spacing w:before="0" w:after="0" w:line="120" w:lineRule="exact"/>
      </w:pPr>
      <w:del w:id="504" w:author="Harley Zhang (Wicresoft)" w:date="2021-03-10T16:48:00Z">
        <w:r w:rsidRPr="00F8189D" w:rsidDel="00A96DE5">
          <w:delText>C:\MicrosoftProtocolTests\RDP\Client-Endpoint\&lt;version#&gt;</w:delText>
        </w:r>
      </w:del>
      <w:ins w:id="505" w:author="Harley Zhang (Wicresoft)" w:date="2021-03-10T16:48:00Z">
        <w:r w:rsidR="00A96DE5" w:rsidRPr="00A96DE5">
          <w:t xml:space="preserve"> C:\RDP-TestSuite-ClientEP</w:t>
        </w:r>
      </w:ins>
      <w:r w:rsidRPr="00F8189D">
        <w:t>\Batch\</w:t>
      </w:r>
    </w:p>
    <w:p w14:paraId="45A9E9AE" w14:textId="4A07D774" w:rsidR="00635CB0" w:rsidRDefault="00635CB0" w:rsidP="00635CB0">
      <w:pPr>
        <w:pStyle w:val="BodyText"/>
      </w:pPr>
      <w:r>
        <w:t>N</w:t>
      </w:r>
      <w:r w:rsidRPr="00191C16">
        <w:t>ote that the command files (.</w:t>
      </w:r>
      <w:del w:id="506" w:author="Harley Zhang" w:date="2021-03-11T14:05:00Z">
        <w:r w:rsidRPr="00191C16" w:rsidDel="00AF6A75">
          <w:delText>cmd</w:delText>
        </w:r>
      </w:del>
      <w:ins w:id="507" w:author="Harley Zhang" w:date="2021-03-11T14:05:00Z">
        <w:r w:rsidR="00AF6A75">
          <w:t>ps1</w:t>
        </w:r>
      </w:ins>
      <w:r w:rsidRPr="00191C16">
        <w:t xml:space="preserve">) in </w:t>
      </w:r>
      <w:r>
        <w:t>the above</w:t>
      </w:r>
      <w:r w:rsidRPr="00191C16">
        <w:t xml:space="preserve"> directory are accessible from a directory shortcut named </w:t>
      </w:r>
      <w:r w:rsidRPr="00E44CC2">
        <w:rPr>
          <w:b/>
          <w:bCs/>
        </w:rPr>
        <w:t>Run Test Cases Scripts</w:t>
      </w:r>
      <w:r w:rsidRPr="00191C16">
        <w:t xml:space="preserve">, </w:t>
      </w:r>
      <w:r>
        <w:t>which</w:t>
      </w:r>
      <w:r w:rsidRPr="00191C16">
        <w:t xml:space="preserve"> is created on your </w:t>
      </w:r>
      <w:r w:rsidRPr="00E44CC2">
        <w:rPr>
          <w:b/>
          <w:bCs/>
        </w:rPr>
        <w:t>Driver computer</w:t>
      </w:r>
      <w:r w:rsidRPr="00191C16">
        <w:t xml:space="preserve"> desktop during the </w:t>
      </w:r>
      <w:r w:rsidRPr="00E44CC2">
        <w:rPr>
          <w:b/>
          <w:bCs/>
        </w:rPr>
        <w:t>Test Suite</w:t>
      </w:r>
      <w:r w:rsidRPr="00191C16">
        <w:t xml:space="preserve"> installation process</w:t>
      </w:r>
      <w:r>
        <w:t>.</w:t>
      </w:r>
    </w:p>
    <w:p w14:paraId="74D04CA3" w14:textId="402D7CA7" w:rsidR="00442B1A" w:rsidRPr="00B53983" w:rsidRDefault="00442B1A" w:rsidP="00B53983">
      <w:pPr>
        <w:pStyle w:val="Caption"/>
        <w:rPr>
          <w:rStyle w:val="Hyperlink"/>
          <w:color w:val="24292E"/>
          <w:u w:val="none"/>
        </w:rPr>
      </w:pPr>
      <w:r w:rsidRPr="00B53983">
        <w:rPr>
          <w:rStyle w:val="Hyperlink"/>
          <w:color w:val="24292E"/>
          <w:u w:val="none"/>
        </w:rPr>
        <w:t xml:space="preserve">Table </w:t>
      </w:r>
      <w:r w:rsidR="00CE7DA6">
        <w:rPr>
          <w:rStyle w:val="Hyperlink"/>
          <w:color w:val="24292E"/>
          <w:u w:val="none"/>
        </w:rPr>
        <w:t>16</w:t>
      </w:r>
      <w:r w:rsidRPr="00B53983">
        <w:rPr>
          <w:rStyle w:val="Hyperlink"/>
          <w:color w:val="24292E"/>
          <w:u w:val="none"/>
        </w:rPr>
        <w:t>.  Test Cases and executable command files on the Driver computer</w:t>
      </w:r>
    </w:p>
    <w:tbl>
      <w:tblPr>
        <w:tblStyle w:val="TableGrid"/>
        <w:tblW w:w="0" w:type="auto"/>
        <w:tblCellSpacing w:w="7" w:type="dxa"/>
        <w:tblCellMar>
          <w:left w:w="115" w:type="dxa"/>
          <w:right w:w="115" w:type="dxa"/>
        </w:tblCellMar>
        <w:tblLook w:val="04A0" w:firstRow="1" w:lastRow="0" w:firstColumn="1" w:lastColumn="0" w:noHBand="0" w:noVBand="1"/>
      </w:tblPr>
      <w:tblGrid>
        <w:gridCol w:w="2514"/>
        <w:gridCol w:w="3429"/>
        <w:gridCol w:w="3068"/>
        <w:gridCol w:w="965"/>
        <w:gridCol w:w="94"/>
      </w:tblGrid>
      <w:tr w:rsidR="005E45E0" w:rsidRPr="007F6067" w:rsidDel="00D200DA" w14:paraId="7818CB05" w14:textId="25347EB4" w:rsidTr="00D200DA">
        <w:trPr>
          <w:trHeight w:val="359"/>
          <w:tblCellSpacing w:w="7" w:type="dxa"/>
          <w:del w:id="508" w:author="Harley Zhang (Wicresoft)" w:date="2021-03-10T16:50:00Z"/>
        </w:trPr>
        <w:tc>
          <w:tcPr>
            <w:tcW w:w="5915" w:type="dxa"/>
            <w:gridSpan w:val="2"/>
            <w:shd w:val="clear" w:color="auto" w:fill="D9E2F3" w:themeFill="accent1" w:themeFillTint="33"/>
          </w:tcPr>
          <w:tbl>
            <w:tblPr>
              <w:tblStyle w:val="TableGrid"/>
              <w:tblW w:w="0" w:type="auto"/>
              <w:tblCellSpacing w:w="7" w:type="dxa"/>
              <w:tblCellMar>
                <w:left w:w="115" w:type="dxa"/>
                <w:right w:w="115" w:type="dxa"/>
              </w:tblCellMar>
              <w:tblLook w:val="04A0" w:firstRow="1" w:lastRow="0" w:firstColumn="1" w:lastColumn="0" w:noHBand="0" w:noVBand="1"/>
            </w:tblPr>
            <w:tblGrid>
              <w:gridCol w:w="1301"/>
              <w:gridCol w:w="4361"/>
            </w:tblGrid>
            <w:tr w:rsidR="00D200DA" w:rsidRPr="002C46CE" w14:paraId="3599E47C" w14:textId="77777777" w:rsidTr="002E54E8">
              <w:trPr>
                <w:trHeight w:val="359"/>
                <w:tblCellSpacing w:w="7" w:type="dxa"/>
                <w:ins w:id="509" w:author="Harley Zhang (Wicresoft)" w:date="2021-03-10T16:50:00Z"/>
              </w:trPr>
              <w:tc>
                <w:tcPr>
                  <w:tcW w:w="1684" w:type="dxa"/>
                  <w:shd w:val="clear" w:color="auto" w:fill="D9E2F3" w:themeFill="accent1" w:themeFillTint="33"/>
                </w:tcPr>
                <w:p w14:paraId="04464161" w14:textId="77777777" w:rsidR="00D200DA" w:rsidRPr="002C46CE" w:rsidRDefault="00D200DA" w:rsidP="00D200DA">
                  <w:pPr>
                    <w:pStyle w:val="BodyText"/>
                    <w:spacing w:after="0"/>
                    <w:rPr>
                      <w:ins w:id="510" w:author="Harley Zhang (Wicresoft)" w:date="2021-03-10T16:50:00Z"/>
                      <w:b/>
                      <w:bCs/>
                    </w:rPr>
                  </w:pPr>
                  <w:ins w:id="511" w:author="Harley Zhang (Wicresoft)" w:date="2021-03-10T16:50:00Z">
                    <w:r w:rsidRPr="002C46CE">
                      <w:rPr>
                        <w:b/>
                        <w:bCs/>
                      </w:rPr>
                      <w:t xml:space="preserve">Verification Test Entity  </w:t>
                    </w:r>
                  </w:ins>
                </w:p>
              </w:tc>
              <w:tc>
                <w:tcPr>
                  <w:tcW w:w="8259" w:type="dxa"/>
                  <w:shd w:val="clear" w:color="auto" w:fill="D9E2F3" w:themeFill="accent1" w:themeFillTint="33"/>
                </w:tcPr>
                <w:p w14:paraId="1646CFAD" w14:textId="77777777" w:rsidR="00D200DA" w:rsidRPr="002C46CE" w:rsidRDefault="00D200DA" w:rsidP="00D200DA">
                  <w:pPr>
                    <w:pStyle w:val="BodyText"/>
                    <w:spacing w:after="0"/>
                    <w:rPr>
                      <w:ins w:id="512" w:author="Harley Zhang (Wicresoft)" w:date="2021-03-10T16:50:00Z"/>
                      <w:b/>
                      <w:bCs/>
                    </w:rPr>
                  </w:pPr>
                  <w:ins w:id="513" w:author="Harley Zhang (Wicresoft)" w:date="2021-03-10T16:50:00Z">
                    <w:r w:rsidRPr="002C46CE">
                      <w:rPr>
                        <w:b/>
                        <w:bCs/>
                      </w:rPr>
                      <w:t>Verification Command File</w:t>
                    </w:r>
                  </w:ins>
                </w:p>
              </w:tc>
            </w:tr>
            <w:tr w:rsidR="00D200DA" w14:paraId="13F3F2CF" w14:textId="77777777" w:rsidTr="002E54E8">
              <w:trPr>
                <w:tblCellSpacing w:w="7" w:type="dxa"/>
                <w:ins w:id="514" w:author="Harley Zhang (Wicresoft)" w:date="2021-03-10T16:50:00Z"/>
              </w:trPr>
              <w:tc>
                <w:tcPr>
                  <w:tcW w:w="1684" w:type="dxa"/>
                </w:tcPr>
                <w:p w14:paraId="6BDF2B35" w14:textId="77777777" w:rsidR="00D200DA" w:rsidRDefault="00D200DA" w:rsidP="00D200DA">
                  <w:pPr>
                    <w:pStyle w:val="BodyText"/>
                    <w:rPr>
                      <w:ins w:id="515" w:author="Harley Zhang (Wicresoft)" w:date="2021-03-10T16:50:00Z"/>
                    </w:rPr>
                  </w:pPr>
                  <w:ins w:id="516" w:author="Harley Zhang (Wicresoft)" w:date="2021-03-10T16:50:00Z">
                    <w:r>
                      <w:t>All BVT</w:t>
                    </w:r>
                  </w:ins>
                </w:p>
              </w:tc>
              <w:tc>
                <w:tcPr>
                  <w:tcW w:w="8259" w:type="dxa"/>
                </w:tcPr>
                <w:p w14:paraId="6B897900" w14:textId="77777777" w:rsidR="00D200DA" w:rsidRDefault="00D200DA" w:rsidP="00D200DA">
                  <w:pPr>
                    <w:pStyle w:val="BodyText"/>
                    <w:rPr>
                      <w:ins w:id="517" w:author="Harley Zhang (Wicresoft)" w:date="2021-03-10T16:50:00Z"/>
                    </w:rPr>
                  </w:pPr>
                  <w:ins w:id="518" w:author="Harley Zhang (Wicresoft)" w:date="2021-03-10T16:50:00Z">
                    <w:r w:rsidRPr="007D43C6">
                      <w:t>RunTestCasesByFilter.ps1 -Filter "TestCategory=BVT"</w:t>
                    </w:r>
                  </w:ins>
                </w:p>
              </w:tc>
            </w:tr>
            <w:tr w:rsidR="00D200DA" w14:paraId="601A0904" w14:textId="77777777" w:rsidTr="002E54E8">
              <w:trPr>
                <w:tblCellSpacing w:w="7" w:type="dxa"/>
                <w:ins w:id="519" w:author="Harley Zhang (Wicresoft)" w:date="2021-03-10T16:50:00Z"/>
              </w:trPr>
              <w:tc>
                <w:tcPr>
                  <w:tcW w:w="1684" w:type="dxa"/>
                </w:tcPr>
                <w:p w14:paraId="10B6A1C7" w14:textId="77777777" w:rsidR="00D200DA" w:rsidRPr="00F44519" w:rsidRDefault="00D200DA" w:rsidP="00D200DA">
                  <w:pPr>
                    <w:pStyle w:val="BodyText"/>
                    <w:rPr>
                      <w:ins w:id="520" w:author="Harley Zhang (Wicresoft)" w:date="2021-03-10T16:50:00Z"/>
                    </w:rPr>
                  </w:pPr>
                  <w:ins w:id="521" w:author="Harley Zhang (Wicresoft)" w:date="2021-03-10T16:50:00Z">
                    <w:r w:rsidRPr="00F44519">
                      <w:t>MS-RDPBCGR</w:t>
                    </w:r>
                  </w:ins>
                </w:p>
              </w:tc>
              <w:tc>
                <w:tcPr>
                  <w:tcW w:w="8259" w:type="dxa"/>
                </w:tcPr>
                <w:p w14:paraId="49691A12" w14:textId="77777777" w:rsidR="00D200DA" w:rsidRPr="007D43C6" w:rsidRDefault="00D200DA" w:rsidP="00D200DA">
                  <w:pPr>
                    <w:pStyle w:val="BodyText"/>
                    <w:rPr>
                      <w:ins w:id="522" w:author="Harley Zhang (Wicresoft)" w:date="2021-03-10T16:50:00Z"/>
                    </w:rPr>
                  </w:pPr>
                  <w:ins w:id="523" w:author="Harley Zhang (Wicresoft)" w:date="2021-03-10T16:50:00Z">
                    <w:r w:rsidRPr="007D43C6">
                      <w:t>RunTestCasesByFilter.ps1 -Filter "TestCategory=BVT&amp;TestCategory=RDPBCGR"</w:t>
                    </w:r>
                  </w:ins>
                </w:p>
              </w:tc>
            </w:tr>
            <w:tr w:rsidR="00D200DA" w14:paraId="0FB2784A" w14:textId="77777777" w:rsidTr="002E54E8">
              <w:trPr>
                <w:tblCellSpacing w:w="7" w:type="dxa"/>
                <w:ins w:id="524" w:author="Harley Zhang (Wicresoft)" w:date="2021-03-10T16:50:00Z"/>
              </w:trPr>
              <w:tc>
                <w:tcPr>
                  <w:tcW w:w="1684" w:type="dxa"/>
                </w:tcPr>
                <w:p w14:paraId="61D8CE8B" w14:textId="77777777" w:rsidR="00D200DA" w:rsidRDefault="00D200DA" w:rsidP="00D200DA">
                  <w:pPr>
                    <w:pStyle w:val="BodyText"/>
                    <w:rPr>
                      <w:ins w:id="525" w:author="Harley Zhang (Wicresoft)" w:date="2021-03-10T16:50:00Z"/>
                    </w:rPr>
                  </w:pPr>
                  <w:ins w:id="526" w:author="Harley Zhang (Wicresoft)" w:date="2021-03-10T16:50:00Z">
                    <w:r w:rsidRPr="00AB127A">
                      <w:t>MS-RDPEUSB</w:t>
                    </w:r>
                  </w:ins>
                </w:p>
              </w:tc>
              <w:tc>
                <w:tcPr>
                  <w:tcW w:w="8259" w:type="dxa"/>
                </w:tcPr>
                <w:p w14:paraId="5578A082" w14:textId="77777777" w:rsidR="00D200DA" w:rsidRDefault="00D200DA" w:rsidP="00D200DA">
                  <w:pPr>
                    <w:pStyle w:val="BodyText"/>
                    <w:rPr>
                      <w:ins w:id="527" w:author="Harley Zhang (Wicresoft)" w:date="2021-03-10T16:50:00Z"/>
                    </w:rPr>
                  </w:pPr>
                  <w:ins w:id="528" w:author="Harley Zhang (Wicresoft)" w:date="2021-03-10T16:50:00Z">
                    <w:r w:rsidRPr="007D43C6">
                      <w:t>RunTestCasesByFilter.ps1 -Filter "TestCategory=BVT&amp;TestCategory=</w:t>
                    </w:r>
                    <w:r w:rsidRPr="00AB127A">
                      <w:t>RDPEUSB</w:t>
                    </w:r>
                    <w:r w:rsidRPr="007D43C6">
                      <w:t>"</w:t>
                    </w:r>
                  </w:ins>
                </w:p>
              </w:tc>
            </w:tr>
            <w:tr w:rsidR="00D200DA" w14:paraId="66F345A6" w14:textId="77777777" w:rsidTr="002E54E8">
              <w:trPr>
                <w:tblCellSpacing w:w="7" w:type="dxa"/>
                <w:ins w:id="529" w:author="Harley Zhang (Wicresoft)" w:date="2021-03-10T16:50:00Z"/>
              </w:trPr>
              <w:tc>
                <w:tcPr>
                  <w:tcW w:w="1684" w:type="dxa"/>
                </w:tcPr>
                <w:p w14:paraId="4CBD7949" w14:textId="77777777" w:rsidR="00D200DA" w:rsidRPr="00F44519" w:rsidRDefault="00D200DA" w:rsidP="00D200DA">
                  <w:pPr>
                    <w:pStyle w:val="BodyText"/>
                    <w:rPr>
                      <w:ins w:id="530" w:author="Harley Zhang (Wicresoft)" w:date="2021-03-10T16:50:00Z"/>
                    </w:rPr>
                  </w:pPr>
                  <w:ins w:id="531" w:author="Harley Zhang (Wicresoft)" w:date="2021-03-10T16:50:00Z">
                    <w:r w:rsidRPr="00F44519">
                      <w:t>MS-RDPRFX</w:t>
                    </w:r>
                  </w:ins>
                </w:p>
              </w:tc>
              <w:tc>
                <w:tcPr>
                  <w:tcW w:w="8259" w:type="dxa"/>
                </w:tcPr>
                <w:p w14:paraId="1BE2CD86" w14:textId="77777777" w:rsidR="00D200DA" w:rsidRDefault="00D200DA" w:rsidP="00D200DA">
                  <w:pPr>
                    <w:pStyle w:val="BodyText"/>
                    <w:rPr>
                      <w:ins w:id="532" w:author="Harley Zhang (Wicresoft)" w:date="2021-03-10T16:50:00Z"/>
                    </w:rPr>
                  </w:pPr>
                  <w:ins w:id="533" w:author="Harley Zhang (Wicresoft)" w:date="2021-03-10T16:50:00Z">
                    <w:r w:rsidRPr="007D43C6">
                      <w:t>RunTestCasesByFilter.ps1 -Filter "TestCategory=BVT&amp;TestCategory=</w:t>
                    </w:r>
                    <w:r w:rsidRPr="00F44519">
                      <w:t>RDPRFX</w:t>
                    </w:r>
                    <w:r w:rsidRPr="007D43C6">
                      <w:t>"</w:t>
                    </w:r>
                  </w:ins>
                </w:p>
              </w:tc>
            </w:tr>
            <w:tr w:rsidR="00D200DA" w14:paraId="3DAF8D8C" w14:textId="77777777" w:rsidTr="002E54E8">
              <w:trPr>
                <w:tblCellSpacing w:w="7" w:type="dxa"/>
                <w:ins w:id="534" w:author="Harley Zhang (Wicresoft)" w:date="2021-03-10T16:50:00Z"/>
              </w:trPr>
              <w:tc>
                <w:tcPr>
                  <w:tcW w:w="1684" w:type="dxa"/>
                </w:tcPr>
                <w:p w14:paraId="1DC3E572" w14:textId="77777777" w:rsidR="00D200DA" w:rsidRPr="00F44519" w:rsidRDefault="00D200DA" w:rsidP="00D200DA">
                  <w:pPr>
                    <w:pStyle w:val="BodyText"/>
                    <w:rPr>
                      <w:ins w:id="535" w:author="Harley Zhang (Wicresoft)" w:date="2021-03-10T16:50:00Z"/>
                    </w:rPr>
                  </w:pPr>
                  <w:ins w:id="536" w:author="Harley Zhang (Wicresoft)" w:date="2021-03-10T16:50:00Z">
                    <w:r w:rsidRPr="00F44519">
                      <w:t>MS-RDPEVOR</w:t>
                    </w:r>
                  </w:ins>
                </w:p>
              </w:tc>
              <w:tc>
                <w:tcPr>
                  <w:tcW w:w="8259" w:type="dxa"/>
                </w:tcPr>
                <w:p w14:paraId="7F460EB7" w14:textId="77777777" w:rsidR="00D200DA" w:rsidRPr="00F44519" w:rsidRDefault="00D200DA" w:rsidP="00D200DA">
                  <w:pPr>
                    <w:pStyle w:val="BodyText"/>
                    <w:rPr>
                      <w:ins w:id="537" w:author="Harley Zhang (Wicresoft)" w:date="2021-03-10T16:50:00Z"/>
                      <w:b/>
                      <w:bCs/>
                    </w:rPr>
                  </w:pPr>
                  <w:ins w:id="538" w:author="Harley Zhang (Wicresoft)" w:date="2021-03-10T16:50:00Z">
                    <w:r w:rsidRPr="007D43C6">
                      <w:t>RunTestCasesByFilter.ps1 -Filter "TestCategory=BVT&amp;TestCategory=</w:t>
                    </w:r>
                    <w:r w:rsidRPr="00F44519">
                      <w:t>RDPEVOR</w:t>
                    </w:r>
                    <w:r w:rsidRPr="007D43C6">
                      <w:t>"</w:t>
                    </w:r>
                  </w:ins>
                </w:p>
              </w:tc>
            </w:tr>
            <w:tr w:rsidR="00D200DA" w14:paraId="7129EE6B" w14:textId="77777777" w:rsidTr="002E54E8">
              <w:trPr>
                <w:tblCellSpacing w:w="7" w:type="dxa"/>
                <w:ins w:id="539" w:author="Harley Zhang (Wicresoft)" w:date="2021-03-10T16:50:00Z"/>
              </w:trPr>
              <w:tc>
                <w:tcPr>
                  <w:tcW w:w="1684" w:type="dxa"/>
                </w:tcPr>
                <w:p w14:paraId="12D6127F" w14:textId="77777777" w:rsidR="00D200DA" w:rsidRPr="00F44519" w:rsidRDefault="00D200DA" w:rsidP="00D200DA">
                  <w:pPr>
                    <w:pStyle w:val="BodyText"/>
                    <w:rPr>
                      <w:ins w:id="540" w:author="Harley Zhang (Wicresoft)" w:date="2021-03-10T16:50:00Z"/>
                    </w:rPr>
                  </w:pPr>
                  <w:ins w:id="541" w:author="Harley Zhang (Wicresoft)" w:date="2021-03-10T16:50:00Z">
                    <w:r w:rsidRPr="00F44519">
                      <w:t>MS-RDPEUDP</w:t>
                    </w:r>
                  </w:ins>
                </w:p>
              </w:tc>
              <w:tc>
                <w:tcPr>
                  <w:tcW w:w="8259" w:type="dxa"/>
                </w:tcPr>
                <w:p w14:paraId="3990556C" w14:textId="77777777" w:rsidR="00D200DA" w:rsidRDefault="00D200DA" w:rsidP="00D200DA">
                  <w:pPr>
                    <w:pStyle w:val="BodyText"/>
                    <w:rPr>
                      <w:ins w:id="542" w:author="Harley Zhang (Wicresoft)" w:date="2021-03-10T16:50:00Z"/>
                    </w:rPr>
                  </w:pPr>
                  <w:ins w:id="543" w:author="Harley Zhang (Wicresoft)" w:date="2021-03-10T16:50:00Z">
                    <w:r w:rsidRPr="007D43C6">
                      <w:t>RunTestCasesByFilter.ps1 -Filter "TestCategory=BVT&amp;TestCategory=</w:t>
                    </w:r>
                    <w:r w:rsidRPr="00F44519">
                      <w:t>RDPEUDP</w:t>
                    </w:r>
                    <w:r w:rsidRPr="007D43C6">
                      <w:t>"</w:t>
                    </w:r>
                  </w:ins>
                </w:p>
              </w:tc>
            </w:tr>
            <w:tr w:rsidR="00D200DA" w14:paraId="5BD0D1CE" w14:textId="77777777" w:rsidTr="002E54E8">
              <w:trPr>
                <w:tblCellSpacing w:w="7" w:type="dxa"/>
                <w:ins w:id="544" w:author="Harley Zhang (Wicresoft)" w:date="2021-03-10T16:50:00Z"/>
              </w:trPr>
              <w:tc>
                <w:tcPr>
                  <w:tcW w:w="1684" w:type="dxa"/>
                </w:tcPr>
                <w:p w14:paraId="70AC6512" w14:textId="77777777" w:rsidR="00D200DA" w:rsidRPr="000E49BF" w:rsidRDefault="00D200DA" w:rsidP="00D200DA">
                  <w:pPr>
                    <w:pStyle w:val="BodyText"/>
                    <w:rPr>
                      <w:ins w:id="545" w:author="Harley Zhang (Wicresoft)" w:date="2021-03-10T16:50:00Z"/>
                    </w:rPr>
                  </w:pPr>
                  <w:ins w:id="546" w:author="Harley Zhang (Wicresoft)" w:date="2021-03-10T16:50:00Z">
                    <w:r w:rsidRPr="000E49BF">
                      <w:t>MS-RDPEMT</w:t>
                    </w:r>
                  </w:ins>
                </w:p>
              </w:tc>
              <w:tc>
                <w:tcPr>
                  <w:tcW w:w="8259" w:type="dxa"/>
                </w:tcPr>
                <w:p w14:paraId="20AE5A74" w14:textId="77777777" w:rsidR="00D200DA" w:rsidRDefault="00D200DA" w:rsidP="00D200DA">
                  <w:pPr>
                    <w:pStyle w:val="BodyText"/>
                    <w:rPr>
                      <w:ins w:id="547" w:author="Harley Zhang (Wicresoft)" w:date="2021-03-10T16:50:00Z"/>
                    </w:rPr>
                  </w:pPr>
                  <w:ins w:id="548" w:author="Harley Zhang (Wicresoft)" w:date="2021-03-10T16:50:00Z">
                    <w:r w:rsidRPr="007D43C6">
                      <w:t>RunTestCasesByFilter.ps1 -Filter "TestCategory=BVT&amp;TestCategory=</w:t>
                    </w:r>
                    <w:r w:rsidRPr="000E49BF">
                      <w:t>RDPEMT</w:t>
                    </w:r>
                    <w:r w:rsidRPr="007D43C6">
                      <w:t>"</w:t>
                    </w:r>
                  </w:ins>
                </w:p>
              </w:tc>
            </w:tr>
            <w:tr w:rsidR="00D200DA" w14:paraId="6CF92D56" w14:textId="77777777" w:rsidTr="002E54E8">
              <w:trPr>
                <w:tblCellSpacing w:w="7" w:type="dxa"/>
                <w:ins w:id="549" w:author="Harley Zhang (Wicresoft)" w:date="2021-03-10T16:50:00Z"/>
              </w:trPr>
              <w:tc>
                <w:tcPr>
                  <w:tcW w:w="1684" w:type="dxa"/>
                </w:tcPr>
                <w:p w14:paraId="750DB87B" w14:textId="77777777" w:rsidR="00D200DA" w:rsidRPr="007D1212" w:rsidRDefault="00D200DA" w:rsidP="00D200DA">
                  <w:pPr>
                    <w:pStyle w:val="BodyText"/>
                    <w:rPr>
                      <w:ins w:id="550" w:author="Harley Zhang (Wicresoft)" w:date="2021-03-10T16:50:00Z"/>
                    </w:rPr>
                  </w:pPr>
                  <w:ins w:id="551" w:author="Harley Zhang (Wicresoft)" w:date="2021-03-10T16:50:00Z">
                    <w:r w:rsidRPr="007D1212">
                      <w:t>MS-RDPEI</w:t>
                    </w:r>
                  </w:ins>
                </w:p>
              </w:tc>
              <w:tc>
                <w:tcPr>
                  <w:tcW w:w="8259" w:type="dxa"/>
                </w:tcPr>
                <w:p w14:paraId="2A6B2F0F" w14:textId="77777777" w:rsidR="00D200DA" w:rsidRDefault="00D200DA" w:rsidP="00D200DA">
                  <w:pPr>
                    <w:pStyle w:val="BodyText"/>
                    <w:rPr>
                      <w:ins w:id="552" w:author="Harley Zhang (Wicresoft)" w:date="2021-03-10T16:50:00Z"/>
                    </w:rPr>
                  </w:pPr>
                  <w:ins w:id="553" w:author="Harley Zhang (Wicresoft)" w:date="2021-03-10T16:50:00Z">
                    <w:r w:rsidRPr="007D43C6">
                      <w:t>RunTestCasesByFilter.ps1 -Filter "TestCategory=BVT&amp;TestCategory=</w:t>
                    </w:r>
                    <w:r w:rsidRPr="007D1212">
                      <w:t>RDPEI</w:t>
                    </w:r>
                    <w:r w:rsidRPr="007D43C6">
                      <w:t>"</w:t>
                    </w:r>
                  </w:ins>
                </w:p>
              </w:tc>
            </w:tr>
            <w:tr w:rsidR="00D200DA" w14:paraId="48CF4BE2" w14:textId="77777777" w:rsidTr="002E54E8">
              <w:trPr>
                <w:tblCellSpacing w:w="7" w:type="dxa"/>
                <w:ins w:id="554" w:author="Harley Zhang (Wicresoft)" w:date="2021-03-10T16:50:00Z"/>
              </w:trPr>
              <w:tc>
                <w:tcPr>
                  <w:tcW w:w="1684" w:type="dxa"/>
                </w:tcPr>
                <w:p w14:paraId="2E4D22BF" w14:textId="77777777" w:rsidR="00D200DA" w:rsidRPr="003F21D6" w:rsidRDefault="00D200DA" w:rsidP="00D200DA">
                  <w:pPr>
                    <w:pStyle w:val="BodyText"/>
                    <w:rPr>
                      <w:ins w:id="555" w:author="Harley Zhang (Wicresoft)" w:date="2021-03-10T16:50:00Z"/>
                    </w:rPr>
                  </w:pPr>
                  <w:ins w:id="556" w:author="Harley Zhang (Wicresoft)" w:date="2021-03-10T16:50:00Z">
                    <w:r w:rsidRPr="003F21D6">
                      <w:t>MS-RDPEGFX</w:t>
                    </w:r>
                  </w:ins>
                </w:p>
              </w:tc>
              <w:tc>
                <w:tcPr>
                  <w:tcW w:w="8259" w:type="dxa"/>
                </w:tcPr>
                <w:p w14:paraId="603ABF71" w14:textId="77777777" w:rsidR="00D200DA" w:rsidRDefault="00D200DA" w:rsidP="00D200DA">
                  <w:pPr>
                    <w:pStyle w:val="BodyText"/>
                    <w:rPr>
                      <w:ins w:id="557" w:author="Harley Zhang (Wicresoft)" w:date="2021-03-10T16:50:00Z"/>
                    </w:rPr>
                  </w:pPr>
                  <w:ins w:id="558" w:author="Harley Zhang (Wicresoft)" w:date="2021-03-10T16:50:00Z">
                    <w:r w:rsidRPr="007D43C6">
                      <w:t>RunTestCasesByFilter.ps1 -Filter "TestCategory=BVT&amp;TestCategory=</w:t>
                    </w:r>
                    <w:r w:rsidRPr="003F21D6">
                      <w:t>RDPEGFX</w:t>
                    </w:r>
                    <w:r w:rsidRPr="007D43C6">
                      <w:t>"</w:t>
                    </w:r>
                  </w:ins>
                </w:p>
              </w:tc>
            </w:tr>
            <w:tr w:rsidR="00D200DA" w14:paraId="79B8FDA2" w14:textId="77777777" w:rsidTr="002E54E8">
              <w:trPr>
                <w:tblCellSpacing w:w="7" w:type="dxa"/>
                <w:ins w:id="559" w:author="Harley Zhang (Wicresoft)" w:date="2021-03-10T16:50:00Z"/>
              </w:trPr>
              <w:tc>
                <w:tcPr>
                  <w:tcW w:w="1684" w:type="dxa"/>
                </w:tcPr>
                <w:p w14:paraId="539F0447" w14:textId="77777777" w:rsidR="00D200DA" w:rsidRPr="003F21D6" w:rsidRDefault="00D200DA" w:rsidP="00D200DA">
                  <w:pPr>
                    <w:pStyle w:val="BodyText"/>
                    <w:rPr>
                      <w:ins w:id="560" w:author="Harley Zhang (Wicresoft)" w:date="2021-03-10T16:50:00Z"/>
                    </w:rPr>
                  </w:pPr>
                  <w:ins w:id="561" w:author="Harley Zhang (Wicresoft)" w:date="2021-03-10T16:50:00Z">
                    <w:r w:rsidRPr="003F21D6">
                      <w:t>MS-RDPEDISP</w:t>
                    </w:r>
                  </w:ins>
                </w:p>
              </w:tc>
              <w:tc>
                <w:tcPr>
                  <w:tcW w:w="8259" w:type="dxa"/>
                </w:tcPr>
                <w:p w14:paraId="1673F635" w14:textId="77777777" w:rsidR="00D200DA" w:rsidRDefault="00D200DA" w:rsidP="00D200DA">
                  <w:pPr>
                    <w:pStyle w:val="BodyText"/>
                    <w:rPr>
                      <w:ins w:id="562" w:author="Harley Zhang (Wicresoft)" w:date="2021-03-10T16:50:00Z"/>
                    </w:rPr>
                  </w:pPr>
                  <w:ins w:id="563" w:author="Harley Zhang (Wicresoft)" w:date="2021-03-10T16:50:00Z">
                    <w:r w:rsidRPr="007D43C6">
                      <w:t>RunTestCasesByFilter.ps1 -Filter "TestCategory=BVT&amp;TestCategory=</w:t>
                    </w:r>
                    <w:r w:rsidRPr="003F21D6">
                      <w:t>RDPEDISP</w:t>
                    </w:r>
                    <w:r w:rsidRPr="007D43C6">
                      <w:t>"</w:t>
                    </w:r>
                  </w:ins>
                </w:p>
              </w:tc>
            </w:tr>
          </w:tbl>
          <w:p w14:paraId="7618FACE" w14:textId="69330A9C" w:rsidR="00442B1A" w:rsidRPr="007F6067" w:rsidDel="00D200DA" w:rsidRDefault="00442B1A" w:rsidP="007F6067">
            <w:pPr>
              <w:pStyle w:val="BodyText"/>
              <w:rPr>
                <w:del w:id="564" w:author="Harley Zhang (Wicresoft)" w:date="2021-03-10T16:50:00Z"/>
                <w:b/>
                <w:bCs/>
              </w:rPr>
            </w:pPr>
            <w:del w:id="565" w:author="Harley Zhang (Wicresoft)" w:date="2021-03-10T16:50:00Z">
              <w:r w:rsidRPr="007F6067" w:rsidDel="00D200DA">
                <w:rPr>
                  <w:b/>
                  <w:bCs/>
                </w:rPr>
                <w:delText xml:space="preserve">Test </w:delText>
              </w:r>
              <w:r w:rsidR="00834648" w:rsidDel="00D200DA">
                <w:rPr>
                  <w:b/>
                  <w:bCs/>
                </w:rPr>
                <w:delText xml:space="preserve">Cases </w:delText>
              </w:r>
              <w:r w:rsidRPr="007F6067" w:rsidDel="00D200DA">
                <w:rPr>
                  <w:b/>
                  <w:bCs/>
                </w:rPr>
                <w:delText xml:space="preserve">Entity  </w:delText>
              </w:r>
            </w:del>
          </w:p>
        </w:tc>
        <w:tc>
          <w:tcPr>
            <w:tcW w:w="3060" w:type="dxa"/>
            <w:shd w:val="clear" w:color="auto" w:fill="D9E2F3" w:themeFill="accent1" w:themeFillTint="33"/>
          </w:tcPr>
          <w:p w14:paraId="375A98C3" w14:textId="349121FB" w:rsidR="00C67CA0" w:rsidRPr="00C43D3A" w:rsidDel="00D200DA" w:rsidRDefault="00442B1A" w:rsidP="00C43D3A">
            <w:pPr>
              <w:pStyle w:val="BodyText"/>
              <w:rPr>
                <w:del w:id="566" w:author="Harley Zhang (Wicresoft)" w:date="2021-03-10T16:50:00Z"/>
                <w:b/>
                <w:bCs/>
              </w:rPr>
            </w:pPr>
            <w:del w:id="567" w:author="Harley Zhang (Wicresoft)" w:date="2021-03-10T16:50:00Z">
              <w:r w:rsidRPr="007F6067" w:rsidDel="00D200DA">
                <w:rPr>
                  <w:b/>
                  <w:bCs/>
                </w:rPr>
                <w:delText>Command File</w:delText>
              </w:r>
            </w:del>
          </w:p>
        </w:tc>
        <w:tc>
          <w:tcPr>
            <w:tcW w:w="1046" w:type="dxa"/>
            <w:gridSpan w:val="2"/>
            <w:shd w:val="clear" w:color="auto" w:fill="D9E2F3" w:themeFill="accent1" w:themeFillTint="33"/>
          </w:tcPr>
          <w:p w14:paraId="29A34848" w14:textId="0193FBEE" w:rsidR="00442B1A" w:rsidRPr="007F6067" w:rsidDel="00D200DA" w:rsidRDefault="00442B1A" w:rsidP="007F6067">
            <w:pPr>
              <w:pStyle w:val="BodyText"/>
              <w:rPr>
                <w:del w:id="568" w:author="Harley Zhang (Wicresoft)" w:date="2021-03-10T16:50:00Z"/>
                <w:b/>
                <w:bCs/>
              </w:rPr>
            </w:pPr>
            <w:del w:id="569" w:author="Harley Zhang (Wicresoft)" w:date="2021-03-10T16:50:00Z">
              <w:r w:rsidRPr="007F6067" w:rsidDel="00D200DA">
                <w:rPr>
                  <w:b/>
                  <w:bCs/>
                </w:rPr>
                <w:delText>File Action</w:delText>
              </w:r>
            </w:del>
          </w:p>
        </w:tc>
      </w:tr>
      <w:tr w:rsidR="00DA7F7B" w:rsidRPr="007F6067" w:rsidDel="00D200DA" w14:paraId="2621ECFA" w14:textId="16A3B2F1" w:rsidTr="00D200DA">
        <w:trPr>
          <w:tblCellSpacing w:w="7" w:type="dxa"/>
          <w:del w:id="570" w:author="Harley Zhang (Wicresoft)" w:date="2021-03-10T16:50:00Z"/>
        </w:trPr>
        <w:tc>
          <w:tcPr>
            <w:tcW w:w="5915" w:type="dxa"/>
            <w:gridSpan w:val="2"/>
          </w:tcPr>
          <w:p w14:paraId="6A3168FD" w14:textId="173531F3" w:rsidR="00442B1A" w:rsidRPr="00DA7F7B" w:rsidDel="00D200DA" w:rsidRDefault="00442B1A" w:rsidP="00DA7F7B">
            <w:pPr>
              <w:pStyle w:val="BodyText"/>
              <w:rPr>
                <w:del w:id="571" w:author="Harley Zhang (Wicresoft)" w:date="2021-03-10T16:50:00Z"/>
              </w:rPr>
            </w:pPr>
            <w:del w:id="572" w:author="Harley Zhang (Wicresoft)" w:date="2021-03-10T16:50:00Z">
              <w:r w:rsidRPr="00DA7F7B" w:rsidDel="00D200DA">
                <w:delText xml:space="preserve">All </w:delText>
              </w:r>
              <w:r w:rsidR="00F8189D" w:rsidRPr="00DA7F7B" w:rsidDel="00D200DA">
                <w:delText>Test Cases</w:delText>
              </w:r>
            </w:del>
          </w:p>
        </w:tc>
        <w:tc>
          <w:tcPr>
            <w:tcW w:w="3060" w:type="dxa"/>
          </w:tcPr>
          <w:p w14:paraId="04959A97" w14:textId="5722530A" w:rsidR="00442B1A" w:rsidRPr="007F6067" w:rsidDel="00D200DA" w:rsidRDefault="00442B1A" w:rsidP="007F6067">
            <w:pPr>
              <w:pStyle w:val="BodyText"/>
              <w:rPr>
                <w:del w:id="573" w:author="Harley Zhang (Wicresoft)" w:date="2021-03-10T16:50:00Z"/>
              </w:rPr>
            </w:pPr>
            <w:del w:id="574" w:author="Harley Zhang (Wicresoft)" w:date="2021-03-10T16:50:00Z">
              <w:r w:rsidRPr="007F6067" w:rsidDel="00D200DA">
                <w:rPr>
                  <w:b/>
                  <w:bCs/>
                </w:rPr>
                <w:delText>Run All Test Cases</w:delText>
              </w:r>
            </w:del>
          </w:p>
        </w:tc>
        <w:tc>
          <w:tcPr>
            <w:tcW w:w="1046" w:type="dxa"/>
            <w:gridSpan w:val="2"/>
          </w:tcPr>
          <w:p w14:paraId="7A583CD0" w14:textId="3DBCFF87" w:rsidR="00442B1A" w:rsidRPr="00DA7F7B" w:rsidDel="00D200DA" w:rsidRDefault="00442B1A" w:rsidP="00DA7F7B">
            <w:pPr>
              <w:pStyle w:val="BodyText"/>
              <w:rPr>
                <w:del w:id="575" w:author="Harley Zhang (Wicresoft)" w:date="2021-03-10T16:50:00Z"/>
              </w:rPr>
            </w:pPr>
            <w:del w:id="576" w:author="Harley Zhang (Wicresoft)" w:date="2021-03-10T16:50:00Z">
              <w:r w:rsidRPr="00DA7F7B" w:rsidDel="00D200DA">
                <w:delText>Double-click desktop shortcut</w:delText>
              </w:r>
            </w:del>
          </w:p>
        </w:tc>
      </w:tr>
      <w:tr w:rsidR="00CA67B6" w:rsidRPr="007F6067" w:rsidDel="00D200DA" w14:paraId="143DAF88" w14:textId="7258D5E8" w:rsidTr="00D200DA">
        <w:trPr>
          <w:tblCellSpacing w:w="7" w:type="dxa"/>
          <w:del w:id="577" w:author="Harley Zhang (Wicresoft)" w:date="2021-03-10T16:50:00Z"/>
        </w:trPr>
        <w:tc>
          <w:tcPr>
            <w:tcW w:w="5915" w:type="dxa"/>
            <w:gridSpan w:val="2"/>
          </w:tcPr>
          <w:p w14:paraId="3F928F2D" w14:textId="28987A8A" w:rsidR="00CA67B6" w:rsidRPr="00DA7F7B" w:rsidDel="00D200DA" w:rsidRDefault="00CA67B6" w:rsidP="00DA7F7B">
            <w:pPr>
              <w:pStyle w:val="BodyText"/>
              <w:rPr>
                <w:del w:id="578" w:author="Harley Zhang (Wicresoft)" w:date="2021-03-10T16:50:00Z"/>
              </w:rPr>
            </w:pPr>
            <w:del w:id="579" w:author="Harley Zhang (Wicresoft)" w:date="2021-03-10T16:50:00Z">
              <w:r w:rsidRPr="00DA7F7B" w:rsidDel="00D200DA">
                <w:delText>MS-RDPBCGR</w:delText>
              </w:r>
            </w:del>
          </w:p>
        </w:tc>
        <w:tc>
          <w:tcPr>
            <w:tcW w:w="3060" w:type="dxa"/>
          </w:tcPr>
          <w:p w14:paraId="748B8B42" w14:textId="62C1D5DA" w:rsidR="00CA67B6" w:rsidRPr="00DA7F7B" w:rsidDel="00D200DA" w:rsidRDefault="00CA67B6" w:rsidP="00DA7F7B">
            <w:pPr>
              <w:pStyle w:val="BodyText"/>
              <w:rPr>
                <w:del w:id="580" w:author="Harley Zhang (Wicresoft)" w:date="2021-03-10T16:50:00Z"/>
                <w:b/>
                <w:bCs/>
              </w:rPr>
            </w:pPr>
            <w:del w:id="581" w:author="Harley Zhang (Wicresoft)" w:date="2021-03-10T16:50:00Z">
              <w:r w:rsidRPr="00DA7F7B" w:rsidDel="00D200DA">
                <w:rPr>
                  <w:b/>
                  <w:bCs/>
                </w:rPr>
                <w:delText>Rdpbcgr_RunAllTestCases.cmd</w:delText>
              </w:r>
            </w:del>
          </w:p>
        </w:tc>
        <w:tc>
          <w:tcPr>
            <w:tcW w:w="1046" w:type="dxa"/>
            <w:gridSpan w:val="2"/>
            <w:vMerge w:val="restart"/>
            <w:vAlign w:val="center"/>
          </w:tcPr>
          <w:p w14:paraId="286A61FB" w14:textId="4C4AF2FE" w:rsidR="00CA67B6" w:rsidRPr="00DA7F7B" w:rsidDel="00D200DA" w:rsidRDefault="00CA67B6" w:rsidP="00DA7F7B">
            <w:pPr>
              <w:pStyle w:val="BodyText"/>
              <w:rPr>
                <w:del w:id="582" w:author="Harley Zhang (Wicresoft)" w:date="2021-03-10T16:50:00Z"/>
              </w:rPr>
            </w:pPr>
            <w:del w:id="583" w:author="Harley Zhang (Wicresoft)" w:date="2021-03-10T16:50:00Z">
              <w:r w:rsidRPr="00DA7F7B" w:rsidDel="00D200DA">
                <w:delText>Double-click .cmd file in the …\Batch directory</w:delText>
              </w:r>
            </w:del>
          </w:p>
        </w:tc>
      </w:tr>
      <w:tr w:rsidR="00CA67B6" w:rsidRPr="007F6067" w:rsidDel="00D200DA" w14:paraId="402F04F6" w14:textId="691EE177" w:rsidTr="00D200DA">
        <w:trPr>
          <w:tblCellSpacing w:w="7" w:type="dxa"/>
          <w:del w:id="584" w:author="Harley Zhang (Wicresoft)" w:date="2021-03-10T16:50:00Z"/>
        </w:trPr>
        <w:tc>
          <w:tcPr>
            <w:tcW w:w="5915" w:type="dxa"/>
            <w:gridSpan w:val="2"/>
          </w:tcPr>
          <w:p w14:paraId="262129D6" w14:textId="5B696E2B" w:rsidR="00CA67B6" w:rsidRPr="00DA7F7B" w:rsidDel="00D200DA" w:rsidRDefault="00CA67B6" w:rsidP="00DA7F7B">
            <w:pPr>
              <w:pStyle w:val="BodyText"/>
              <w:rPr>
                <w:del w:id="585" w:author="Harley Zhang (Wicresoft)" w:date="2021-03-10T16:50:00Z"/>
              </w:rPr>
            </w:pPr>
            <w:del w:id="586" w:author="Harley Zhang (Wicresoft)" w:date="2021-03-10T16:50:00Z">
              <w:r w:rsidRPr="00DA7F7B" w:rsidDel="00D200DA">
                <w:delText xml:space="preserve">MS-RDPEUSB </w:delText>
              </w:r>
            </w:del>
          </w:p>
        </w:tc>
        <w:tc>
          <w:tcPr>
            <w:tcW w:w="3060" w:type="dxa"/>
          </w:tcPr>
          <w:p w14:paraId="614EBD53" w14:textId="7DF22A02" w:rsidR="00CA67B6" w:rsidRPr="00DA7F7B" w:rsidDel="00D200DA" w:rsidRDefault="00CA67B6" w:rsidP="00DA7F7B">
            <w:pPr>
              <w:pStyle w:val="BodyText"/>
              <w:rPr>
                <w:del w:id="587" w:author="Harley Zhang (Wicresoft)" w:date="2021-03-10T16:50:00Z"/>
                <w:b/>
                <w:bCs/>
              </w:rPr>
            </w:pPr>
            <w:del w:id="588" w:author="Harley Zhang (Wicresoft)" w:date="2021-03-10T16:50:00Z">
              <w:r w:rsidRPr="00DA7F7B" w:rsidDel="00D200DA">
                <w:rPr>
                  <w:b/>
                  <w:bCs/>
                </w:rPr>
                <w:delText>Rdpeusb_RunAllTestCases.cmd</w:delText>
              </w:r>
            </w:del>
          </w:p>
        </w:tc>
        <w:tc>
          <w:tcPr>
            <w:tcW w:w="1046" w:type="dxa"/>
            <w:gridSpan w:val="2"/>
            <w:vMerge/>
          </w:tcPr>
          <w:p w14:paraId="24C1F70A" w14:textId="4E428616" w:rsidR="00CA67B6" w:rsidRPr="007F6067" w:rsidDel="00D200DA" w:rsidRDefault="00CA67B6" w:rsidP="007F6067">
            <w:pPr>
              <w:pStyle w:val="BodyText"/>
              <w:rPr>
                <w:del w:id="589" w:author="Harley Zhang (Wicresoft)" w:date="2021-03-10T16:50:00Z"/>
              </w:rPr>
            </w:pPr>
          </w:p>
        </w:tc>
      </w:tr>
      <w:tr w:rsidR="00CA67B6" w:rsidRPr="007F6067" w:rsidDel="00D200DA" w14:paraId="1DD08D49" w14:textId="465C6428" w:rsidTr="00D200DA">
        <w:trPr>
          <w:tblCellSpacing w:w="7" w:type="dxa"/>
          <w:del w:id="590" w:author="Harley Zhang (Wicresoft)" w:date="2021-03-10T16:50:00Z"/>
        </w:trPr>
        <w:tc>
          <w:tcPr>
            <w:tcW w:w="5915" w:type="dxa"/>
            <w:gridSpan w:val="2"/>
          </w:tcPr>
          <w:p w14:paraId="1612F7BB" w14:textId="3C676837" w:rsidR="00CA67B6" w:rsidRPr="00DA7F7B" w:rsidDel="00D200DA" w:rsidRDefault="00CA67B6" w:rsidP="00DA7F7B">
            <w:pPr>
              <w:pStyle w:val="BodyText"/>
              <w:rPr>
                <w:del w:id="591" w:author="Harley Zhang (Wicresoft)" w:date="2021-03-10T16:50:00Z"/>
              </w:rPr>
            </w:pPr>
            <w:del w:id="592" w:author="Harley Zhang (Wicresoft)" w:date="2021-03-10T16:50:00Z">
              <w:r w:rsidRPr="00DA7F7B" w:rsidDel="00D200DA">
                <w:delText>MS-RDPRFX</w:delText>
              </w:r>
            </w:del>
          </w:p>
        </w:tc>
        <w:tc>
          <w:tcPr>
            <w:tcW w:w="3060" w:type="dxa"/>
          </w:tcPr>
          <w:p w14:paraId="70B66E43" w14:textId="6D330FBF" w:rsidR="00CA67B6" w:rsidRPr="00DA7F7B" w:rsidDel="00D200DA" w:rsidRDefault="00CA67B6" w:rsidP="00DA7F7B">
            <w:pPr>
              <w:pStyle w:val="BodyText"/>
              <w:rPr>
                <w:del w:id="593" w:author="Harley Zhang (Wicresoft)" w:date="2021-03-10T16:50:00Z"/>
                <w:b/>
                <w:bCs/>
              </w:rPr>
            </w:pPr>
            <w:del w:id="594" w:author="Harley Zhang (Wicresoft)" w:date="2021-03-10T16:50:00Z">
              <w:r w:rsidRPr="00DA7F7B" w:rsidDel="00D200DA">
                <w:rPr>
                  <w:b/>
                  <w:bCs/>
                </w:rPr>
                <w:delText>Rdprfx_RunAllTestCases.cmd</w:delText>
              </w:r>
            </w:del>
          </w:p>
        </w:tc>
        <w:tc>
          <w:tcPr>
            <w:tcW w:w="1046" w:type="dxa"/>
            <w:gridSpan w:val="2"/>
            <w:vMerge/>
          </w:tcPr>
          <w:p w14:paraId="21B0FC6C" w14:textId="5AF00E2B" w:rsidR="00CA67B6" w:rsidRPr="007F6067" w:rsidDel="00D200DA" w:rsidRDefault="00CA67B6" w:rsidP="007F6067">
            <w:pPr>
              <w:pStyle w:val="BodyText"/>
              <w:rPr>
                <w:del w:id="595" w:author="Harley Zhang (Wicresoft)" w:date="2021-03-10T16:50:00Z"/>
              </w:rPr>
            </w:pPr>
          </w:p>
        </w:tc>
      </w:tr>
      <w:tr w:rsidR="00CA67B6" w:rsidRPr="007F6067" w:rsidDel="00D200DA" w14:paraId="1C5419A2" w14:textId="50CBE751" w:rsidTr="00D200DA">
        <w:trPr>
          <w:tblCellSpacing w:w="7" w:type="dxa"/>
          <w:del w:id="596" w:author="Harley Zhang (Wicresoft)" w:date="2021-03-10T16:50:00Z"/>
        </w:trPr>
        <w:tc>
          <w:tcPr>
            <w:tcW w:w="5915" w:type="dxa"/>
            <w:gridSpan w:val="2"/>
          </w:tcPr>
          <w:p w14:paraId="30761115" w14:textId="351C9A35" w:rsidR="00CA67B6" w:rsidRPr="00DA7F7B" w:rsidDel="00D200DA" w:rsidRDefault="00CA67B6" w:rsidP="00DA7F7B">
            <w:pPr>
              <w:pStyle w:val="BodyText"/>
              <w:rPr>
                <w:del w:id="597" w:author="Harley Zhang (Wicresoft)" w:date="2021-03-10T16:50:00Z"/>
              </w:rPr>
            </w:pPr>
            <w:del w:id="598" w:author="Harley Zhang (Wicresoft)" w:date="2021-03-10T16:50:00Z">
              <w:r w:rsidRPr="00DA7F7B" w:rsidDel="00D200DA">
                <w:delText>MS-RDPEVOR</w:delText>
              </w:r>
            </w:del>
          </w:p>
        </w:tc>
        <w:tc>
          <w:tcPr>
            <w:tcW w:w="3060" w:type="dxa"/>
          </w:tcPr>
          <w:p w14:paraId="3C7A18EA" w14:textId="3B0A3FE1" w:rsidR="00CA67B6" w:rsidRPr="00DA7F7B" w:rsidDel="00D200DA" w:rsidRDefault="00CA67B6" w:rsidP="00DA7F7B">
            <w:pPr>
              <w:pStyle w:val="BodyText"/>
              <w:rPr>
                <w:del w:id="599" w:author="Harley Zhang (Wicresoft)" w:date="2021-03-10T16:50:00Z"/>
                <w:b/>
                <w:bCs/>
              </w:rPr>
            </w:pPr>
            <w:del w:id="600" w:author="Harley Zhang (Wicresoft)" w:date="2021-03-10T16:50:00Z">
              <w:r w:rsidRPr="00DA7F7B" w:rsidDel="00D200DA">
                <w:rPr>
                  <w:b/>
                  <w:bCs/>
                </w:rPr>
                <w:delText>Rdpevor_RunAllTestCases.cmd</w:delText>
              </w:r>
            </w:del>
          </w:p>
        </w:tc>
        <w:tc>
          <w:tcPr>
            <w:tcW w:w="1046" w:type="dxa"/>
            <w:gridSpan w:val="2"/>
            <w:vMerge/>
          </w:tcPr>
          <w:p w14:paraId="331A8B05" w14:textId="13417255" w:rsidR="00CA67B6" w:rsidRPr="007F6067" w:rsidDel="00D200DA" w:rsidRDefault="00CA67B6" w:rsidP="007F6067">
            <w:pPr>
              <w:pStyle w:val="BodyText"/>
              <w:rPr>
                <w:del w:id="601" w:author="Harley Zhang (Wicresoft)" w:date="2021-03-10T16:50:00Z"/>
              </w:rPr>
            </w:pPr>
          </w:p>
        </w:tc>
      </w:tr>
      <w:tr w:rsidR="00CA67B6" w:rsidRPr="007F6067" w:rsidDel="00D200DA" w14:paraId="37F6B8B5" w14:textId="41B88FBF" w:rsidTr="00D200DA">
        <w:trPr>
          <w:tblCellSpacing w:w="7" w:type="dxa"/>
          <w:del w:id="602" w:author="Harley Zhang (Wicresoft)" w:date="2021-03-10T16:50:00Z"/>
        </w:trPr>
        <w:tc>
          <w:tcPr>
            <w:tcW w:w="5915" w:type="dxa"/>
            <w:gridSpan w:val="2"/>
          </w:tcPr>
          <w:p w14:paraId="083F04AD" w14:textId="7C92BC68" w:rsidR="00CA67B6" w:rsidRPr="00DA7F7B" w:rsidDel="00D200DA" w:rsidRDefault="00CA67B6" w:rsidP="00DA7F7B">
            <w:pPr>
              <w:pStyle w:val="BodyText"/>
              <w:rPr>
                <w:del w:id="603" w:author="Harley Zhang (Wicresoft)" w:date="2021-03-10T16:50:00Z"/>
              </w:rPr>
            </w:pPr>
            <w:del w:id="604" w:author="Harley Zhang (Wicresoft)" w:date="2021-03-10T16:50:00Z">
              <w:r w:rsidRPr="00DA7F7B" w:rsidDel="00D200DA">
                <w:delText>MS-RDPEUDP</w:delText>
              </w:r>
            </w:del>
          </w:p>
        </w:tc>
        <w:tc>
          <w:tcPr>
            <w:tcW w:w="3060" w:type="dxa"/>
          </w:tcPr>
          <w:p w14:paraId="74A32242" w14:textId="172DBAE8" w:rsidR="00CA67B6" w:rsidRPr="00DA7F7B" w:rsidDel="00D200DA" w:rsidRDefault="00CA67B6" w:rsidP="00DA7F7B">
            <w:pPr>
              <w:pStyle w:val="BodyText"/>
              <w:rPr>
                <w:del w:id="605" w:author="Harley Zhang (Wicresoft)" w:date="2021-03-10T16:50:00Z"/>
                <w:b/>
                <w:bCs/>
              </w:rPr>
            </w:pPr>
            <w:del w:id="606" w:author="Harley Zhang (Wicresoft)" w:date="2021-03-10T16:50:00Z">
              <w:r w:rsidRPr="00DA7F7B" w:rsidDel="00D200DA">
                <w:rPr>
                  <w:b/>
                  <w:bCs/>
                </w:rPr>
                <w:delText>Rdpeudp_RunAllTestCases.cmd</w:delText>
              </w:r>
            </w:del>
          </w:p>
        </w:tc>
        <w:tc>
          <w:tcPr>
            <w:tcW w:w="1046" w:type="dxa"/>
            <w:gridSpan w:val="2"/>
            <w:vMerge/>
          </w:tcPr>
          <w:p w14:paraId="31662DC5" w14:textId="506805EF" w:rsidR="00CA67B6" w:rsidRPr="007F6067" w:rsidDel="00D200DA" w:rsidRDefault="00CA67B6" w:rsidP="007F6067">
            <w:pPr>
              <w:pStyle w:val="BodyText"/>
              <w:rPr>
                <w:del w:id="607" w:author="Harley Zhang (Wicresoft)" w:date="2021-03-10T16:50:00Z"/>
              </w:rPr>
            </w:pPr>
          </w:p>
        </w:tc>
      </w:tr>
      <w:tr w:rsidR="00CA67B6" w:rsidRPr="007F6067" w:rsidDel="00D200DA" w14:paraId="24947B7B" w14:textId="0C5C653F" w:rsidTr="00D200DA">
        <w:trPr>
          <w:tblCellSpacing w:w="7" w:type="dxa"/>
          <w:del w:id="608" w:author="Harley Zhang (Wicresoft)" w:date="2021-03-10T16:50:00Z"/>
        </w:trPr>
        <w:tc>
          <w:tcPr>
            <w:tcW w:w="5915" w:type="dxa"/>
            <w:gridSpan w:val="2"/>
          </w:tcPr>
          <w:p w14:paraId="3D980B69" w14:textId="2A87020D" w:rsidR="00CA67B6" w:rsidRPr="00DA7F7B" w:rsidDel="00D200DA" w:rsidRDefault="00CA67B6" w:rsidP="00DA7F7B">
            <w:pPr>
              <w:pStyle w:val="BodyText"/>
              <w:rPr>
                <w:del w:id="609" w:author="Harley Zhang (Wicresoft)" w:date="2021-03-10T16:50:00Z"/>
              </w:rPr>
            </w:pPr>
            <w:del w:id="610" w:author="Harley Zhang (Wicresoft)" w:date="2021-03-10T16:50:00Z">
              <w:r w:rsidRPr="00DA7F7B" w:rsidDel="00D200DA">
                <w:delText xml:space="preserve">MS-RDPEMT  </w:delText>
              </w:r>
            </w:del>
          </w:p>
        </w:tc>
        <w:tc>
          <w:tcPr>
            <w:tcW w:w="3060" w:type="dxa"/>
          </w:tcPr>
          <w:p w14:paraId="0CFA8EFE" w14:textId="2C542161" w:rsidR="00CA67B6" w:rsidRPr="00DA7F7B" w:rsidDel="00D200DA" w:rsidRDefault="00CA67B6" w:rsidP="00DA7F7B">
            <w:pPr>
              <w:pStyle w:val="BodyText"/>
              <w:rPr>
                <w:del w:id="611" w:author="Harley Zhang (Wicresoft)" w:date="2021-03-10T16:50:00Z"/>
                <w:b/>
                <w:bCs/>
              </w:rPr>
            </w:pPr>
            <w:del w:id="612" w:author="Harley Zhang (Wicresoft)" w:date="2021-03-10T16:50:00Z">
              <w:r w:rsidRPr="00DA7F7B" w:rsidDel="00D200DA">
                <w:rPr>
                  <w:b/>
                  <w:bCs/>
                </w:rPr>
                <w:delText>Rdpemt_RunAllTestCases.cmd</w:delText>
              </w:r>
            </w:del>
          </w:p>
        </w:tc>
        <w:tc>
          <w:tcPr>
            <w:tcW w:w="1046" w:type="dxa"/>
            <w:gridSpan w:val="2"/>
            <w:vMerge/>
          </w:tcPr>
          <w:p w14:paraId="034C6392" w14:textId="32915451" w:rsidR="00CA67B6" w:rsidRPr="007F6067" w:rsidDel="00D200DA" w:rsidRDefault="00CA67B6" w:rsidP="007F6067">
            <w:pPr>
              <w:pStyle w:val="BodyText"/>
              <w:rPr>
                <w:del w:id="613" w:author="Harley Zhang (Wicresoft)" w:date="2021-03-10T16:50:00Z"/>
              </w:rPr>
            </w:pPr>
          </w:p>
        </w:tc>
      </w:tr>
      <w:tr w:rsidR="00CA67B6" w:rsidRPr="007F6067" w:rsidDel="00D200DA" w14:paraId="60FBE55C" w14:textId="139DFA69" w:rsidTr="00D200DA">
        <w:trPr>
          <w:tblCellSpacing w:w="7" w:type="dxa"/>
          <w:del w:id="614" w:author="Harley Zhang (Wicresoft)" w:date="2021-03-10T16:50:00Z"/>
        </w:trPr>
        <w:tc>
          <w:tcPr>
            <w:tcW w:w="5915" w:type="dxa"/>
            <w:gridSpan w:val="2"/>
          </w:tcPr>
          <w:p w14:paraId="0B87AC69" w14:textId="00C28C29" w:rsidR="00CA67B6" w:rsidRPr="00DA7F7B" w:rsidDel="00D200DA" w:rsidRDefault="00CA67B6" w:rsidP="00DA7F7B">
            <w:pPr>
              <w:pStyle w:val="BodyText"/>
              <w:rPr>
                <w:del w:id="615" w:author="Harley Zhang (Wicresoft)" w:date="2021-03-10T16:50:00Z"/>
              </w:rPr>
            </w:pPr>
            <w:del w:id="616" w:author="Harley Zhang (Wicresoft)" w:date="2021-03-10T16:50:00Z">
              <w:r w:rsidRPr="00DA7F7B" w:rsidDel="00D200DA">
                <w:delText xml:space="preserve">MS-RDPEI </w:delText>
              </w:r>
            </w:del>
          </w:p>
        </w:tc>
        <w:tc>
          <w:tcPr>
            <w:tcW w:w="3060" w:type="dxa"/>
          </w:tcPr>
          <w:p w14:paraId="6EEDDE35" w14:textId="6B618F35" w:rsidR="00CA67B6" w:rsidRPr="00DA7F7B" w:rsidDel="00D200DA" w:rsidRDefault="00CA67B6" w:rsidP="00DA7F7B">
            <w:pPr>
              <w:pStyle w:val="BodyText"/>
              <w:rPr>
                <w:del w:id="617" w:author="Harley Zhang (Wicresoft)" w:date="2021-03-10T16:50:00Z"/>
                <w:b/>
                <w:bCs/>
              </w:rPr>
            </w:pPr>
            <w:del w:id="618" w:author="Harley Zhang (Wicresoft)" w:date="2021-03-10T16:50:00Z">
              <w:r w:rsidRPr="00DA7F7B" w:rsidDel="00D200DA">
                <w:rPr>
                  <w:b/>
                  <w:bCs/>
                </w:rPr>
                <w:delText>Rdpei_RunAllTestCases.cmd</w:delText>
              </w:r>
            </w:del>
          </w:p>
        </w:tc>
        <w:tc>
          <w:tcPr>
            <w:tcW w:w="1046" w:type="dxa"/>
            <w:gridSpan w:val="2"/>
            <w:vMerge/>
          </w:tcPr>
          <w:p w14:paraId="36727B95" w14:textId="18BFDD6A" w:rsidR="00CA67B6" w:rsidRPr="007F6067" w:rsidDel="00D200DA" w:rsidRDefault="00CA67B6" w:rsidP="007F6067">
            <w:pPr>
              <w:pStyle w:val="BodyText"/>
              <w:rPr>
                <w:del w:id="619" w:author="Harley Zhang (Wicresoft)" w:date="2021-03-10T16:50:00Z"/>
              </w:rPr>
            </w:pPr>
          </w:p>
        </w:tc>
      </w:tr>
      <w:tr w:rsidR="00CA67B6" w:rsidRPr="007F6067" w:rsidDel="00D200DA" w14:paraId="1E9D3E99" w14:textId="7C014762" w:rsidTr="00D200DA">
        <w:trPr>
          <w:tblCellSpacing w:w="7" w:type="dxa"/>
          <w:del w:id="620" w:author="Harley Zhang (Wicresoft)" w:date="2021-03-10T16:50:00Z"/>
        </w:trPr>
        <w:tc>
          <w:tcPr>
            <w:tcW w:w="5915" w:type="dxa"/>
            <w:gridSpan w:val="2"/>
          </w:tcPr>
          <w:p w14:paraId="4A70C745" w14:textId="3D1810B7" w:rsidR="00CA67B6" w:rsidRPr="00DA7F7B" w:rsidDel="00D200DA" w:rsidRDefault="00CA67B6" w:rsidP="00DA7F7B">
            <w:pPr>
              <w:pStyle w:val="BodyText"/>
              <w:rPr>
                <w:del w:id="621" w:author="Harley Zhang (Wicresoft)" w:date="2021-03-10T16:50:00Z"/>
              </w:rPr>
            </w:pPr>
            <w:del w:id="622" w:author="Harley Zhang (Wicresoft)" w:date="2021-03-10T16:50:00Z">
              <w:r w:rsidRPr="00DA7F7B" w:rsidDel="00D200DA">
                <w:delText xml:space="preserve">MS-RDPEGFX </w:delText>
              </w:r>
            </w:del>
          </w:p>
        </w:tc>
        <w:tc>
          <w:tcPr>
            <w:tcW w:w="3060" w:type="dxa"/>
          </w:tcPr>
          <w:p w14:paraId="63998100" w14:textId="2062A77D" w:rsidR="00CA67B6" w:rsidRPr="00DA7F7B" w:rsidDel="00D200DA" w:rsidRDefault="00CA67B6" w:rsidP="00DA7F7B">
            <w:pPr>
              <w:pStyle w:val="BodyText"/>
              <w:rPr>
                <w:del w:id="623" w:author="Harley Zhang (Wicresoft)" w:date="2021-03-10T16:50:00Z"/>
                <w:b/>
                <w:bCs/>
              </w:rPr>
            </w:pPr>
            <w:del w:id="624" w:author="Harley Zhang (Wicresoft)" w:date="2021-03-10T16:50:00Z">
              <w:r w:rsidRPr="00DA7F7B" w:rsidDel="00D200DA">
                <w:rPr>
                  <w:b/>
                  <w:bCs/>
                </w:rPr>
                <w:delText>Rdpegfx_RunAllTestCases.cmd</w:delText>
              </w:r>
            </w:del>
          </w:p>
        </w:tc>
        <w:tc>
          <w:tcPr>
            <w:tcW w:w="1046" w:type="dxa"/>
            <w:gridSpan w:val="2"/>
            <w:vMerge/>
          </w:tcPr>
          <w:p w14:paraId="12F6BC29" w14:textId="03C01C10" w:rsidR="00CA67B6" w:rsidRPr="007F6067" w:rsidDel="00D200DA" w:rsidRDefault="00CA67B6" w:rsidP="007F6067">
            <w:pPr>
              <w:pStyle w:val="BodyText"/>
              <w:rPr>
                <w:del w:id="625" w:author="Harley Zhang (Wicresoft)" w:date="2021-03-10T16:50:00Z"/>
              </w:rPr>
            </w:pPr>
          </w:p>
        </w:tc>
      </w:tr>
      <w:tr w:rsidR="00CA67B6" w:rsidRPr="007F6067" w:rsidDel="00D200DA" w14:paraId="2869D4F7" w14:textId="4B379F89" w:rsidTr="00D200DA">
        <w:trPr>
          <w:tblCellSpacing w:w="7" w:type="dxa"/>
          <w:del w:id="626" w:author="Harley Zhang (Wicresoft)" w:date="2021-03-10T16:50:00Z"/>
        </w:trPr>
        <w:tc>
          <w:tcPr>
            <w:tcW w:w="5915" w:type="dxa"/>
            <w:gridSpan w:val="2"/>
          </w:tcPr>
          <w:p w14:paraId="57ED377D" w14:textId="56E52B10" w:rsidR="00CA67B6" w:rsidRPr="00DA7F7B" w:rsidDel="00D200DA" w:rsidRDefault="00CA67B6" w:rsidP="00DA7F7B">
            <w:pPr>
              <w:pStyle w:val="BodyText"/>
              <w:rPr>
                <w:del w:id="627" w:author="Harley Zhang (Wicresoft)" w:date="2021-03-10T16:50:00Z"/>
              </w:rPr>
            </w:pPr>
            <w:del w:id="628" w:author="Harley Zhang (Wicresoft)" w:date="2021-03-10T16:50:00Z">
              <w:r w:rsidRPr="00DA7F7B" w:rsidDel="00D200DA">
                <w:delText xml:space="preserve">MS-RDPEDISP </w:delText>
              </w:r>
            </w:del>
          </w:p>
        </w:tc>
        <w:tc>
          <w:tcPr>
            <w:tcW w:w="3060" w:type="dxa"/>
          </w:tcPr>
          <w:p w14:paraId="42768981" w14:textId="34A3083A" w:rsidR="00CA67B6" w:rsidRPr="00DA7F7B" w:rsidDel="00D200DA" w:rsidRDefault="00CA67B6" w:rsidP="00DA7F7B">
            <w:pPr>
              <w:pStyle w:val="BodyText"/>
              <w:rPr>
                <w:del w:id="629" w:author="Harley Zhang (Wicresoft)" w:date="2021-03-10T16:50:00Z"/>
                <w:b/>
                <w:bCs/>
              </w:rPr>
            </w:pPr>
            <w:del w:id="630" w:author="Harley Zhang (Wicresoft)" w:date="2021-03-10T16:50:00Z">
              <w:r w:rsidRPr="00DA7F7B" w:rsidDel="00D200DA">
                <w:rPr>
                  <w:b/>
                  <w:bCs/>
                </w:rPr>
                <w:delText>Rdpedisp_RunAllTestCases.cmd</w:delText>
              </w:r>
            </w:del>
          </w:p>
        </w:tc>
        <w:tc>
          <w:tcPr>
            <w:tcW w:w="1046" w:type="dxa"/>
            <w:gridSpan w:val="2"/>
            <w:vMerge/>
          </w:tcPr>
          <w:p w14:paraId="5886048F" w14:textId="6D7F644C" w:rsidR="00CA67B6" w:rsidRPr="007F6067" w:rsidDel="00D200DA" w:rsidRDefault="00CA67B6" w:rsidP="007F6067">
            <w:pPr>
              <w:pStyle w:val="BodyText"/>
              <w:rPr>
                <w:del w:id="631" w:author="Harley Zhang (Wicresoft)" w:date="2021-03-10T16:50:00Z"/>
              </w:rPr>
            </w:pPr>
          </w:p>
        </w:tc>
      </w:tr>
      <w:tr w:rsidR="00D200DA" w:rsidRPr="002C46CE" w14:paraId="2D894EE2" w14:textId="77777777" w:rsidTr="002E54E8">
        <w:trPr>
          <w:gridAfter w:val="1"/>
          <w:wAfter w:w="64" w:type="dxa"/>
          <w:trHeight w:val="359"/>
          <w:tblCellSpacing w:w="7" w:type="dxa"/>
          <w:ins w:id="632" w:author="Harley Zhang (Wicresoft)" w:date="2021-03-10T16:50:00Z"/>
        </w:trPr>
        <w:tc>
          <w:tcPr>
            <w:tcW w:w="1684" w:type="dxa"/>
            <w:shd w:val="clear" w:color="auto" w:fill="D9E2F3" w:themeFill="accent1" w:themeFillTint="33"/>
          </w:tcPr>
          <w:p w14:paraId="791AD04E" w14:textId="77777777" w:rsidR="00D200DA" w:rsidRPr="002C46CE" w:rsidRDefault="00D200DA" w:rsidP="002E54E8">
            <w:pPr>
              <w:pStyle w:val="BodyText"/>
              <w:spacing w:after="0"/>
              <w:rPr>
                <w:ins w:id="633" w:author="Harley Zhang (Wicresoft)" w:date="2021-03-10T16:50:00Z"/>
                <w:b/>
                <w:bCs/>
              </w:rPr>
            </w:pPr>
            <w:ins w:id="634" w:author="Harley Zhang (Wicresoft)" w:date="2021-03-10T16:50:00Z">
              <w:r w:rsidRPr="002C46CE">
                <w:rPr>
                  <w:b/>
                  <w:bCs/>
                </w:rPr>
                <w:t xml:space="preserve">Verification Test Entity  </w:t>
              </w:r>
            </w:ins>
          </w:p>
        </w:tc>
        <w:tc>
          <w:tcPr>
            <w:tcW w:w="8259" w:type="dxa"/>
            <w:gridSpan w:val="3"/>
            <w:shd w:val="clear" w:color="auto" w:fill="D9E2F3" w:themeFill="accent1" w:themeFillTint="33"/>
          </w:tcPr>
          <w:p w14:paraId="14B637D9" w14:textId="77777777" w:rsidR="00D200DA" w:rsidRPr="002C46CE" w:rsidRDefault="00D200DA" w:rsidP="002E54E8">
            <w:pPr>
              <w:pStyle w:val="BodyText"/>
              <w:spacing w:after="0"/>
              <w:rPr>
                <w:ins w:id="635" w:author="Harley Zhang (Wicresoft)" w:date="2021-03-10T16:50:00Z"/>
                <w:b/>
                <w:bCs/>
              </w:rPr>
            </w:pPr>
            <w:ins w:id="636" w:author="Harley Zhang (Wicresoft)" w:date="2021-03-10T16:50:00Z">
              <w:r w:rsidRPr="002C46CE">
                <w:rPr>
                  <w:b/>
                  <w:bCs/>
                </w:rPr>
                <w:t>Verification Command File</w:t>
              </w:r>
            </w:ins>
          </w:p>
        </w:tc>
      </w:tr>
      <w:tr w:rsidR="00D200DA" w14:paraId="25C13EC3" w14:textId="77777777" w:rsidTr="002E54E8">
        <w:trPr>
          <w:gridAfter w:val="1"/>
          <w:wAfter w:w="64" w:type="dxa"/>
          <w:tblCellSpacing w:w="7" w:type="dxa"/>
          <w:ins w:id="637" w:author="Harley Zhang (Wicresoft)" w:date="2021-03-10T16:50:00Z"/>
        </w:trPr>
        <w:tc>
          <w:tcPr>
            <w:tcW w:w="1684" w:type="dxa"/>
          </w:tcPr>
          <w:p w14:paraId="07A3FFC8" w14:textId="77777777" w:rsidR="00D200DA" w:rsidRDefault="00D200DA" w:rsidP="002E54E8">
            <w:pPr>
              <w:pStyle w:val="BodyText"/>
              <w:rPr>
                <w:ins w:id="638" w:author="Harley Zhang (Wicresoft)" w:date="2021-03-10T16:50:00Z"/>
              </w:rPr>
            </w:pPr>
            <w:ins w:id="639" w:author="Harley Zhang (Wicresoft)" w:date="2021-03-10T16:50:00Z">
              <w:r>
                <w:lastRenderedPageBreak/>
                <w:t>All BVT</w:t>
              </w:r>
            </w:ins>
          </w:p>
        </w:tc>
        <w:tc>
          <w:tcPr>
            <w:tcW w:w="8259" w:type="dxa"/>
            <w:gridSpan w:val="3"/>
          </w:tcPr>
          <w:p w14:paraId="399860AA" w14:textId="0AE02FF1" w:rsidR="00D200DA" w:rsidRDefault="00D200DA" w:rsidP="002E54E8">
            <w:pPr>
              <w:pStyle w:val="BodyText"/>
              <w:rPr>
                <w:ins w:id="640" w:author="Harley Zhang (Wicresoft)" w:date="2021-03-10T16:50:00Z"/>
              </w:rPr>
            </w:pPr>
            <w:ins w:id="641" w:author="Harley Zhang (Wicresoft)" w:date="2021-03-10T16:51:00Z">
              <w:r w:rsidRPr="00D200DA">
                <w:t>RunAllTestCases.ps1</w:t>
              </w:r>
            </w:ins>
          </w:p>
        </w:tc>
      </w:tr>
      <w:tr w:rsidR="00D200DA" w14:paraId="21C873CE" w14:textId="77777777" w:rsidTr="002E54E8">
        <w:trPr>
          <w:gridAfter w:val="1"/>
          <w:wAfter w:w="64" w:type="dxa"/>
          <w:tblCellSpacing w:w="7" w:type="dxa"/>
          <w:ins w:id="642" w:author="Harley Zhang (Wicresoft)" w:date="2021-03-10T16:50:00Z"/>
        </w:trPr>
        <w:tc>
          <w:tcPr>
            <w:tcW w:w="1684" w:type="dxa"/>
          </w:tcPr>
          <w:p w14:paraId="019192FD" w14:textId="77777777" w:rsidR="00D200DA" w:rsidRPr="00F44519" w:rsidRDefault="00D200DA" w:rsidP="002E54E8">
            <w:pPr>
              <w:pStyle w:val="BodyText"/>
              <w:rPr>
                <w:ins w:id="643" w:author="Harley Zhang (Wicresoft)" w:date="2021-03-10T16:50:00Z"/>
              </w:rPr>
            </w:pPr>
            <w:ins w:id="644" w:author="Harley Zhang (Wicresoft)" w:date="2021-03-10T16:50:00Z">
              <w:r w:rsidRPr="00F44519">
                <w:t>MS-RDPBCGR</w:t>
              </w:r>
            </w:ins>
          </w:p>
        </w:tc>
        <w:tc>
          <w:tcPr>
            <w:tcW w:w="8259" w:type="dxa"/>
            <w:gridSpan w:val="3"/>
          </w:tcPr>
          <w:p w14:paraId="48C0A6B6" w14:textId="3BA98FE2" w:rsidR="00D200DA" w:rsidRPr="007D43C6" w:rsidRDefault="00D200DA" w:rsidP="002E54E8">
            <w:pPr>
              <w:pStyle w:val="BodyText"/>
              <w:rPr>
                <w:ins w:id="645" w:author="Harley Zhang (Wicresoft)" w:date="2021-03-10T16:50:00Z"/>
              </w:rPr>
            </w:pPr>
            <w:ins w:id="646" w:author="Harley Zhang (Wicresoft)" w:date="2021-03-10T16:50:00Z">
              <w:r w:rsidRPr="007D43C6">
                <w:t>RunTestCasesByFilter.ps1 -Filter "TestCategory=RDPBCGR"</w:t>
              </w:r>
            </w:ins>
          </w:p>
        </w:tc>
      </w:tr>
      <w:tr w:rsidR="00D200DA" w14:paraId="1B43827A" w14:textId="77777777" w:rsidTr="002E54E8">
        <w:trPr>
          <w:gridAfter w:val="1"/>
          <w:wAfter w:w="64" w:type="dxa"/>
          <w:tblCellSpacing w:w="7" w:type="dxa"/>
          <w:ins w:id="647" w:author="Harley Zhang (Wicresoft)" w:date="2021-03-10T16:50:00Z"/>
        </w:trPr>
        <w:tc>
          <w:tcPr>
            <w:tcW w:w="1684" w:type="dxa"/>
          </w:tcPr>
          <w:p w14:paraId="220F630E" w14:textId="77777777" w:rsidR="00D200DA" w:rsidRDefault="00D200DA" w:rsidP="002E54E8">
            <w:pPr>
              <w:pStyle w:val="BodyText"/>
              <w:rPr>
                <w:ins w:id="648" w:author="Harley Zhang (Wicresoft)" w:date="2021-03-10T16:50:00Z"/>
              </w:rPr>
            </w:pPr>
            <w:ins w:id="649" w:author="Harley Zhang (Wicresoft)" w:date="2021-03-10T16:50:00Z">
              <w:r w:rsidRPr="00AB127A">
                <w:t>MS-RDPEUSB</w:t>
              </w:r>
            </w:ins>
          </w:p>
        </w:tc>
        <w:tc>
          <w:tcPr>
            <w:tcW w:w="8259" w:type="dxa"/>
            <w:gridSpan w:val="3"/>
          </w:tcPr>
          <w:p w14:paraId="4357D2EC" w14:textId="603142A1" w:rsidR="00D200DA" w:rsidRDefault="00D200DA" w:rsidP="002E54E8">
            <w:pPr>
              <w:pStyle w:val="BodyText"/>
              <w:rPr>
                <w:ins w:id="650" w:author="Harley Zhang (Wicresoft)" w:date="2021-03-10T16:50:00Z"/>
              </w:rPr>
            </w:pPr>
            <w:ins w:id="651" w:author="Harley Zhang (Wicresoft)" w:date="2021-03-10T16:50:00Z">
              <w:r w:rsidRPr="007D43C6">
                <w:t>RunTestCasesByFilter.ps1 -Filter "TestCategory=</w:t>
              </w:r>
              <w:r w:rsidRPr="00AB127A">
                <w:t>RDPEUSB</w:t>
              </w:r>
              <w:r w:rsidRPr="007D43C6">
                <w:t>"</w:t>
              </w:r>
            </w:ins>
          </w:p>
        </w:tc>
      </w:tr>
      <w:tr w:rsidR="00D200DA" w14:paraId="73765DE7" w14:textId="77777777" w:rsidTr="002E54E8">
        <w:trPr>
          <w:gridAfter w:val="1"/>
          <w:wAfter w:w="64" w:type="dxa"/>
          <w:tblCellSpacing w:w="7" w:type="dxa"/>
          <w:ins w:id="652" w:author="Harley Zhang (Wicresoft)" w:date="2021-03-10T16:50:00Z"/>
        </w:trPr>
        <w:tc>
          <w:tcPr>
            <w:tcW w:w="1684" w:type="dxa"/>
          </w:tcPr>
          <w:p w14:paraId="07F13487" w14:textId="77777777" w:rsidR="00D200DA" w:rsidRPr="00F44519" w:rsidRDefault="00D200DA" w:rsidP="002E54E8">
            <w:pPr>
              <w:pStyle w:val="BodyText"/>
              <w:rPr>
                <w:ins w:id="653" w:author="Harley Zhang (Wicresoft)" w:date="2021-03-10T16:50:00Z"/>
              </w:rPr>
            </w:pPr>
            <w:ins w:id="654" w:author="Harley Zhang (Wicresoft)" w:date="2021-03-10T16:50:00Z">
              <w:r w:rsidRPr="00F44519">
                <w:t>MS-RDPRFX</w:t>
              </w:r>
            </w:ins>
          </w:p>
        </w:tc>
        <w:tc>
          <w:tcPr>
            <w:tcW w:w="8259" w:type="dxa"/>
            <w:gridSpan w:val="3"/>
          </w:tcPr>
          <w:p w14:paraId="4B78C6FB" w14:textId="0B1A21E9" w:rsidR="00D200DA" w:rsidRDefault="00D200DA" w:rsidP="002E54E8">
            <w:pPr>
              <w:pStyle w:val="BodyText"/>
              <w:rPr>
                <w:ins w:id="655" w:author="Harley Zhang (Wicresoft)" w:date="2021-03-10T16:50:00Z"/>
              </w:rPr>
            </w:pPr>
            <w:ins w:id="656" w:author="Harley Zhang (Wicresoft)" w:date="2021-03-10T16:50:00Z">
              <w:r w:rsidRPr="007D43C6">
                <w:t>RunTestCasesByFilter.ps1 -Filter "TestCategory=</w:t>
              </w:r>
              <w:r w:rsidRPr="00F44519">
                <w:t>RDPRFX</w:t>
              </w:r>
              <w:r w:rsidRPr="007D43C6">
                <w:t>"</w:t>
              </w:r>
            </w:ins>
          </w:p>
        </w:tc>
      </w:tr>
      <w:tr w:rsidR="00D200DA" w14:paraId="690D0153" w14:textId="77777777" w:rsidTr="002E54E8">
        <w:trPr>
          <w:gridAfter w:val="1"/>
          <w:wAfter w:w="64" w:type="dxa"/>
          <w:tblCellSpacing w:w="7" w:type="dxa"/>
          <w:ins w:id="657" w:author="Harley Zhang (Wicresoft)" w:date="2021-03-10T16:50:00Z"/>
        </w:trPr>
        <w:tc>
          <w:tcPr>
            <w:tcW w:w="1684" w:type="dxa"/>
          </w:tcPr>
          <w:p w14:paraId="1EFD5524" w14:textId="77777777" w:rsidR="00D200DA" w:rsidRPr="00F44519" w:rsidRDefault="00D200DA" w:rsidP="002E54E8">
            <w:pPr>
              <w:pStyle w:val="BodyText"/>
              <w:rPr>
                <w:ins w:id="658" w:author="Harley Zhang (Wicresoft)" w:date="2021-03-10T16:50:00Z"/>
              </w:rPr>
            </w:pPr>
            <w:ins w:id="659" w:author="Harley Zhang (Wicresoft)" w:date="2021-03-10T16:50:00Z">
              <w:r w:rsidRPr="00F44519">
                <w:t>MS-RDPEVOR</w:t>
              </w:r>
            </w:ins>
          </w:p>
        </w:tc>
        <w:tc>
          <w:tcPr>
            <w:tcW w:w="8259" w:type="dxa"/>
            <w:gridSpan w:val="3"/>
          </w:tcPr>
          <w:p w14:paraId="77B8010B" w14:textId="135C6F54" w:rsidR="00D200DA" w:rsidRPr="00F44519" w:rsidRDefault="00D200DA" w:rsidP="002E54E8">
            <w:pPr>
              <w:pStyle w:val="BodyText"/>
              <w:rPr>
                <w:ins w:id="660" w:author="Harley Zhang (Wicresoft)" w:date="2021-03-10T16:50:00Z"/>
                <w:b/>
                <w:bCs/>
              </w:rPr>
            </w:pPr>
            <w:ins w:id="661" w:author="Harley Zhang (Wicresoft)" w:date="2021-03-10T16:50:00Z">
              <w:r w:rsidRPr="007D43C6">
                <w:t>RunTestCasesByFilter.ps1 -Filter "TestCategory=</w:t>
              </w:r>
              <w:r w:rsidRPr="00F44519">
                <w:t>RDPEVOR</w:t>
              </w:r>
              <w:r w:rsidRPr="007D43C6">
                <w:t>"</w:t>
              </w:r>
            </w:ins>
          </w:p>
        </w:tc>
      </w:tr>
      <w:tr w:rsidR="00D200DA" w14:paraId="1F102250" w14:textId="77777777" w:rsidTr="002E54E8">
        <w:trPr>
          <w:gridAfter w:val="1"/>
          <w:wAfter w:w="64" w:type="dxa"/>
          <w:tblCellSpacing w:w="7" w:type="dxa"/>
          <w:ins w:id="662" w:author="Harley Zhang (Wicresoft)" w:date="2021-03-10T16:50:00Z"/>
        </w:trPr>
        <w:tc>
          <w:tcPr>
            <w:tcW w:w="1684" w:type="dxa"/>
          </w:tcPr>
          <w:p w14:paraId="32F8B095" w14:textId="77777777" w:rsidR="00D200DA" w:rsidRPr="00F44519" w:rsidRDefault="00D200DA" w:rsidP="002E54E8">
            <w:pPr>
              <w:pStyle w:val="BodyText"/>
              <w:rPr>
                <w:ins w:id="663" w:author="Harley Zhang (Wicresoft)" w:date="2021-03-10T16:50:00Z"/>
              </w:rPr>
            </w:pPr>
            <w:ins w:id="664" w:author="Harley Zhang (Wicresoft)" w:date="2021-03-10T16:50:00Z">
              <w:r w:rsidRPr="00F44519">
                <w:t>MS-RDPEUDP</w:t>
              </w:r>
            </w:ins>
          </w:p>
        </w:tc>
        <w:tc>
          <w:tcPr>
            <w:tcW w:w="8259" w:type="dxa"/>
            <w:gridSpan w:val="3"/>
          </w:tcPr>
          <w:p w14:paraId="099B1F65" w14:textId="4D3C030D" w:rsidR="00D200DA" w:rsidRDefault="00D200DA" w:rsidP="002E54E8">
            <w:pPr>
              <w:pStyle w:val="BodyText"/>
              <w:rPr>
                <w:ins w:id="665" w:author="Harley Zhang (Wicresoft)" w:date="2021-03-10T16:50:00Z"/>
              </w:rPr>
            </w:pPr>
            <w:ins w:id="666" w:author="Harley Zhang (Wicresoft)" w:date="2021-03-10T16:50:00Z">
              <w:r w:rsidRPr="007D43C6">
                <w:t>RunTestCasesByFilter.ps1 -Filter "TestCategory=</w:t>
              </w:r>
              <w:r w:rsidRPr="00F44519">
                <w:t>RDPEUDP</w:t>
              </w:r>
              <w:r w:rsidRPr="007D43C6">
                <w:t>"</w:t>
              </w:r>
            </w:ins>
          </w:p>
        </w:tc>
      </w:tr>
      <w:tr w:rsidR="00D200DA" w14:paraId="59F68A2D" w14:textId="77777777" w:rsidTr="002E54E8">
        <w:trPr>
          <w:gridAfter w:val="1"/>
          <w:wAfter w:w="64" w:type="dxa"/>
          <w:tblCellSpacing w:w="7" w:type="dxa"/>
          <w:ins w:id="667" w:author="Harley Zhang (Wicresoft)" w:date="2021-03-10T16:50:00Z"/>
        </w:trPr>
        <w:tc>
          <w:tcPr>
            <w:tcW w:w="1684" w:type="dxa"/>
          </w:tcPr>
          <w:p w14:paraId="49010884" w14:textId="77777777" w:rsidR="00D200DA" w:rsidRPr="000E49BF" w:rsidRDefault="00D200DA" w:rsidP="002E54E8">
            <w:pPr>
              <w:pStyle w:val="BodyText"/>
              <w:rPr>
                <w:ins w:id="668" w:author="Harley Zhang (Wicresoft)" w:date="2021-03-10T16:50:00Z"/>
              </w:rPr>
            </w:pPr>
            <w:ins w:id="669" w:author="Harley Zhang (Wicresoft)" w:date="2021-03-10T16:50:00Z">
              <w:r w:rsidRPr="000E49BF">
                <w:t>MS-RDPEMT</w:t>
              </w:r>
            </w:ins>
          </w:p>
        </w:tc>
        <w:tc>
          <w:tcPr>
            <w:tcW w:w="8259" w:type="dxa"/>
            <w:gridSpan w:val="3"/>
          </w:tcPr>
          <w:p w14:paraId="47B0854C" w14:textId="480EE697" w:rsidR="00D200DA" w:rsidRDefault="00D200DA" w:rsidP="002E54E8">
            <w:pPr>
              <w:pStyle w:val="BodyText"/>
              <w:rPr>
                <w:ins w:id="670" w:author="Harley Zhang (Wicresoft)" w:date="2021-03-10T16:50:00Z"/>
              </w:rPr>
            </w:pPr>
            <w:ins w:id="671" w:author="Harley Zhang (Wicresoft)" w:date="2021-03-10T16:50:00Z">
              <w:r w:rsidRPr="007D43C6">
                <w:t>RunTestCasesByFilter.ps1 -Filter "TestCategory=</w:t>
              </w:r>
              <w:r w:rsidRPr="000E49BF">
                <w:t>RDPEMT</w:t>
              </w:r>
              <w:r w:rsidRPr="007D43C6">
                <w:t>"</w:t>
              </w:r>
            </w:ins>
          </w:p>
        </w:tc>
      </w:tr>
      <w:tr w:rsidR="00D200DA" w14:paraId="4813004A" w14:textId="77777777" w:rsidTr="002E54E8">
        <w:trPr>
          <w:gridAfter w:val="1"/>
          <w:wAfter w:w="64" w:type="dxa"/>
          <w:tblCellSpacing w:w="7" w:type="dxa"/>
          <w:ins w:id="672" w:author="Harley Zhang (Wicresoft)" w:date="2021-03-10T16:50:00Z"/>
        </w:trPr>
        <w:tc>
          <w:tcPr>
            <w:tcW w:w="1684" w:type="dxa"/>
          </w:tcPr>
          <w:p w14:paraId="621FCAD2" w14:textId="77777777" w:rsidR="00D200DA" w:rsidRPr="007D1212" w:rsidRDefault="00D200DA" w:rsidP="002E54E8">
            <w:pPr>
              <w:pStyle w:val="BodyText"/>
              <w:rPr>
                <w:ins w:id="673" w:author="Harley Zhang (Wicresoft)" w:date="2021-03-10T16:50:00Z"/>
              </w:rPr>
            </w:pPr>
            <w:ins w:id="674" w:author="Harley Zhang (Wicresoft)" w:date="2021-03-10T16:50:00Z">
              <w:r w:rsidRPr="007D1212">
                <w:t>MS-RDPEI</w:t>
              </w:r>
            </w:ins>
          </w:p>
        </w:tc>
        <w:tc>
          <w:tcPr>
            <w:tcW w:w="8259" w:type="dxa"/>
            <w:gridSpan w:val="3"/>
          </w:tcPr>
          <w:p w14:paraId="78B4B865" w14:textId="2F3DF961" w:rsidR="00D200DA" w:rsidRDefault="00D200DA" w:rsidP="002E54E8">
            <w:pPr>
              <w:pStyle w:val="BodyText"/>
              <w:rPr>
                <w:ins w:id="675" w:author="Harley Zhang (Wicresoft)" w:date="2021-03-10T16:50:00Z"/>
              </w:rPr>
            </w:pPr>
            <w:ins w:id="676" w:author="Harley Zhang (Wicresoft)" w:date="2021-03-10T16:50:00Z">
              <w:r w:rsidRPr="007D43C6">
                <w:t>RunTestCasesByFilter.ps1 -Filter "TestCategory=</w:t>
              </w:r>
              <w:r w:rsidRPr="007D1212">
                <w:t>RDPEI</w:t>
              </w:r>
              <w:r w:rsidRPr="007D43C6">
                <w:t>"</w:t>
              </w:r>
            </w:ins>
          </w:p>
        </w:tc>
      </w:tr>
      <w:tr w:rsidR="00D200DA" w14:paraId="750B028F" w14:textId="77777777" w:rsidTr="002E54E8">
        <w:trPr>
          <w:gridAfter w:val="1"/>
          <w:wAfter w:w="64" w:type="dxa"/>
          <w:tblCellSpacing w:w="7" w:type="dxa"/>
          <w:ins w:id="677" w:author="Harley Zhang (Wicresoft)" w:date="2021-03-10T16:50:00Z"/>
        </w:trPr>
        <w:tc>
          <w:tcPr>
            <w:tcW w:w="1684" w:type="dxa"/>
          </w:tcPr>
          <w:p w14:paraId="1BFEEBA1" w14:textId="77777777" w:rsidR="00D200DA" w:rsidRPr="003F21D6" w:rsidRDefault="00D200DA" w:rsidP="002E54E8">
            <w:pPr>
              <w:pStyle w:val="BodyText"/>
              <w:rPr>
                <w:ins w:id="678" w:author="Harley Zhang (Wicresoft)" w:date="2021-03-10T16:50:00Z"/>
              </w:rPr>
            </w:pPr>
            <w:ins w:id="679" w:author="Harley Zhang (Wicresoft)" w:date="2021-03-10T16:50:00Z">
              <w:r w:rsidRPr="003F21D6">
                <w:t>MS-RDPEGFX</w:t>
              </w:r>
            </w:ins>
          </w:p>
        </w:tc>
        <w:tc>
          <w:tcPr>
            <w:tcW w:w="8259" w:type="dxa"/>
            <w:gridSpan w:val="3"/>
          </w:tcPr>
          <w:p w14:paraId="1DA243AD" w14:textId="44014657" w:rsidR="00D200DA" w:rsidRDefault="00D200DA" w:rsidP="002E54E8">
            <w:pPr>
              <w:pStyle w:val="BodyText"/>
              <w:rPr>
                <w:ins w:id="680" w:author="Harley Zhang (Wicresoft)" w:date="2021-03-10T16:50:00Z"/>
              </w:rPr>
            </w:pPr>
            <w:ins w:id="681" w:author="Harley Zhang (Wicresoft)" w:date="2021-03-10T16:50:00Z">
              <w:r w:rsidRPr="007D43C6">
                <w:t>RunTestCasesByFilter.ps1 -Filter "TestCategory=</w:t>
              </w:r>
              <w:r w:rsidRPr="003F21D6">
                <w:t>RDPEGFX</w:t>
              </w:r>
              <w:r w:rsidRPr="007D43C6">
                <w:t>"</w:t>
              </w:r>
            </w:ins>
          </w:p>
        </w:tc>
      </w:tr>
      <w:tr w:rsidR="00D200DA" w14:paraId="5CBCE6A3" w14:textId="77777777" w:rsidTr="002E54E8">
        <w:trPr>
          <w:gridAfter w:val="1"/>
          <w:wAfter w:w="64" w:type="dxa"/>
          <w:tblCellSpacing w:w="7" w:type="dxa"/>
          <w:ins w:id="682" w:author="Harley Zhang (Wicresoft)" w:date="2021-03-10T16:50:00Z"/>
        </w:trPr>
        <w:tc>
          <w:tcPr>
            <w:tcW w:w="1684" w:type="dxa"/>
          </w:tcPr>
          <w:p w14:paraId="426E296D" w14:textId="77777777" w:rsidR="00D200DA" w:rsidRPr="003F21D6" w:rsidRDefault="00D200DA" w:rsidP="002E54E8">
            <w:pPr>
              <w:pStyle w:val="BodyText"/>
              <w:rPr>
                <w:ins w:id="683" w:author="Harley Zhang (Wicresoft)" w:date="2021-03-10T16:50:00Z"/>
              </w:rPr>
            </w:pPr>
            <w:ins w:id="684" w:author="Harley Zhang (Wicresoft)" w:date="2021-03-10T16:50:00Z">
              <w:r w:rsidRPr="003F21D6">
                <w:t>MS-RDPEDISP</w:t>
              </w:r>
            </w:ins>
          </w:p>
        </w:tc>
        <w:tc>
          <w:tcPr>
            <w:tcW w:w="8259" w:type="dxa"/>
            <w:gridSpan w:val="3"/>
          </w:tcPr>
          <w:p w14:paraId="17380FA5" w14:textId="4F02196F" w:rsidR="00D200DA" w:rsidRDefault="00D200DA" w:rsidP="002E54E8">
            <w:pPr>
              <w:pStyle w:val="BodyText"/>
              <w:rPr>
                <w:ins w:id="685" w:author="Harley Zhang (Wicresoft)" w:date="2021-03-10T16:50:00Z"/>
              </w:rPr>
            </w:pPr>
            <w:ins w:id="686" w:author="Harley Zhang (Wicresoft)" w:date="2021-03-10T16:50:00Z">
              <w:r w:rsidRPr="007D43C6">
                <w:t>RunTestCasesByFilter.ps1 -Filter "TestCategory=</w:t>
              </w:r>
              <w:r w:rsidRPr="003F21D6">
                <w:t>RDPEDISP</w:t>
              </w:r>
              <w:r w:rsidRPr="007D43C6">
                <w:t>"</w:t>
              </w:r>
            </w:ins>
          </w:p>
        </w:tc>
      </w:tr>
    </w:tbl>
    <w:p w14:paraId="2A357801" w14:textId="7DBB395B" w:rsidR="00CA67B6" w:rsidRPr="00D200DA" w:rsidRDefault="00CA67B6" w:rsidP="007F243E">
      <w:pPr>
        <w:pStyle w:val="BodyTextSpacer"/>
        <w:rPr>
          <w:lang w:val="en-US"/>
        </w:rPr>
      </w:pPr>
    </w:p>
    <w:p w14:paraId="4C02650D" w14:textId="3D9A4227" w:rsidR="00AB127A" w:rsidRPr="00AB127A" w:rsidRDefault="00AB127A" w:rsidP="00A2071C">
      <w:pPr>
        <w:pStyle w:val="Heading2"/>
        <w:rPr>
          <w:lang w:val="en"/>
        </w:rPr>
      </w:pPr>
      <w:bookmarkStart w:id="687" w:name="_Running_Specificed_Test"/>
      <w:bookmarkStart w:id="688" w:name="_Running_Specific_Test"/>
      <w:bookmarkStart w:id="689" w:name="_Toc67405029"/>
      <w:bookmarkEnd w:id="687"/>
      <w:bookmarkEnd w:id="688"/>
      <w:r w:rsidRPr="00AB127A">
        <w:rPr>
          <w:lang w:val="en"/>
        </w:rPr>
        <w:t>Run</w:t>
      </w:r>
      <w:r w:rsidR="00147FAA">
        <w:rPr>
          <w:lang w:val="en"/>
        </w:rPr>
        <w:t>ning</w:t>
      </w:r>
      <w:r w:rsidRPr="00AB127A">
        <w:rPr>
          <w:lang w:val="en"/>
        </w:rPr>
        <w:t xml:space="preserve"> Specifi</w:t>
      </w:r>
      <w:r w:rsidR="00DA7F7B">
        <w:rPr>
          <w:lang w:val="en"/>
        </w:rPr>
        <w:t>c</w:t>
      </w:r>
      <w:r w:rsidRPr="00AB127A">
        <w:rPr>
          <w:lang w:val="en"/>
        </w:rPr>
        <w:t xml:space="preserve"> Test Cases</w:t>
      </w:r>
      <w:bookmarkEnd w:id="689"/>
    </w:p>
    <w:p w14:paraId="12EB6F7A" w14:textId="5558FBE1" w:rsidR="00AB127A" w:rsidRDefault="00DA7F7B" w:rsidP="00623C32">
      <w:pPr>
        <w:shd w:val="clear" w:color="auto" w:fill="FFFFFF"/>
        <w:spacing w:before="0" w:after="150"/>
        <w:rPr>
          <w:ins w:id="690" w:author="Harley Zhang (Wicresoft)" w:date="2021-03-10T16:53:00Z"/>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T</w:t>
      </w:r>
      <w:r w:rsidR="00AB127A" w:rsidRPr="00AB127A">
        <w:rPr>
          <w:rFonts w:ascii="Segoe UI" w:eastAsia="Times New Roman" w:hAnsi="Segoe UI" w:cs="Segoe UI"/>
          <w:color w:val="24292E"/>
          <w:sz w:val="21"/>
          <w:szCs w:val="21"/>
          <w:lang w:val="en"/>
        </w:rPr>
        <w:t xml:space="preserve">o run </w:t>
      </w:r>
      <w:r>
        <w:rPr>
          <w:rFonts w:ascii="Segoe UI" w:eastAsia="Times New Roman" w:hAnsi="Segoe UI" w:cs="Segoe UI"/>
          <w:color w:val="24292E"/>
          <w:sz w:val="21"/>
          <w:szCs w:val="21"/>
          <w:lang w:val="en"/>
        </w:rPr>
        <w:t xml:space="preserve">a </w:t>
      </w:r>
      <w:r w:rsidR="00AB127A" w:rsidRPr="00AB127A">
        <w:rPr>
          <w:rFonts w:ascii="Segoe UI" w:eastAsia="Times New Roman" w:hAnsi="Segoe UI" w:cs="Segoe UI"/>
          <w:color w:val="24292E"/>
          <w:sz w:val="21"/>
          <w:szCs w:val="21"/>
          <w:lang w:val="en"/>
        </w:rPr>
        <w:t>specific test case</w:t>
      </w:r>
      <w:r w:rsidR="00E01DAB">
        <w:rPr>
          <w:rFonts w:ascii="Segoe UI" w:eastAsia="Times New Roman" w:hAnsi="Segoe UI" w:cs="Segoe UI"/>
          <w:color w:val="24292E"/>
          <w:sz w:val="21"/>
          <w:szCs w:val="21"/>
          <w:lang w:val="en"/>
        </w:rPr>
        <w:t xml:space="preserve"> from the </w:t>
      </w:r>
      <w:r w:rsidR="00E01DAB" w:rsidRPr="00E01DAB">
        <w:rPr>
          <w:rFonts w:ascii="Segoe UI" w:eastAsia="Times New Roman" w:hAnsi="Segoe UI" w:cs="Segoe UI"/>
          <w:b/>
          <w:bCs/>
          <w:color w:val="24292E"/>
          <w:sz w:val="21"/>
          <w:szCs w:val="21"/>
          <w:lang w:val="en"/>
        </w:rPr>
        <w:t>Driver computer</w:t>
      </w:r>
      <w:r>
        <w:rPr>
          <w:rFonts w:ascii="Segoe UI" w:eastAsia="Times New Roman" w:hAnsi="Segoe UI" w:cs="Segoe UI"/>
          <w:color w:val="24292E"/>
          <w:sz w:val="21"/>
          <w:szCs w:val="21"/>
          <w:lang w:val="en"/>
        </w:rPr>
        <w:t>, execute the following command string</w:t>
      </w:r>
      <w:r w:rsidR="00760A39">
        <w:rPr>
          <w:rFonts w:ascii="Segoe UI" w:eastAsia="Times New Roman" w:hAnsi="Segoe UI" w:cs="Segoe UI"/>
          <w:color w:val="24292E"/>
          <w:sz w:val="21"/>
          <w:szCs w:val="21"/>
          <w:lang w:val="en"/>
        </w:rPr>
        <w:t>s</w:t>
      </w:r>
      <w:r>
        <w:rPr>
          <w:rFonts w:ascii="Segoe UI" w:eastAsia="Times New Roman" w:hAnsi="Segoe UI" w:cs="Segoe UI"/>
          <w:color w:val="24292E"/>
          <w:sz w:val="21"/>
          <w:szCs w:val="21"/>
          <w:lang w:val="en"/>
        </w:rPr>
        <w:t xml:space="preserve"> from </w:t>
      </w:r>
      <w:r w:rsidR="00A655E1">
        <w:rPr>
          <w:rFonts w:ascii="Segoe UI" w:eastAsia="Times New Roman" w:hAnsi="Segoe UI" w:cs="Segoe UI"/>
          <w:color w:val="24292E"/>
          <w:sz w:val="21"/>
          <w:szCs w:val="21"/>
          <w:lang w:val="en"/>
        </w:rPr>
        <w:t xml:space="preserve">an elevated </w:t>
      </w:r>
      <w:r>
        <w:rPr>
          <w:rFonts w:ascii="Segoe UI" w:eastAsia="Times New Roman" w:hAnsi="Segoe UI" w:cs="Segoe UI"/>
          <w:color w:val="24292E"/>
          <w:sz w:val="21"/>
          <w:szCs w:val="21"/>
          <w:lang w:val="en"/>
        </w:rPr>
        <w:t>command prompt:</w:t>
      </w:r>
    </w:p>
    <w:p w14:paraId="5ED79980" w14:textId="5015544A" w:rsidR="004E3B0B" w:rsidRPr="004E3B0B" w:rsidRDefault="004E3B0B" w:rsidP="004E3B0B">
      <w:pPr>
        <w:pStyle w:val="Code"/>
        <w:rPr>
          <w:ins w:id="691" w:author="Harley Zhang (Wicresoft)" w:date="2021-03-10T16:53:00Z"/>
          <w:lang w:val="en"/>
        </w:rPr>
      </w:pPr>
      <w:ins w:id="692" w:author="Harley Zhang (Wicresoft)" w:date="2021-03-10T16:53:00Z">
        <w:r w:rsidRPr="004E3B0B">
          <w:rPr>
            <w:lang w:val="en"/>
          </w:rPr>
          <w:t>From the PowerShell command, run C:\RDP-TestSuite-ClientEP\Batch\RunTestCasesByFilter.ps1 -Filter "Name=&lt;TestCaseName&gt;" to run specific test case.</w:t>
        </w:r>
      </w:ins>
    </w:p>
    <w:p w14:paraId="51C3BC88" w14:textId="608BA828" w:rsidR="004E3B0B" w:rsidRPr="004E3B0B" w:rsidDel="004E3B0B" w:rsidRDefault="004E3B0B" w:rsidP="00623C32">
      <w:pPr>
        <w:shd w:val="clear" w:color="auto" w:fill="FFFFFF"/>
        <w:spacing w:before="0" w:after="150"/>
        <w:rPr>
          <w:del w:id="693" w:author="Harley Zhang (Wicresoft)" w:date="2021-03-10T16:54:00Z"/>
          <w:rFonts w:ascii="Segoe UI" w:eastAsia="Times New Roman" w:hAnsi="Segoe UI" w:cs="Segoe UI"/>
          <w:color w:val="24292E"/>
          <w:sz w:val="21"/>
          <w:szCs w:val="21"/>
        </w:rPr>
      </w:pPr>
    </w:p>
    <w:p w14:paraId="7CC705CB" w14:textId="723360DA" w:rsidR="00DA7F7B" w:rsidDel="004E3B0B" w:rsidRDefault="00760A39" w:rsidP="00760A39">
      <w:pPr>
        <w:pStyle w:val="Code"/>
        <w:rPr>
          <w:del w:id="694" w:author="Harley Zhang (Wicresoft)" w:date="2021-03-10T16:54:00Z"/>
          <w:lang w:val="en"/>
        </w:rPr>
      </w:pPr>
      <w:del w:id="695" w:author="Harley Zhang (Wicresoft)" w:date="2021-03-10T16:54:00Z">
        <w:r w:rsidDel="004E3B0B">
          <w:rPr>
            <w:lang w:val="en"/>
          </w:rPr>
          <w:delText xml:space="preserve">cd </w:delText>
        </w:r>
        <w:r w:rsidRPr="00AB127A" w:rsidDel="004E3B0B">
          <w:rPr>
            <w:lang w:val="en"/>
          </w:rPr>
          <w:delText>C:\MicrosoftProtocolTests\RDP\Client-Endpoint</w:delText>
        </w:r>
        <w:r w:rsidRPr="00274661" w:rsidDel="004E3B0B">
          <w:rPr>
            <w:szCs w:val="20"/>
            <w:lang w:val="en"/>
          </w:rPr>
          <w:delText>\</w:delText>
        </w:r>
        <w:r w:rsidRPr="00274661" w:rsidDel="004E3B0B">
          <w:rPr>
            <w:i/>
            <w:iCs/>
            <w:szCs w:val="20"/>
            <w:lang w:val="en"/>
          </w:rPr>
          <w:delText>&lt;version#&gt;</w:delText>
        </w:r>
        <w:r w:rsidRPr="00274661" w:rsidDel="004E3B0B">
          <w:rPr>
            <w:szCs w:val="20"/>
            <w:lang w:val="en"/>
          </w:rPr>
          <w:delText>\</w:delText>
        </w:r>
        <w:r w:rsidRPr="00AB127A" w:rsidDel="004E3B0B">
          <w:rPr>
            <w:lang w:val="en"/>
          </w:rPr>
          <w:delText>Batch</w:delText>
        </w:r>
      </w:del>
    </w:p>
    <w:p w14:paraId="392AAF3C" w14:textId="56EAF75A" w:rsidR="001F6C2E" w:rsidDel="004E3B0B" w:rsidRDefault="00FB0EBB" w:rsidP="00760A39">
      <w:pPr>
        <w:pStyle w:val="Code"/>
        <w:rPr>
          <w:del w:id="696" w:author="Harley Zhang (Wicresoft)" w:date="2021-03-10T16:54:00Z"/>
          <w:lang w:val="en"/>
        </w:rPr>
      </w:pPr>
      <w:del w:id="697" w:author="Harley Zhang (Wicresoft)" w:date="2021-03-10T16:54:00Z">
        <w:r w:rsidRPr="00AB127A" w:rsidDel="004E3B0B">
          <w:rPr>
            <w:lang w:val="en"/>
          </w:rPr>
          <w:delText>C:\MicrosoftProtocolTests\RDP\Client-Endpoint</w:delText>
        </w:r>
        <w:r w:rsidRPr="00274661" w:rsidDel="004E3B0B">
          <w:rPr>
            <w:szCs w:val="20"/>
            <w:lang w:val="en"/>
          </w:rPr>
          <w:delText>\</w:delText>
        </w:r>
        <w:r w:rsidRPr="00274661" w:rsidDel="004E3B0B">
          <w:rPr>
            <w:i/>
            <w:iCs/>
            <w:szCs w:val="20"/>
            <w:lang w:val="en"/>
          </w:rPr>
          <w:delText>&lt;version#&gt;</w:delText>
        </w:r>
        <w:r w:rsidRPr="00274661" w:rsidDel="004E3B0B">
          <w:rPr>
            <w:szCs w:val="20"/>
            <w:lang w:val="en"/>
          </w:rPr>
          <w:delText>\</w:delText>
        </w:r>
        <w:r w:rsidRPr="00AB127A" w:rsidDel="004E3B0B">
          <w:rPr>
            <w:lang w:val="en"/>
          </w:rPr>
          <w:delText>Batch</w:delText>
        </w:r>
        <w:r w:rsidDel="004E3B0B">
          <w:rPr>
            <w:lang w:val="en"/>
          </w:rPr>
          <w:delText>&gt;</w:delText>
        </w:r>
      </w:del>
    </w:p>
    <w:p w14:paraId="4D09D8C0" w14:textId="24F897BA" w:rsidR="00760A39" w:rsidDel="004E3B0B" w:rsidRDefault="00FB0EBB" w:rsidP="00760A39">
      <w:pPr>
        <w:pStyle w:val="Code"/>
        <w:rPr>
          <w:del w:id="698" w:author="Harley Zhang (Wicresoft)" w:date="2021-03-10T16:54:00Z"/>
          <w:lang w:val="en"/>
        </w:rPr>
      </w:pPr>
      <w:del w:id="699" w:author="Harley Zhang (Wicresoft)" w:date="2021-03-10T16:54:00Z">
        <w:r w:rsidRPr="00AB127A" w:rsidDel="004E3B0B">
          <w:rPr>
            <w:lang w:val="en"/>
          </w:rPr>
          <w:delText xml:space="preserve"> </w:delText>
        </w:r>
        <w:r w:rsidDel="004E3B0B">
          <w:rPr>
            <w:lang w:val="en"/>
          </w:rPr>
          <w:delText xml:space="preserve">  </w:delText>
        </w:r>
        <w:r w:rsidR="00760A39" w:rsidRPr="00AB127A" w:rsidDel="004E3B0B">
          <w:rPr>
            <w:lang w:val="en"/>
          </w:rPr>
          <w:delText>CommonRunSingleCase.cmd</w:delText>
        </w:r>
        <w:r w:rsidR="00F304D9" w:rsidDel="004E3B0B">
          <w:rPr>
            <w:lang w:val="en"/>
          </w:rPr>
          <w:delText xml:space="preserve"> </w:delText>
        </w:r>
        <w:r w:rsidR="00760A39" w:rsidRPr="00AB127A" w:rsidDel="004E3B0B">
          <w:rPr>
            <w:lang w:val="en"/>
          </w:rPr>
          <w:delText>\&lt;</w:delText>
        </w:r>
        <w:r w:rsidR="00760A39" w:rsidRPr="00760A39" w:rsidDel="004E3B0B">
          <w:rPr>
            <w:i/>
            <w:iCs/>
            <w:lang w:val="en"/>
          </w:rPr>
          <w:delText>TestCaseName</w:delText>
        </w:r>
        <w:r w:rsidR="00760A39" w:rsidRPr="00AB127A" w:rsidDel="004E3B0B">
          <w:rPr>
            <w:lang w:val="en"/>
          </w:rPr>
          <w:delText>&gt;</w:delText>
        </w:r>
      </w:del>
    </w:p>
    <w:p w14:paraId="55AAC776" w14:textId="7E055597" w:rsidR="00224002" w:rsidRPr="00DA7F7B" w:rsidRDefault="00224002" w:rsidP="00224002">
      <w:pPr>
        <w:pStyle w:val="BodyText"/>
      </w:pPr>
      <w:r>
        <w:t xml:space="preserve">Note that </w:t>
      </w:r>
      <w:r w:rsidR="00312E9F">
        <w:t>T</w:t>
      </w:r>
      <w:r>
        <w:t xml:space="preserve">est </w:t>
      </w:r>
      <w:r w:rsidR="00312E9F">
        <w:t>C</w:t>
      </w:r>
      <w:r>
        <w:t xml:space="preserve">ase names can be found in the </w:t>
      </w:r>
      <w:hyperlink r:id="rId56" w:history="1">
        <w:r w:rsidRPr="00224002">
          <w:rPr>
            <w:rStyle w:val="Hyperlink"/>
          </w:rPr>
          <w:t>RDP Overview Client Test Design Specification</w:t>
        </w:r>
      </w:hyperlink>
      <w:r>
        <w:t xml:space="preserve"> </w:t>
      </w:r>
      <w:r w:rsidR="00312E9F">
        <w:t>document</w:t>
      </w:r>
      <w:r>
        <w:t xml:space="preserve"> on GitHub.</w:t>
      </w:r>
    </w:p>
    <w:p w14:paraId="0084495F" w14:textId="2AACC77D" w:rsidR="00AB127A" w:rsidRPr="00AB127A" w:rsidRDefault="00B83775" w:rsidP="00A2071C">
      <w:pPr>
        <w:pStyle w:val="Heading2"/>
        <w:rPr>
          <w:lang w:val="en"/>
        </w:rPr>
      </w:pPr>
      <w:bookmarkStart w:id="700" w:name="_Example_:_Running"/>
      <w:bookmarkEnd w:id="700"/>
      <w:del w:id="701" w:author="Harley Zhang (Wicresoft)" w:date="2021-03-10T16:54:00Z">
        <w:r w:rsidDel="0039063D">
          <w:rPr>
            <w:lang w:val="en"/>
          </w:rPr>
          <w:delText>Example :</w:delText>
        </w:r>
      </w:del>
      <w:bookmarkStart w:id="702" w:name="_Toc67405030"/>
      <w:ins w:id="703" w:author="Harley Zhang (Wicresoft)" w:date="2021-03-10T16:54:00Z">
        <w:r w:rsidR="0039063D">
          <w:rPr>
            <w:lang w:val="en"/>
          </w:rPr>
          <w:t>Example:</w:t>
        </w:r>
      </w:ins>
      <w:r>
        <w:rPr>
          <w:lang w:val="en"/>
        </w:rPr>
        <w:t xml:space="preserve"> </w:t>
      </w:r>
      <w:r w:rsidR="00AB127A" w:rsidRPr="00AB127A">
        <w:rPr>
          <w:lang w:val="en"/>
        </w:rPr>
        <w:t>Run</w:t>
      </w:r>
      <w:r w:rsidR="00760A39">
        <w:rPr>
          <w:lang w:val="en"/>
        </w:rPr>
        <w:t>ning</w:t>
      </w:r>
      <w:r w:rsidR="00AB127A" w:rsidRPr="00AB127A">
        <w:rPr>
          <w:lang w:val="en"/>
        </w:rPr>
        <w:t xml:space="preserve"> Test Case</w:t>
      </w:r>
      <w:r w:rsidR="00760A39">
        <w:rPr>
          <w:lang w:val="en"/>
        </w:rPr>
        <w:t>s</w:t>
      </w:r>
      <w:r w:rsidR="00AB127A" w:rsidRPr="00AB127A">
        <w:rPr>
          <w:lang w:val="en"/>
        </w:rPr>
        <w:t xml:space="preserve"> </w:t>
      </w:r>
      <w:r w:rsidR="00463DBA">
        <w:rPr>
          <w:lang w:val="en"/>
        </w:rPr>
        <w:t>i</w:t>
      </w:r>
      <w:r w:rsidR="00760A39">
        <w:rPr>
          <w:lang w:val="en"/>
        </w:rPr>
        <w:t>n</w:t>
      </w:r>
      <w:r w:rsidR="00760A39" w:rsidRPr="00AB127A">
        <w:rPr>
          <w:lang w:val="en"/>
        </w:rPr>
        <w:t xml:space="preserve"> </w:t>
      </w:r>
      <w:r w:rsidR="00AB127A" w:rsidRPr="00AB127A">
        <w:rPr>
          <w:lang w:val="en"/>
        </w:rPr>
        <w:t>Interactive Mode</w:t>
      </w:r>
      <w:bookmarkEnd w:id="702"/>
    </w:p>
    <w:p w14:paraId="0B81373A" w14:textId="376F4844" w:rsidR="00344830" w:rsidRPr="00427587" w:rsidRDefault="00AB127A" w:rsidP="00427587">
      <w:pPr>
        <w:pStyle w:val="BodyText"/>
      </w:pPr>
      <w:r w:rsidRPr="00427587">
        <w:t>T</w:t>
      </w:r>
      <w:r w:rsidR="004B0ABA" w:rsidRPr="00427587">
        <w:t>his</w:t>
      </w:r>
      <w:r w:rsidR="003338EE" w:rsidRPr="00427587">
        <w:t xml:space="preserve"> section provides an</w:t>
      </w:r>
      <w:r w:rsidRPr="00427587">
        <w:t xml:space="preserve"> example </w:t>
      </w:r>
      <w:r w:rsidR="003338EE" w:rsidRPr="00427587">
        <w:t xml:space="preserve">of </w:t>
      </w:r>
      <w:r w:rsidRPr="00427587">
        <w:t xml:space="preserve">how to run </w:t>
      </w:r>
      <w:r w:rsidR="003338EE" w:rsidRPr="00427587">
        <w:t>a T</w:t>
      </w:r>
      <w:r w:rsidRPr="00427587">
        <w:t xml:space="preserve">est </w:t>
      </w:r>
      <w:r w:rsidR="003338EE" w:rsidRPr="00427587">
        <w:t>C</w:t>
      </w:r>
      <w:r w:rsidRPr="00427587">
        <w:t xml:space="preserve">ase </w:t>
      </w:r>
      <w:r w:rsidR="003338EE" w:rsidRPr="00427587">
        <w:t xml:space="preserve">in </w:t>
      </w:r>
      <w:r w:rsidR="003338EE" w:rsidRPr="00B83775">
        <w:rPr>
          <w:b/>
          <w:bCs/>
        </w:rPr>
        <w:t>I</w:t>
      </w:r>
      <w:r w:rsidRPr="00B83775">
        <w:rPr>
          <w:b/>
          <w:bCs/>
        </w:rPr>
        <w:t>nteractive</w:t>
      </w:r>
      <w:r w:rsidRPr="00427587">
        <w:t xml:space="preserve"> mode.</w:t>
      </w:r>
      <w:r w:rsidR="004B0ABA" w:rsidRPr="00427587">
        <w:t xml:space="preserve"> To test this example</w:t>
      </w:r>
      <w:r w:rsidR="00E01DAB">
        <w:t xml:space="preserve"> on the </w:t>
      </w:r>
      <w:r w:rsidR="00E01DAB" w:rsidRPr="00E01DAB">
        <w:rPr>
          <w:b/>
          <w:bCs/>
        </w:rPr>
        <w:t>Driver computer</w:t>
      </w:r>
      <w:r w:rsidR="004B0ABA" w:rsidRPr="00427587">
        <w:t xml:space="preserve">, perform the procedure </w:t>
      </w:r>
      <w:r w:rsidR="00344830" w:rsidRPr="00427587">
        <w:t>below and</w:t>
      </w:r>
      <w:r w:rsidR="004B0ABA" w:rsidRPr="00427587">
        <w:t xml:space="preserve"> follow</w:t>
      </w:r>
      <w:r w:rsidR="00344830" w:rsidRPr="00427587">
        <w:t xml:space="preserve"> the interactive instructions.</w:t>
      </w:r>
    </w:p>
    <w:p w14:paraId="6DFF77C2" w14:textId="7F03E88F" w:rsidR="00AB127A" w:rsidRPr="00427587" w:rsidRDefault="00E01DAB" w:rsidP="00E01DAB">
      <w:pPr>
        <w:pStyle w:val="Caption"/>
      </w:pPr>
      <w:r w:rsidRPr="00C67CA0">
        <w:rPr>
          <w:rStyle w:val="Hyperlink"/>
          <w:sz w:val="24"/>
          <w:u w:val="none"/>
        </w:rPr>
        <w:sym w:font="Wingdings 3" w:char="F084"/>
      </w:r>
      <w:r w:rsidRPr="00C67CA0">
        <w:rPr>
          <w:rStyle w:val="Hyperlink"/>
          <w:u w:val="none"/>
        </w:rPr>
        <w:t xml:space="preserve">  </w:t>
      </w:r>
      <w:r>
        <w:t>To run Test Case</w:t>
      </w:r>
      <w:r w:rsidR="00B83775">
        <w:t>s</w:t>
      </w:r>
      <w:r>
        <w:t xml:space="preserve"> in an Interactive mode example</w:t>
      </w:r>
      <w:r w:rsidR="004B5929">
        <w:t>:</w:t>
      </w:r>
    </w:p>
    <w:p w14:paraId="7CA23ACB" w14:textId="7F5CB945" w:rsidR="00AB127A" w:rsidRPr="00427587" w:rsidRDefault="00AB127A" w:rsidP="00C05B58">
      <w:pPr>
        <w:pStyle w:val="BodyText"/>
        <w:numPr>
          <w:ilvl w:val="0"/>
          <w:numId w:val="62"/>
        </w:numPr>
      </w:pPr>
      <w:r w:rsidRPr="00427587">
        <w:t xml:space="preserve">On the </w:t>
      </w:r>
      <w:r w:rsidR="00E01DAB" w:rsidRPr="00E01DAB">
        <w:rPr>
          <w:b/>
          <w:bCs/>
        </w:rPr>
        <w:t>D</w:t>
      </w:r>
      <w:r w:rsidRPr="00E01DAB">
        <w:rPr>
          <w:b/>
          <w:bCs/>
        </w:rPr>
        <w:t xml:space="preserve">river </w:t>
      </w:r>
      <w:r w:rsidRPr="00E53E27">
        <w:t>computer</w:t>
      </w:r>
      <w:r w:rsidRPr="00427587">
        <w:t xml:space="preserve">, configure the </w:t>
      </w:r>
      <w:r w:rsidR="00E01DAB" w:rsidRPr="00E01DAB">
        <w:rPr>
          <w:b/>
          <w:bCs/>
        </w:rPr>
        <w:t>T</w:t>
      </w:r>
      <w:r w:rsidRPr="00E01DAB">
        <w:rPr>
          <w:b/>
          <w:bCs/>
        </w:rPr>
        <w:t xml:space="preserve">est </w:t>
      </w:r>
      <w:r w:rsidR="00E01DAB" w:rsidRPr="00E01DAB">
        <w:rPr>
          <w:b/>
          <w:bCs/>
        </w:rPr>
        <w:t>S</w:t>
      </w:r>
      <w:r w:rsidRPr="00E01DAB">
        <w:rPr>
          <w:b/>
          <w:bCs/>
        </w:rPr>
        <w:t>uite</w:t>
      </w:r>
      <w:r w:rsidRPr="00427587">
        <w:t xml:space="preserve"> mode to </w:t>
      </w:r>
      <w:r w:rsidR="00E01DAB" w:rsidRPr="00E01DAB">
        <w:rPr>
          <w:b/>
          <w:bCs/>
        </w:rPr>
        <w:t>I</w:t>
      </w:r>
      <w:r w:rsidRPr="00E01DAB">
        <w:rPr>
          <w:b/>
          <w:bCs/>
        </w:rPr>
        <w:t>nteractive</w:t>
      </w:r>
      <w:r w:rsidR="00E01DAB">
        <w:t>, as described in</w:t>
      </w:r>
      <w:r w:rsidRPr="00427587">
        <w:t xml:space="preserve"> </w:t>
      </w:r>
      <w:hyperlink w:anchor="_Configuring_Common_Test" w:history="1">
        <w:r w:rsidR="00E01DAB" w:rsidRPr="00E01DAB">
          <w:rPr>
            <w:rStyle w:val="Hyperlink"/>
          </w:rPr>
          <w:t>Configuring Common Test Suite Mode Settings</w:t>
        </w:r>
      </w:hyperlink>
      <w:r w:rsidRPr="00427587">
        <w:t>.</w:t>
      </w:r>
    </w:p>
    <w:p w14:paraId="1EAC6CF4" w14:textId="28B94589" w:rsidR="004E24C6" w:rsidRDefault="007F531E" w:rsidP="00C05B58">
      <w:pPr>
        <w:pStyle w:val="BodyText"/>
        <w:numPr>
          <w:ilvl w:val="0"/>
          <w:numId w:val="62"/>
        </w:numPr>
        <w:rPr>
          <w:ins w:id="704" w:author="Harley Zhang" w:date="2021-03-11T09:29:00Z"/>
        </w:rPr>
      </w:pPr>
      <w:r>
        <w:t>O</w:t>
      </w:r>
      <w:r w:rsidR="00E01DAB">
        <w:t>n</w:t>
      </w:r>
      <w:r w:rsidR="00E01DAB" w:rsidRPr="00427587">
        <w:t xml:space="preserve"> </w:t>
      </w:r>
      <w:r w:rsidR="00AB127A" w:rsidRPr="00427587">
        <w:t xml:space="preserve">the </w:t>
      </w:r>
      <w:r w:rsidR="00E01DAB" w:rsidRPr="004E24C6">
        <w:rPr>
          <w:b/>
          <w:bCs/>
        </w:rPr>
        <w:t xml:space="preserve">Driver </w:t>
      </w:r>
      <w:r w:rsidR="00E01DAB" w:rsidRPr="00413BE7">
        <w:t>computer</w:t>
      </w:r>
      <w:r w:rsidR="00E01DAB">
        <w:t xml:space="preserve">, </w:t>
      </w:r>
      <w:r w:rsidR="00413BE7">
        <w:t>run the following command:</w:t>
      </w:r>
    </w:p>
    <w:p w14:paraId="679A6DE6" w14:textId="1D65906C" w:rsidR="004E24C6" w:rsidRDefault="004E24C6" w:rsidP="004E24C6">
      <w:pPr>
        <w:pStyle w:val="Code"/>
      </w:pPr>
      <w:ins w:id="705" w:author="Harley Zhang" w:date="2021-03-11T09:29:00Z">
        <w:r w:rsidRPr="004E24C6">
          <w:t>C:\RDP-TestSuite-ClientEP\Batch\RunTestCasesByFilter.ps1 -Filter "Name=BVT_ConnectionTest_CapabilityExchange_PositiveTest"</w:t>
        </w:r>
      </w:ins>
    </w:p>
    <w:p w14:paraId="5BDC9941" w14:textId="60951980" w:rsidR="00413BE7" w:rsidRPr="00413BE7" w:rsidDel="004E24C6" w:rsidRDefault="00413BE7" w:rsidP="00F7709C">
      <w:pPr>
        <w:pStyle w:val="Code"/>
        <w:rPr>
          <w:del w:id="706" w:author="Harley Zhang" w:date="2021-03-11T09:29:00Z"/>
        </w:rPr>
      </w:pPr>
      <w:del w:id="707" w:author="Harley Zhang" w:date="2021-03-11T09:29:00Z">
        <w:r w:rsidRPr="00413BE7" w:rsidDel="004E24C6">
          <w:delText>CommonRunSingleCase.cmd BVT_ConnectionTest_CapabilityExchange_PositiveTest</w:delText>
        </w:r>
      </w:del>
    </w:p>
    <w:p w14:paraId="76B68A15" w14:textId="5A38C0A8" w:rsidR="00AB127A" w:rsidRPr="00F7709C" w:rsidRDefault="00AB127A" w:rsidP="00442C7A">
      <w:pPr>
        <w:pStyle w:val="BodyTextSpacer"/>
      </w:pPr>
    </w:p>
    <w:p w14:paraId="53DC5013" w14:textId="2951E1F5" w:rsidR="00AB127A" w:rsidRDefault="00AB127A" w:rsidP="00E01DAB">
      <w:pPr>
        <w:pStyle w:val="ListParagraph"/>
      </w:pPr>
      <w:r w:rsidRPr="00E01DAB">
        <w:t xml:space="preserve">When </w:t>
      </w:r>
      <w:r w:rsidR="00E01DAB" w:rsidRPr="00E01DAB">
        <w:t xml:space="preserve">this </w:t>
      </w:r>
      <w:r w:rsidR="00E01DAB" w:rsidRPr="005757A5">
        <w:rPr>
          <w:b/>
          <w:bCs/>
        </w:rPr>
        <w:t>T</w:t>
      </w:r>
      <w:r w:rsidRPr="005757A5">
        <w:rPr>
          <w:b/>
          <w:bCs/>
        </w:rPr>
        <w:t xml:space="preserve">est </w:t>
      </w:r>
      <w:r w:rsidR="00E01DAB" w:rsidRPr="005757A5">
        <w:rPr>
          <w:b/>
          <w:bCs/>
        </w:rPr>
        <w:t>C</w:t>
      </w:r>
      <w:r w:rsidRPr="005757A5">
        <w:rPr>
          <w:b/>
          <w:bCs/>
        </w:rPr>
        <w:t>ase</w:t>
      </w:r>
      <w:r w:rsidRPr="00E01DAB">
        <w:t xml:space="preserve"> </w:t>
      </w:r>
      <w:r w:rsidR="00F03D49">
        <w:t>begins</w:t>
      </w:r>
      <w:r w:rsidRPr="00E01DAB">
        <w:t xml:space="preserve"> run</w:t>
      </w:r>
      <w:r w:rsidR="00F03D49">
        <w:t>ning</w:t>
      </w:r>
      <w:r w:rsidRPr="00E01DAB">
        <w:t xml:space="preserve">, </w:t>
      </w:r>
      <w:r w:rsidR="00E01DAB" w:rsidRPr="00E01DAB">
        <w:t xml:space="preserve">the following </w:t>
      </w:r>
      <w:r w:rsidRPr="00E01DAB">
        <w:t xml:space="preserve">dialog </w:t>
      </w:r>
      <w:r w:rsidR="00E01DAB" w:rsidRPr="00E01DAB">
        <w:t>is displayed</w:t>
      </w:r>
      <w:r w:rsidRPr="00E01DAB">
        <w:t>:</w:t>
      </w:r>
    </w:p>
    <w:p w14:paraId="7AA4D1B8" w14:textId="58BA3A0C" w:rsidR="00D31931" w:rsidRDefault="00AB127A" w:rsidP="00D31931">
      <w:pPr>
        <w:keepNext/>
        <w:shd w:val="clear" w:color="auto" w:fill="FFFFFF"/>
        <w:spacing w:before="0" w:after="150"/>
        <w:ind w:left="720"/>
      </w:pPr>
      <w:del w:id="708" w:author="Harley Zhang" w:date="2021-03-11T09:31:00Z">
        <w:r w:rsidRPr="00AB127A" w:rsidDel="0000323C">
          <w:rPr>
            <w:rFonts w:ascii="Segoe UI" w:eastAsia="Times New Roman" w:hAnsi="Segoe UI" w:cs="Segoe UI"/>
            <w:noProof/>
            <w:color w:val="0366D6"/>
            <w:sz w:val="21"/>
            <w:szCs w:val="21"/>
            <w:lang w:val="en"/>
          </w:rPr>
          <w:lastRenderedPageBreak/>
          <w:drawing>
            <wp:inline distT="0" distB="0" distL="0" distR="0" wp14:anchorId="6D004B2C" wp14:editId="58E798DE">
              <wp:extent cx="3855308" cy="4549076"/>
              <wp:effectExtent l="0" t="0" r="0" b="4445"/>
              <wp:docPr id="33" name="Picture 33">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55308" cy="4549076"/>
                      </a:xfrm>
                      <a:prstGeom prst="rect">
                        <a:avLst/>
                      </a:prstGeom>
                      <a:noFill/>
                      <a:ln>
                        <a:noFill/>
                      </a:ln>
                    </pic:spPr>
                  </pic:pic>
                </a:graphicData>
              </a:graphic>
            </wp:inline>
          </w:drawing>
        </w:r>
      </w:del>
      <w:ins w:id="709" w:author="Harley Zhang" w:date="2021-03-11T09:31:00Z">
        <w:r w:rsidR="0000323C">
          <w:rPr>
            <w:noProof/>
          </w:rPr>
          <w:drawing>
            <wp:inline distT="0" distB="0" distL="0" distR="0" wp14:anchorId="5E1F3DC5" wp14:editId="66FCD193">
              <wp:extent cx="6400800" cy="3347085"/>
              <wp:effectExtent l="0" t="0" r="0" b="571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00800" cy="3347085"/>
                      </a:xfrm>
                      <a:prstGeom prst="rect">
                        <a:avLst/>
                      </a:prstGeom>
                      <a:noFill/>
                      <a:ln>
                        <a:noFill/>
                      </a:ln>
                    </pic:spPr>
                  </pic:pic>
                </a:graphicData>
              </a:graphic>
            </wp:inline>
          </w:drawing>
        </w:r>
      </w:ins>
    </w:p>
    <w:p w14:paraId="45F8B9E6" w14:textId="42639A2E" w:rsidR="00AB127A" w:rsidRDefault="00D31931" w:rsidP="00D31931">
      <w:pPr>
        <w:pStyle w:val="Caption"/>
        <w:rPr>
          <w:rFonts w:ascii="Segoe UI" w:hAnsi="Segoe UI"/>
          <w:sz w:val="21"/>
          <w:szCs w:val="21"/>
        </w:rPr>
      </w:pPr>
      <w:r>
        <w:tab/>
      </w:r>
      <w:r>
        <w:tab/>
      </w:r>
      <w:bookmarkStart w:id="710" w:name="_Toc67405459"/>
      <w:r>
        <w:t xml:space="preserve">Figure </w:t>
      </w:r>
      <w:r w:rsidR="00650A21">
        <w:fldChar w:fldCharType="begin"/>
      </w:r>
      <w:r w:rsidR="00650A21">
        <w:instrText xml:space="preserve"> SEQ Figure \* ARABIC </w:instrText>
      </w:r>
      <w:r w:rsidR="00650A21">
        <w:fldChar w:fldCharType="separate"/>
      </w:r>
      <w:r w:rsidR="00B777D0">
        <w:rPr>
          <w:noProof/>
        </w:rPr>
        <w:t>3</w:t>
      </w:r>
      <w:r w:rsidR="00650A21">
        <w:fldChar w:fldCharType="end"/>
      </w:r>
      <w:r>
        <w:t xml:space="preserve">.  </w:t>
      </w:r>
      <w:r w:rsidRPr="00950928">
        <w:t>RDPConnectWithNegotiationApproach dialog</w:t>
      </w:r>
      <w:bookmarkEnd w:id="710"/>
    </w:p>
    <w:p w14:paraId="4CED329B" w14:textId="77777777" w:rsidR="00D31931" w:rsidRDefault="00D31931" w:rsidP="00D31931">
      <w:pPr>
        <w:pStyle w:val="BodyTextSpacer"/>
      </w:pPr>
    </w:p>
    <w:p w14:paraId="720093F4" w14:textId="3DF6EEAB" w:rsidR="00AB127A" w:rsidRPr="00AB127A" w:rsidRDefault="00B76BC3" w:rsidP="00C65628">
      <w:pPr>
        <w:pStyle w:val="BodyText"/>
        <w:ind w:left="720"/>
      </w:pPr>
      <w:r>
        <w:t>R</w:t>
      </w:r>
      <w:r w:rsidR="00AB127A" w:rsidRPr="00AB127A">
        <w:t xml:space="preserve">ead the </w:t>
      </w:r>
      <w:r w:rsidR="00AB127A" w:rsidRPr="005835D4">
        <w:rPr>
          <w:b/>
          <w:bCs/>
        </w:rPr>
        <w:t>Help Message</w:t>
      </w:r>
      <w:r w:rsidR="00AB127A" w:rsidRPr="00AB127A">
        <w:t xml:space="preserve"> in the dialog </w:t>
      </w:r>
      <w:r w:rsidR="005835D4">
        <w:t>for instructions on</w:t>
      </w:r>
      <w:r w:rsidR="00AB127A" w:rsidRPr="00AB127A">
        <w:t xml:space="preserve"> </w:t>
      </w:r>
      <w:r w:rsidR="005835D4">
        <w:t xml:space="preserve">manually </w:t>
      </w:r>
      <w:r w:rsidR="00AB127A" w:rsidRPr="00AB127A">
        <w:t>perform</w:t>
      </w:r>
      <w:r w:rsidR="005835D4">
        <w:t>ing</w:t>
      </w:r>
      <w:r w:rsidR="00AB127A" w:rsidRPr="00AB127A">
        <w:t xml:space="preserve"> the </w:t>
      </w:r>
      <w:r w:rsidR="005835D4">
        <w:t xml:space="preserve">specified </w:t>
      </w:r>
      <w:r w:rsidR="00AB127A" w:rsidRPr="00AB127A">
        <w:t xml:space="preserve">operations. </w:t>
      </w:r>
      <w:r w:rsidR="005835D4">
        <w:t xml:space="preserve">To </w:t>
      </w:r>
      <w:r w:rsidR="00A1641C" w:rsidRPr="00C65628">
        <w:t>further</w:t>
      </w:r>
      <w:r w:rsidR="00A1641C">
        <w:t xml:space="preserve"> </w:t>
      </w:r>
      <w:r w:rsidR="005835D4">
        <w:t xml:space="preserve">accommodate the instructions, </w:t>
      </w:r>
      <w:r w:rsidR="00A1641C">
        <w:t>additional</w:t>
      </w:r>
      <w:r w:rsidR="005835D4">
        <w:t xml:space="preserve"> explanations are indicated below</w:t>
      </w:r>
      <w:r w:rsidR="00AB127A" w:rsidRPr="00AB127A">
        <w:t>:</w:t>
      </w:r>
    </w:p>
    <w:p w14:paraId="719A8175" w14:textId="1AA40D76" w:rsidR="00AB127A" w:rsidRDefault="00AB127A" w:rsidP="00C05B58">
      <w:pPr>
        <w:pStyle w:val="BodyText"/>
        <w:numPr>
          <w:ilvl w:val="0"/>
          <w:numId w:val="63"/>
        </w:numPr>
      </w:pPr>
      <w:r w:rsidRPr="005757A5">
        <w:t xml:space="preserve">On the </w:t>
      </w:r>
      <w:r w:rsidRPr="00740822">
        <w:rPr>
          <w:b/>
          <w:bCs/>
        </w:rPr>
        <w:t>SUT</w:t>
      </w:r>
      <w:r w:rsidR="005835D4" w:rsidRPr="00740822">
        <w:rPr>
          <w:b/>
          <w:bCs/>
        </w:rPr>
        <w:t xml:space="preserve"> computer</w:t>
      </w:r>
      <w:r w:rsidRPr="005757A5">
        <w:t xml:space="preserve">, start a remote desktop (RDP) connection to the </w:t>
      </w:r>
      <w:r w:rsidR="005835D4" w:rsidRPr="00740822">
        <w:rPr>
          <w:b/>
          <w:bCs/>
        </w:rPr>
        <w:t>D</w:t>
      </w:r>
      <w:r w:rsidRPr="00740822">
        <w:rPr>
          <w:b/>
          <w:bCs/>
        </w:rPr>
        <w:t xml:space="preserve">river </w:t>
      </w:r>
      <w:r w:rsidR="005835D4" w:rsidRPr="00F159B1">
        <w:t>c</w:t>
      </w:r>
      <w:r w:rsidRPr="00F159B1">
        <w:t>omputer</w:t>
      </w:r>
      <w:r w:rsidRPr="005757A5">
        <w:t xml:space="preserve"> using the negotiation-based approach</w:t>
      </w:r>
      <w:r w:rsidR="006C063C">
        <w:t xml:space="preserve"> (see </w:t>
      </w:r>
      <w:hyperlink r:id="rId60" w:history="1">
        <w:r w:rsidR="00EF194E" w:rsidRPr="00BA7820">
          <w:rPr>
            <w:rStyle w:val="Hyperlink"/>
          </w:rPr>
          <w:t>MS-RDPBCGR section 5.4.2.1</w:t>
        </w:r>
      </w:hyperlink>
      <w:r w:rsidR="006C063C">
        <w:t>)</w:t>
      </w:r>
      <w:r w:rsidRPr="005757A5">
        <w:t xml:space="preserve"> and </w:t>
      </w:r>
      <w:r w:rsidR="00186778">
        <w:t xml:space="preserve">specify </w:t>
      </w:r>
      <w:r w:rsidRPr="005757A5">
        <w:t xml:space="preserve">either the TLS, </w:t>
      </w:r>
      <w:r w:rsidR="00400E9B" w:rsidRPr="005757A5">
        <w:t>Cress</w:t>
      </w:r>
      <w:r w:rsidR="006C063C">
        <w:t>,</w:t>
      </w:r>
      <w:r w:rsidRPr="005757A5">
        <w:t xml:space="preserve"> or RDP standard security protocol</w:t>
      </w:r>
      <w:r w:rsidR="00186778">
        <w:t xml:space="preserve"> to secure the RDP session</w:t>
      </w:r>
      <w:r w:rsidRPr="005757A5">
        <w:t>.</w:t>
      </w:r>
      <w:ins w:id="711" w:author="Harley Zhang" w:date="2021-03-11T09:35:00Z">
        <w:r w:rsidR="00740822">
          <w:t xml:space="preserve"> Once you start the RDP connection successfully, on the driver computer, input 'Y' and press "Enter" key on the console. Otherwise, if you want to abort the case, input 'N' and press "Enter" key on the console.The test case will continue to run if you press "Enter" key, otherwise, it will end and fail.</w:t>
        </w:r>
      </w:ins>
    </w:p>
    <w:p w14:paraId="43F2909E" w14:textId="77777777" w:rsidR="00AD4721" w:rsidRDefault="00AD4721" w:rsidP="007F243E">
      <w:pPr>
        <w:pStyle w:val="MoreInfo"/>
        <w:ind w:left="1440"/>
      </w:pPr>
    </w:p>
    <w:p w14:paraId="1A7B33AB" w14:textId="7A73B4F8" w:rsidR="0042729A" w:rsidRPr="007F243E" w:rsidRDefault="0042729A" w:rsidP="007F243E">
      <w:pPr>
        <w:pStyle w:val="MoreInfo"/>
        <w:ind w:left="1440"/>
      </w:pPr>
      <w:r w:rsidRPr="007F243E">
        <w:t>More Information</w:t>
      </w:r>
    </w:p>
    <w:p w14:paraId="440EC547" w14:textId="3750A7C7" w:rsidR="0042729A" w:rsidRPr="005757A5" w:rsidRDefault="0042729A" w:rsidP="0042729A">
      <w:pPr>
        <w:pStyle w:val="MoreInfoText"/>
        <w:ind w:left="1440"/>
      </w:pPr>
      <w:r w:rsidRPr="0042729A">
        <w:rPr>
          <w:b/>
        </w:rPr>
        <w:t xml:space="preserve">To learn more </w:t>
      </w:r>
      <w:r>
        <w:t xml:space="preserve">about using the </w:t>
      </w:r>
      <w:r w:rsidR="00EA0267">
        <w:t>RDP standard security and RDP enhanced security</w:t>
      </w:r>
      <w:r>
        <w:t xml:space="preserve">, see MS-RDPBCGR sections </w:t>
      </w:r>
      <w:hyperlink r:id="rId61" w:history="1">
        <w:r w:rsidRPr="00EA0267">
          <w:rPr>
            <w:rStyle w:val="Hyperlink"/>
          </w:rPr>
          <w:t>5.3</w:t>
        </w:r>
      </w:hyperlink>
      <w:r>
        <w:t xml:space="preserve"> and </w:t>
      </w:r>
      <w:hyperlink r:id="rId62" w:history="1">
        <w:r w:rsidRPr="00EA0267">
          <w:rPr>
            <w:rStyle w:val="Hyperlink"/>
          </w:rPr>
          <w:t>5.4</w:t>
        </w:r>
      </w:hyperlink>
      <w:r>
        <w:t>.</w:t>
      </w:r>
    </w:p>
    <w:p w14:paraId="4F655825" w14:textId="5CBF9A56" w:rsidR="00AB127A" w:rsidRPr="005757A5" w:rsidRDefault="00186778" w:rsidP="00C05B58">
      <w:pPr>
        <w:pStyle w:val="BodyText"/>
        <w:numPr>
          <w:ilvl w:val="0"/>
          <w:numId w:val="63"/>
        </w:numPr>
      </w:pPr>
      <w:r>
        <w:t>After</w:t>
      </w:r>
      <w:r w:rsidR="00AB127A" w:rsidRPr="005757A5">
        <w:t xml:space="preserve"> the RDP connection successfully</w:t>
      </w:r>
      <w:r w:rsidR="006C063C">
        <w:t xml:space="preserve"> starts</w:t>
      </w:r>
      <w:r w:rsidR="00AB127A" w:rsidRPr="005757A5">
        <w:t xml:space="preserve">, </w:t>
      </w:r>
      <w:r w:rsidR="006C063C">
        <w:t xml:space="preserve">then in the </w:t>
      </w:r>
      <w:r w:rsidR="006C063C" w:rsidRPr="006C063C">
        <w:rPr>
          <w:b/>
          <w:bCs/>
          <w:lang w:val="en-US"/>
        </w:rPr>
        <w:t xml:space="preserve">RDPConnectWithNegotiationApproach </w:t>
      </w:r>
      <w:r w:rsidR="006C063C" w:rsidRPr="006C063C">
        <w:rPr>
          <w:lang w:val="en-US"/>
        </w:rPr>
        <w:t>dialog</w:t>
      </w:r>
      <w:r w:rsidR="006C063C" w:rsidRPr="005757A5">
        <w:t xml:space="preserve"> </w:t>
      </w:r>
      <w:r w:rsidR="00AB127A" w:rsidRPr="005757A5">
        <w:t xml:space="preserve">on the </w:t>
      </w:r>
      <w:r w:rsidR="006C063C" w:rsidRPr="006C063C">
        <w:rPr>
          <w:b/>
          <w:bCs/>
        </w:rPr>
        <w:t>D</w:t>
      </w:r>
      <w:r w:rsidR="00AB127A" w:rsidRPr="006C063C">
        <w:rPr>
          <w:b/>
          <w:bCs/>
        </w:rPr>
        <w:t xml:space="preserve">river </w:t>
      </w:r>
      <w:r w:rsidR="00AB127A" w:rsidRPr="00F159B1">
        <w:t>computer</w:t>
      </w:r>
      <w:r w:rsidR="00AB127A" w:rsidRPr="005757A5">
        <w:t xml:space="preserve">, </w:t>
      </w:r>
      <w:r w:rsidR="006C063C">
        <w:t xml:space="preserve">specify </w:t>
      </w:r>
      <w:r w:rsidR="00AB127A" w:rsidRPr="005757A5">
        <w:t xml:space="preserve">a non-negative number (such as 0) </w:t>
      </w:r>
      <w:r w:rsidR="008C3E5E">
        <w:t xml:space="preserve">as the </w:t>
      </w:r>
      <w:r w:rsidR="008C3E5E" w:rsidRPr="006C063C">
        <w:rPr>
          <w:b/>
          <w:bCs/>
        </w:rPr>
        <w:t>Return Value</w:t>
      </w:r>
      <w:r w:rsidR="008C3E5E" w:rsidRPr="005757A5">
        <w:t xml:space="preserve"> </w:t>
      </w:r>
      <w:r w:rsidR="00AB127A" w:rsidRPr="005757A5">
        <w:t>in</w:t>
      </w:r>
      <w:r w:rsidR="006C063C">
        <w:t xml:space="preserve"> the</w:t>
      </w:r>
      <w:r w:rsidR="00AB127A" w:rsidRPr="005757A5">
        <w:t xml:space="preserve"> </w:t>
      </w:r>
      <w:r w:rsidR="008C3E5E" w:rsidRPr="008C3E5E">
        <w:rPr>
          <w:b/>
          <w:bCs/>
        </w:rPr>
        <w:t>Action Results</w:t>
      </w:r>
      <w:r w:rsidR="008C3E5E">
        <w:t xml:space="preserve"> field</w:t>
      </w:r>
      <w:r w:rsidR="00C80AED">
        <w:t>,</w:t>
      </w:r>
      <w:r w:rsidR="008C3E5E">
        <w:t xml:space="preserve"> </w:t>
      </w:r>
      <w:r w:rsidR="00AB127A" w:rsidRPr="005757A5">
        <w:t xml:space="preserve">and </w:t>
      </w:r>
      <w:r w:rsidR="006C063C">
        <w:t xml:space="preserve">then </w:t>
      </w:r>
      <w:r w:rsidR="00AB127A" w:rsidRPr="005757A5">
        <w:t xml:space="preserve">click </w:t>
      </w:r>
      <w:r w:rsidR="006C063C">
        <w:t xml:space="preserve">the </w:t>
      </w:r>
      <w:r w:rsidR="00AB127A" w:rsidRPr="006C063C">
        <w:rPr>
          <w:b/>
          <w:bCs/>
        </w:rPr>
        <w:t>Succeed</w:t>
      </w:r>
      <w:r w:rsidR="00AB127A" w:rsidRPr="005757A5">
        <w:t xml:space="preserve"> button. Otherwise, if you cannot start the RDP connection, </w:t>
      </w:r>
      <w:r w:rsidR="006C063C">
        <w:t>specify</w:t>
      </w:r>
      <w:r w:rsidR="006C063C" w:rsidRPr="005757A5">
        <w:t xml:space="preserve"> </w:t>
      </w:r>
      <w:r w:rsidR="00AB127A" w:rsidRPr="005757A5">
        <w:t xml:space="preserve">a negative number (such as -1) </w:t>
      </w:r>
      <w:r w:rsidR="008C3E5E">
        <w:t xml:space="preserve">as the </w:t>
      </w:r>
      <w:r w:rsidR="008C3E5E" w:rsidRPr="006C063C">
        <w:rPr>
          <w:b/>
          <w:bCs/>
        </w:rPr>
        <w:t>Return Value</w:t>
      </w:r>
      <w:r w:rsidR="008C3E5E" w:rsidRPr="005757A5">
        <w:t xml:space="preserve"> </w:t>
      </w:r>
      <w:r w:rsidR="00AB127A" w:rsidRPr="005757A5">
        <w:t>in</w:t>
      </w:r>
      <w:r w:rsidR="006C063C">
        <w:t xml:space="preserve"> the</w:t>
      </w:r>
      <w:r w:rsidR="00AB127A" w:rsidRPr="005757A5">
        <w:t xml:space="preserve"> </w:t>
      </w:r>
      <w:r w:rsidR="008C3E5E" w:rsidRPr="008C3E5E">
        <w:rPr>
          <w:b/>
          <w:bCs/>
        </w:rPr>
        <w:t>Action Results</w:t>
      </w:r>
      <w:r w:rsidR="008C3E5E">
        <w:t xml:space="preserve"> field</w:t>
      </w:r>
      <w:r w:rsidR="00AB127A" w:rsidRPr="005757A5">
        <w:t xml:space="preserve">, </w:t>
      </w:r>
      <w:r w:rsidR="006C063C">
        <w:t>specify</w:t>
      </w:r>
      <w:r w:rsidR="006C063C" w:rsidRPr="005757A5">
        <w:t xml:space="preserve"> </w:t>
      </w:r>
      <w:r w:rsidR="00AB127A" w:rsidRPr="005757A5">
        <w:t xml:space="preserve">the error message in the </w:t>
      </w:r>
      <w:r w:rsidR="00AB127A" w:rsidRPr="006C063C">
        <w:rPr>
          <w:b/>
          <w:bCs/>
        </w:rPr>
        <w:t>Failure Message</w:t>
      </w:r>
      <w:r w:rsidR="00AB127A" w:rsidRPr="005757A5">
        <w:t xml:space="preserve"> field,</w:t>
      </w:r>
      <w:r w:rsidR="0011612E">
        <w:t xml:space="preserve"> </w:t>
      </w:r>
      <w:r w:rsidR="008C3E5E">
        <w:t>and</w:t>
      </w:r>
      <w:r w:rsidR="00AB127A" w:rsidRPr="005757A5">
        <w:t xml:space="preserve"> </w:t>
      </w:r>
      <w:r w:rsidR="00C80AED">
        <w:t xml:space="preserve">then </w:t>
      </w:r>
      <w:r w:rsidR="00AB127A" w:rsidRPr="005757A5">
        <w:t xml:space="preserve">click </w:t>
      </w:r>
      <w:r w:rsidR="00AB127A" w:rsidRPr="006C063C">
        <w:rPr>
          <w:b/>
          <w:bCs/>
        </w:rPr>
        <w:t>Fail</w:t>
      </w:r>
      <w:r w:rsidR="00AB127A" w:rsidRPr="005757A5">
        <w:t>.</w:t>
      </w:r>
    </w:p>
    <w:p w14:paraId="7264BF5D" w14:textId="3BB8DADF" w:rsidR="00AB127A" w:rsidRPr="00AB127A" w:rsidRDefault="00AB127A" w:rsidP="00A536FE">
      <w:pPr>
        <w:pStyle w:val="MoreInfoText"/>
        <w:numPr>
          <w:ilvl w:val="0"/>
          <w:numId w:val="62"/>
        </w:numPr>
      </w:pPr>
      <w:r w:rsidRPr="00AB127A">
        <w:t xml:space="preserve">After the </w:t>
      </w:r>
      <w:r w:rsidR="00470EA5">
        <w:t xml:space="preserve">formerly running </w:t>
      </w:r>
      <w:r w:rsidR="00470EA5" w:rsidRPr="00470EA5">
        <w:rPr>
          <w:b/>
        </w:rPr>
        <w:t>T</w:t>
      </w:r>
      <w:r w:rsidRPr="00470EA5">
        <w:rPr>
          <w:b/>
        </w:rPr>
        <w:t xml:space="preserve">est </w:t>
      </w:r>
      <w:r w:rsidR="00470EA5" w:rsidRPr="00470EA5">
        <w:rPr>
          <w:b/>
        </w:rPr>
        <w:t>Case</w:t>
      </w:r>
      <w:r w:rsidR="00470EA5">
        <w:t xml:space="preserve"> </w:t>
      </w:r>
      <w:r w:rsidRPr="00AB127A">
        <w:t>finishe</w:t>
      </w:r>
      <w:r w:rsidR="00470EA5">
        <w:t>s</w:t>
      </w:r>
      <w:r w:rsidRPr="00AB127A">
        <w:t xml:space="preserve">, </w:t>
      </w:r>
      <w:r w:rsidR="00470EA5">
        <w:t>observe that the following</w:t>
      </w:r>
      <w:r w:rsidR="00470EA5" w:rsidRPr="00AB127A">
        <w:t xml:space="preserve"> </w:t>
      </w:r>
      <w:r w:rsidRPr="00AB127A">
        <w:t xml:space="preserve">dialog </w:t>
      </w:r>
      <w:r w:rsidR="00470EA5">
        <w:t>displays</w:t>
      </w:r>
      <w:r w:rsidRPr="00AB127A">
        <w:t xml:space="preserve"> on the </w:t>
      </w:r>
      <w:r w:rsidR="00470EA5" w:rsidRPr="00470EA5">
        <w:rPr>
          <w:b/>
        </w:rPr>
        <w:t>D</w:t>
      </w:r>
      <w:r w:rsidRPr="00470EA5">
        <w:rPr>
          <w:b/>
        </w:rPr>
        <w:t xml:space="preserve">river </w:t>
      </w:r>
      <w:r w:rsidR="00F159B1">
        <w:t>c</w:t>
      </w:r>
      <w:r w:rsidRPr="00F159B1">
        <w:t>omputer</w:t>
      </w:r>
      <w:r w:rsidRPr="00AB127A">
        <w:t>:</w:t>
      </w:r>
    </w:p>
    <w:p w14:paraId="36261F25" w14:textId="0255EFD4" w:rsidR="00D31931" w:rsidRDefault="00AB127A" w:rsidP="00D31931">
      <w:pPr>
        <w:keepNext/>
        <w:shd w:val="clear" w:color="auto" w:fill="FFFFFF"/>
        <w:spacing w:before="0" w:after="150"/>
        <w:ind w:left="720"/>
      </w:pPr>
      <w:del w:id="712" w:author="Harley Zhang" w:date="2021-03-11T09:36:00Z">
        <w:r w:rsidRPr="00AB127A" w:rsidDel="00B0625D">
          <w:rPr>
            <w:rFonts w:ascii="Segoe UI" w:eastAsia="Times New Roman" w:hAnsi="Segoe UI" w:cs="Segoe UI"/>
            <w:noProof/>
            <w:color w:val="0366D6"/>
            <w:sz w:val="21"/>
            <w:szCs w:val="21"/>
            <w:lang w:val="en"/>
          </w:rPr>
          <w:lastRenderedPageBreak/>
          <w:drawing>
            <wp:inline distT="0" distB="0" distL="0" distR="0" wp14:anchorId="17E6C605" wp14:editId="05CBE375">
              <wp:extent cx="4180205" cy="4914900"/>
              <wp:effectExtent l="0" t="0" r="0" b="0"/>
              <wp:docPr id="34" name="Picture 34">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80205" cy="4914900"/>
                      </a:xfrm>
                      <a:prstGeom prst="rect">
                        <a:avLst/>
                      </a:prstGeom>
                      <a:noFill/>
                      <a:ln>
                        <a:noFill/>
                      </a:ln>
                    </pic:spPr>
                  </pic:pic>
                </a:graphicData>
              </a:graphic>
            </wp:inline>
          </w:drawing>
        </w:r>
      </w:del>
      <w:ins w:id="713" w:author="Harley Zhang" w:date="2021-03-11T09:36:00Z">
        <w:r w:rsidR="00B0625D">
          <w:rPr>
            <w:noProof/>
          </w:rPr>
          <w:drawing>
            <wp:inline distT="0" distB="0" distL="0" distR="0" wp14:anchorId="765DF413" wp14:editId="044E27AF">
              <wp:extent cx="6400800" cy="335724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00800" cy="3357245"/>
                      </a:xfrm>
                      <a:prstGeom prst="rect">
                        <a:avLst/>
                      </a:prstGeom>
                      <a:noFill/>
                      <a:ln>
                        <a:noFill/>
                      </a:ln>
                    </pic:spPr>
                  </pic:pic>
                </a:graphicData>
              </a:graphic>
            </wp:inline>
          </w:drawing>
        </w:r>
      </w:ins>
    </w:p>
    <w:p w14:paraId="1BA38B5F" w14:textId="78E00D0B" w:rsidR="00D31931" w:rsidRPr="00D31931" w:rsidRDefault="00D31931" w:rsidP="00D31931">
      <w:pPr>
        <w:pStyle w:val="Caption"/>
        <w:rPr>
          <w:rFonts w:ascii="Segoe UI" w:hAnsi="Segoe UI"/>
          <w:sz w:val="21"/>
          <w:szCs w:val="21"/>
        </w:rPr>
      </w:pPr>
      <w:r>
        <w:tab/>
      </w:r>
      <w:r>
        <w:tab/>
      </w:r>
      <w:bookmarkStart w:id="714" w:name="_Toc67405460"/>
      <w:r>
        <w:t xml:space="preserve">Figure </w:t>
      </w:r>
      <w:r w:rsidR="00650A21">
        <w:fldChar w:fldCharType="begin"/>
      </w:r>
      <w:r w:rsidR="00650A21">
        <w:instrText xml:space="preserve"> SEQ Figure \* ARABIC </w:instrText>
      </w:r>
      <w:r w:rsidR="00650A21">
        <w:fldChar w:fldCharType="separate"/>
      </w:r>
      <w:r w:rsidR="00B777D0">
        <w:rPr>
          <w:noProof/>
        </w:rPr>
        <w:t>4</w:t>
      </w:r>
      <w:r w:rsidR="00650A21">
        <w:fldChar w:fldCharType="end"/>
      </w:r>
      <w:r>
        <w:t>.  TriggerClientDisconnectAll dialog</w:t>
      </w:r>
      <w:bookmarkEnd w:id="714"/>
    </w:p>
    <w:p w14:paraId="0CEB0D90" w14:textId="77777777" w:rsidR="00470EA5" w:rsidRPr="00470EA5" w:rsidRDefault="00470EA5" w:rsidP="00470EA5">
      <w:pPr>
        <w:pStyle w:val="BodyTextSpacer"/>
      </w:pPr>
    </w:p>
    <w:p w14:paraId="0002E63E" w14:textId="66151719" w:rsidR="00050D2F" w:rsidDel="00E57EB3" w:rsidRDefault="00E57EB3" w:rsidP="00C05B58">
      <w:pPr>
        <w:pStyle w:val="BodyText"/>
        <w:numPr>
          <w:ilvl w:val="0"/>
          <w:numId w:val="64"/>
        </w:numPr>
        <w:ind w:left="1080"/>
        <w:rPr>
          <w:del w:id="715" w:author="Harley Zhang" w:date="2021-03-11T09:38:00Z"/>
          <w:rFonts w:cs="Courier New"/>
          <w:szCs w:val="18"/>
        </w:rPr>
      </w:pPr>
      <w:ins w:id="716" w:author="Harley Zhang" w:date="2021-03-11T09:38:00Z">
        <w:r w:rsidRPr="00E57EB3">
          <w:rPr>
            <w:rFonts w:cs="Courier New"/>
            <w:szCs w:val="18"/>
          </w:rPr>
          <w:t xml:space="preserve">According to the </w:t>
        </w:r>
        <w:r w:rsidRPr="00E57EB3">
          <w:rPr>
            <w:rFonts w:cs="Courier New"/>
            <w:b/>
            <w:bCs/>
            <w:szCs w:val="18"/>
          </w:rPr>
          <w:t>Help Message</w:t>
        </w:r>
        <w:r w:rsidRPr="00E57EB3">
          <w:rPr>
            <w:rFonts w:cs="Courier New"/>
            <w:szCs w:val="18"/>
          </w:rPr>
          <w:t>, you will do:</w:t>
        </w:r>
      </w:ins>
      <w:del w:id="717" w:author="Harley Zhang" w:date="2021-03-11T09:38:00Z">
        <w:r w:rsidR="00050D2F" w:rsidDel="00E57EB3">
          <w:rPr>
            <w:rFonts w:cs="Courier New"/>
            <w:szCs w:val="18"/>
          </w:rPr>
          <w:delText xml:space="preserve">5.  </w:delText>
        </w:r>
        <w:r w:rsidR="00D57E40" w:rsidDel="00E57EB3">
          <w:rPr>
            <w:rFonts w:cs="Courier New"/>
            <w:szCs w:val="18"/>
          </w:rPr>
          <w:delText xml:space="preserve">  </w:delText>
        </w:r>
        <w:r w:rsidR="00AB127A" w:rsidRPr="00470EA5" w:rsidDel="00E57EB3">
          <w:rPr>
            <w:rFonts w:cs="Courier New"/>
            <w:szCs w:val="18"/>
          </w:rPr>
          <w:delText xml:space="preserve">On the </w:delText>
        </w:r>
        <w:r w:rsidR="00AB127A" w:rsidRPr="00050D2F" w:rsidDel="00E57EB3">
          <w:rPr>
            <w:rFonts w:cs="Courier New"/>
            <w:b/>
            <w:bCs/>
            <w:szCs w:val="18"/>
          </w:rPr>
          <w:delText>SUT</w:delText>
        </w:r>
        <w:r w:rsidR="00050D2F" w:rsidRPr="00050D2F" w:rsidDel="00E57EB3">
          <w:rPr>
            <w:rFonts w:cs="Courier New"/>
            <w:b/>
            <w:bCs/>
            <w:szCs w:val="18"/>
          </w:rPr>
          <w:delText xml:space="preserve"> </w:delText>
        </w:r>
        <w:r w:rsidR="00050D2F" w:rsidRPr="00F159B1" w:rsidDel="00E57EB3">
          <w:rPr>
            <w:rFonts w:cs="Courier New"/>
            <w:szCs w:val="18"/>
          </w:rPr>
          <w:delText>computer</w:delText>
        </w:r>
        <w:r w:rsidR="00AB127A" w:rsidRPr="00470EA5" w:rsidDel="00E57EB3">
          <w:rPr>
            <w:rFonts w:cs="Courier New"/>
            <w:szCs w:val="18"/>
          </w:rPr>
          <w:delText>, close all RDP connections to</w:delText>
        </w:r>
        <w:r w:rsidR="00050D2F" w:rsidDel="00E57EB3">
          <w:rPr>
            <w:rFonts w:cs="Courier New"/>
            <w:szCs w:val="18"/>
          </w:rPr>
          <w:delText xml:space="preserve"> the</w:delText>
        </w:r>
        <w:r w:rsidR="00AB127A" w:rsidRPr="00470EA5" w:rsidDel="00E57EB3">
          <w:rPr>
            <w:rFonts w:cs="Courier New"/>
            <w:szCs w:val="18"/>
          </w:rPr>
          <w:delText xml:space="preserve"> </w:delText>
        </w:r>
        <w:r w:rsidR="00050D2F" w:rsidRPr="00050D2F" w:rsidDel="00E57EB3">
          <w:rPr>
            <w:rFonts w:cs="Courier New"/>
            <w:b/>
            <w:bCs/>
            <w:szCs w:val="18"/>
          </w:rPr>
          <w:delText>D</w:delText>
        </w:r>
        <w:r w:rsidR="00AB127A" w:rsidRPr="00050D2F" w:rsidDel="00E57EB3">
          <w:rPr>
            <w:rFonts w:cs="Courier New"/>
            <w:b/>
            <w:bCs/>
            <w:szCs w:val="18"/>
          </w:rPr>
          <w:delText xml:space="preserve">river </w:delText>
        </w:r>
        <w:r w:rsidR="00AB127A" w:rsidRPr="00F159B1" w:rsidDel="00E57EB3">
          <w:rPr>
            <w:rFonts w:cs="Courier New"/>
            <w:szCs w:val="18"/>
          </w:rPr>
          <w:delText>computer</w:delText>
        </w:r>
        <w:r w:rsidR="00AB127A" w:rsidRPr="00470EA5" w:rsidDel="00E57EB3">
          <w:rPr>
            <w:rFonts w:cs="Courier New"/>
            <w:szCs w:val="18"/>
          </w:rPr>
          <w:delText>.</w:delText>
        </w:r>
      </w:del>
    </w:p>
    <w:p w14:paraId="5223FAE3" w14:textId="77777777" w:rsidR="00E57EB3" w:rsidRDefault="00E57EB3" w:rsidP="00E57EB3">
      <w:pPr>
        <w:pStyle w:val="BodyText"/>
        <w:ind w:left="720"/>
        <w:rPr>
          <w:ins w:id="718" w:author="Harley Zhang" w:date="2021-03-11T09:38:00Z"/>
          <w:rFonts w:cs="Courier New"/>
          <w:szCs w:val="18"/>
        </w:rPr>
      </w:pPr>
    </w:p>
    <w:p w14:paraId="1375BBC5" w14:textId="70B84017" w:rsidR="001E106A" w:rsidDel="00E57EB3" w:rsidRDefault="00050D2F" w:rsidP="00C05B58">
      <w:pPr>
        <w:pStyle w:val="BodyText"/>
        <w:numPr>
          <w:ilvl w:val="0"/>
          <w:numId w:val="111"/>
        </w:numPr>
        <w:rPr>
          <w:del w:id="719" w:author="Harley Zhang" w:date="2021-03-11T09:39:00Z"/>
          <w:rFonts w:cs="Courier New"/>
          <w:szCs w:val="18"/>
        </w:rPr>
      </w:pPr>
      <w:del w:id="720" w:author="Harley Zhang" w:date="2021-03-11T09:39:00Z">
        <w:r w:rsidDel="00E57EB3">
          <w:rPr>
            <w:rFonts w:cs="Courier New"/>
            <w:szCs w:val="18"/>
          </w:rPr>
          <w:delText>If</w:delText>
        </w:r>
        <w:r w:rsidRPr="00470EA5" w:rsidDel="00E57EB3">
          <w:rPr>
            <w:rFonts w:cs="Courier New"/>
            <w:szCs w:val="18"/>
          </w:rPr>
          <w:delText xml:space="preserve"> </w:delText>
        </w:r>
        <w:r w:rsidR="00AB127A" w:rsidRPr="00470EA5" w:rsidDel="00E57EB3">
          <w:rPr>
            <w:rFonts w:cs="Courier New"/>
            <w:szCs w:val="18"/>
          </w:rPr>
          <w:delText>the RDP connections successfully</w:delText>
        </w:r>
        <w:r w:rsidDel="00E57EB3">
          <w:rPr>
            <w:rFonts w:cs="Courier New"/>
            <w:szCs w:val="18"/>
          </w:rPr>
          <w:delText xml:space="preserve"> </w:delText>
        </w:r>
        <w:r w:rsidR="00CC0AD4" w:rsidDel="00E57EB3">
          <w:rPr>
            <w:rFonts w:cs="Courier New"/>
            <w:szCs w:val="18"/>
          </w:rPr>
          <w:delText xml:space="preserve">close </w:delText>
        </w:r>
        <w:r w:rsidR="00E914DB" w:rsidDel="00E57EB3">
          <w:rPr>
            <w:rFonts w:cs="Courier New"/>
            <w:szCs w:val="18"/>
          </w:rPr>
          <w:delText>to</w:delText>
        </w:r>
        <w:r w:rsidRPr="00470EA5" w:rsidDel="00E57EB3">
          <w:rPr>
            <w:rFonts w:cs="Courier New"/>
            <w:szCs w:val="18"/>
          </w:rPr>
          <w:delText xml:space="preserve"> the </w:delText>
        </w:r>
        <w:r w:rsidRPr="00050D2F" w:rsidDel="00E57EB3">
          <w:rPr>
            <w:rFonts w:cs="Courier New"/>
            <w:b/>
            <w:bCs/>
            <w:szCs w:val="18"/>
          </w:rPr>
          <w:delText xml:space="preserve">Driver </w:delText>
        </w:r>
        <w:r w:rsidRPr="00F159B1" w:rsidDel="00E57EB3">
          <w:rPr>
            <w:rFonts w:cs="Courier New"/>
            <w:szCs w:val="18"/>
          </w:rPr>
          <w:delText>computer</w:delText>
        </w:r>
        <w:r w:rsidRPr="00470EA5" w:rsidDel="00E57EB3">
          <w:rPr>
            <w:rFonts w:cs="Courier New"/>
            <w:szCs w:val="18"/>
          </w:rPr>
          <w:delText xml:space="preserve">, </w:delText>
        </w:r>
        <w:r w:rsidDel="00E57EB3">
          <w:rPr>
            <w:rFonts w:cs="Courier New"/>
            <w:szCs w:val="18"/>
          </w:rPr>
          <w:delText>specify</w:delText>
        </w:r>
        <w:r w:rsidRPr="00470EA5" w:rsidDel="00E57EB3">
          <w:rPr>
            <w:rFonts w:cs="Courier New"/>
            <w:szCs w:val="18"/>
          </w:rPr>
          <w:delText xml:space="preserve"> a non-negative number (such as 0) </w:delText>
        </w:r>
        <w:r w:rsidDel="00E57EB3">
          <w:rPr>
            <w:rFonts w:cs="Courier New"/>
            <w:szCs w:val="18"/>
          </w:rPr>
          <w:delText xml:space="preserve">as the </w:delText>
        </w:r>
        <w:r w:rsidRPr="001E106A" w:rsidDel="00E57EB3">
          <w:rPr>
            <w:rFonts w:cs="Courier New"/>
            <w:b/>
            <w:bCs/>
            <w:szCs w:val="18"/>
          </w:rPr>
          <w:delText>Return Value</w:delText>
        </w:r>
        <w:r w:rsidRPr="00470EA5" w:rsidDel="00E57EB3">
          <w:rPr>
            <w:rFonts w:cs="Courier New"/>
            <w:szCs w:val="18"/>
          </w:rPr>
          <w:delText xml:space="preserve"> </w:delText>
        </w:r>
        <w:r w:rsidDel="00E57EB3">
          <w:rPr>
            <w:rFonts w:cs="Courier New"/>
            <w:szCs w:val="18"/>
          </w:rPr>
          <w:delText xml:space="preserve">in the </w:delText>
        </w:r>
        <w:r w:rsidR="001E106A" w:rsidRPr="001E106A" w:rsidDel="00E57EB3">
          <w:rPr>
            <w:rFonts w:cs="Courier New"/>
            <w:b/>
            <w:bCs/>
            <w:szCs w:val="18"/>
          </w:rPr>
          <w:delText>Action Results</w:delText>
        </w:r>
        <w:r w:rsidR="001E106A" w:rsidDel="00E57EB3">
          <w:rPr>
            <w:rFonts w:cs="Courier New"/>
            <w:szCs w:val="18"/>
          </w:rPr>
          <w:delText xml:space="preserve"> field </w:delText>
        </w:r>
        <w:r w:rsidRPr="00470EA5" w:rsidDel="00E57EB3">
          <w:rPr>
            <w:rFonts w:cs="Courier New"/>
            <w:szCs w:val="18"/>
          </w:rPr>
          <w:delText xml:space="preserve">and </w:delText>
        </w:r>
        <w:r w:rsidR="00CC0AD4" w:rsidDel="00E57EB3">
          <w:rPr>
            <w:rFonts w:cs="Courier New"/>
            <w:szCs w:val="18"/>
          </w:rPr>
          <w:delText xml:space="preserve">then </w:delText>
        </w:r>
        <w:r w:rsidRPr="00470EA5" w:rsidDel="00E57EB3">
          <w:rPr>
            <w:rFonts w:cs="Courier New"/>
            <w:szCs w:val="18"/>
          </w:rPr>
          <w:delText xml:space="preserve">click </w:delText>
        </w:r>
        <w:r w:rsidRPr="001E106A" w:rsidDel="00E57EB3">
          <w:rPr>
            <w:rFonts w:cs="Courier New"/>
            <w:b/>
            <w:bCs/>
            <w:szCs w:val="18"/>
          </w:rPr>
          <w:delText>Succeed</w:delText>
        </w:r>
        <w:r w:rsidR="00AB127A" w:rsidRPr="00470EA5" w:rsidDel="00E57EB3">
          <w:rPr>
            <w:rFonts w:cs="Courier New"/>
            <w:szCs w:val="18"/>
          </w:rPr>
          <w:delText xml:space="preserve">. </w:delText>
        </w:r>
      </w:del>
    </w:p>
    <w:p w14:paraId="539A2F3F" w14:textId="66A19683" w:rsidR="00E57EB3" w:rsidRPr="00E57EB3" w:rsidRDefault="00AB127A" w:rsidP="00C05B58">
      <w:pPr>
        <w:pStyle w:val="BodyText"/>
        <w:numPr>
          <w:ilvl w:val="0"/>
          <w:numId w:val="111"/>
        </w:numPr>
        <w:rPr>
          <w:ins w:id="721" w:author="Harley Zhang" w:date="2021-03-11T09:39:00Z"/>
          <w:rFonts w:cs="Courier New"/>
          <w:szCs w:val="18"/>
        </w:rPr>
      </w:pPr>
      <w:del w:id="722" w:author="Harley Zhang" w:date="2021-03-11T09:39:00Z">
        <w:r w:rsidRPr="00470EA5" w:rsidDel="00E57EB3">
          <w:rPr>
            <w:rFonts w:cs="Courier New"/>
            <w:szCs w:val="18"/>
          </w:rPr>
          <w:delText>Otherwise, if any of the existing RDP connections</w:delText>
        </w:r>
        <w:r w:rsidR="001E106A" w:rsidDel="00E57EB3">
          <w:rPr>
            <w:rFonts w:cs="Courier New"/>
            <w:szCs w:val="18"/>
          </w:rPr>
          <w:delText xml:space="preserve"> persist</w:delText>
        </w:r>
        <w:r w:rsidRPr="00470EA5" w:rsidDel="00E57EB3">
          <w:rPr>
            <w:rFonts w:cs="Courier New"/>
            <w:szCs w:val="18"/>
          </w:rPr>
          <w:delText xml:space="preserve">, </w:delText>
        </w:r>
        <w:r w:rsidR="002252B4" w:rsidDel="00E57EB3">
          <w:rPr>
            <w:rFonts w:cs="Courier New"/>
            <w:szCs w:val="18"/>
          </w:rPr>
          <w:delText>specify</w:delText>
        </w:r>
        <w:r w:rsidR="002252B4" w:rsidRPr="00470EA5" w:rsidDel="00E57EB3">
          <w:rPr>
            <w:rFonts w:cs="Courier New"/>
            <w:szCs w:val="18"/>
          </w:rPr>
          <w:delText xml:space="preserve"> </w:delText>
        </w:r>
        <w:r w:rsidRPr="00470EA5" w:rsidDel="00E57EB3">
          <w:rPr>
            <w:rFonts w:cs="Courier New"/>
            <w:szCs w:val="18"/>
          </w:rPr>
          <w:delText xml:space="preserve">a negative number (such as -1) </w:delText>
        </w:r>
        <w:r w:rsidR="002252B4" w:rsidDel="00E57EB3">
          <w:rPr>
            <w:rFonts w:cs="Courier New"/>
            <w:szCs w:val="18"/>
          </w:rPr>
          <w:delText>as the</w:delText>
        </w:r>
        <w:r w:rsidR="002252B4" w:rsidRPr="00470EA5" w:rsidDel="00E57EB3">
          <w:rPr>
            <w:rFonts w:cs="Courier New"/>
            <w:szCs w:val="18"/>
          </w:rPr>
          <w:delText xml:space="preserve"> </w:delText>
        </w:r>
        <w:r w:rsidRPr="002252B4" w:rsidDel="00E57EB3">
          <w:rPr>
            <w:rFonts w:cs="Courier New"/>
            <w:b/>
            <w:bCs/>
            <w:szCs w:val="18"/>
          </w:rPr>
          <w:delText>Return Value</w:delText>
        </w:r>
        <w:r w:rsidRPr="00470EA5" w:rsidDel="00E57EB3">
          <w:rPr>
            <w:rFonts w:cs="Courier New"/>
            <w:szCs w:val="18"/>
          </w:rPr>
          <w:delText xml:space="preserve"> </w:delText>
        </w:r>
        <w:r w:rsidR="002252B4" w:rsidDel="00E57EB3">
          <w:rPr>
            <w:rFonts w:cs="Courier New"/>
            <w:szCs w:val="18"/>
          </w:rPr>
          <w:delText xml:space="preserve">in the </w:delText>
        </w:r>
        <w:r w:rsidR="002252B4" w:rsidRPr="002252B4" w:rsidDel="00E57EB3">
          <w:rPr>
            <w:rFonts w:cs="Courier New"/>
            <w:b/>
            <w:bCs/>
            <w:szCs w:val="18"/>
          </w:rPr>
          <w:delText>Action Results</w:delText>
        </w:r>
        <w:r w:rsidR="002252B4" w:rsidDel="00E57EB3">
          <w:rPr>
            <w:rFonts w:cs="Courier New"/>
            <w:szCs w:val="18"/>
          </w:rPr>
          <w:delText xml:space="preserve"> </w:delText>
        </w:r>
        <w:r w:rsidRPr="00470EA5" w:rsidDel="00E57EB3">
          <w:rPr>
            <w:rFonts w:cs="Courier New"/>
            <w:szCs w:val="18"/>
          </w:rPr>
          <w:delText xml:space="preserve">field, </w:delText>
        </w:r>
        <w:r w:rsidR="002252B4" w:rsidDel="00E57EB3">
          <w:rPr>
            <w:rFonts w:cs="Courier New"/>
            <w:szCs w:val="18"/>
          </w:rPr>
          <w:delText>add</w:delText>
        </w:r>
        <w:r w:rsidR="002252B4" w:rsidRPr="00470EA5" w:rsidDel="00E57EB3">
          <w:rPr>
            <w:rFonts w:cs="Courier New"/>
            <w:szCs w:val="18"/>
          </w:rPr>
          <w:delText xml:space="preserve"> </w:delText>
        </w:r>
        <w:r w:rsidRPr="00470EA5" w:rsidDel="00E57EB3">
          <w:rPr>
            <w:rFonts w:cs="Courier New"/>
            <w:szCs w:val="18"/>
          </w:rPr>
          <w:delText xml:space="preserve">the error </w:delText>
        </w:r>
      </w:del>
      <w:ins w:id="723" w:author="Harley Zhang" w:date="2021-03-11T09:39:00Z">
        <w:r w:rsidR="00E57EB3" w:rsidRPr="00E57EB3">
          <w:rPr>
            <w:rFonts w:cs="Courier New"/>
            <w:szCs w:val="18"/>
          </w:rPr>
          <w:t>On the SUT, close all the RDP connections to driver computer.</w:t>
        </w:r>
      </w:ins>
    </w:p>
    <w:p w14:paraId="28B80115" w14:textId="0D7DEE09" w:rsidR="00AB127A" w:rsidRPr="00470EA5" w:rsidRDefault="00E57EB3" w:rsidP="00E57EB3">
      <w:pPr>
        <w:pStyle w:val="BodyText"/>
        <w:ind w:left="1440"/>
        <w:rPr>
          <w:rFonts w:cs="Courier New"/>
          <w:szCs w:val="18"/>
        </w:rPr>
      </w:pPr>
      <w:ins w:id="724" w:author="Harley Zhang" w:date="2021-03-11T09:39:00Z">
        <w:r w:rsidRPr="00E57EB3">
          <w:rPr>
            <w:rFonts w:cs="Courier New"/>
            <w:szCs w:val="18"/>
          </w:rPr>
          <w:t>On the driver computer, input 'Y' on the console and press "Enter" key if you close all the RDP connections successfully. Otherwise, if you want to abort the case, input 'N' and press "Enter" key on the console.</w:t>
        </w:r>
      </w:ins>
      <w:del w:id="725" w:author="Harley Zhang" w:date="2021-03-11T09:39:00Z">
        <w:r w:rsidR="00AB127A" w:rsidRPr="00470EA5" w:rsidDel="00E57EB3">
          <w:rPr>
            <w:rFonts w:cs="Courier New"/>
            <w:szCs w:val="18"/>
          </w:rPr>
          <w:delText>m</w:delText>
        </w:r>
      </w:del>
      <w:del w:id="726" w:author="Harley Zhang" w:date="2021-03-11T09:38:00Z">
        <w:r w:rsidR="00AB127A" w:rsidRPr="00470EA5" w:rsidDel="00E57EB3">
          <w:rPr>
            <w:rFonts w:cs="Courier New"/>
            <w:szCs w:val="18"/>
          </w:rPr>
          <w:delText xml:space="preserve">essage </w:delText>
        </w:r>
        <w:r w:rsidR="002252B4" w:rsidDel="00E57EB3">
          <w:rPr>
            <w:rFonts w:cs="Courier New"/>
            <w:szCs w:val="18"/>
          </w:rPr>
          <w:delText>to</w:delText>
        </w:r>
        <w:r w:rsidR="002252B4" w:rsidRPr="00470EA5" w:rsidDel="00E57EB3">
          <w:rPr>
            <w:rFonts w:cs="Courier New"/>
            <w:szCs w:val="18"/>
          </w:rPr>
          <w:delText xml:space="preserve"> </w:delText>
        </w:r>
        <w:r w:rsidR="00AB127A" w:rsidRPr="00470EA5" w:rsidDel="00E57EB3">
          <w:rPr>
            <w:rFonts w:cs="Courier New"/>
            <w:szCs w:val="18"/>
          </w:rPr>
          <w:delText xml:space="preserve">the </w:delText>
        </w:r>
        <w:r w:rsidR="00AB127A" w:rsidRPr="002252B4" w:rsidDel="00E57EB3">
          <w:rPr>
            <w:rFonts w:cs="Courier New"/>
            <w:b/>
            <w:bCs/>
            <w:szCs w:val="18"/>
          </w:rPr>
          <w:delText>Failure Message</w:delText>
        </w:r>
        <w:r w:rsidR="00AB127A" w:rsidRPr="00470EA5" w:rsidDel="00E57EB3">
          <w:rPr>
            <w:rFonts w:cs="Courier New"/>
            <w:szCs w:val="18"/>
          </w:rPr>
          <w:delText xml:space="preserve"> field </w:delText>
        </w:r>
        <w:r w:rsidR="00CC0AD4" w:rsidDel="00E57EB3">
          <w:rPr>
            <w:rFonts w:cs="Courier New"/>
            <w:szCs w:val="18"/>
          </w:rPr>
          <w:delText xml:space="preserve">and </w:delText>
        </w:r>
        <w:r w:rsidR="00AB127A" w:rsidRPr="00470EA5" w:rsidDel="00E57EB3">
          <w:rPr>
            <w:rFonts w:cs="Courier New"/>
            <w:szCs w:val="18"/>
          </w:rPr>
          <w:delText xml:space="preserve">then click </w:delText>
        </w:r>
        <w:r w:rsidR="00AB127A" w:rsidRPr="002252B4" w:rsidDel="00E57EB3">
          <w:rPr>
            <w:rFonts w:cs="Courier New"/>
            <w:b/>
            <w:bCs/>
            <w:szCs w:val="18"/>
          </w:rPr>
          <w:delText>Fail</w:delText>
        </w:r>
        <w:r w:rsidR="00AB127A" w:rsidRPr="00470EA5" w:rsidDel="00E57EB3">
          <w:rPr>
            <w:rFonts w:cs="Courier New"/>
            <w:szCs w:val="18"/>
          </w:rPr>
          <w:delText>.</w:delText>
        </w:r>
      </w:del>
    </w:p>
    <w:p w14:paraId="360E4A30" w14:textId="60B14CD5" w:rsidR="00AB127A" w:rsidRDefault="00B83775" w:rsidP="00A2071C">
      <w:pPr>
        <w:pStyle w:val="Heading2"/>
        <w:rPr>
          <w:lang w:val="en"/>
        </w:rPr>
      </w:pPr>
      <w:bookmarkStart w:id="727" w:name="_Example_:_Running_1"/>
      <w:bookmarkEnd w:id="727"/>
      <w:del w:id="728" w:author="Harley Zhang" w:date="2021-03-11T09:39:00Z">
        <w:r w:rsidDel="009A1857">
          <w:rPr>
            <w:lang w:val="en"/>
          </w:rPr>
          <w:delText>Example :</w:delText>
        </w:r>
      </w:del>
      <w:bookmarkStart w:id="729" w:name="_Toc67405031"/>
      <w:ins w:id="730" w:author="Harley Zhang" w:date="2021-03-11T09:39:00Z">
        <w:r w:rsidR="009A1857">
          <w:rPr>
            <w:lang w:val="en"/>
          </w:rPr>
          <w:t>Example:</w:t>
        </w:r>
      </w:ins>
      <w:r>
        <w:rPr>
          <w:lang w:val="en"/>
        </w:rPr>
        <w:t xml:space="preserve"> </w:t>
      </w:r>
      <w:r w:rsidR="00AB127A" w:rsidRPr="00AB127A">
        <w:rPr>
          <w:lang w:val="en"/>
        </w:rPr>
        <w:t>Run</w:t>
      </w:r>
      <w:r w:rsidR="003135AD">
        <w:rPr>
          <w:lang w:val="en"/>
        </w:rPr>
        <w:t xml:space="preserve">ning </w:t>
      </w:r>
      <w:r w:rsidR="00AB127A" w:rsidRPr="00AB127A">
        <w:rPr>
          <w:lang w:val="en"/>
        </w:rPr>
        <w:t>RDPEI Test Case</w:t>
      </w:r>
      <w:r>
        <w:rPr>
          <w:lang w:val="en"/>
        </w:rPr>
        <w:t>s</w:t>
      </w:r>
      <w:r w:rsidR="00AB127A" w:rsidRPr="00AB127A">
        <w:rPr>
          <w:lang w:val="en"/>
        </w:rPr>
        <w:t xml:space="preserve"> </w:t>
      </w:r>
      <w:r w:rsidR="003135AD">
        <w:rPr>
          <w:lang w:val="en"/>
        </w:rPr>
        <w:t>in</w:t>
      </w:r>
      <w:r w:rsidR="003135AD" w:rsidRPr="00AB127A">
        <w:rPr>
          <w:lang w:val="en"/>
        </w:rPr>
        <w:t xml:space="preserve"> </w:t>
      </w:r>
      <w:r w:rsidR="00AB127A" w:rsidRPr="00AB127A">
        <w:rPr>
          <w:lang w:val="en"/>
        </w:rPr>
        <w:t>Interactive Mode</w:t>
      </w:r>
      <w:bookmarkEnd w:id="729"/>
    </w:p>
    <w:p w14:paraId="04379755" w14:textId="17E67A27" w:rsidR="00B83775" w:rsidRPr="00427587" w:rsidRDefault="00B83775" w:rsidP="00B83775">
      <w:pPr>
        <w:pStyle w:val="BodyText"/>
      </w:pPr>
      <w:r w:rsidRPr="00427587">
        <w:t xml:space="preserve">This section provides an example of how to run </w:t>
      </w:r>
      <w:r>
        <w:t>RDPEI</w:t>
      </w:r>
      <w:r w:rsidRPr="00427587">
        <w:t xml:space="preserve"> Test Case</w:t>
      </w:r>
      <w:r>
        <w:t>s</w:t>
      </w:r>
      <w:r w:rsidRPr="00427587">
        <w:t xml:space="preserve"> in </w:t>
      </w:r>
      <w:r w:rsidRPr="00B83775">
        <w:rPr>
          <w:b/>
          <w:bCs/>
        </w:rPr>
        <w:t>Interactive</w:t>
      </w:r>
      <w:r w:rsidRPr="00427587">
        <w:t xml:space="preserve"> mode</w:t>
      </w:r>
      <w:r w:rsidR="00957A7B">
        <w:t>.</w:t>
      </w:r>
      <w:r w:rsidR="00FB76E1">
        <w:t xml:space="preserve"> </w:t>
      </w:r>
      <w:r w:rsidR="00957A7B">
        <w:t xml:space="preserve">However, note that </w:t>
      </w:r>
      <w:r w:rsidR="00946B9A">
        <w:t>t</w:t>
      </w:r>
      <w:r w:rsidR="00004ABB">
        <w:t xml:space="preserve">he </w:t>
      </w:r>
      <w:r w:rsidR="00957A7B">
        <w:t xml:space="preserve">RDP </w:t>
      </w:r>
      <w:r w:rsidR="00004ABB">
        <w:t>connection</w:t>
      </w:r>
      <w:r w:rsidR="00946B9A">
        <w:t xml:space="preserve"> is configured </w:t>
      </w:r>
      <w:r w:rsidR="00004ABB">
        <w:t xml:space="preserve">in </w:t>
      </w:r>
      <w:r w:rsidR="00004ABB" w:rsidRPr="00004ABB">
        <w:rPr>
          <w:b/>
          <w:bCs/>
        </w:rPr>
        <w:t>PowerShell</w:t>
      </w:r>
      <w:r w:rsidR="00004ABB">
        <w:t xml:space="preserve"> mode</w:t>
      </w:r>
      <w:r w:rsidRPr="00427587">
        <w:t>. To test this example</w:t>
      </w:r>
      <w:r>
        <w:t xml:space="preserve"> on the </w:t>
      </w:r>
      <w:r w:rsidRPr="00E01DAB">
        <w:rPr>
          <w:b/>
          <w:bCs/>
        </w:rPr>
        <w:t xml:space="preserve">Driver </w:t>
      </w:r>
      <w:r w:rsidRPr="002B3376">
        <w:t>computer</w:t>
      </w:r>
      <w:r w:rsidRPr="00427587">
        <w:t>, perform the procedure below and follow the interactive instructions.</w:t>
      </w:r>
    </w:p>
    <w:p w14:paraId="63B54403" w14:textId="3697A9F1" w:rsidR="00B83775" w:rsidRPr="00427587" w:rsidRDefault="00B83775" w:rsidP="00B83775">
      <w:pPr>
        <w:pStyle w:val="Caption"/>
      </w:pPr>
      <w:r w:rsidRPr="00C67CA0">
        <w:rPr>
          <w:rStyle w:val="Hyperlink"/>
          <w:sz w:val="24"/>
          <w:u w:val="none"/>
        </w:rPr>
        <w:sym w:font="Wingdings 3" w:char="F084"/>
      </w:r>
      <w:r w:rsidRPr="00C67CA0">
        <w:rPr>
          <w:rStyle w:val="Hyperlink"/>
          <w:u w:val="none"/>
        </w:rPr>
        <w:t xml:space="preserve">  </w:t>
      </w:r>
      <w:r>
        <w:t>To run RDPEI test cases in an Interactive mode</w:t>
      </w:r>
      <w:r w:rsidR="00F800ED">
        <w:t>,</w:t>
      </w:r>
      <w:r>
        <w:t xml:space="preserve"> example:</w:t>
      </w:r>
    </w:p>
    <w:p w14:paraId="03796E4C" w14:textId="6CCCFBE5" w:rsidR="00C65628" w:rsidRDefault="00B83775" w:rsidP="00C05B58">
      <w:pPr>
        <w:pStyle w:val="BodyText"/>
        <w:numPr>
          <w:ilvl w:val="0"/>
          <w:numId w:val="65"/>
        </w:numPr>
      </w:pPr>
      <w:r w:rsidRPr="00427587">
        <w:t xml:space="preserve">On the </w:t>
      </w:r>
      <w:r w:rsidRPr="00E01DAB">
        <w:rPr>
          <w:b/>
          <w:bCs/>
        </w:rPr>
        <w:t xml:space="preserve">Driver </w:t>
      </w:r>
      <w:r w:rsidRPr="00E53E27">
        <w:t>computer</w:t>
      </w:r>
      <w:r w:rsidRPr="00427587">
        <w:t>,</w:t>
      </w:r>
      <w:r w:rsidR="00004ABB">
        <w:t xml:space="preserve"> </w:t>
      </w:r>
      <w:r w:rsidR="00004ABB" w:rsidRPr="00427587">
        <w:t xml:space="preserve">configure the </w:t>
      </w:r>
      <w:r w:rsidR="00004ABB" w:rsidRPr="00E01DAB">
        <w:rPr>
          <w:b/>
          <w:bCs/>
        </w:rPr>
        <w:t>Test Suite</w:t>
      </w:r>
      <w:r w:rsidR="00004ABB" w:rsidRPr="00427587">
        <w:t xml:space="preserve"> mode to </w:t>
      </w:r>
      <w:r w:rsidR="00004ABB" w:rsidRPr="00E01DAB">
        <w:rPr>
          <w:b/>
          <w:bCs/>
        </w:rPr>
        <w:t>Interactive</w:t>
      </w:r>
      <w:r w:rsidR="00004ABB">
        <w:t xml:space="preserve">, </w:t>
      </w:r>
      <w:r w:rsidR="00CE1589">
        <w:t xml:space="preserve">as described in </w:t>
      </w:r>
      <w:hyperlink w:anchor="_Configuring_the_Test_1" w:history="1">
        <w:r w:rsidR="00CE1589" w:rsidRPr="00946B9A">
          <w:rPr>
            <w:rStyle w:val="Hyperlink"/>
            <w:lang w:val="en-US"/>
          </w:rPr>
          <w:t>Configuring the Test Suite Mode for MS-RDPEI Events</w:t>
        </w:r>
      </w:hyperlink>
      <w:r w:rsidR="00004ABB">
        <w:t>.</w:t>
      </w:r>
    </w:p>
    <w:p w14:paraId="32D8E606" w14:textId="788C0EC6" w:rsidR="00D96DD6" w:rsidRDefault="00004ABB" w:rsidP="00C05B58">
      <w:pPr>
        <w:pStyle w:val="BodyText"/>
        <w:numPr>
          <w:ilvl w:val="0"/>
          <w:numId w:val="65"/>
        </w:numPr>
        <w:rPr>
          <w:ins w:id="731" w:author="Harley Zhang" w:date="2021-03-11T09:42:00Z"/>
        </w:rPr>
      </w:pPr>
      <w:r>
        <w:t xml:space="preserve">On the </w:t>
      </w:r>
      <w:r w:rsidRPr="00004ABB">
        <w:rPr>
          <w:b/>
          <w:bCs/>
        </w:rPr>
        <w:t xml:space="preserve">Driver </w:t>
      </w:r>
      <w:r w:rsidRPr="00E53E27">
        <w:t>computer</w:t>
      </w:r>
      <w:r>
        <w:t xml:space="preserve">, run the </w:t>
      </w:r>
      <w:r w:rsidR="00D96DD6">
        <w:t xml:space="preserve">following </w:t>
      </w:r>
      <w:r>
        <w:t>Test Case</w:t>
      </w:r>
      <w:r w:rsidR="00C65628">
        <w:t xml:space="preserve">:  </w:t>
      </w:r>
    </w:p>
    <w:p w14:paraId="301FA7C2" w14:textId="33786D35" w:rsidR="00574190" w:rsidRDefault="00574190" w:rsidP="00574190">
      <w:pPr>
        <w:pStyle w:val="Code"/>
      </w:pPr>
      <w:ins w:id="732" w:author="Harley Zhang" w:date="2021-03-11T09:42:00Z">
        <w:r w:rsidRPr="00574190">
          <w:t>C:\RDP-TestSuite-ClientEP\Batch\RunTestCasesByFilter.ps1 -Filter "Name=</w:t>
        </w:r>
      </w:ins>
      <w:ins w:id="733" w:author="Harley Zhang" w:date="2021-03-11T09:43:00Z">
        <w:r w:rsidRPr="00574190">
          <w:t xml:space="preserve"> </w:t>
        </w:r>
        <w:r w:rsidRPr="00D96DD6">
          <w:t>Rdpei_TouchInputTest_Positive_SingleTouchEvent</w:t>
        </w:r>
      </w:ins>
      <w:ins w:id="734" w:author="Harley Zhang" w:date="2021-03-11T09:42:00Z">
        <w:r w:rsidRPr="00574190">
          <w:t>"</w:t>
        </w:r>
      </w:ins>
    </w:p>
    <w:p w14:paraId="09A60DB5" w14:textId="20E54C0E" w:rsidR="00F15746" w:rsidDel="008B5809" w:rsidRDefault="00D96DD6" w:rsidP="002E54E8">
      <w:pPr>
        <w:pStyle w:val="Code"/>
        <w:ind w:left="720"/>
        <w:rPr>
          <w:del w:id="735" w:author="Harley Zhang" w:date="2021-03-11T09:44:00Z"/>
        </w:rPr>
      </w:pPr>
      <w:del w:id="736" w:author="Harley Zhang" w:date="2021-03-11T09:44:00Z">
        <w:r w:rsidRPr="00D96DD6" w:rsidDel="008B5809">
          <w:delText>CommonRunSingleCase.cmd</w:delText>
        </w:r>
        <w:r w:rsidDel="008B5809">
          <w:delText xml:space="preserve"> </w:delText>
        </w:r>
        <w:r w:rsidR="00C65628" w:rsidRPr="00D96DD6" w:rsidDel="008B5809">
          <w:delText>R</w:delText>
        </w:r>
        <w:r w:rsidR="00004ABB" w:rsidRPr="00D96DD6" w:rsidDel="008B5809">
          <w:delText>dpei_TouchInputTest_Positive_SingleTouchEvent</w:delText>
        </w:r>
      </w:del>
    </w:p>
    <w:p w14:paraId="1E48580F" w14:textId="64A42ED8" w:rsidR="00584E1A" w:rsidRPr="008B5809" w:rsidRDefault="00AB127A" w:rsidP="002E54E8">
      <w:pPr>
        <w:pStyle w:val="Code"/>
        <w:ind w:left="720"/>
        <w:rPr>
          <w:rFonts w:ascii="Segoe UI" w:hAnsi="Segoe UI"/>
          <w:sz w:val="21"/>
        </w:rPr>
      </w:pPr>
      <w:r w:rsidRPr="008B5809">
        <w:rPr>
          <w:rFonts w:ascii="Segoe UI" w:hAnsi="Segoe UI"/>
          <w:sz w:val="21"/>
        </w:rPr>
        <w:t xml:space="preserve">When the </w:t>
      </w:r>
      <w:r w:rsidR="00B20C7C" w:rsidRPr="008B5809">
        <w:rPr>
          <w:rFonts w:ascii="Segoe UI" w:hAnsi="Segoe UI"/>
          <w:sz w:val="21"/>
        </w:rPr>
        <w:t>T</w:t>
      </w:r>
      <w:r w:rsidRPr="008B5809">
        <w:rPr>
          <w:rFonts w:ascii="Segoe UI" w:hAnsi="Segoe UI"/>
          <w:sz w:val="21"/>
        </w:rPr>
        <w:t xml:space="preserve">est </w:t>
      </w:r>
      <w:r w:rsidR="00B20C7C" w:rsidRPr="008B5809">
        <w:rPr>
          <w:rFonts w:ascii="Segoe UI" w:hAnsi="Segoe UI"/>
          <w:sz w:val="21"/>
        </w:rPr>
        <w:t>C</w:t>
      </w:r>
      <w:r w:rsidRPr="008B5809">
        <w:rPr>
          <w:rFonts w:ascii="Segoe UI" w:hAnsi="Segoe UI"/>
          <w:sz w:val="21"/>
        </w:rPr>
        <w:t xml:space="preserve">ase </w:t>
      </w:r>
      <w:r w:rsidR="00B20C7C" w:rsidRPr="008B5809">
        <w:rPr>
          <w:rFonts w:ascii="Segoe UI" w:hAnsi="Segoe UI"/>
          <w:sz w:val="21"/>
        </w:rPr>
        <w:t>begins running</w:t>
      </w:r>
      <w:r w:rsidRPr="008B5809">
        <w:rPr>
          <w:rFonts w:ascii="Segoe UI" w:hAnsi="Segoe UI"/>
          <w:sz w:val="21"/>
        </w:rPr>
        <w:t xml:space="preserve">, the </w:t>
      </w:r>
      <w:r w:rsidRPr="008B5809">
        <w:rPr>
          <w:rFonts w:ascii="Segoe UI" w:hAnsi="Segoe UI"/>
          <w:b/>
          <w:bCs/>
          <w:sz w:val="21"/>
        </w:rPr>
        <w:t>SUT</w:t>
      </w:r>
      <w:r w:rsidRPr="008B5809">
        <w:rPr>
          <w:rFonts w:ascii="Segoe UI" w:hAnsi="Segoe UI"/>
          <w:sz w:val="21"/>
        </w:rPr>
        <w:t xml:space="preserve"> </w:t>
      </w:r>
      <w:r w:rsidR="00B20C7C" w:rsidRPr="008B5809">
        <w:rPr>
          <w:rFonts w:ascii="Segoe UI" w:hAnsi="Segoe UI"/>
          <w:b/>
          <w:bCs/>
          <w:sz w:val="21"/>
        </w:rPr>
        <w:t>computer</w:t>
      </w:r>
      <w:r w:rsidR="00B20C7C" w:rsidRPr="008B5809">
        <w:rPr>
          <w:rFonts w:ascii="Segoe UI" w:hAnsi="Segoe UI"/>
          <w:sz w:val="21"/>
        </w:rPr>
        <w:t xml:space="preserve"> initiates </w:t>
      </w:r>
      <w:r w:rsidRPr="008B5809">
        <w:rPr>
          <w:rFonts w:ascii="Segoe UI" w:hAnsi="Segoe UI"/>
          <w:sz w:val="21"/>
        </w:rPr>
        <w:t xml:space="preserve">a remote desktop (RDP) connection to the </w:t>
      </w:r>
      <w:r w:rsidR="00B20C7C" w:rsidRPr="008B5809">
        <w:rPr>
          <w:rFonts w:ascii="Segoe UI" w:hAnsi="Segoe UI"/>
          <w:b/>
          <w:bCs/>
          <w:sz w:val="21"/>
        </w:rPr>
        <w:t>D</w:t>
      </w:r>
      <w:r w:rsidRPr="008B5809">
        <w:rPr>
          <w:rFonts w:ascii="Segoe UI" w:hAnsi="Segoe UI"/>
          <w:b/>
          <w:bCs/>
          <w:sz w:val="21"/>
        </w:rPr>
        <w:t xml:space="preserve">river </w:t>
      </w:r>
      <w:r w:rsidRPr="008B5809">
        <w:rPr>
          <w:rFonts w:ascii="Segoe UI" w:hAnsi="Segoe UI"/>
          <w:sz w:val="21"/>
        </w:rPr>
        <w:t>computer using the negotiation-based approach</w:t>
      </w:r>
      <w:r w:rsidR="00B20C7C" w:rsidRPr="008B5809">
        <w:rPr>
          <w:rFonts w:ascii="Segoe UI" w:hAnsi="Segoe UI"/>
          <w:sz w:val="21"/>
        </w:rPr>
        <w:t xml:space="preserve"> (</w:t>
      </w:r>
      <w:r w:rsidR="00584E1A">
        <w:t xml:space="preserve">see </w:t>
      </w:r>
      <w:hyperlink r:id="rId66" w:history="1">
        <w:r w:rsidR="00F15746" w:rsidRPr="00BA7820">
          <w:rPr>
            <w:rStyle w:val="Hyperlink"/>
          </w:rPr>
          <w:t>MS-RDPBCGR section 5.4.2.1</w:t>
        </w:r>
      </w:hyperlink>
      <w:r w:rsidR="00B20C7C" w:rsidRPr="008B5809">
        <w:rPr>
          <w:rFonts w:ascii="Segoe UI" w:hAnsi="Segoe UI"/>
          <w:sz w:val="21"/>
        </w:rPr>
        <w:t>)</w:t>
      </w:r>
      <w:r w:rsidRPr="008B5809">
        <w:rPr>
          <w:rFonts w:ascii="Segoe UI" w:hAnsi="Segoe UI"/>
          <w:sz w:val="21"/>
        </w:rPr>
        <w:t xml:space="preserve">, and </w:t>
      </w:r>
      <w:r w:rsidR="00584E1A" w:rsidRPr="008B5809">
        <w:rPr>
          <w:rFonts w:ascii="Segoe UI" w:hAnsi="Segoe UI"/>
          <w:sz w:val="21"/>
        </w:rPr>
        <w:t xml:space="preserve">specifies </w:t>
      </w:r>
      <w:r w:rsidRPr="008B5809">
        <w:rPr>
          <w:rFonts w:ascii="Segoe UI" w:hAnsi="Segoe UI"/>
          <w:sz w:val="21"/>
        </w:rPr>
        <w:t>either the TLS, CredSSP</w:t>
      </w:r>
      <w:r w:rsidR="00584E1A" w:rsidRPr="008B5809">
        <w:rPr>
          <w:rFonts w:ascii="Segoe UI" w:hAnsi="Segoe UI"/>
          <w:sz w:val="21"/>
        </w:rPr>
        <w:t>,</w:t>
      </w:r>
      <w:r w:rsidRPr="008B5809">
        <w:rPr>
          <w:rFonts w:ascii="Segoe UI" w:hAnsi="Segoe UI"/>
          <w:sz w:val="21"/>
        </w:rPr>
        <w:t xml:space="preserve"> or RDP standard security protocol</w:t>
      </w:r>
      <w:r w:rsidR="00584E1A" w:rsidRPr="008B5809">
        <w:rPr>
          <w:rFonts w:ascii="Segoe UI" w:hAnsi="Segoe UI"/>
          <w:sz w:val="21"/>
        </w:rPr>
        <w:t xml:space="preserve"> to secure the RDP session</w:t>
      </w:r>
      <w:r w:rsidRPr="008B5809">
        <w:rPr>
          <w:rFonts w:ascii="Segoe UI" w:hAnsi="Segoe UI"/>
          <w:sz w:val="21"/>
        </w:rPr>
        <w:t xml:space="preserve">. </w:t>
      </w:r>
    </w:p>
    <w:p w14:paraId="42F4CEA2" w14:textId="09DCBCC5" w:rsidR="00AB127A" w:rsidRPr="00C65628" w:rsidRDefault="00C65628" w:rsidP="00C05B58">
      <w:pPr>
        <w:pStyle w:val="ListParagraph"/>
        <w:numPr>
          <w:ilvl w:val="0"/>
          <w:numId w:val="65"/>
        </w:numPr>
        <w:shd w:val="clear" w:color="auto" w:fill="FFFFFF"/>
        <w:spacing w:after="150"/>
        <w:rPr>
          <w:rFonts w:ascii="Segoe UI" w:hAnsi="Segoe UI" w:cs="Segoe UI"/>
          <w:color w:val="24292E"/>
          <w:sz w:val="21"/>
          <w:szCs w:val="21"/>
          <w:lang w:val="en"/>
        </w:rPr>
      </w:pPr>
      <w:r w:rsidRPr="00C65628">
        <w:rPr>
          <w:rFonts w:ascii="Segoe UI" w:hAnsi="Segoe UI" w:cs="Segoe UI"/>
          <w:color w:val="24292E"/>
          <w:sz w:val="21"/>
          <w:szCs w:val="21"/>
          <w:lang w:val="en"/>
        </w:rPr>
        <w:t xml:space="preserve">Observe that the following RDP </w:t>
      </w:r>
      <w:r w:rsidR="00A72828" w:rsidRPr="00A72828">
        <w:rPr>
          <w:rFonts w:ascii="Segoe UI" w:hAnsi="Segoe UI" w:cs="Segoe UI"/>
          <w:b/>
          <w:bCs/>
          <w:color w:val="24292E"/>
          <w:sz w:val="21"/>
          <w:szCs w:val="21"/>
          <w:lang w:val="en"/>
        </w:rPr>
        <w:t>Negotiate</w:t>
      </w:r>
      <w:r w:rsidR="00A72828">
        <w:rPr>
          <w:rFonts w:ascii="Segoe UI" w:hAnsi="Segoe UI" w:cs="Segoe UI"/>
          <w:color w:val="24292E"/>
          <w:sz w:val="21"/>
          <w:szCs w:val="21"/>
          <w:lang w:val="en"/>
        </w:rPr>
        <w:t xml:space="preserve"> </w:t>
      </w:r>
      <w:r>
        <w:rPr>
          <w:rFonts w:ascii="Segoe UI" w:hAnsi="Segoe UI" w:cs="Segoe UI"/>
          <w:color w:val="24292E"/>
          <w:sz w:val="21"/>
          <w:szCs w:val="21"/>
          <w:lang w:val="en"/>
        </w:rPr>
        <w:t xml:space="preserve">screen </w:t>
      </w:r>
      <w:r w:rsidRPr="00C65628">
        <w:rPr>
          <w:rFonts w:ascii="Segoe UI" w:hAnsi="Segoe UI" w:cs="Segoe UI"/>
          <w:color w:val="24292E"/>
          <w:sz w:val="21"/>
          <w:szCs w:val="21"/>
          <w:lang w:val="en"/>
        </w:rPr>
        <w:t xml:space="preserve">displays </w:t>
      </w:r>
      <w:r w:rsidR="00AB127A" w:rsidRPr="00C65628">
        <w:rPr>
          <w:rFonts w:ascii="Segoe UI" w:hAnsi="Segoe UI" w:cs="Segoe UI"/>
          <w:color w:val="24292E"/>
          <w:sz w:val="21"/>
          <w:szCs w:val="21"/>
          <w:lang w:val="en"/>
        </w:rPr>
        <w:t xml:space="preserve">on </w:t>
      </w:r>
      <w:r>
        <w:rPr>
          <w:rFonts w:ascii="Segoe UI" w:hAnsi="Segoe UI" w:cs="Segoe UI"/>
          <w:color w:val="24292E"/>
          <w:sz w:val="21"/>
          <w:szCs w:val="21"/>
          <w:lang w:val="en"/>
        </w:rPr>
        <w:t xml:space="preserve">the </w:t>
      </w:r>
      <w:r w:rsidR="00AB127A" w:rsidRPr="00C65628">
        <w:rPr>
          <w:rFonts w:ascii="Segoe UI" w:hAnsi="Segoe UI" w:cs="Segoe UI"/>
          <w:b/>
          <w:bCs/>
          <w:color w:val="24292E"/>
          <w:sz w:val="21"/>
          <w:szCs w:val="21"/>
          <w:lang w:val="en"/>
        </w:rPr>
        <w:t>SUT</w:t>
      </w:r>
      <w:r w:rsidRPr="00C65628">
        <w:rPr>
          <w:rFonts w:ascii="Segoe UI" w:hAnsi="Segoe UI" w:cs="Segoe UI"/>
          <w:b/>
          <w:bCs/>
          <w:color w:val="24292E"/>
          <w:sz w:val="21"/>
          <w:szCs w:val="21"/>
          <w:lang w:val="en"/>
        </w:rPr>
        <w:t xml:space="preserve"> </w:t>
      </w:r>
      <w:r w:rsidRPr="00E53E27">
        <w:rPr>
          <w:rFonts w:ascii="Segoe UI" w:hAnsi="Segoe UI" w:cs="Segoe UI"/>
          <w:color w:val="24292E"/>
          <w:sz w:val="21"/>
          <w:szCs w:val="21"/>
          <w:lang w:val="en"/>
        </w:rPr>
        <w:t>computer</w:t>
      </w:r>
      <w:r w:rsidR="00AB127A" w:rsidRPr="00C65628">
        <w:rPr>
          <w:rFonts w:ascii="Segoe UI" w:hAnsi="Segoe UI" w:cs="Segoe UI"/>
          <w:color w:val="24292E"/>
          <w:sz w:val="21"/>
          <w:szCs w:val="21"/>
          <w:lang w:val="en"/>
        </w:rPr>
        <w:t>:</w:t>
      </w:r>
    </w:p>
    <w:p w14:paraId="59D7548B" w14:textId="77777777" w:rsidR="00D31931" w:rsidRDefault="00AB127A" w:rsidP="00D31931">
      <w:pPr>
        <w:keepNext/>
        <w:shd w:val="clear" w:color="auto" w:fill="FFFFFF"/>
        <w:tabs>
          <w:tab w:val="left" w:pos="8280"/>
        </w:tabs>
        <w:spacing w:before="0" w:after="150"/>
        <w:ind w:left="720"/>
      </w:pPr>
      <w:r w:rsidRPr="00AB127A">
        <w:rPr>
          <w:rFonts w:ascii="Segoe UI" w:eastAsia="Times New Roman" w:hAnsi="Segoe UI" w:cs="Segoe UI"/>
          <w:noProof/>
          <w:color w:val="0366D6"/>
          <w:sz w:val="21"/>
          <w:szCs w:val="21"/>
          <w:lang w:val="en"/>
        </w:rPr>
        <w:lastRenderedPageBreak/>
        <w:drawing>
          <wp:inline distT="0" distB="0" distL="0" distR="0" wp14:anchorId="4DE4DAFA" wp14:editId="4F9995AA">
            <wp:extent cx="4833964" cy="2718768"/>
            <wp:effectExtent l="0" t="0" r="5080" b="5715"/>
            <wp:docPr id="35" name="Picture 35">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67" tgtFrame="&quot;_blank&quot;"/>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921420" cy="2767956"/>
                    </a:xfrm>
                    <a:prstGeom prst="rect">
                      <a:avLst/>
                    </a:prstGeom>
                    <a:noFill/>
                    <a:ln>
                      <a:noFill/>
                    </a:ln>
                  </pic:spPr>
                </pic:pic>
              </a:graphicData>
            </a:graphic>
          </wp:inline>
        </w:drawing>
      </w:r>
    </w:p>
    <w:p w14:paraId="2345D5BB" w14:textId="67AA4CB3" w:rsidR="00D31931" w:rsidRPr="00D31931" w:rsidRDefault="00D31931" w:rsidP="00D31931">
      <w:pPr>
        <w:pStyle w:val="Caption"/>
        <w:rPr>
          <w:rFonts w:ascii="Segoe UI" w:hAnsi="Segoe UI"/>
          <w:sz w:val="21"/>
          <w:szCs w:val="21"/>
        </w:rPr>
      </w:pPr>
      <w:r>
        <w:tab/>
      </w:r>
      <w:r>
        <w:tab/>
      </w:r>
      <w:bookmarkStart w:id="737" w:name="_Toc67405461"/>
      <w:r>
        <w:t xml:space="preserve">Figure </w:t>
      </w:r>
      <w:r w:rsidR="00650A21">
        <w:fldChar w:fldCharType="begin"/>
      </w:r>
      <w:r w:rsidR="00650A21">
        <w:instrText xml:space="preserve"> SEQ Figure \* ARABIC </w:instrText>
      </w:r>
      <w:r w:rsidR="00650A21">
        <w:fldChar w:fldCharType="separate"/>
      </w:r>
      <w:r w:rsidR="00B777D0">
        <w:rPr>
          <w:noProof/>
        </w:rPr>
        <w:t>5</w:t>
      </w:r>
      <w:r w:rsidR="00650A21">
        <w:fldChar w:fldCharType="end"/>
      </w:r>
      <w:r>
        <w:t>.  RDP Touch screen prompt</w:t>
      </w:r>
      <w:bookmarkEnd w:id="737"/>
    </w:p>
    <w:p w14:paraId="49C123EB" w14:textId="77777777" w:rsidR="00F32790" w:rsidRPr="00F32790" w:rsidRDefault="00F32790" w:rsidP="00F32790">
      <w:pPr>
        <w:pStyle w:val="BodyTextSpacer"/>
      </w:pPr>
    </w:p>
    <w:p w14:paraId="094E82BA" w14:textId="63BCCD24" w:rsidR="00BE4CE0" w:rsidRDefault="00BE4CE0" w:rsidP="00C05B58">
      <w:pPr>
        <w:pStyle w:val="BodyText"/>
        <w:numPr>
          <w:ilvl w:val="0"/>
          <w:numId w:val="108"/>
        </w:numPr>
      </w:pPr>
      <w:r w:rsidRPr="00BE4CE0">
        <w:t xml:space="preserve">In the RDP </w:t>
      </w:r>
      <w:r w:rsidRPr="00A10A26">
        <w:rPr>
          <w:b/>
          <w:bCs/>
        </w:rPr>
        <w:t>Negotiate</w:t>
      </w:r>
      <w:r w:rsidRPr="00BE4CE0">
        <w:t xml:space="preserve"> screen, manually touch the screen as requested.</w:t>
      </w:r>
    </w:p>
    <w:p w14:paraId="16DE27BA" w14:textId="15EDD697" w:rsidR="00222CBE" w:rsidRDefault="00BE4CE0" w:rsidP="00C05B58">
      <w:pPr>
        <w:pStyle w:val="BodyText"/>
        <w:numPr>
          <w:ilvl w:val="0"/>
          <w:numId w:val="108"/>
        </w:numPr>
      </w:pPr>
      <w:r>
        <w:t xml:space="preserve">Observe that the following response occurs in the </w:t>
      </w:r>
      <w:r w:rsidRPr="00A10A26">
        <w:rPr>
          <w:b/>
          <w:bCs/>
        </w:rPr>
        <w:t>Negotiate</w:t>
      </w:r>
      <w:r>
        <w:t xml:space="preserve"> screen </w:t>
      </w:r>
      <w:r w:rsidR="00BE41DC">
        <w:t xml:space="preserve">shown in the figure below, </w:t>
      </w:r>
      <w:r>
        <w:t>as an indication of Test Case success</w:t>
      </w:r>
      <w:r w:rsidR="00222CBE">
        <w:t>.</w:t>
      </w:r>
    </w:p>
    <w:p w14:paraId="68F38FC6" w14:textId="2CDC79CC" w:rsidR="00BE4CE0" w:rsidRPr="00222CBE" w:rsidRDefault="00222CBE" w:rsidP="00222CBE">
      <w:pPr>
        <w:pStyle w:val="ListParagraph"/>
        <w:shd w:val="clear" w:color="auto" w:fill="FFFFFF"/>
        <w:spacing w:after="100" w:afterAutospacing="1"/>
        <w:ind w:hanging="360"/>
        <w:rPr>
          <w:rFonts w:ascii="Segoe UI" w:hAnsi="Segoe UI" w:cs="Segoe UI"/>
          <w:color w:val="24292E"/>
          <w:sz w:val="21"/>
          <w:szCs w:val="21"/>
          <w:lang w:val="en"/>
        </w:rPr>
      </w:pPr>
      <w:r>
        <w:t xml:space="preserve">6.    When the Test Case is done, wait until the </w:t>
      </w:r>
      <w:r w:rsidRPr="00222CBE">
        <w:rPr>
          <w:b/>
          <w:bCs/>
        </w:rPr>
        <w:t xml:space="preserve">SUT </w:t>
      </w:r>
      <w:r w:rsidRPr="00E53E27">
        <w:t>computer</w:t>
      </w:r>
      <w:r>
        <w:t xml:space="preserve"> disconnects from the </w:t>
      </w:r>
      <w:r w:rsidRPr="00222CBE">
        <w:rPr>
          <w:b/>
          <w:bCs/>
        </w:rPr>
        <w:t xml:space="preserve">Driver </w:t>
      </w:r>
      <w:r w:rsidRPr="00E53E27">
        <w:t>computer</w:t>
      </w:r>
      <w:r w:rsidR="00F32790">
        <w:t>, which signifies the end of the Test Case.</w:t>
      </w:r>
    </w:p>
    <w:p w14:paraId="1CE76308" w14:textId="77777777" w:rsidR="00D31931" w:rsidRDefault="00AB127A" w:rsidP="00D31931">
      <w:pPr>
        <w:keepNext/>
        <w:shd w:val="clear" w:color="auto" w:fill="FFFFFF"/>
        <w:spacing w:before="100" w:beforeAutospacing="1" w:after="100" w:afterAutospacing="1"/>
        <w:ind w:left="720"/>
      </w:pPr>
      <w:r w:rsidRPr="00AB127A">
        <w:rPr>
          <w:rFonts w:ascii="Segoe UI" w:eastAsia="Times New Roman" w:hAnsi="Segoe UI" w:cs="Segoe UI"/>
          <w:noProof/>
          <w:color w:val="0366D6"/>
          <w:sz w:val="21"/>
          <w:szCs w:val="21"/>
          <w:lang w:val="en"/>
        </w:rPr>
        <w:drawing>
          <wp:inline distT="0" distB="0" distL="0" distR="0" wp14:anchorId="3772C4A1" wp14:editId="5631EFE6">
            <wp:extent cx="4809250" cy="2704869"/>
            <wp:effectExtent l="0" t="0" r="0" b="635"/>
            <wp:docPr id="36" name="Picture 36">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69" tgtFrame="&quot;_blank&quot;"/>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832970" cy="2718210"/>
                    </a:xfrm>
                    <a:prstGeom prst="rect">
                      <a:avLst/>
                    </a:prstGeom>
                    <a:noFill/>
                    <a:ln>
                      <a:noFill/>
                    </a:ln>
                  </pic:spPr>
                </pic:pic>
              </a:graphicData>
            </a:graphic>
          </wp:inline>
        </w:drawing>
      </w:r>
    </w:p>
    <w:p w14:paraId="32E348D1" w14:textId="586F2DE4" w:rsidR="00D31931" w:rsidRPr="00D31931" w:rsidRDefault="00D31931" w:rsidP="00D31931">
      <w:pPr>
        <w:pStyle w:val="Caption"/>
        <w:rPr>
          <w:rFonts w:ascii="Segoe UI" w:hAnsi="Segoe UI"/>
          <w:b w:val="0"/>
          <w:bCs w:val="0"/>
          <w:sz w:val="21"/>
          <w:szCs w:val="21"/>
        </w:rPr>
      </w:pPr>
      <w:r>
        <w:tab/>
      </w:r>
      <w:r>
        <w:tab/>
      </w:r>
      <w:bookmarkStart w:id="738" w:name="_Toc67405462"/>
      <w:r>
        <w:t xml:space="preserve">Figure </w:t>
      </w:r>
      <w:r w:rsidR="00650A21">
        <w:fldChar w:fldCharType="begin"/>
      </w:r>
      <w:r w:rsidR="00650A21">
        <w:instrText xml:space="preserve"> SEQ Figure \* ARABIC </w:instrText>
      </w:r>
      <w:r w:rsidR="00650A21">
        <w:fldChar w:fldCharType="separate"/>
      </w:r>
      <w:r w:rsidR="00B777D0">
        <w:rPr>
          <w:noProof/>
        </w:rPr>
        <w:t>6</w:t>
      </w:r>
      <w:r w:rsidR="00650A21">
        <w:fldChar w:fldCharType="end"/>
      </w:r>
      <w:r>
        <w:t xml:space="preserve">.  </w:t>
      </w:r>
      <w:r w:rsidRPr="00BE41DC">
        <w:t>RDP Touch screen response</w:t>
      </w:r>
      <w:bookmarkEnd w:id="738"/>
    </w:p>
    <w:p w14:paraId="77B1D744" w14:textId="0DE2D2A8" w:rsidR="00AB127A" w:rsidRPr="00AB127A" w:rsidRDefault="00300D15" w:rsidP="00A2071C">
      <w:pPr>
        <w:pStyle w:val="Heading2"/>
        <w:rPr>
          <w:lang w:val="en"/>
        </w:rPr>
      </w:pPr>
      <w:bookmarkStart w:id="739" w:name="_Viewing_Test_Results"/>
      <w:bookmarkStart w:id="740" w:name="_Toc67405032"/>
      <w:bookmarkEnd w:id="739"/>
      <w:r>
        <w:rPr>
          <w:lang w:val="en"/>
        </w:rPr>
        <w:t>V</w:t>
      </w:r>
      <w:r w:rsidR="001658F0">
        <w:rPr>
          <w:lang w:val="en"/>
        </w:rPr>
        <w:t>ie</w:t>
      </w:r>
      <w:r>
        <w:rPr>
          <w:lang w:val="en"/>
        </w:rPr>
        <w:t>wing</w:t>
      </w:r>
      <w:r w:rsidRPr="00AB127A">
        <w:rPr>
          <w:lang w:val="en"/>
        </w:rPr>
        <w:t xml:space="preserve"> </w:t>
      </w:r>
      <w:r w:rsidR="00AB127A" w:rsidRPr="00AB127A">
        <w:rPr>
          <w:lang w:val="en"/>
        </w:rPr>
        <w:t>Test Results</w:t>
      </w:r>
      <w:bookmarkEnd w:id="740"/>
    </w:p>
    <w:p w14:paraId="7C9C4A8E" w14:textId="3E83A6A9" w:rsidR="00AB127A" w:rsidRDefault="0016552D" w:rsidP="00446EDE">
      <w:pPr>
        <w:pStyle w:val="BodyText"/>
      </w:pPr>
      <w:r>
        <w:t xml:space="preserve">The </w:t>
      </w:r>
      <w:r w:rsidRPr="0016552D">
        <w:rPr>
          <w:b/>
          <w:bCs/>
        </w:rPr>
        <w:t xml:space="preserve">RDP Client </w:t>
      </w:r>
      <w:r w:rsidR="00AB127A" w:rsidRPr="0016552D">
        <w:rPr>
          <w:b/>
          <w:bCs/>
        </w:rPr>
        <w:t xml:space="preserve">Test </w:t>
      </w:r>
      <w:r w:rsidRPr="0016552D">
        <w:rPr>
          <w:b/>
          <w:bCs/>
        </w:rPr>
        <w:t>S</w:t>
      </w:r>
      <w:r w:rsidR="00AB127A" w:rsidRPr="0016552D">
        <w:rPr>
          <w:b/>
          <w:bCs/>
        </w:rPr>
        <w:t>uite</w:t>
      </w:r>
      <w:r w:rsidR="00AB127A" w:rsidRPr="00AB127A">
        <w:t xml:space="preserve"> test result</w:t>
      </w:r>
      <w:r>
        <w:t>s</w:t>
      </w:r>
      <w:r w:rsidR="00AB127A" w:rsidRPr="00AB127A">
        <w:t xml:space="preserve"> </w:t>
      </w:r>
      <w:r w:rsidR="00F71B9E">
        <w:t xml:space="preserve">output is located </w:t>
      </w:r>
      <w:r w:rsidR="00AB127A" w:rsidRPr="00AB127A">
        <w:t xml:space="preserve">in different </w:t>
      </w:r>
      <w:r w:rsidR="00426F1E">
        <w:t xml:space="preserve">directory </w:t>
      </w:r>
      <w:r w:rsidR="00AB127A" w:rsidRPr="00AB127A">
        <w:t xml:space="preserve">paths </w:t>
      </w:r>
      <w:r w:rsidR="00F71B9E">
        <w:t>depending on the method used to execute the</w:t>
      </w:r>
      <w:r w:rsidR="00400E9B">
        <w:t xml:space="preserve"> </w:t>
      </w:r>
      <w:r w:rsidR="00F71B9E">
        <w:t>T</w:t>
      </w:r>
      <w:r w:rsidR="00AB127A" w:rsidRPr="00AB127A">
        <w:t xml:space="preserve">est </w:t>
      </w:r>
      <w:r w:rsidR="00F71B9E">
        <w:t>C</w:t>
      </w:r>
      <w:r w:rsidR="00AB127A" w:rsidRPr="00AB127A">
        <w:t>ase</w:t>
      </w:r>
      <w:r w:rsidR="00F71B9E">
        <w:t>s</w:t>
      </w:r>
      <w:r w:rsidR="00AB127A" w:rsidRPr="00AB127A">
        <w:t>.</w:t>
      </w:r>
      <w:r w:rsidR="00581821">
        <w:t xml:space="preserve"> The </w:t>
      </w:r>
      <w:r w:rsidR="00426F1E">
        <w:t>table</w:t>
      </w:r>
      <w:r w:rsidR="00581821">
        <w:t xml:space="preserve"> that follow</w:t>
      </w:r>
      <w:r w:rsidR="00426F1E">
        <w:t>s</w:t>
      </w:r>
      <w:r w:rsidR="00581821">
        <w:t xml:space="preserve"> identifies the test mode and the related directory location</w:t>
      </w:r>
      <w:r w:rsidR="004909B2">
        <w:t>s</w:t>
      </w:r>
      <w:r w:rsidR="00581821">
        <w:t xml:space="preserve"> </w:t>
      </w:r>
      <w:r w:rsidR="00300D15">
        <w:t>from where you can view</w:t>
      </w:r>
      <w:r w:rsidR="00581821">
        <w:t xml:space="preserve"> test results</w:t>
      </w:r>
      <w:r w:rsidR="004909B2">
        <w:t xml:space="preserve"> data</w:t>
      </w:r>
      <w:r w:rsidR="00581821">
        <w:t>:</w:t>
      </w:r>
    </w:p>
    <w:p w14:paraId="1DCAEABE" w14:textId="5F6B1AB8" w:rsidR="008B1CF2" w:rsidRDefault="008B1CF2" w:rsidP="008B1CF2">
      <w:pPr>
        <w:pStyle w:val="Caption"/>
      </w:pPr>
      <w:r>
        <w:lastRenderedPageBreak/>
        <w:t xml:space="preserve">Table </w:t>
      </w:r>
      <w:r w:rsidR="00CE7DA6">
        <w:t>17</w:t>
      </w:r>
      <w:r>
        <w:t xml:space="preserve">.  Test </w:t>
      </w:r>
      <w:r w:rsidR="00731C09">
        <w:t xml:space="preserve">Case </w:t>
      </w:r>
      <w:r>
        <w:t>results directories</w:t>
      </w:r>
    </w:p>
    <w:tbl>
      <w:tblPr>
        <w:tblStyle w:val="TableGrid"/>
        <w:tblW w:w="10345" w:type="dxa"/>
        <w:tblCellSpacing w:w="7" w:type="dxa"/>
        <w:tblCellMar>
          <w:left w:w="115" w:type="dxa"/>
          <w:right w:w="115" w:type="dxa"/>
        </w:tblCellMar>
        <w:tblLook w:val="04A0" w:firstRow="1" w:lastRow="0" w:firstColumn="1" w:lastColumn="0" w:noHBand="0" w:noVBand="1"/>
      </w:tblPr>
      <w:tblGrid>
        <w:gridCol w:w="2345"/>
        <w:gridCol w:w="8000"/>
      </w:tblGrid>
      <w:tr w:rsidR="00581821" w14:paraId="6E1DA91A" w14:textId="77777777" w:rsidTr="00C43D3A">
        <w:trPr>
          <w:tblCellSpacing w:w="7" w:type="dxa"/>
        </w:trPr>
        <w:tc>
          <w:tcPr>
            <w:tcW w:w="2324" w:type="dxa"/>
            <w:shd w:val="clear" w:color="auto" w:fill="D9E2F3" w:themeFill="accent1" w:themeFillTint="33"/>
          </w:tcPr>
          <w:p w14:paraId="64BD6445" w14:textId="159BCD2B" w:rsidR="00581821" w:rsidRPr="00426F1E" w:rsidRDefault="00581821" w:rsidP="00426F1E">
            <w:pPr>
              <w:pStyle w:val="BodyText"/>
              <w:rPr>
                <w:b/>
                <w:bCs/>
              </w:rPr>
            </w:pPr>
            <w:r w:rsidRPr="00426F1E">
              <w:rPr>
                <w:b/>
                <w:bCs/>
              </w:rPr>
              <w:t>Test Mode</w:t>
            </w:r>
          </w:p>
        </w:tc>
        <w:tc>
          <w:tcPr>
            <w:tcW w:w="7979" w:type="dxa"/>
            <w:shd w:val="clear" w:color="auto" w:fill="D9E2F3" w:themeFill="accent1" w:themeFillTint="33"/>
          </w:tcPr>
          <w:p w14:paraId="50BC97F0" w14:textId="4CB6AA96" w:rsidR="00581821" w:rsidRPr="00426F1E" w:rsidRDefault="00581821" w:rsidP="00426F1E">
            <w:pPr>
              <w:pStyle w:val="BodyText"/>
              <w:rPr>
                <w:b/>
                <w:bCs/>
              </w:rPr>
            </w:pPr>
            <w:r w:rsidRPr="00426F1E">
              <w:rPr>
                <w:b/>
                <w:bCs/>
              </w:rPr>
              <w:t>Test Results Directory</w:t>
            </w:r>
          </w:p>
        </w:tc>
      </w:tr>
      <w:tr w:rsidR="00581821" w14:paraId="484EB7B4" w14:textId="77777777" w:rsidTr="00E119F6">
        <w:trPr>
          <w:tblCellSpacing w:w="7" w:type="dxa"/>
        </w:trPr>
        <w:tc>
          <w:tcPr>
            <w:tcW w:w="2324" w:type="dxa"/>
          </w:tcPr>
          <w:p w14:paraId="02ED3F43" w14:textId="5F3284F6" w:rsidR="00581821" w:rsidRPr="00647066" w:rsidRDefault="00581821" w:rsidP="00426F1E">
            <w:pPr>
              <w:pStyle w:val="BodyText"/>
              <w:rPr>
                <w:sz w:val="21"/>
              </w:rPr>
            </w:pPr>
            <w:r w:rsidRPr="00647066">
              <w:rPr>
                <w:sz w:val="21"/>
              </w:rPr>
              <w:t>Batch files (.</w:t>
            </w:r>
            <w:del w:id="741" w:author="Harley Zhang" w:date="2021-03-11T09:53:00Z">
              <w:r w:rsidRPr="00647066" w:rsidDel="008C625D">
                <w:rPr>
                  <w:sz w:val="21"/>
                </w:rPr>
                <w:delText>cmd</w:delText>
              </w:r>
            </w:del>
            <w:ins w:id="742" w:author="Harley Zhang" w:date="2021-03-11T09:53:00Z">
              <w:r w:rsidR="008C625D">
                <w:rPr>
                  <w:sz w:val="21"/>
                </w:rPr>
                <w:t>ps1</w:t>
              </w:r>
            </w:ins>
            <w:r w:rsidRPr="00647066">
              <w:rPr>
                <w:sz w:val="21"/>
              </w:rPr>
              <w:t>)</w:t>
            </w:r>
          </w:p>
        </w:tc>
        <w:tc>
          <w:tcPr>
            <w:tcW w:w="7979" w:type="dxa"/>
          </w:tcPr>
          <w:p w14:paraId="62A0A7B5" w14:textId="2D8BCB84" w:rsidR="00581821" w:rsidRPr="00647066" w:rsidRDefault="00426F1E" w:rsidP="00426F1E">
            <w:pPr>
              <w:pStyle w:val="BodyText"/>
              <w:rPr>
                <w:sz w:val="21"/>
              </w:rPr>
            </w:pPr>
            <w:del w:id="743" w:author="Harley Zhang" w:date="2021-03-11T09:48:00Z">
              <w:r w:rsidRPr="00647066" w:rsidDel="00F4391D">
                <w:rPr>
                  <w:sz w:val="21"/>
                </w:rPr>
                <w:delText xml:space="preserve">C:\MicrosoftProtocolTests\RDP\Client-Endpoint\ &lt;version #&gt; </w:delText>
              </w:r>
            </w:del>
            <w:ins w:id="744" w:author="Harley Zhang" w:date="2021-03-11T09:48:00Z">
              <w:r w:rsidR="00F4391D" w:rsidRPr="00F4391D">
                <w:rPr>
                  <w:sz w:val="21"/>
                </w:rPr>
                <w:t>C:\RDP-TestSuite-ClientEP</w:t>
              </w:r>
            </w:ins>
            <w:r w:rsidRPr="00647066">
              <w:rPr>
                <w:sz w:val="21"/>
              </w:rPr>
              <w:t>\Batch\TestResults</w:t>
            </w:r>
            <w:r w:rsidR="00C6308B" w:rsidRPr="00647066">
              <w:rPr>
                <w:sz w:val="21"/>
              </w:rPr>
              <w:t>\</w:t>
            </w:r>
          </w:p>
        </w:tc>
      </w:tr>
      <w:tr w:rsidR="00581821" w14:paraId="010A12B6" w14:textId="77777777" w:rsidTr="00E119F6">
        <w:trPr>
          <w:tblCellSpacing w:w="7" w:type="dxa"/>
        </w:trPr>
        <w:tc>
          <w:tcPr>
            <w:tcW w:w="2324" w:type="dxa"/>
          </w:tcPr>
          <w:p w14:paraId="0EEA42EB" w14:textId="440006C0" w:rsidR="00581821" w:rsidRPr="00647066" w:rsidRDefault="00581821" w:rsidP="00426F1E">
            <w:pPr>
              <w:pStyle w:val="BodyText"/>
              <w:rPr>
                <w:sz w:val="21"/>
              </w:rPr>
            </w:pPr>
            <w:r w:rsidRPr="00647066">
              <w:rPr>
                <w:sz w:val="21"/>
              </w:rPr>
              <w:t>Visual Studio</w:t>
            </w:r>
          </w:p>
        </w:tc>
        <w:tc>
          <w:tcPr>
            <w:tcW w:w="7979" w:type="dxa"/>
          </w:tcPr>
          <w:p w14:paraId="4C15F2A2" w14:textId="671CAFF8" w:rsidR="00581821" w:rsidRPr="00647066" w:rsidRDefault="00F4391D" w:rsidP="00426F1E">
            <w:pPr>
              <w:pStyle w:val="BodyText"/>
              <w:rPr>
                <w:sz w:val="21"/>
              </w:rPr>
            </w:pPr>
            <w:ins w:id="745" w:author="Harley Zhang" w:date="2021-03-11T09:49:00Z">
              <w:r w:rsidRPr="00F4391D">
                <w:rPr>
                  <w:sz w:val="21"/>
                </w:rPr>
                <w:t>C:\RDP-TestSuite-ClientEP</w:t>
              </w:r>
            </w:ins>
            <w:del w:id="746" w:author="Harley Zhang" w:date="2021-03-11T09:49:00Z">
              <w:r w:rsidR="006E505B" w:rsidRPr="00647066" w:rsidDel="00F4391D">
                <w:rPr>
                  <w:sz w:val="21"/>
                </w:rPr>
                <w:delText xml:space="preserve">C:\MicrosoftProtocolTests\RDP\Client-Endpoint\ &lt;version #&gt; </w:delText>
              </w:r>
            </w:del>
            <w:r w:rsidR="006E505B" w:rsidRPr="00647066">
              <w:rPr>
                <w:sz w:val="21"/>
              </w:rPr>
              <w:t>\Source\Client\TestCode\TestResults</w:t>
            </w:r>
            <w:r w:rsidR="00C6308B" w:rsidRPr="00647066">
              <w:rPr>
                <w:sz w:val="21"/>
              </w:rPr>
              <w:t>\</w:t>
            </w:r>
          </w:p>
        </w:tc>
      </w:tr>
      <w:tr w:rsidR="00581821" w14:paraId="30824A4B" w14:textId="77777777" w:rsidTr="00E119F6">
        <w:trPr>
          <w:tblCellSpacing w:w="7" w:type="dxa"/>
        </w:trPr>
        <w:tc>
          <w:tcPr>
            <w:tcW w:w="2324" w:type="dxa"/>
          </w:tcPr>
          <w:p w14:paraId="5B9B6060" w14:textId="77777777" w:rsidR="00581821" w:rsidRDefault="00647066" w:rsidP="00426F1E">
            <w:pPr>
              <w:pStyle w:val="BodyText"/>
              <w:rPr>
                <w:sz w:val="21"/>
              </w:rPr>
            </w:pPr>
            <w:r w:rsidRPr="00647066">
              <w:rPr>
                <w:sz w:val="21"/>
              </w:rPr>
              <w:t>Protocol Test Manager</w:t>
            </w:r>
          </w:p>
          <w:p w14:paraId="7A7C8C22" w14:textId="3F235B84" w:rsidR="002A7258" w:rsidRPr="00647066" w:rsidRDefault="006A7948" w:rsidP="00426F1E">
            <w:pPr>
              <w:pStyle w:val="BodyText"/>
              <w:rPr>
                <w:sz w:val="21"/>
              </w:rPr>
            </w:pPr>
            <w:r>
              <w:rPr>
                <w:sz w:val="21"/>
              </w:rPr>
              <w:t xml:space="preserve">and </w:t>
            </w:r>
            <w:ins w:id="747" w:author="Harley Zhang" w:date="2021-03-11T13:58:00Z">
              <w:r w:rsidR="00D424D2" w:rsidRPr="00295A30">
                <w:rPr>
                  <w:color w:val="auto"/>
                </w:rPr>
                <w:t>PTMCli</w:t>
              </w:r>
            </w:ins>
            <w:del w:id="748" w:author="Harley Zhang" w:date="2021-03-11T13:58:00Z">
              <w:r w:rsidR="002A7258" w:rsidDel="00D424D2">
                <w:rPr>
                  <w:sz w:val="21"/>
                </w:rPr>
                <w:delText>Ptmcli</w:delText>
              </w:r>
            </w:del>
            <w:r w:rsidR="002A7258">
              <w:rPr>
                <w:sz w:val="21"/>
              </w:rPr>
              <w:t>.exe</w:t>
            </w:r>
          </w:p>
        </w:tc>
        <w:tc>
          <w:tcPr>
            <w:tcW w:w="7979" w:type="dxa"/>
          </w:tcPr>
          <w:p w14:paraId="1E824059" w14:textId="57175DE6" w:rsidR="00647066" w:rsidRPr="00647066" w:rsidRDefault="00F4391D" w:rsidP="00426F1E">
            <w:pPr>
              <w:pStyle w:val="BodyText"/>
              <w:rPr>
                <w:sz w:val="21"/>
              </w:rPr>
            </w:pPr>
            <w:ins w:id="749" w:author="Harley Zhang" w:date="2021-03-11T09:49:00Z">
              <w:r w:rsidRPr="00F4391D">
                <w:rPr>
                  <w:sz w:val="21"/>
                </w:rPr>
                <w:t>C:\RDP-TestSuite-ClientEP</w:t>
              </w:r>
            </w:ins>
            <w:del w:id="750" w:author="Harley Zhang" w:date="2021-03-11T09:49:00Z">
              <w:r w:rsidR="00647066" w:rsidRPr="00647066" w:rsidDel="00F4391D">
                <w:rPr>
                  <w:sz w:val="21"/>
                </w:rPr>
                <w:delText>C:\MicrosoftProtocolTests\RDP\Client-Endpoint\</w:delText>
              </w:r>
              <w:r w:rsidR="00E119F6" w:rsidDel="00F4391D">
                <w:rPr>
                  <w:sz w:val="21"/>
                </w:rPr>
                <w:delText>&lt;version#&gt;</w:delText>
              </w:r>
              <w:r w:rsidR="00647066" w:rsidRPr="00647066" w:rsidDel="00F4391D">
                <w:rPr>
                  <w:sz w:val="21"/>
                </w:rPr>
                <w:delText>\</w:delText>
              </w:r>
            </w:del>
            <w:ins w:id="751" w:author="Harley Zhang" w:date="2021-03-11T09:49:00Z">
              <w:r>
                <w:rPr>
                  <w:sz w:val="21"/>
                </w:rPr>
                <w:t>\</w:t>
              </w:r>
            </w:ins>
            <w:r w:rsidR="00647066" w:rsidRPr="00647066">
              <w:rPr>
                <w:sz w:val="21"/>
              </w:rPr>
              <w:t>HtmlTestResults</w:t>
            </w:r>
          </w:p>
          <w:p w14:paraId="1718E127" w14:textId="495E814B" w:rsidR="00581821" w:rsidRPr="00647066" w:rsidRDefault="00CF6933" w:rsidP="00426F1E">
            <w:pPr>
              <w:pStyle w:val="BodyText"/>
              <w:rPr>
                <w:sz w:val="21"/>
              </w:rPr>
            </w:pPr>
            <w:ins w:id="752" w:author="Harley Zhang" w:date="2021-03-11T09:49:00Z">
              <w:r w:rsidRPr="00F4391D">
                <w:rPr>
                  <w:sz w:val="21"/>
                </w:rPr>
                <w:t>C:\RDP-TestSuite-ClientEP</w:t>
              </w:r>
            </w:ins>
            <w:del w:id="753" w:author="Harley Zhang" w:date="2021-03-11T09:49:00Z">
              <w:r w:rsidR="00C6308B" w:rsidRPr="00647066" w:rsidDel="00CF6933">
                <w:rPr>
                  <w:sz w:val="21"/>
                </w:rPr>
                <w:delText>C:\MicrosoftProtocolTests\RDP\Client-Endpoint\</w:delText>
              </w:r>
              <w:r w:rsidR="00E119F6" w:rsidDel="00CF6933">
                <w:rPr>
                  <w:sz w:val="21"/>
                </w:rPr>
                <w:delText>&lt;version#</w:delText>
              </w:r>
              <w:r w:rsidR="00C6308B" w:rsidRPr="00647066" w:rsidDel="00CF6933">
                <w:rPr>
                  <w:sz w:val="21"/>
                </w:rPr>
                <w:delText>\</w:delText>
              </w:r>
            </w:del>
            <w:ins w:id="754" w:author="Harley Zhang" w:date="2021-03-11T09:49:00Z">
              <w:r>
                <w:rPr>
                  <w:sz w:val="21"/>
                </w:rPr>
                <w:t>\</w:t>
              </w:r>
            </w:ins>
            <w:r w:rsidR="00C6308B" w:rsidRPr="00647066">
              <w:rPr>
                <w:sz w:val="21"/>
              </w:rPr>
              <w:t>HtmlTestResults\DebugLog\</w:t>
            </w:r>
          </w:p>
        </w:tc>
      </w:tr>
    </w:tbl>
    <w:p w14:paraId="0AE49641" w14:textId="77777777" w:rsidR="00647066" w:rsidRDefault="00647066" w:rsidP="0049422A">
      <w:pPr>
        <w:pStyle w:val="BodyTextSpacer"/>
      </w:pPr>
    </w:p>
    <w:p w14:paraId="1460B98A" w14:textId="034F0A6E" w:rsidR="008A561E" w:rsidRDefault="008A561E" w:rsidP="006E505B">
      <w:pPr>
        <w:pStyle w:val="BodyText"/>
        <w:rPr>
          <w:ins w:id="755" w:author="Harley Zhang" w:date="2021-03-11T09:50:00Z"/>
        </w:rPr>
      </w:pPr>
      <w:ins w:id="756" w:author="Harley Zhang" w:date="2021-03-11T09:50:00Z">
        <w:r w:rsidRPr="008A561E">
          <w:t xml:space="preserve">For further information about test log settings, see the </w:t>
        </w:r>
      </w:ins>
      <w:ins w:id="757" w:author="Harley Zhang" w:date="2021-03-11T14:51:00Z">
        <w:r w:rsidR="00D419FE">
          <w:fldChar w:fldCharType="begin"/>
        </w:r>
        <w:r w:rsidR="00D419FE">
          <w:instrText xml:space="preserve"> HYPERLINK "https://github.com/Microsoft/ProtocolTestFramework/blob/main/docs/PTFUserGuide.md" \l "-automatic-network-capturing" </w:instrText>
        </w:r>
        <w:r w:rsidR="00D419FE">
          <w:fldChar w:fldCharType="separate"/>
        </w:r>
        <w:r w:rsidRPr="00D419FE">
          <w:rPr>
            <w:rStyle w:val="Hyperlink"/>
          </w:rPr>
          <w:t>PTF User Guide</w:t>
        </w:r>
        <w:r w:rsidR="00D419FE">
          <w:fldChar w:fldCharType="end"/>
        </w:r>
      </w:ins>
      <w:ins w:id="758" w:author="Harley Zhang" w:date="2021-03-11T09:50:00Z">
        <w:r w:rsidRPr="008A561E">
          <w:t xml:space="preserve"> in the PTF installation directory.</w:t>
        </w:r>
      </w:ins>
    </w:p>
    <w:p w14:paraId="387B0840" w14:textId="3C4508A3" w:rsidR="00AB127A" w:rsidDel="008A561E" w:rsidRDefault="00AB127A" w:rsidP="006E505B">
      <w:pPr>
        <w:pStyle w:val="BodyText"/>
        <w:rPr>
          <w:del w:id="759" w:author="Harley Zhang" w:date="2021-03-11T09:50:00Z"/>
        </w:rPr>
      </w:pPr>
      <w:del w:id="760" w:author="Harley Zhang" w:date="2021-03-11T09:50:00Z">
        <w:r w:rsidRPr="006E505B" w:rsidDel="008A561E">
          <w:delText xml:space="preserve">For further information about test log settings, see the PTF User Guide in </w:delText>
        </w:r>
        <w:r w:rsidR="00C6308B" w:rsidDel="008A561E">
          <w:delText>the following</w:delText>
        </w:r>
        <w:r w:rsidRPr="006E505B" w:rsidDel="008A561E">
          <w:delText xml:space="preserve"> directory</w:delText>
        </w:r>
        <w:r w:rsidR="00C6308B" w:rsidDel="008A561E">
          <w:delText xml:space="preserve"> location</w:delText>
        </w:r>
        <w:r w:rsidR="001C3A9C" w:rsidDel="008A561E">
          <w:delText xml:space="preserve"> on the </w:delText>
        </w:r>
        <w:r w:rsidR="001C3A9C" w:rsidRPr="001C3A9C" w:rsidDel="008A561E">
          <w:rPr>
            <w:b/>
            <w:bCs/>
          </w:rPr>
          <w:delText>Driver computer</w:delText>
        </w:r>
        <w:r w:rsidR="00C6308B" w:rsidDel="008A561E">
          <w:delText>:</w:delText>
        </w:r>
      </w:del>
    </w:p>
    <w:p w14:paraId="344D672A" w14:textId="0932AAFE" w:rsidR="00C6308B" w:rsidRPr="006E505B" w:rsidDel="008A561E" w:rsidRDefault="00C6308B" w:rsidP="00C6308B">
      <w:pPr>
        <w:pStyle w:val="Code"/>
        <w:rPr>
          <w:del w:id="761" w:author="Harley Zhang" w:date="2021-03-11T09:50:00Z"/>
        </w:rPr>
      </w:pPr>
      <w:del w:id="762" w:author="Harley Zhang" w:date="2021-03-11T09:50:00Z">
        <w:r w:rsidRPr="00FF219F" w:rsidDel="008A561E">
          <w:delText>C:\Program Files (x86)\Protocol Test Framework\docs\PTFUserGuide.md</w:delText>
        </w:r>
      </w:del>
    </w:p>
    <w:p w14:paraId="62F85B7C" w14:textId="411AF327" w:rsidR="00AB127A" w:rsidRPr="00A2071C" w:rsidRDefault="005F3E07" w:rsidP="000C5010">
      <w:pPr>
        <w:pStyle w:val="Heading2"/>
      </w:pPr>
      <w:bookmarkStart w:id="763" w:name="_Running_and_Debugging"/>
      <w:bookmarkStart w:id="764" w:name="_Toc67405033"/>
      <w:bookmarkEnd w:id="763"/>
      <w:r>
        <w:t xml:space="preserve">Running and Debugging </w:t>
      </w:r>
      <w:r w:rsidR="00AB127A" w:rsidRPr="00A2071C">
        <w:t>Test Cases</w:t>
      </w:r>
      <w:r w:rsidR="00F42721">
        <w:t xml:space="preserve"> </w:t>
      </w:r>
      <w:del w:id="765" w:author="Harley Zhang" w:date="2021-03-11T09:53:00Z">
        <w:r w:rsidR="00F42721" w:rsidDel="00E40AF0">
          <w:delText>With</w:delText>
        </w:r>
      </w:del>
      <w:ins w:id="766" w:author="Harley Zhang" w:date="2021-03-11T09:53:00Z">
        <w:r w:rsidR="00E40AF0">
          <w:t>with</w:t>
        </w:r>
      </w:ins>
      <w:r w:rsidR="00F42721">
        <w:t xml:space="preserve"> Visual Studio</w:t>
      </w:r>
      <w:bookmarkEnd w:id="764"/>
    </w:p>
    <w:p w14:paraId="6CDA94E3" w14:textId="4752BB84" w:rsidR="00AB127A" w:rsidRPr="00B7165D" w:rsidRDefault="00F42721" w:rsidP="00B7165D">
      <w:pPr>
        <w:pStyle w:val="BodyText"/>
      </w:pPr>
      <w:r w:rsidRPr="00B7165D">
        <w:t xml:space="preserve">If you are creating your own Test Cases, </w:t>
      </w:r>
      <w:r w:rsidR="00312125">
        <w:t xml:space="preserve">typically in a C# project, </w:t>
      </w:r>
      <w:r w:rsidRPr="00B7165D">
        <w:t>y</w:t>
      </w:r>
      <w:r w:rsidR="00AB127A" w:rsidRPr="00B7165D">
        <w:t>ou can use the</w:t>
      </w:r>
      <w:r w:rsidR="005F3E07" w:rsidRPr="00B7165D">
        <w:t xml:space="preserve"> RDP</w:t>
      </w:r>
      <w:r w:rsidR="00B7165D" w:rsidRPr="00B7165D">
        <w:t>_</w:t>
      </w:r>
      <w:r w:rsidR="005F3E07" w:rsidRPr="00B7165D">
        <w:t>Client.sln solution file for</w:t>
      </w:r>
      <w:r w:rsidR="00AB127A" w:rsidRPr="00B7165D">
        <w:t xml:space="preserve"> Visual Studio </w:t>
      </w:r>
      <w:r w:rsidR="00F70D03" w:rsidRPr="00B7165D">
        <w:t xml:space="preserve">to </w:t>
      </w:r>
      <w:r w:rsidR="00E619B9" w:rsidRPr="00B7165D">
        <w:t>c</w:t>
      </w:r>
      <w:r w:rsidRPr="00B7165D">
        <w:t xml:space="preserve">reate a </w:t>
      </w:r>
      <w:r w:rsidR="005B5DBB" w:rsidRPr="00B7165D">
        <w:t>project for your environment</w:t>
      </w:r>
      <w:r w:rsidR="005F3E07" w:rsidRPr="00B7165D">
        <w:t xml:space="preserve"> in which you can run and debug your Test Cases</w:t>
      </w:r>
      <w:r w:rsidR="00AB127A" w:rsidRPr="00B7165D">
        <w:t>.</w:t>
      </w:r>
      <w:r w:rsidR="00F70D03" w:rsidRPr="00B7165D">
        <w:t xml:space="preserve"> This solution file is available </w:t>
      </w:r>
      <w:hyperlink r:id="rId71" w:history="1">
        <w:r w:rsidR="00F5685C" w:rsidRPr="00F5685C">
          <w:rPr>
            <w:rStyle w:val="Hyperlink"/>
          </w:rPr>
          <w:t>here</w:t>
        </w:r>
      </w:hyperlink>
      <w:r w:rsidR="00F5685C">
        <w:t xml:space="preserve"> on GitHub</w:t>
      </w:r>
      <w:r w:rsidR="00F70D03" w:rsidRPr="00B7165D">
        <w:t>.</w:t>
      </w:r>
      <w:r w:rsidR="00A7015D">
        <w:t xml:space="preserve"> </w:t>
      </w:r>
    </w:p>
    <w:p w14:paraId="3F34F66D" w14:textId="77777777" w:rsidR="00F70D03" w:rsidRPr="00AB127A" w:rsidRDefault="00F70D03" w:rsidP="00F70D03">
      <w:pPr>
        <w:pStyle w:val="BodyTextSpacer"/>
      </w:pPr>
    </w:p>
    <w:p w14:paraId="4C6EC0FE" w14:textId="2858FDC5" w:rsidR="00C67CA0" w:rsidDel="00E40AF0" w:rsidRDefault="00C67CA0" w:rsidP="00BD7256">
      <w:pPr>
        <w:pStyle w:val="MoreInfo"/>
        <w:rPr>
          <w:del w:id="767" w:author="Harley Zhang" w:date="2021-03-11T09:53:00Z"/>
        </w:rPr>
      </w:pPr>
    </w:p>
    <w:p w14:paraId="6BE1DD46" w14:textId="17C29153" w:rsidR="00C43D3A" w:rsidDel="00FC224B" w:rsidRDefault="00C43D3A" w:rsidP="00BD7256">
      <w:pPr>
        <w:pStyle w:val="MoreInfo"/>
        <w:rPr>
          <w:del w:id="768" w:author="Harley Zhang" w:date="2021-03-11T09:53:00Z"/>
        </w:rPr>
      </w:pPr>
    </w:p>
    <w:p w14:paraId="04984305" w14:textId="0E902F2E" w:rsidR="00341F85" w:rsidRDefault="00F42721" w:rsidP="00BD7256">
      <w:pPr>
        <w:pStyle w:val="MoreInfo"/>
      </w:pPr>
      <w:r>
        <w:rPr>
          <w:noProof/>
        </w:rPr>
        <w:drawing>
          <wp:inline distT="0" distB="0" distL="0" distR="0" wp14:anchorId="29812CD4" wp14:editId="5BA17F21">
            <wp:extent cx="331161" cy="217479"/>
            <wp:effectExtent l="0" t="0" r="0" b="0"/>
            <wp:docPr id="19" name="Picture 19">
              <a:hlinkClick xmlns:a="http://schemas.openxmlformats.org/drawingml/2006/main" r:id="rId45" tgtFrame="&quot;_blank&quot;"/>
            </wp:docPr>
            <wp:cNvGraphicFramePr/>
            <a:graphic xmlns:a="http://schemas.openxmlformats.org/drawingml/2006/main">
              <a:graphicData uri="http://schemas.openxmlformats.org/drawingml/2006/picture">
                <pic:pic xmlns:pic="http://schemas.openxmlformats.org/drawingml/2006/picture">
                  <pic:nvPicPr>
                    <pic:cNvPr id="39" name="Picture 39">
                      <a:hlinkClick r:id="rId45" tgtFrame="&quot;_blank&quo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298" cy="220196"/>
                    </a:xfrm>
                    <a:prstGeom prst="rect">
                      <a:avLst/>
                    </a:prstGeom>
                    <a:noFill/>
                    <a:ln>
                      <a:noFill/>
                    </a:ln>
                  </pic:spPr>
                </pic:pic>
              </a:graphicData>
            </a:graphic>
          </wp:inline>
        </w:drawing>
      </w:r>
      <w:r w:rsidR="00341F85" w:rsidRPr="009536C4">
        <w:rPr>
          <w:color w:val="C00000"/>
        </w:rPr>
        <w:t>Important</w:t>
      </w:r>
    </w:p>
    <w:p w14:paraId="06C00006" w14:textId="75CE9933" w:rsidR="00341F85" w:rsidRDefault="00A61C80" w:rsidP="00BD7256">
      <w:pPr>
        <w:pStyle w:val="MoreInfoText"/>
      </w:pPr>
      <w:r>
        <w:t>To proceed with Visual Studio debugging, y</w:t>
      </w:r>
      <w:r w:rsidR="00341F85" w:rsidRPr="00BD7256">
        <w:t xml:space="preserve">ou will need to have </w:t>
      </w:r>
      <w:r w:rsidR="00C747BE">
        <w:t>created a Visual Studio project for</w:t>
      </w:r>
      <w:r w:rsidR="00DE0D1B">
        <w:t xml:space="preserve"> the </w:t>
      </w:r>
      <w:r w:rsidR="00C747BE" w:rsidRPr="00C747BE">
        <w:rPr>
          <w:b/>
          <w:bCs w:val="0"/>
        </w:rPr>
        <w:t xml:space="preserve">RDP </w:t>
      </w:r>
      <w:r w:rsidR="00DE0D1B" w:rsidRPr="00DE0D1B">
        <w:rPr>
          <w:b/>
          <w:bCs w:val="0"/>
        </w:rPr>
        <w:t>Test Suite</w:t>
      </w:r>
      <w:r w:rsidR="004778D8">
        <w:rPr>
          <w:b/>
          <w:bCs w:val="0"/>
        </w:rPr>
        <w:t xml:space="preserve"> </w:t>
      </w:r>
      <w:r w:rsidR="004778D8" w:rsidRPr="004778D8">
        <w:t>from the</w:t>
      </w:r>
      <w:r w:rsidR="00B7165D">
        <w:t xml:space="preserve"> RDP source code, </w:t>
      </w:r>
      <w:r w:rsidR="00341F85" w:rsidRPr="00BD7256">
        <w:t>as described earlier in</w:t>
      </w:r>
      <w:r w:rsidR="004266C0">
        <w:t xml:space="preserve"> </w:t>
      </w:r>
      <w:hyperlink w:anchor="_Other_RDP_Test" w:history="1">
        <w:r w:rsidR="004266C0" w:rsidRPr="004266C0">
          <w:rPr>
            <w:rStyle w:val="Hyperlink"/>
          </w:rPr>
          <w:t>Other RDP Test Suite Acquisition Methods</w:t>
        </w:r>
      </w:hyperlink>
      <w:r w:rsidR="002C6FEA">
        <w:t>.  If you did not</w:t>
      </w:r>
      <w:r w:rsidR="00780A6D">
        <w:t xml:space="preserve"> yet acquire the source code</w:t>
      </w:r>
      <w:r w:rsidR="002C6FEA">
        <w:t>, do the following:</w:t>
      </w:r>
    </w:p>
    <w:p w14:paraId="7E7E9D4F" w14:textId="77777777" w:rsidR="00780A6D" w:rsidRPr="00780A6D" w:rsidRDefault="00780A6D" w:rsidP="00780A6D">
      <w:pPr>
        <w:pStyle w:val="BodyTextSpacer"/>
      </w:pPr>
    </w:p>
    <w:p w14:paraId="1C336FAB" w14:textId="4AC66469" w:rsidR="00780A6D" w:rsidRDefault="00780A6D" w:rsidP="00780A6D">
      <w:pPr>
        <w:pStyle w:val="BodyText"/>
      </w:pPr>
      <w:r w:rsidRPr="00775685">
        <w:rPr>
          <w:rStyle w:val="Hyperlink"/>
          <w:sz w:val="24"/>
          <w:u w:val="none"/>
        </w:rPr>
        <w:sym w:font="Wingdings 3" w:char="F084"/>
      </w:r>
      <w:r w:rsidRPr="00775685">
        <w:rPr>
          <w:rStyle w:val="Hyperlink"/>
          <w:u w:val="none"/>
        </w:rPr>
        <w:t xml:space="preserve">  </w:t>
      </w:r>
      <w:r w:rsidRPr="006268DE">
        <w:rPr>
          <w:b/>
          <w:bCs/>
        </w:rPr>
        <w:t xml:space="preserve">To acquire the RDP </w:t>
      </w:r>
      <w:r w:rsidR="006268DE">
        <w:rPr>
          <w:b/>
          <w:bCs/>
        </w:rPr>
        <w:t xml:space="preserve">Client </w:t>
      </w:r>
      <w:r w:rsidRPr="006268DE">
        <w:rPr>
          <w:b/>
          <w:bCs/>
        </w:rPr>
        <w:t>Test Suite source code files</w:t>
      </w:r>
      <w:r w:rsidR="002D7672" w:rsidRPr="006268DE">
        <w:rPr>
          <w:b/>
          <w:bCs/>
        </w:rPr>
        <w:t>, perform the following steps</w:t>
      </w:r>
      <w:r w:rsidRPr="006268DE">
        <w:rPr>
          <w:b/>
          <w:bCs/>
        </w:rPr>
        <w:t>:</w:t>
      </w:r>
    </w:p>
    <w:p w14:paraId="5E71CB55" w14:textId="3806DC7F" w:rsidR="00780A6D" w:rsidRDefault="002D7672" w:rsidP="00C05B58">
      <w:pPr>
        <w:pStyle w:val="BodyText"/>
        <w:numPr>
          <w:ilvl w:val="0"/>
          <w:numId w:val="10"/>
        </w:numPr>
      </w:pPr>
      <w:r>
        <w:t xml:space="preserve">Locate the </w:t>
      </w:r>
      <w:r w:rsidRPr="006268DE">
        <w:rPr>
          <w:b/>
          <w:bCs/>
        </w:rPr>
        <w:t xml:space="preserve">RDP </w:t>
      </w:r>
      <w:r w:rsidR="009C5EBA" w:rsidRPr="006268DE">
        <w:rPr>
          <w:b/>
          <w:bCs/>
        </w:rPr>
        <w:t>Test Suite</w:t>
      </w:r>
      <w:r w:rsidR="009C5EBA">
        <w:t xml:space="preserve"> code</w:t>
      </w:r>
      <w:r w:rsidR="00F5685C">
        <w:t xml:space="preserve"> on </w:t>
      </w:r>
      <w:r w:rsidR="00E119F6">
        <w:t>GitHub</w:t>
      </w:r>
      <w:r w:rsidR="009C5EBA">
        <w:t xml:space="preserve"> in </w:t>
      </w:r>
      <w:hyperlink r:id="rId72" w:history="1">
        <w:r w:rsidR="009C5EBA" w:rsidRPr="009C5EBA">
          <w:rPr>
            <w:rStyle w:val="Hyperlink"/>
          </w:rPr>
          <w:t>this directory</w:t>
        </w:r>
      </w:hyperlink>
      <w:r w:rsidR="00F5685C">
        <w:t>.</w:t>
      </w:r>
    </w:p>
    <w:p w14:paraId="4B31F5A4" w14:textId="56208097" w:rsidR="002D7672" w:rsidRDefault="009C5EBA" w:rsidP="00C05B58">
      <w:pPr>
        <w:pStyle w:val="BodyText"/>
        <w:numPr>
          <w:ilvl w:val="0"/>
          <w:numId w:val="10"/>
        </w:numPr>
      </w:pPr>
      <w:r>
        <w:t xml:space="preserve">Download </w:t>
      </w:r>
      <w:r w:rsidR="002D7672">
        <w:t xml:space="preserve">the </w:t>
      </w:r>
      <w:r w:rsidR="002D7672" w:rsidRPr="006268DE">
        <w:rPr>
          <w:b/>
          <w:bCs/>
        </w:rPr>
        <w:t xml:space="preserve">RDP </w:t>
      </w:r>
      <w:r w:rsidRPr="006268DE">
        <w:rPr>
          <w:b/>
          <w:bCs/>
        </w:rPr>
        <w:t>Test Suite</w:t>
      </w:r>
      <w:r w:rsidR="002D7672">
        <w:t xml:space="preserve"> </w:t>
      </w:r>
      <w:r w:rsidR="00A12617">
        <w:t xml:space="preserve">files </w:t>
      </w:r>
      <w:r w:rsidR="00F37490">
        <w:t xml:space="preserve">from </w:t>
      </w:r>
      <w:r>
        <w:t xml:space="preserve">all the folders in the </w:t>
      </w:r>
      <w:r w:rsidR="00F37490">
        <w:t xml:space="preserve">previously specified directory location on GitHub, </w:t>
      </w:r>
      <w:r w:rsidR="002D7672">
        <w:t>to a local directory location such as</w:t>
      </w:r>
      <w:r w:rsidR="00F41C0D">
        <w:t xml:space="preserve"> the following</w:t>
      </w:r>
      <w:r w:rsidR="002D7672">
        <w:t>:</w:t>
      </w:r>
    </w:p>
    <w:p w14:paraId="11C623DF" w14:textId="4649872D" w:rsidR="002D7672" w:rsidRPr="00780A6D" w:rsidRDefault="00E60A9F" w:rsidP="008E44E4">
      <w:pPr>
        <w:pStyle w:val="Code"/>
        <w:numPr>
          <w:ilvl w:val="0"/>
          <w:numId w:val="0"/>
        </w:numPr>
        <w:ind w:left="360" w:right="0" w:firstLine="360"/>
      </w:pPr>
      <w:r w:rsidRPr="002D7672">
        <w:t>C:\</w:t>
      </w:r>
      <w:r w:rsidRPr="004D7FF5">
        <w:t>RDPTestSuite</w:t>
      </w:r>
      <w:r>
        <w:t>Source</w:t>
      </w:r>
      <w:r w:rsidRPr="004D7FF5">
        <w:t>\</w:t>
      </w:r>
    </w:p>
    <w:p w14:paraId="177416FD" w14:textId="272EFA76" w:rsidR="00C01456" w:rsidRDefault="00F9652A" w:rsidP="008E44E4">
      <w:pPr>
        <w:pStyle w:val="MoreInfo"/>
        <w:ind w:left="720"/>
      </w:pPr>
      <w:r w:rsidRPr="00AB127A">
        <w:rPr>
          <w:noProof/>
          <w:color w:val="0366D6"/>
        </w:rPr>
        <w:drawing>
          <wp:inline distT="0" distB="0" distL="0" distR="0" wp14:anchorId="504B39BD" wp14:editId="70F2DC54">
            <wp:extent cx="311391" cy="207594"/>
            <wp:effectExtent l="0" t="0" r="0" b="2540"/>
            <wp:docPr id="105" name="Picture 105">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C01456">
        <w:t>Note</w:t>
      </w:r>
    </w:p>
    <w:p w14:paraId="25C236B5" w14:textId="379427EB" w:rsidR="00C01456" w:rsidRDefault="00C01456" w:rsidP="008E44E4">
      <w:pPr>
        <w:pStyle w:val="MoreInfoText"/>
        <w:ind w:left="720"/>
      </w:pPr>
      <w:r>
        <w:t xml:space="preserve">You should be able to click the </w:t>
      </w:r>
      <w:r w:rsidRPr="00C01456">
        <w:rPr>
          <w:b/>
          <w:bCs w:val="0"/>
        </w:rPr>
        <w:t>Code</w:t>
      </w:r>
      <w:r>
        <w:t xml:space="preserve"> button at the formerly specified GitHub directory and download a .zip file with all the RDP directories </w:t>
      </w:r>
      <w:r w:rsidR="005D4F8A">
        <w:t>required for cloning</w:t>
      </w:r>
      <w:r>
        <w:t>.</w:t>
      </w:r>
    </w:p>
    <w:p w14:paraId="49CC40A1" w14:textId="7260DAE2" w:rsidR="00945532" w:rsidRPr="00945532" w:rsidRDefault="008E44E4" w:rsidP="00945532">
      <w:pPr>
        <w:pStyle w:val="BodyTextSpacer"/>
      </w:pPr>
      <w:r>
        <w:tab/>
      </w:r>
    </w:p>
    <w:p w14:paraId="49C11FF2" w14:textId="3A3887E5" w:rsidR="00724147" w:rsidRDefault="00D8682D" w:rsidP="00FC43FA">
      <w:pPr>
        <w:shd w:val="clear" w:color="auto" w:fill="FFFFFF"/>
        <w:spacing w:before="0" w:after="150"/>
        <w:rPr>
          <w:rFonts w:ascii="Segoe UI" w:eastAsia="Times New Roman" w:hAnsi="Segoe UI" w:cs="Segoe UI"/>
          <w:color w:val="24292E"/>
          <w:sz w:val="21"/>
          <w:szCs w:val="21"/>
          <w:lang w:val="en"/>
        </w:rPr>
      </w:pPr>
      <w:hyperlink w:history="1"/>
      <w:r w:rsidR="00724147">
        <w:rPr>
          <w:rFonts w:ascii="Segoe UI" w:eastAsia="Times New Roman" w:hAnsi="Segoe UI" w:cs="Segoe UI"/>
          <w:color w:val="24292E"/>
          <w:sz w:val="21"/>
          <w:szCs w:val="21"/>
          <w:lang w:val="en"/>
        </w:rPr>
        <w:t xml:space="preserve">To proceed with </w:t>
      </w:r>
      <w:r w:rsidR="00B85384">
        <w:rPr>
          <w:rFonts w:ascii="Segoe UI" w:eastAsia="Times New Roman" w:hAnsi="Segoe UI" w:cs="Segoe UI"/>
          <w:color w:val="24292E"/>
          <w:sz w:val="21"/>
          <w:szCs w:val="21"/>
          <w:lang w:val="en"/>
        </w:rPr>
        <w:t xml:space="preserve">running and debugging </w:t>
      </w:r>
      <w:r w:rsidR="003D65C7">
        <w:rPr>
          <w:rFonts w:ascii="Segoe UI" w:eastAsia="Times New Roman" w:hAnsi="Segoe UI" w:cs="Segoe UI"/>
          <w:color w:val="24292E"/>
          <w:sz w:val="21"/>
          <w:szCs w:val="21"/>
          <w:lang w:val="en"/>
        </w:rPr>
        <w:t xml:space="preserve">your custom Test Cases, perform the </w:t>
      </w:r>
      <w:r w:rsidR="006A7AA5">
        <w:rPr>
          <w:rFonts w:ascii="Segoe UI" w:eastAsia="Times New Roman" w:hAnsi="Segoe UI" w:cs="Segoe UI"/>
          <w:color w:val="24292E"/>
          <w:sz w:val="21"/>
          <w:szCs w:val="21"/>
          <w:lang w:val="en"/>
        </w:rPr>
        <w:t xml:space="preserve">steps </w:t>
      </w:r>
      <w:r w:rsidR="003D65C7">
        <w:rPr>
          <w:rFonts w:ascii="Segoe UI" w:eastAsia="Times New Roman" w:hAnsi="Segoe UI" w:cs="Segoe UI"/>
          <w:color w:val="24292E"/>
          <w:sz w:val="21"/>
          <w:szCs w:val="21"/>
          <w:lang w:val="en"/>
        </w:rPr>
        <w:t>that follow:</w:t>
      </w:r>
    </w:p>
    <w:p w14:paraId="38DC2830" w14:textId="77777777" w:rsidR="00AF1E2C" w:rsidRPr="00AB127A" w:rsidRDefault="00AF1E2C" w:rsidP="00AF1E2C">
      <w:pPr>
        <w:pStyle w:val="BodyTextSpacer"/>
      </w:pPr>
    </w:p>
    <w:p w14:paraId="361FF79D" w14:textId="1CA1E4A8" w:rsidR="00AB127A" w:rsidRPr="00AB127A" w:rsidRDefault="008B1CF2" w:rsidP="002A4BBB">
      <w:pPr>
        <w:pStyle w:val="Caption"/>
      </w:pPr>
      <w:r w:rsidRPr="00775685">
        <w:rPr>
          <w:rStyle w:val="Hyperlink"/>
          <w:sz w:val="24"/>
          <w:u w:val="none"/>
        </w:rPr>
        <w:sym w:font="Wingdings 3" w:char="F084"/>
      </w:r>
      <w:r w:rsidRPr="00775685">
        <w:rPr>
          <w:rStyle w:val="Hyperlink"/>
          <w:u w:val="none"/>
        </w:rPr>
        <w:t xml:space="preserve">  </w:t>
      </w:r>
      <w:r w:rsidR="00AB127A" w:rsidRPr="00AB127A">
        <w:t xml:space="preserve">To </w:t>
      </w:r>
      <w:r w:rsidR="000238D7">
        <w:t xml:space="preserve">run and </w:t>
      </w:r>
      <w:r w:rsidR="00AB127A" w:rsidRPr="00AB127A">
        <w:t>debug test case</w:t>
      </w:r>
      <w:r w:rsidR="000238D7">
        <w:t>s</w:t>
      </w:r>
      <w:r w:rsidR="00DE0D1B">
        <w:t xml:space="preserve"> using </w:t>
      </w:r>
      <w:r w:rsidR="003D45A5">
        <w:t>a</w:t>
      </w:r>
      <w:r w:rsidR="00724147">
        <w:t>n</w:t>
      </w:r>
      <w:r w:rsidR="003D45A5">
        <w:t xml:space="preserve"> </w:t>
      </w:r>
      <w:r w:rsidR="000238D7">
        <w:t xml:space="preserve">RDP </w:t>
      </w:r>
      <w:r w:rsidR="0093525F">
        <w:t xml:space="preserve">Client </w:t>
      </w:r>
      <w:r w:rsidR="000238D7">
        <w:t xml:space="preserve">Test Suite </w:t>
      </w:r>
      <w:r w:rsidR="00DE0D1B">
        <w:t>installation</w:t>
      </w:r>
      <w:r w:rsidR="00724147">
        <w:t xml:space="preserve"> built from source code</w:t>
      </w:r>
      <w:r w:rsidR="00DE0D1B" w:rsidRPr="00DE0D1B">
        <w:rPr>
          <w:b w:val="0"/>
          <w:bCs w:val="0"/>
        </w:rPr>
        <w:t>:</w:t>
      </w:r>
    </w:p>
    <w:p w14:paraId="036B1728" w14:textId="2B45F7A5" w:rsidR="00AB127A" w:rsidRDefault="00AB127A" w:rsidP="00C05B58">
      <w:pPr>
        <w:pStyle w:val="BodyText"/>
        <w:numPr>
          <w:ilvl w:val="0"/>
          <w:numId w:val="66"/>
        </w:numPr>
      </w:pPr>
      <w:r w:rsidRPr="00AB127A">
        <w:t xml:space="preserve">On the </w:t>
      </w:r>
      <w:r w:rsidR="002A4BBB" w:rsidRPr="002A4BBB">
        <w:rPr>
          <w:b/>
          <w:bCs/>
        </w:rPr>
        <w:t>D</w:t>
      </w:r>
      <w:r w:rsidRPr="002A4BBB">
        <w:rPr>
          <w:b/>
          <w:bCs/>
        </w:rPr>
        <w:t>river computer</w:t>
      </w:r>
      <w:r w:rsidRPr="00AB127A">
        <w:t xml:space="preserve">, use Microsoft® Visual Studio® to open the RDP_Client.sln </w:t>
      </w:r>
      <w:r w:rsidR="00946B3F">
        <w:t>from the path you specified in the last procedure</w:t>
      </w:r>
      <w:r w:rsidR="006A7AA5">
        <w:t>.</w:t>
      </w:r>
      <w:r w:rsidR="002F3415">
        <w:t xml:space="preserve"> Look under the …/</w:t>
      </w:r>
      <w:r w:rsidR="002F3415" w:rsidRPr="002F3415">
        <w:t>TestSuites/RDP/Client/src</w:t>
      </w:r>
      <w:r w:rsidR="002F3415">
        <w:t xml:space="preserve"> subdirectory</w:t>
      </w:r>
      <w:r w:rsidR="00A76DB7">
        <w:t xml:space="preserve"> for the .sln file</w:t>
      </w:r>
      <w:r w:rsidR="002F3415">
        <w:t>.</w:t>
      </w:r>
    </w:p>
    <w:p w14:paraId="3EE40A34" w14:textId="3159F99F" w:rsidR="00AB127A" w:rsidRDefault="00AB127A" w:rsidP="00C05B58">
      <w:pPr>
        <w:pStyle w:val="BodyText"/>
        <w:numPr>
          <w:ilvl w:val="0"/>
          <w:numId w:val="66"/>
        </w:numPr>
        <w:rPr>
          <w:szCs w:val="22"/>
        </w:rPr>
      </w:pPr>
      <w:r w:rsidRPr="002A4BBB">
        <w:rPr>
          <w:szCs w:val="22"/>
        </w:rPr>
        <w:t xml:space="preserve">In the </w:t>
      </w:r>
      <w:r w:rsidR="001A4051">
        <w:rPr>
          <w:szCs w:val="22"/>
        </w:rPr>
        <w:t xml:space="preserve">Visual Studio </w:t>
      </w:r>
      <w:r w:rsidRPr="002A4BBB">
        <w:rPr>
          <w:b/>
          <w:bCs/>
          <w:szCs w:val="22"/>
        </w:rPr>
        <w:t>Solution Explorer</w:t>
      </w:r>
      <w:r w:rsidRPr="002A4BBB">
        <w:rPr>
          <w:szCs w:val="22"/>
        </w:rPr>
        <w:t xml:space="preserve"> window, right-click the </w:t>
      </w:r>
      <w:r w:rsidRPr="002A4BBB">
        <w:rPr>
          <w:b/>
          <w:bCs/>
          <w:szCs w:val="22"/>
        </w:rPr>
        <w:t>Solution</w:t>
      </w:r>
      <w:r w:rsidRPr="002A4BBB">
        <w:rPr>
          <w:szCs w:val="22"/>
        </w:rPr>
        <w:t xml:space="preserve"> ‘</w:t>
      </w:r>
      <w:r w:rsidRPr="002A4BBB">
        <w:rPr>
          <w:b/>
          <w:bCs/>
          <w:szCs w:val="22"/>
        </w:rPr>
        <w:t>RDP_Client’</w:t>
      </w:r>
      <w:r w:rsidRPr="002A4BBB">
        <w:rPr>
          <w:szCs w:val="22"/>
        </w:rPr>
        <w:t xml:space="preserve"> and select </w:t>
      </w:r>
      <w:r w:rsidRPr="002A4BBB">
        <w:rPr>
          <w:b/>
          <w:bCs/>
          <w:szCs w:val="22"/>
        </w:rPr>
        <w:t>Build Solution</w:t>
      </w:r>
      <w:r w:rsidR="00C8457C">
        <w:rPr>
          <w:szCs w:val="22"/>
        </w:rPr>
        <w:t xml:space="preserve"> from the context menu that appears.</w:t>
      </w:r>
    </w:p>
    <w:p w14:paraId="549C2192" w14:textId="431DD99F" w:rsidR="00D54F46" w:rsidRDefault="00D54F46" w:rsidP="00C05B58">
      <w:pPr>
        <w:pStyle w:val="BodyText"/>
        <w:numPr>
          <w:ilvl w:val="0"/>
          <w:numId w:val="66"/>
        </w:numPr>
        <w:rPr>
          <w:szCs w:val="22"/>
        </w:rPr>
      </w:pPr>
      <w:r>
        <w:rPr>
          <w:szCs w:val="22"/>
        </w:rPr>
        <w:t>Configure the RDP_ClientTestSuite.deployment.ptfconfig</w:t>
      </w:r>
      <w:r w:rsidR="00E60A9F">
        <w:rPr>
          <w:szCs w:val="22"/>
        </w:rPr>
        <w:t xml:space="preserve"> </w:t>
      </w:r>
      <w:r w:rsidR="003B237C">
        <w:rPr>
          <w:szCs w:val="22"/>
        </w:rPr>
        <w:t xml:space="preserve">and RDP_ClientTestSuite.ptfconfig </w:t>
      </w:r>
      <w:r w:rsidR="00E60A9F">
        <w:rPr>
          <w:szCs w:val="22"/>
        </w:rPr>
        <w:t>file</w:t>
      </w:r>
      <w:r w:rsidR="003B237C">
        <w:rPr>
          <w:szCs w:val="22"/>
        </w:rPr>
        <w:t>s</w:t>
      </w:r>
      <w:r w:rsidR="00E60A9F">
        <w:rPr>
          <w:szCs w:val="22"/>
        </w:rPr>
        <w:t xml:space="preserve"> as </w:t>
      </w:r>
      <w:r w:rsidR="00312125">
        <w:rPr>
          <w:szCs w:val="22"/>
        </w:rPr>
        <w:t>described</w:t>
      </w:r>
      <w:r w:rsidR="00E60A9F">
        <w:rPr>
          <w:szCs w:val="22"/>
        </w:rPr>
        <w:t xml:space="preserve"> in </w:t>
      </w:r>
      <w:hyperlink w:anchor="_Configure_the_Test" w:history="1">
        <w:r w:rsidR="00E60A9F" w:rsidRPr="00E60A9F">
          <w:rPr>
            <w:rStyle w:val="Hyperlink"/>
            <w:szCs w:val="22"/>
          </w:rPr>
          <w:t>Configur</w:t>
        </w:r>
        <w:r w:rsidR="00BD57F3">
          <w:rPr>
            <w:rStyle w:val="Hyperlink"/>
            <w:szCs w:val="22"/>
          </w:rPr>
          <w:t>ing</w:t>
        </w:r>
        <w:r w:rsidR="00E60A9F" w:rsidRPr="00E60A9F">
          <w:rPr>
            <w:rStyle w:val="Hyperlink"/>
            <w:szCs w:val="22"/>
          </w:rPr>
          <w:t xml:space="preserve"> the Test Suite</w:t>
        </w:r>
      </w:hyperlink>
      <w:r w:rsidR="00E60A9F">
        <w:rPr>
          <w:szCs w:val="22"/>
        </w:rPr>
        <w:t>.</w:t>
      </w:r>
      <w:r w:rsidR="009F7EE1">
        <w:rPr>
          <w:szCs w:val="22"/>
        </w:rPr>
        <w:t xml:space="preserve"> You can locate the .ptfconfig files in the following directory </w:t>
      </w:r>
      <w:r w:rsidR="009F7EE1">
        <w:rPr>
          <w:szCs w:val="22"/>
        </w:rPr>
        <w:lastRenderedPageBreak/>
        <w:t>location</w:t>
      </w:r>
      <w:r w:rsidR="00775685">
        <w:rPr>
          <w:szCs w:val="22"/>
        </w:rPr>
        <w:t xml:space="preserve">, providing that you downloaded the </w:t>
      </w:r>
      <w:r w:rsidR="00775685" w:rsidRPr="006268DE">
        <w:rPr>
          <w:b/>
          <w:bCs/>
        </w:rPr>
        <w:t>RDP Test Suite</w:t>
      </w:r>
      <w:r w:rsidR="00775685">
        <w:t xml:space="preserve"> files </w:t>
      </w:r>
      <w:r w:rsidR="005C02E9">
        <w:t>in accordance with</w:t>
      </w:r>
      <w:r w:rsidR="00775685">
        <w:t xml:space="preserve"> the last procedure</w:t>
      </w:r>
      <w:r w:rsidR="009F7EE1">
        <w:rPr>
          <w:szCs w:val="22"/>
        </w:rPr>
        <w:t>:</w:t>
      </w:r>
    </w:p>
    <w:p w14:paraId="675FCB9E" w14:textId="5AC2E13D" w:rsidR="009F7EE1" w:rsidRPr="002A4BBB" w:rsidRDefault="00463FC9" w:rsidP="00463FC9">
      <w:pPr>
        <w:pStyle w:val="Code"/>
      </w:pPr>
      <w:r w:rsidRPr="00463FC9">
        <w:t>C:\RDPTestSuiteSource\WindowsProtocolTestSuites\TestSuites\RDP\Client\src\TestSuite</w:t>
      </w:r>
      <w:r>
        <w:t>\</w:t>
      </w:r>
    </w:p>
    <w:p w14:paraId="4D683053" w14:textId="544BD806" w:rsidR="00AB127A" w:rsidRDefault="00BE7FB6" w:rsidP="00C05B58">
      <w:pPr>
        <w:pStyle w:val="BodyText"/>
        <w:numPr>
          <w:ilvl w:val="0"/>
          <w:numId w:val="66"/>
        </w:numPr>
      </w:pPr>
      <w:r>
        <w:rPr>
          <w:szCs w:val="22"/>
        </w:rPr>
        <w:t xml:space="preserve">From the Visual Studio </w:t>
      </w:r>
      <w:r w:rsidRPr="00C8457C">
        <w:rPr>
          <w:b/>
          <w:bCs/>
          <w:szCs w:val="22"/>
        </w:rPr>
        <w:t>Test</w:t>
      </w:r>
      <w:r>
        <w:rPr>
          <w:szCs w:val="22"/>
        </w:rPr>
        <w:t xml:space="preserve"> menu, navigate to </w:t>
      </w:r>
      <w:r w:rsidRPr="00C8457C">
        <w:rPr>
          <w:b/>
          <w:bCs/>
          <w:szCs w:val="22"/>
        </w:rPr>
        <w:t>Windows</w:t>
      </w:r>
      <w:r>
        <w:rPr>
          <w:szCs w:val="22"/>
        </w:rPr>
        <w:t xml:space="preserve"> </w:t>
      </w:r>
      <w:r w:rsidR="005B6DB7">
        <w:rPr>
          <w:szCs w:val="22"/>
        </w:rPr>
        <w:t>and click</w:t>
      </w:r>
      <w:r>
        <w:rPr>
          <w:szCs w:val="22"/>
        </w:rPr>
        <w:t xml:space="preserve"> </w:t>
      </w:r>
      <w:r w:rsidRPr="00C8457C">
        <w:rPr>
          <w:b/>
          <w:bCs/>
          <w:szCs w:val="22"/>
        </w:rPr>
        <w:t>Test Explorer</w:t>
      </w:r>
      <w:r>
        <w:rPr>
          <w:szCs w:val="22"/>
        </w:rPr>
        <w:t xml:space="preserve"> to open </w:t>
      </w:r>
      <w:r w:rsidR="005B6DB7">
        <w:rPr>
          <w:szCs w:val="22"/>
        </w:rPr>
        <w:t>the list of Test Cases</w:t>
      </w:r>
      <w:r>
        <w:rPr>
          <w:szCs w:val="22"/>
        </w:rPr>
        <w:t xml:space="preserve"> </w:t>
      </w:r>
      <w:r w:rsidR="001A4051">
        <w:rPr>
          <w:szCs w:val="22"/>
        </w:rPr>
        <w:t xml:space="preserve">and </w:t>
      </w:r>
      <w:r w:rsidR="00B17AFD">
        <w:rPr>
          <w:szCs w:val="22"/>
        </w:rPr>
        <w:t xml:space="preserve">then </w:t>
      </w:r>
      <w:r w:rsidR="00AB127A" w:rsidRPr="002A4BBB">
        <w:rPr>
          <w:szCs w:val="22"/>
        </w:rPr>
        <w:t>select the name</w:t>
      </w:r>
      <w:r w:rsidR="001A4051">
        <w:rPr>
          <w:szCs w:val="22"/>
        </w:rPr>
        <w:t>/</w:t>
      </w:r>
      <w:r w:rsidR="00AB127A" w:rsidRPr="002A4BBB">
        <w:rPr>
          <w:szCs w:val="22"/>
        </w:rPr>
        <w:t xml:space="preserve">s of the </w:t>
      </w:r>
      <w:r w:rsidR="0050412D">
        <w:rPr>
          <w:szCs w:val="22"/>
        </w:rPr>
        <w:t>T</w:t>
      </w:r>
      <w:r w:rsidR="00AB127A" w:rsidRPr="002A4BBB">
        <w:rPr>
          <w:szCs w:val="22"/>
        </w:rPr>
        <w:t xml:space="preserve">est </w:t>
      </w:r>
      <w:r w:rsidR="0050412D">
        <w:rPr>
          <w:szCs w:val="22"/>
        </w:rPr>
        <w:t>C</w:t>
      </w:r>
      <w:r w:rsidR="00AB127A" w:rsidRPr="002A4BBB">
        <w:rPr>
          <w:szCs w:val="22"/>
        </w:rPr>
        <w:t>ase</w:t>
      </w:r>
      <w:r w:rsidR="001A4051">
        <w:rPr>
          <w:szCs w:val="22"/>
        </w:rPr>
        <w:t>/</w:t>
      </w:r>
      <w:r w:rsidR="00AB127A" w:rsidRPr="002A4BBB">
        <w:rPr>
          <w:szCs w:val="22"/>
        </w:rPr>
        <w:t xml:space="preserve">s that you want to </w:t>
      </w:r>
      <w:r w:rsidR="001E4AB6">
        <w:rPr>
          <w:szCs w:val="22"/>
        </w:rPr>
        <w:t xml:space="preserve">run and </w:t>
      </w:r>
      <w:r w:rsidR="00AB127A" w:rsidRPr="002A4BBB">
        <w:rPr>
          <w:szCs w:val="22"/>
        </w:rPr>
        <w:t>debug</w:t>
      </w:r>
      <w:r w:rsidR="00AB127A" w:rsidRPr="00AB127A">
        <w:t>.</w:t>
      </w:r>
    </w:p>
    <w:p w14:paraId="09EFA5F3" w14:textId="6B4AB498" w:rsidR="001A4051" w:rsidRPr="00AB127A" w:rsidRDefault="00DE12FC" w:rsidP="00C05B58">
      <w:pPr>
        <w:pStyle w:val="BodyText"/>
        <w:numPr>
          <w:ilvl w:val="0"/>
          <w:numId w:val="66"/>
        </w:numPr>
      </w:pPr>
      <w:r>
        <w:t xml:space="preserve">While </w:t>
      </w:r>
      <w:r w:rsidR="00014D2B">
        <w:t>T</w:t>
      </w:r>
      <w:r>
        <w:t xml:space="preserve">est </w:t>
      </w:r>
      <w:r w:rsidR="00014D2B">
        <w:t>C</w:t>
      </w:r>
      <w:r>
        <w:t xml:space="preserve">ases are running, monitor the VS Output Window and debug errors </w:t>
      </w:r>
      <w:r w:rsidR="00014D2B">
        <w:t>and</w:t>
      </w:r>
      <w:r>
        <w:t xml:space="preserve"> warnings </w:t>
      </w:r>
      <w:r w:rsidR="00014D2B">
        <w:t xml:space="preserve">as they </w:t>
      </w:r>
      <w:r>
        <w:t>appear.</w:t>
      </w:r>
    </w:p>
    <w:p w14:paraId="3112CC46" w14:textId="1F8F5BA7" w:rsidR="00AB127A" w:rsidRPr="00AB127A" w:rsidRDefault="00480174" w:rsidP="00164074">
      <w:pPr>
        <w:pStyle w:val="Heading1"/>
        <w:rPr>
          <w:lang w:val="en"/>
        </w:rPr>
      </w:pPr>
      <w:bookmarkStart w:id="769" w:name="_Using_Protocol_Test"/>
      <w:bookmarkStart w:id="770" w:name="_Toc67405034"/>
      <w:bookmarkEnd w:id="769"/>
      <w:r w:rsidRPr="00AB127A">
        <w:rPr>
          <w:lang w:val="en"/>
        </w:rPr>
        <w:t>Using Protocol Test Manager</w:t>
      </w:r>
      <w:bookmarkEnd w:id="770"/>
    </w:p>
    <w:p w14:paraId="0BE3B47F" w14:textId="03515EB6" w:rsidR="00AA135A" w:rsidRDefault="00AA135A" w:rsidP="00AA135A">
      <w:pPr>
        <w:pStyle w:val="BodyText"/>
      </w:pPr>
      <w:r w:rsidRPr="00AB127A">
        <w:t xml:space="preserve">Protocol Test Manager (PTM) is a graphical front-end for </w:t>
      </w:r>
      <w:r>
        <w:t xml:space="preserve">all </w:t>
      </w:r>
      <w:r w:rsidRPr="00AB127A">
        <w:t xml:space="preserve">Windows protocol </w:t>
      </w:r>
      <w:r w:rsidRPr="00A563B3">
        <w:rPr>
          <w:b/>
          <w:bCs/>
        </w:rPr>
        <w:t>Test Suites</w:t>
      </w:r>
      <w:r>
        <w:t>, which means that</w:t>
      </w:r>
      <w:r w:rsidRPr="00AB127A">
        <w:t xml:space="preserve"> </w:t>
      </w:r>
      <w:r>
        <w:t>y</w:t>
      </w:r>
      <w:r w:rsidRPr="00AB127A">
        <w:t xml:space="preserve">ou can configure </w:t>
      </w:r>
      <w:r>
        <w:t xml:space="preserve">the </w:t>
      </w:r>
      <w:r w:rsidRPr="00A563B3">
        <w:rPr>
          <w:b/>
          <w:bCs/>
        </w:rPr>
        <w:t>RDP Client Test Suite</w:t>
      </w:r>
      <w:r w:rsidRPr="00AB127A">
        <w:t xml:space="preserve"> </w:t>
      </w:r>
      <w:r>
        <w:t xml:space="preserve">environment, execute the Test Cases, and thereafter analyze all </w:t>
      </w:r>
      <w:r w:rsidR="009D476D">
        <w:t xml:space="preserve">test </w:t>
      </w:r>
      <w:r>
        <w:t>results</w:t>
      </w:r>
      <w:r w:rsidRPr="00AB127A">
        <w:t xml:space="preserve"> </w:t>
      </w:r>
      <w:r>
        <w:t xml:space="preserve">right </w:t>
      </w:r>
      <w:r w:rsidRPr="00AB127A">
        <w:t xml:space="preserve">from the </w:t>
      </w:r>
      <w:r>
        <w:t>PTM user interface (UI)</w:t>
      </w:r>
      <w:r w:rsidRPr="00AB127A">
        <w:t>.</w:t>
      </w:r>
      <w:r>
        <w:t xml:space="preserve"> The PTM also has a </w:t>
      </w:r>
      <w:r w:rsidRPr="00C723D8">
        <w:rPr>
          <w:b/>
          <w:bCs/>
        </w:rPr>
        <w:t>Configur</w:t>
      </w:r>
      <w:r w:rsidR="00A32610">
        <w:rPr>
          <w:b/>
          <w:bCs/>
        </w:rPr>
        <w:t>ation</w:t>
      </w:r>
      <w:r w:rsidRPr="00C723D8">
        <w:rPr>
          <w:b/>
          <w:bCs/>
        </w:rPr>
        <w:t xml:space="preserve"> Wizard</w:t>
      </w:r>
      <w:r>
        <w:t xml:space="preserve"> that guides you through all the review, configuration, and test execution processes. When test execution is complete, the PTM provides several formats in which to view test results data and other features with which you can conduct test results analysis.</w:t>
      </w:r>
    </w:p>
    <w:p w14:paraId="399016EC" w14:textId="5E4918DF" w:rsidR="00AA135A" w:rsidRDefault="00AA135A" w:rsidP="00AA135A">
      <w:pPr>
        <w:pStyle w:val="BodyText"/>
      </w:pPr>
      <w:r w:rsidRPr="00AA135A">
        <w:t>With the use of PTM, you can simplify detection and configuration of the test environment and you can create your own custom</w:t>
      </w:r>
      <w:r w:rsidR="009D476D">
        <w:t>ized</w:t>
      </w:r>
      <w:r w:rsidRPr="00AA135A">
        <w:t xml:space="preserve"> test configuration arrangements. The list that follows summarizes a combination of tasks, some that PTM automates and others that PTM exposes for you to perform</w:t>
      </w:r>
      <w:r>
        <w:t>:</w:t>
      </w:r>
    </w:p>
    <w:p w14:paraId="06BEFB69" w14:textId="77777777" w:rsidR="00480174" w:rsidRDefault="00480174" w:rsidP="00C05B58">
      <w:pPr>
        <w:pStyle w:val="BodyText"/>
        <w:numPr>
          <w:ilvl w:val="0"/>
          <w:numId w:val="69"/>
        </w:numPr>
      </w:pPr>
      <w:r>
        <w:t>PTM automates the following tasks:</w:t>
      </w:r>
    </w:p>
    <w:p w14:paraId="67BF9CD2" w14:textId="613C7B61" w:rsidR="00480174" w:rsidRDefault="00480174" w:rsidP="00C05B58">
      <w:pPr>
        <w:pStyle w:val="BodyText"/>
        <w:numPr>
          <w:ilvl w:val="0"/>
          <w:numId w:val="70"/>
        </w:numPr>
      </w:pPr>
      <w:r>
        <w:t>Review</w:t>
      </w:r>
      <w:r w:rsidR="00581E4B">
        <w:t>ing</w:t>
      </w:r>
      <w:r>
        <w:t xml:space="preserve"> the execution environment (</w:t>
      </w:r>
      <w:r>
        <w:rPr>
          <w:b/>
        </w:rPr>
        <w:t xml:space="preserve">Domain </w:t>
      </w:r>
      <w:r w:rsidRPr="00A563B3">
        <w:rPr>
          <w:bCs/>
        </w:rPr>
        <w:t xml:space="preserve">or </w:t>
      </w:r>
      <w:r>
        <w:rPr>
          <w:b/>
        </w:rPr>
        <w:t>Workgroup</w:t>
      </w:r>
      <w:r>
        <w:t>).</w:t>
      </w:r>
    </w:p>
    <w:p w14:paraId="3CF00E8A" w14:textId="4739B90D" w:rsidR="00480174" w:rsidRDefault="00480174" w:rsidP="00C05B58">
      <w:pPr>
        <w:pStyle w:val="BodyText"/>
        <w:numPr>
          <w:ilvl w:val="0"/>
          <w:numId w:val="70"/>
        </w:numPr>
      </w:pPr>
      <w:r>
        <w:t>Provid</w:t>
      </w:r>
      <w:r w:rsidR="00581E4B">
        <w:t>ing</w:t>
      </w:r>
      <w:r>
        <w:t xml:space="preserve"> the </w:t>
      </w:r>
      <w:r w:rsidRPr="003736EA">
        <w:rPr>
          <w:b/>
          <w:bCs/>
        </w:rPr>
        <w:t>Auto-Detect</w:t>
      </w:r>
      <w:r>
        <w:t xml:space="preserve"> process to detect, inspect, and validate the </w:t>
      </w:r>
      <w:r w:rsidRPr="009B33AB">
        <w:rPr>
          <w:b/>
          <w:bCs/>
        </w:rPr>
        <w:t xml:space="preserve">SUT </w:t>
      </w:r>
      <w:r>
        <w:rPr>
          <w:b/>
          <w:bCs/>
        </w:rPr>
        <w:t>c</w:t>
      </w:r>
      <w:r w:rsidRPr="009B33AB">
        <w:rPr>
          <w:b/>
          <w:bCs/>
        </w:rPr>
        <w:t>omputer</w:t>
      </w:r>
      <w:r>
        <w:t xml:space="preserve"> environment configuration and capabilities for test readiness.</w:t>
      </w:r>
    </w:p>
    <w:p w14:paraId="606A8D56" w14:textId="3A7A1C50" w:rsidR="00480174" w:rsidRDefault="00480174" w:rsidP="00C05B58">
      <w:pPr>
        <w:pStyle w:val="BodyText"/>
        <w:numPr>
          <w:ilvl w:val="0"/>
          <w:numId w:val="70"/>
        </w:numPr>
      </w:pPr>
      <w:r>
        <w:t>Creat</w:t>
      </w:r>
      <w:r w:rsidR="00581E4B">
        <w:t>ing</w:t>
      </w:r>
      <w:r>
        <w:t xml:space="preserve"> a default set of Test Cases, based on the assessed </w:t>
      </w:r>
      <w:r w:rsidRPr="001A5EBC">
        <w:rPr>
          <w:b/>
          <w:bCs/>
        </w:rPr>
        <w:t>SUT</w:t>
      </w:r>
      <w:r>
        <w:t xml:space="preserve"> environment.</w:t>
      </w:r>
    </w:p>
    <w:p w14:paraId="72BD07D6" w14:textId="77777777" w:rsidR="00480174" w:rsidRDefault="00480174" w:rsidP="00C05B58">
      <w:pPr>
        <w:pStyle w:val="BodyText"/>
        <w:numPr>
          <w:ilvl w:val="0"/>
          <w:numId w:val="36"/>
        </w:numPr>
      </w:pPr>
      <w:r>
        <w:t>PTM exposes the features that enable you to do the following:</w:t>
      </w:r>
    </w:p>
    <w:p w14:paraId="58E296A6" w14:textId="51EEC7BB" w:rsidR="00480174" w:rsidRDefault="00480174" w:rsidP="00C05B58">
      <w:pPr>
        <w:pStyle w:val="BodyText"/>
        <w:numPr>
          <w:ilvl w:val="1"/>
          <w:numId w:val="68"/>
        </w:numPr>
        <w:ind w:left="1080"/>
      </w:pPr>
      <w:r>
        <w:t xml:space="preserve">Modify the default output of the </w:t>
      </w:r>
      <w:r w:rsidRPr="0090004D">
        <w:rPr>
          <w:b/>
        </w:rPr>
        <w:t>Auto-Detect</w:t>
      </w:r>
      <w:r>
        <w:rPr>
          <w:b/>
        </w:rPr>
        <w:t>ion</w:t>
      </w:r>
      <w:r>
        <w:t xml:space="preserve"> process, by selecting/unselecting (filtering) Test Cases to create a unique test configuration that </w:t>
      </w:r>
      <w:r w:rsidR="00581E4B">
        <w:t xml:space="preserve">will </w:t>
      </w:r>
      <w:r>
        <w:t>focu</w:t>
      </w:r>
      <w:r w:rsidR="00581E4B">
        <w:t>s</w:t>
      </w:r>
      <w:r>
        <w:t xml:space="preserve"> on a specific set of test results.</w:t>
      </w:r>
    </w:p>
    <w:p w14:paraId="07BA4C87" w14:textId="77777777" w:rsidR="00480174" w:rsidRDefault="00480174" w:rsidP="00C05B58">
      <w:pPr>
        <w:pStyle w:val="BodyText"/>
        <w:numPr>
          <w:ilvl w:val="1"/>
          <w:numId w:val="68"/>
        </w:numPr>
        <w:ind w:left="1080"/>
      </w:pPr>
      <w:r>
        <w:t>Review and optionally configure Test Case properties.</w:t>
      </w:r>
    </w:p>
    <w:p w14:paraId="111691F1" w14:textId="77777777" w:rsidR="00480174" w:rsidRDefault="00480174" w:rsidP="00C05B58">
      <w:pPr>
        <w:pStyle w:val="BodyText"/>
        <w:numPr>
          <w:ilvl w:val="1"/>
          <w:numId w:val="68"/>
        </w:numPr>
        <w:ind w:left="1080"/>
      </w:pPr>
      <w:r>
        <w:t>Trigger execution of a set of Test Cases.</w:t>
      </w:r>
    </w:p>
    <w:p w14:paraId="00C6A3D7" w14:textId="4A9D69AD" w:rsidR="001046A6" w:rsidRDefault="00480174" w:rsidP="00C05B58">
      <w:pPr>
        <w:pStyle w:val="BodyText"/>
        <w:numPr>
          <w:ilvl w:val="1"/>
          <w:numId w:val="68"/>
        </w:numPr>
        <w:ind w:left="1080"/>
      </w:pPr>
      <w:r>
        <w:t xml:space="preserve">Save a test case </w:t>
      </w:r>
      <w:r w:rsidRPr="003D2F0D">
        <w:rPr>
          <w:b/>
          <w:bCs/>
        </w:rPr>
        <w:t>Profile</w:t>
      </w:r>
      <w:r>
        <w:t xml:space="preserve"> that preserves a specific Test Case configuration so that you can re-run it at any time </w:t>
      </w:r>
      <w:r w:rsidR="001046A6">
        <w:rPr>
          <w:lang w:val="en-US"/>
        </w:rPr>
        <w:t xml:space="preserve">by loading the </w:t>
      </w:r>
      <w:r w:rsidR="001046A6" w:rsidRPr="003D2F0D">
        <w:rPr>
          <w:b/>
          <w:bCs/>
          <w:lang w:val="en-US"/>
        </w:rPr>
        <w:t>Profile</w:t>
      </w:r>
      <w:r w:rsidR="001046A6">
        <w:rPr>
          <w:lang w:val="en-US"/>
        </w:rPr>
        <w:t xml:space="preserve"> Test Cases into the PTM</w:t>
      </w:r>
      <w:r w:rsidR="00F17917">
        <w:rPr>
          <w:lang w:val="en-US"/>
        </w:rPr>
        <w:t>,</w:t>
      </w:r>
      <w:r w:rsidR="001046A6">
        <w:rPr>
          <w:lang w:val="en-US"/>
        </w:rPr>
        <w:t xml:space="preserve"> or by using the </w:t>
      </w:r>
      <w:ins w:id="771" w:author="Harley Zhang" w:date="2021-03-11T13:58:00Z">
        <w:r w:rsidR="00AB3DC5" w:rsidRPr="00295A30">
          <w:rPr>
            <w:color w:val="auto"/>
          </w:rPr>
          <w:t>PTMCli</w:t>
        </w:r>
      </w:ins>
      <w:del w:id="772" w:author="Harley Zhang" w:date="2021-03-11T13:58:00Z">
        <w:r w:rsidR="001046A6" w:rsidRPr="00480174" w:rsidDel="00AB3DC5">
          <w:rPr>
            <w:lang w:val="en-US"/>
          </w:rPr>
          <w:delText>ptmcli</w:delText>
        </w:r>
      </w:del>
      <w:r w:rsidR="001046A6" w:rsidRPr="00480174">
        <w:rPr>
          <w:lang w:val="en-US"/>
        </w:rPr>
        <w:t>.exe</w:t>
      </w:r>
      <w:r w:rsidR="001046A6" w:rsidRPr="003415B9">
        <w:rPr>
          <w:lang w:val="en-US"/>
        </w:rPr>
        <w:t xml:space="preserve"> </w:t>
      </w:r>
      <w:r w:rsidR="001046A6">
        <w:rPr>
          <w:lang w:val="en-US"/>
        </w:rPr>
        <w:t xml:space="preserve">command line </w:t>
      </w:r>
      <w:r w:rsidR="001046A6" w:rsidRPr="003415B9">
        <w:rPr>
          <w:lang w:val="en-US"/>
        </w:rPr>
        <w:t>tool</w:t>
      </w:r>
      <w:r w:rsidR="00F17917">
        <w:rPr>
          <w:lang w:val="en-US"/>
        </w:rPr>
        <w:t xml:space="preserve"> to execute the Test </w:t>
      </w:r>
      <w:r w:rsidR="00F17917">
        <w:t>Cases.</w:t>
      </w:r>
    </w:p>
    <w:p w14:paraId="26057AC6" w14:textId="33ACA1C4" w:rsidR="00480174" w:rsidRDefault="00480174" w:rsidP="00C05B58">
      <w:pPr>
        <w:pStyle w:val="BodyText"/>
        <w:numPr>
          <w:ilvl w:val="1"/>
          <w:numId w:val="68"/>
        </w:numPr>
        <w:ind w:left="1080"/>
      </w:pPr>
      <w:r>
        <w:t>Analyze the results of Test Case execution.</w:t>
      </w:r>
    </w:p>
    <w:p w14:paraId="7C0EB3E6" w14:textId="68018B93" w:rsidR="0073348E" w:rsidRDefault="00007182" w:rsidP="00FF2CC1">
      <w:pPr>
        <w:pStyle w:val="BodyText"/>
      </w:pPr>
      <w:r>
        <w:rPr>
          <w:noProof/>
        </w:rPr>
        <w:drawing>
          <wp:inline distT="0" distB="0" distL="0" distR="0" wp14:anchorId="5B2D8058" wp14:editId="2ADAAA49">
            <wp:extent cx="197708" cy="197708"/>
            <wp:effectExtent l="0" t="0" r="0" b="0"/>
            <wp:docPr id="41" name="Graphic 41" descr="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ic 40" descr="Magnifying glass"/>
                    <pic:cNvPicPr/>
                  </pic:nvPicPr>
                  <pic:blipFill>
                    <a:blip r:embed="rId73" cstate="print">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rot="10800000" flipV="1">
                      <a:off x="0" y="0"/>
                      <a:ext cx="198957" cy="198957"/>
                    </a:xfrm>
                    <a:prstGeom prst="rect">
                      <a:avLst/>
                    </a:prstGeom>
                  </pic:spPr>
                </pic:pic>
              </a:graphicData>
            </a:graphic>
          </wp:inline>
        </w:drawing>
      </w:r>
      <w:r w:rsidR="00CC745A">
        <w:rPr>
          <w:rStyle w:val="Hyperlink"/>
          <w:sz w:val="24"/>
          <w:u w:val="none"/>
        </w:rPr>
        <w:t xml:space="preserve"> </w:t>
      </w:r>
      <w:r>
        <w:rPr>
          <w:rStyle w:val="Hyperlink"/>
          <w:sz w:val="24"/>
          <w:u w:val="none"/>
        </w:rPr>
        <w:t xml:space="preserve"> </w:t>
      </w:r>
      <w:r w:rsidR="0073348E">
        <w:t>The major topics covered in this section include the following:</w:t>
      </w:r>
      <w:r w:rsidR="00AF2F0F">
        <w:t xml:space="preserve">  </w:t>
      </w:r>
      <w:r>
        <w:t xml:space="preserve"> </w:t>
      </w:r>
    </w:p>
    <w:p w14:paraId="02855C07" w14:textId="5BAD32BB" w:rsidR="0073348E" w:rsidRDefault="00D8682D" w:rsidP="00CC745A">
      <w:pPr>
        <w:pStyle w:val="BodyText"/>
        <w:ind w:left="450"/>
      </w:pPr>
      <w:hyperlink w:anchor="_Installing_the_Protocol" w:history="1">
        <w:r w:rsidR="00FF2CC1" w:rsidRPr="00FF2CC1">
          <w:rPr>
            <w:rStyle w:val="Hyperlink"/>
          </w:rPr>
          <w:t>Installing the Protocol Test Manager</w:t>
        </w:r>
      </w:hyperlink>
      <w:r w:rsidR="00FF2CC1">
        <w:t xml:space="preserve"> </w:t>
      </w:r>
    </w:p>
    <w:p w14:paraId="2A4E7C41" w14:textId="1778B7FB" w:rsidR="00FF2CC1" w:rsidRDefault="00D8682D" w:rsidP="00CC745A">
      <w:pPr>
        <w:pStyle w:val="BodyText"/>
        <w:ind w:left="450"/>
      </w:pPr>
      <w:hyperlink w:anchor="_Running_the_Protocol" w:history="1">
        <w:r w:rsidR="00FF2CC1" w:rsidRPr="00FF2CC1">
          <w:rPr>
            <w:rStyle w:val="Hyperlink"/>
          </w:rPr>
          <w:t>Running the Protocol Test Manager</w:t>
        </w:r>
      </w:hyperlink>
    </w:p>
    <w:p w14:paraId="3D15A60C" w14:textId="4266895D" w:rsidR="00FF2CC1" w:rsidRPr="0073348E" w:rsidRDefault="00D8682D" w:rsidP="00CC745A">
      <w:pPr>
        <w:pStyle w:val="BodyText"/>
        <w:ind w:left="450"/>
      </w:pPr>
      <w:hyperlink w:anchor="_Other_PTM_Configuration" w:history="1">
        <w:r w:rsidR="00FF2CC1" w:rsidRPr="00FF2CC1">
          <w:rPr>
            <w:rStyle w:val="Hyperlink"/>
          </w:rPr>
          <w:t>Other PTM Configuration and Execution Methods</w:t>
        </w:r>
      </w:hyperlink>
    </w:p>
    <w:p w14:paraId="2D0A60AC" w14:textId="77777777" w:rsidR="00480174" w:rsidRPr="00480174" w:rsidRDefault="00480174" w:rsidP="004D7FF5">
      <w:pPr>
        <w:pStyle w:val="Heading2"/>
        <w:tabs>
          <w:tab w:val="left" w:pos="8523"/>
        </w:tabs>
        <w:rPr>
          <w:lang w:val="en"/>
        </w:rPr>
      </w:pPr>
      <w:bookmarkStart w:id="773" w:name="_StartRunning_the_Protocol"/>
      <w:bookmarkStart w:id="774" w:name="_Installing_the_Protocol"/>
      <w:bookmarkStart w:id="775" w:name="_Toc67405035"/>
      <w:bookmarkEnd w:id="773"/>
      <w:bookmarkEnd w:id="774"/>
      <w:r w:rsidRPr="00480174">
        <w:rPr>
          <w:lang w:val="en"/>
        </w:rPr>
        <w:lastRenderedPageBreak/>
        <w:t>Installing the Protocol Test Manager</w:t>
      </w:r>
      <w:bookmarkEnd w:id="775"/>
    </w:p>
    <w:p w14:paraId="022B7B4F" w14:textId="77777777" w:rsidR="00480174" w:rsidRPr="004E1246" w:rsidRDefault="00480174" w:rsidP="00480174">
      <w:pPr>
        <w:pStyle w:val="BodyText"/>
        <w:rPr>
          <w:rFonts w:ascii="Segoe UI" w:hAnsi="Segoe UI"/>
          <w:color w:val="auto"/>
          <w:sz w:val="21"/>
          <w:shd w:val="clear" w:color="auto" w:fill="FFFFFF"/>
        </w:rPr>
      </w:pPr>
      <w:r>
        <w:t xml:space="preserve">If you have not done so already, you will need to install the Protocol Test Manager (PTM) now. Ensure that the </w:t>
      </w:r>
      <w:r w:rsidRPr="003A1E1E">
        <w:rPr>
          <w:b/>
          <w:bCs/>
        </w:rPr>
        <w:t>RDP Test Suite</w:t>
      </w:r>
      <w:r>
        <w:t xml:space="preserve"> and all of its dependencies are installed before you do so, as described in </w:t>
      </w:r>
      <w:hyperlink w:anchor="_Software" w:history="1">
        <w:r w:rsidRPr="00B17708">
          <w:rPr>
            <w:rStyle w:val="Hyperlink"/>
            <w:color w:val="0070C0"/>
          </w:rPr>
          <w:t>Software Installation</w:t>
        </w:r>
      </w:hyperlink>
      <w:r>
        <w:t xml:space="preserve">.  When ready, install the PTM on your </w:t>
      </w:r>
      <w:r w:rsidRPr="00386BFF">
        <w:rPr>
          <w:b/>
          <w:bCs/>
        </w:rPr>
        <w:t>Driver computer</w:t>
      </w:r>
      <w:r>
        <w:t xml:space="preserve"> with the official </w:t>
      </w:r>
      <w:r w:rsidRPr="004E1246">
        <w:rPr>
          <w:rFonts w:ascii="Segoe UI" w:hAnsi="Segoe UI"/>
          <w:b/>
          <w:bCs/>
          <w:color w:val="auto"/>
          <w:sz w:val="21"/>
          <w:shd w:val="clear" w:color="auto" w:fill="FFFFFF"/>
        </w:rPr>
        <w:t>ProtocolTestManager.msi</w:t>
      </w:r>
      <w:r w:rsidRPr="004E1246">
        <w:rPr>
          <w:rFonts w:ascii="Segoe UI" w:hAnsi="Segoe UI"/>
          <w:color w:val="auto"/>
          <w:sz w:val="21"/>
          <w:shd w:val="clear" w:color="auto" w:fill="FFFFFF"/>
        </w:rPr>
        <w:t>, as follows:</w:t>
      </w:r>
    </w:p>
    <w:p w14:paraId="59262A7D" w14:textId="77777777" w:rsidR="00480174" w:rsidRDefault="00480174" w:rsidP="00480174">
      <w:pPr>
        <w:pStyle w:val="Caption"/>
        <w:rPr>
          <w:shd w:val="clear" w:color="auto" w:fill="FFFFFF"/>
        </w:rPr>
      </w:pPr>
      <w:r w:rsidRPr="00F03866">
        <w:rPr>
          <w:rStyle w:val="Hyperlink"/>
          <w:sz w:val="24"/>
          <w:u w:val="none"/>
        </w:rPr>
        <w:sym w:font="Wingdings 3" w:char="F084"/>
      </w:r>
      <w:r w:rsidRPr="00F03866">
        <w:rPr>
          <w:rStyle w:val="Hyperlink"/>
          <w:u w:val="none"/>
        </w:rPr>
        <w:t xml:space="preserve">  </w:t>
      </w:r>
      <w:r>
        <w:rPr>
          <w:shd w:val="clear" w:color="auto" w:fill="FFFFFF"/>
        </w:rPr>
        <w:t>To install the Protocol Test Manager:</w:t>
      </w:r>
    </w:p>
    <w:p w14:paraId="2838DE5F" w14:textId="18624BE7" w:rsidR="00480174" w:rsidRDefault="00480174" w:rsidP="00C05B58">
      <w:pPr>
        <w:pStyle w:val="BodyText"/>
        <w:numPr>
          <w:ilvl w:val="0"/>
          <w:numId w:val="104"/>
        </w:numPr>
      </w:pPr>
      <w:r w:rsidRPr="004E1246">
        <w:rPr>
          <w:rFonts w:ascii="Segoe UI" w:hAnsi="Segoe UI"/>
          <w:color w:val="auto"/>
          <w:sz w:val="21"/>
          <w:shd w:val="clear" w:color="auto" w:fill="FFFFFF"/>
        </w:rPr>
        <w:t xml:space="preserve">From the </w:t>
      </w:r>
      <w:r w:rsidRPr="004E1246">
        <w:rPr>
          <w:rFonts w:ascii="Segoe UI" w:hAnsi="Segoe UI"/>
          <w:b/>
          <w:bCs/>
          <w:color w:val="auto"/>
          <w:sz w:val="21"/>
          <w:shd w:val="clear" w:color="auto" w:fill="FFFFFF"/>
        </w:rPr>
        <w:t xml:space="preserve">Driver </w:t>
      </w:r>
      <w:r w:rsidRPr="00F73503">
        <w:rPr>
          <w:rFonts w:ascii="Segoe UI" w:hAnsi="Segoe UI"/>
          <w:color w:val="auto"/>
          <w:sz w:val="21"/>
          <w:shd w:val="clear" w:color="auto" w:fill="FFFFFF"/>
        </w:rPr>
        <w:t>computer</w:t>
      </w:r>
      <w:r w:rsidRPr="004E1246">
        <w:rPr>
          <w:rFonts w:ascii="Segoe UI" w:hAnsi="Segoe UI"/>
          <w:color w:val="auto"/>
          <w:sz w:val="21"/>
          <w:shd w:val="clear" w:color="auto" w:fill="FFFFFF"/>
        </w:rPr>
        <w:t xml:space="preserve">, navigate </w:t>
      </w:r>
      <w:hyperlink r:id="rId75" w:history="1">
        <w:r w:rsidRPr="003A1E1E">
          <w:rPr>
            <w:rStyle w:val="Hyperlink"/>
            <w:rFonts w:ascii="Segoe UI" w:hAnsi="Segoe UI"/>
            <w:sz w:val="21"/>
            <w:shd w:val="clear" w:color="auto" w:fill="FFFFFF"/>
          </w:rPr>
          <w:t>here</w:t>
        </w:r>
      </w:hyperlink>
      <w:r w:rsidRPr="004E1246">
        <w:rPr>
          <w:rFonts w:ascii="Segoe UI" w:hAnsi="Segoe UI"/>
          <w:color w:val="auto"/>
          <w:sz w:val="21"/>
          <w:shd w:val="clear" w:color="auto" w:fill="FFFFFF"/>
        </w:rPr>
        <w:t xml:space="preserve"> to locate the </w:t>
      </w:r>
      <w:r w:rsidRPr="004E1246">
        <w:rPr>
          <w:b/>
          <w:bCs/>
        </w:rPr>
        <w:t>ProtocolTestManager.msi</w:t>
      </w:r>
      <w:r w:rsidRPr="004E1246">
        <w:rPr>
          <w:rFonts w:ascii="Segoe UI" w:hAnsi="Segoe UI"/>
          <w:color w:val="auto"/>
          <w:sz w:val="21"/>
          <w:shd w:val="clear" w:color="auto" w:fill="FFFFFF"/>
        </w:rPr>
        <w:t xml:space="preserve"> </w:t>
      </w:r>
      <w:r>
        <w:t xml:space="preserve">under the </w:t>
      </w:r>
      <w:r w:rsidRPr="00386BFF">
        <w:rPr>
          <w:i/>
          <w:iCs/>
        </w:rPr>
        <w:t>Assets</w:t>
      </w:r>
      <w:r>
        <w:t xml:space="preserve"> topic on Git</w:t>
      </w:r>
      <w:r w:rsidR="003808C7">
        <w:t>H</w:t>
      </w:r>
      <w:r>
        <w:t>ub.</w:t>
      </w:r>
    </w:p>
    <w:p w14:paraId="28B7AEA4" w14:textId="77777777" w:rsidR="00480174" w:rsidRDefault="00480174" w:rsidP="00C05B58">
      <w:pPr>
        <w:pStyle w:val="BodyText"/>
        <w:numPr>
          <w:ilvl w:val="0"/>
          <w:numId w:val="104"/>
        </w:numPr>
      </w:pPr>
      <w:r>
        <w:t xml:space="preserve">From the </w:t>
      </w:r>
      <w:r w:rsidRPr="006018C8">
        <w:rPr>
          <w:b/>
          <w:bCs/>
        </w:rPr>
        <w:t xml:space="preserve">Driver </w:t>
      </w:r>
      <w:r w:rsidRPr="00F73503">
        <w:t>computer</w:t>
      </w:r>
      <w:r>
        <w:t xml:space="preserve">, double-click the </w:t>
      </w:r>
      <w:r w:rsidRPr="004E1246">
        <w:rPr>
          <w:b/>
          <w:bCs/>
        </w:rPr>
        <w:t>ProtocolTestManager.msi</w:t>
      </w:r>
      <w:r w:rsidRPr="004E1246">
        <w:rPr>
          <w:color w:val="auto"/>
        </w:rPr>
        <w:t xml:space="preserve"> </w:t>
      </w:r>
      <w:r>
        <w:t>to run the installer.</w:t>
      </w:r>
    </w:p>
    <w:p w14:paraId="29B39209" w14:textId="77777777" w:rsidR="00480174" w:rsidRPr="00AB127A" w:rsidRDefault="00480174" w:rsidP="00C05B58">
      <w:pPr>
        <w:pStyle w:val="BodyText"/>
        <w:numPr>
          <w:ilvl w:val="0"/>
          <w:numId w:val="104"/>
        </w:numPr>
      </w:pPr>
      <w:r>
        <w:t>Follow the installer instructions to complete the installation.</w:t>
      </w:r>
    </w:p>
    <w:p w14:paraId="0AF619BD" w14:textId="77777777" w:rsidR="00480174" w:rsidRPr="00AB127A" w:rsidRDefault="00480174" w:rsidP="00480174">
      <w:pPr>
        <w:pStyle w:val="Heading2"/>
        <w:rPr>
          <w:lang w:val="en"/>
        </w:rPr>
      </w:pPr>
      <w:bookmarkStart w:id="776" w:name="_Running_the_Protocol"/>
      <w:bookmarkStart w:id="777" w:name="_Toc67405036"/>
      <w:bookmarkEnd w:id="776"/>
      <w:r>
        <w:rPr>
          <w:lang w:val="en"/>
        </w:rPr>
        <w:t>Running the</w:t>
      </w:r>
      <w:r w:rsidRPr="00AB127A">
        <w:rPr>
          <w:lang w:val="en"/>
        </w:rPr>
        <w:t xml:space="preserve"> Protocol Test Manager</w:t>
      </w:r>
      <w:bookmarkEnd w:id="777"/>
    </w:p>
    <w:p w14:paraId="40237D52" w14:textId="15D8E2A1" w:rsidR="00A6584F" w:rsidRDefault="00924147" w:rsidP="00555E6B">
      <w:pPr>
        <w:pStyle w:val="BodyText"/>
      </w:pPr>
      <w:r>
        <w:t xml:space="preserve">During PTM installation, a shortcut to the application is created on your desktop. </w:t>
      </w:r>
      <w:r w:rsidR="0075203E">
        <w:t>Thereafter, t</w:t>
      </w:r>
      <w:r>
        <w:t xml:space="preserve">o start the PTM and perform the test environment configuration and </w:t>
      </w:r>
      <w:r w:rsidR="00B74A42">
        <w:t xml:space="preserve">Test Case </w:t>
      </w:r>
      <w:r>
        <w:t>execution</w:t>
      </w:r>
      <w:r w:rsidR="00A6584F">
        <w:t xml:space="preserve"> processes</w:t>
      </w:r>
      <w:r>
        <w:t xml:space="preserve">, </w:t>
      </w:r>
      <w:r w:rsidR="00A6584F">
        <w:t xml:space="preserve">complete the </w:t>
      </w:r>
      <w:r w:rsidR="00B74A42">
        <w:t>following</w:t>
      </w:r>
      <w:r w:rsidR="0075203E">
        <w:t xml:space="preserve"> steps</w:t>
      </w:r>
      <w:r w:rsidR="00B74A42">
        <w:t>:</w:t>
      </w:r>
    </w:p>
    <w:p w14:paraId="5641E0F3" w14:textId="01778961" w:rsidR="00A6584F" w:rsidRDefault="00A6584F" w:rsidP="00555E6B">
      <w:pPr>
        <w:pStyle w:val="Caption"/>
      </w:pPr>
      <w:r w:rsidRPr="00F03866">
        <w:rPr>
          <w:rStyle w:val="Hyperlink"/>
          <w:sz w:val="24"/>
          <w:u w:val="none"/>
        </w:rPr>
        <w:sym w:font="Wingdings 3" w:char="F084"/>
      </w:r>
      <w:r w:rsidRPr="00F03866">
        <w:rPr>
          <w:rStyle w:val="Hyperlink"/>
          <w:u w:val="none"/>
        </w:rPr>
        <w:t xml:space="preserve">  </w:t>
      </w:r>
      <w:r>
        <w:t>To run the Protocol Test Manager</w:t>
      </w:r>
    </w:p>
    <w:p w14:paraId="0073271B" w14:textId="77777777" w:rsidR="00555E6B" w:rsidRDefault="00A6584F" w:rsidP="00C05B58">
      <w:pPr>
        <w:pStyle w:val="BodyText"/>
        <w:numPr>
          <w:ilvl w:val="0"/>
          <w:numId w:val="67"/>
        </w:numPr>
      </w:pPr>
      <w:r>
        <w:t>D</w:t>
      </w:r>
      <w:r w:rsidR="00924147">
        <w:t xml:space="preserve">ouble-click the </w:t>
      </w:r>
      <w:r w:rsidR="00924147" w:rsidRPr="00A6584F">
        <w:rPr>
          <w:b/>
          <w:bCs/>
        </w:rPr>
        <w:t>Protocol Test Manager</w:t>
      </w:r>
      <w:r w:rsidR="00924147">
        <w:t xml:space="preserve"> icon</w:t>
      </w:r>
      <w:r>
        <w:t>/shortcut</w:t>
      </w:r>
      <w:r w:rsidR="00924147">
        <w:t xml:space="preserve"> on your desktop.</w:t>
      </w:r>
    </w:p>
    <w:p w14:paraId="0682B7BE" w14:textId="30EF34DA" w:rsidR="00AB127A" w:rsidRDefault="00555E6B" w:rsidP="0082690F">
      <w:pPr>
        <w:pStyle w:val="BodyText"/>
        <w:ind w:left="900"/>
      </w:pPr>
      <w:r>
        <w:t xml:space="preserve">The </w:t>
      </w:r>
      <w:r w:rsidRPr="00555E6B">
        <w:rPr>
          <w:b/>
          <w:bCs/>
        </w:rPr>
        <w:t>Select Test Suite</w:t>
      </w:r>
      <w:r>
        <w:t xml:space="preserve"> tab displays several Test Suites including </w:t>
      </w:r>
      <w:r w:rsidRPr="00555E6B">
        <w:rPr>
          <w:b/>
          <w:bCs/>
        </w:rPr>
        <w:t>File Sharing</w:t>
      </w:r>
      <w:r>
        <w:t xml:space="preserve">, </w:t>
      </w:r>
      <w:r w:rsidRPr="00555E6B">
        <w:rPr>
          <w:b/>
          <w:bCs/>
        </w:rPr>
        <w:t>Security</w:t>
      </w:r>
      <w:r>
        <w:t xml:space="preserve">, </w:t>
      </w:r>
      <w:r w:rsidR="00FD592B" w:rsidRPr="00FD592B">
        <w:rPr>
          <w:b/>
          <w:bCs/>
        </w:rPr>
        <w:t>RDP</w:t>
      </w:r>
      <w:r w:rsidR="00FD592B">
        <w:t xml:space="preserve">, </w:t>
      </w:r>
      <w:r>
        <w:t>and so on</w:t>
      </w:r>
      <w:r w:rsidR="00AB127A" w:rsidRPr="00AB127A">
        <w:t>.</w:t>
      </w:r>
      <w:r>
        <w:t xml:space="preserve">  Note that the only active </w:t>
      </w:r>
      <w:r w:rsidRPr="00555E6B">
        <w:rPr>
          <w:b/>
          <w:bCs/>
        </w:rPr>
        <w:t>Test Suite</w:t>
      </w:r>
      <w:r>
        <w:t xml:space="preserve"> o</w:t>
      </w:r>
      <w:r w:rsidRPr="00555E6B">
        <w:t xml:space="preserve">n </w:t>
      </w:r>
      <w:r>
        <w:t>the opening</w:t>
      </w:r>
      <w:r w:rsidRPr="00555E6B">
        <w:t xml:space="preserve"> page of the </w:t>
      </w:r>
      <w:r w:rsidR="00204D95">
        <w:t xml:space="preserve">PTM </w:t>
      </w:r>
      <w:r w:rsidRPr="00555E6B">
        <w:t>Wizard</w:t>
      </w:r>
      <w:r>
        <w:t xml:space="preserve"> is </w:t>
      </w:r>
      <w:r w:rsidRPr="00555E6B">
        <w:rPr>
          <w:b/>
          <w:bCs/>
        </w:rPr>
        <w:t>RDP</w:t>
      </w:r>
      <w:r>
        <w:t xml:space="preserve">, as indicated by the live </w:t>
      </w:r>
      <w:r w:rsidRPr="00555E6B">
        <w:rPr>
          <w:b/>
          <w:bCs/>
        </w:rPr>
        <w:t>Run</w:t>
      </w:r>
      <w:r>
        <w:t xml:space="preserve"> and </w:t>
      </w:r>
      <w:bookmarkStart w:id="778" w:name="_Hlk49349672"/>
      <w:r w:rsidRPr="00555E6B">
        <w:rPr>
          <w:b/>
          <w:bCs/>
        </w:rPr>
        <w:t>Configur</w:t>
      </w:r>
      <w:r w:rsidR="003808C7">
        <w:rPr>
          <w:b/>
          <w:bCs/>
        </w:rPr>
        <w:t>ation</w:t>
      </w:r>
      <w:bookmarkEnd w:id="778"/>
      <w:r w:rsidRPr="00555E6B">
        <w:rPr>
          <w:b/>
          <w:bCs/>
        </w:rPr>
        <w:t xml:space="preserve"> Wizard</w:t>
      </w:r>
      <w:r>
        <w:t xml:space="preserve"> links on the right side of the UI.</w:t>
      </w:r>
    </w:p>
    <w:p w14:paraId="63CB5D32" w14:textId="58574F37" w:rsidR="005503C0" w:rsidRPr="00AB127A" w:rsidRDefault="005503C0" w:rsidP="005503C0">
      <w:pPr>
        <w:pStyle w:val="BodyText"/>
        <w:ind w:left="900"/>
      </w:pPr>
      <w:r>
        <w:rPr>
          <w:noProof/>
        </w:rPr>
        <w:lastRenderedPageBreak/>
        <w:drawing>
          <wp:inline distT="0" distB="0" distL="0" distR="0" wp14:anchorId="2886D0BE" wp14:editId="2C71D7D7">
            <wp:extent cx="5764378" cy="4507424"/>
            <wp:effectExtent l="0" t="0" r="8255" b="762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849701" cy="4574142"/>
                    </a:xfrm>
                    <a:prstGeom prst="rect">
                      <a:avLst/>
                    </a:prstGeom>
                  </pic:spPr>
                </pic:pic>
              </a:graphicData>
            </a:graphic>
          </wp:inline>
        </w:drawing>
      </w:r>
    </w:p>
    <w:p w14:paraId="5FCFA28D" w14:textId="45E3B416" w:rsidR="00AB127A" w:rsidRDefault="00D31931" w:rsidP="00D31931">
      <w:pPr>
        <w:pStyle w:val="Caption"/>
        <w:ind w:left="900"/>
      </w:pPr>
      <w:bookmarkStart w:id="779" w:name="_Toc67405463"/>
      <w:r>
        <w:t xml:space="preserve">Figure </w:t>
      </w:r>
      <w:r w:rsidR="00650A21">
        <w:fldChar w:fldCharType="begin"/>
      </w:r>
      <w:r w:rsidR="00650A21">
        <w:instrText xml:space="preserve"> SEQ Figure \* ARABIC </w:instrText>
      </w:r>
      <w:r w:rsidR="00650A21">
        <w:fldChar w:fldCharType="separate"/>
      </w:r>
      <w:r w:rsidR="00B777D0">
        <w:rPr>
          <w:noProof/>
        </w:rPr>
        <w:t>7</w:t>
      </w:r>
      <w:r w:rsidR="00650A21">
        <w:fldChar w:fldCharType="end"/>
      </w:r>
      <w:r>
        <w:t xml:space="preserve">.  Protocol Test </w:t>
      </w:r>
      <w:del w:id="780" w:author="Harley Zhang" w:date="2021-03-11T09:59:00Z">
        <w:r w:rsidDel="000B3DE0">
          <w:delText>Manager :</w:delText>
        </w:r>
      </w:del>
      <w:ins w:id="781" w:author="Harley Zhang" w:date="2021-03-11T09:59:00Z">
        <w:r w:rsidR="000B3DE0">
          <w:t>Manager:</w:t>
        </w:r>
      </w:ins>
      <w:r>
        <w:t xml:space="preserve"> Launching the </w:t>
      </w:r>
      <w:r w:rsidRPr="003808C7">
        <w:t>Configuration</w:t>
      </w:r>
      <w:r>
        <w:t xml:space="preserve"> Wizard for RDP Client Test Suite</w:t>
      </w:r>
      <w:bookmarkEnd w:id="779"/>
    </w:p>
    <w:p w14:paraId="117F26A7" w14:textId="218A5F96" w:rsidR="00D92147" w:rsidRDefault="00D92147" w:rsidP="00D92147">
      <w:pPr>
        <w:rPr>
          <w:lang w:val="en" w:eastAsia="zh-CN"/>
        </w:rPr>
      </w:pPr>
      <w:r>
        <w:rPr>
          <w:lang w:val="en"/>
        </w:rPr>
        <w:t xml:space="preserve">              </w:t>
      </w:r>
      <w:r>
        <w:rPr>
          <w:lang w:val="en" w:eastAsia="zh-CN"/>
        </w:rPr>
        <w:t>You need to select a protocol test suite as following.</w:t>
      </w:r>
    </w:p>
    <w:p w14:paraId="3634FE61" w14:textId="6B9AF836" w:rsidR="00D92147" w:rsidRDefault="00CF4842" w:rsidP="00CF4842">
      <w:pPr>
        <w:ind w:left="900"/>
        <w:rPr>
          <w:lang w:val="en"/>
        </w:rPr>
      </w:pPr>
      <w:r>
        <w:rPr>
          <w:noProof/>
          <w:lang w:val="en"/>
        </w:rPr>
        <w:lastRenderedPageBreak/>
        <w:drawing>
          <wp:inline distT="0" distB="0" distL="0" distR="0" wp14:anchorId="3E5044FF" wp14:editId="2EDC5565">
            <wp:extent cx="5764378" cy="4413639"/>
            <wp:effectExtent l="0" t="0" r="8255" b="635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98397" cy="4439686"/>
                    </a:xfrm>
                    <a:prstGeom prst="rect">
                      <a:avLst/>
                    </a:prstGeom>
                  </pic:spPr>
                </pic:pic>
              </a:graphicData>
            </a:graphic>
          </wp:inline>
        </w:drawing>
      </w:r>
    </w:p>
    <w:p w14:paraId="33312CD3" w14:textId="385CC89F" w:rsidR="00E50026" w:rsidRPr="00214291" w:rsidRDefault="00214291" w:rsidP="008F1F38">
      <w:pPr>
        <w:pStyle w:val="Caption"/>
      </w:pPr>
      <w:r>
        <w:t xml:space="preserve">                   </w:t>
      </w:r>
      <w:bookmarkStart w:id="782" w:name="_Toc67405464"/>
      <w:r w:rsidR="008F1F38">
        <w:t xml:space="preserve">Figure </w:t>
      </w:r>
      <w:r w:rsidR="00650A21">
        <w:fldChar w:fldCharType="begin"/>
      </w:r>
      <w:r w:rsidR="00650A21">
        <w:instrText xml:space="preserve"> SEQ Figure \* ARABIC </w:instrText>
      </w:r>
      <w:r w:rsidR="00650A21">
        <w:fldChar w:fldCharType="separate"/>
      </w:r>
      <w:r w:rsidR="00B777D0">
        <w:rPr>
          <w:noProof/>
        </w:rPr>
        <w:t>8</w:t>
      </w:r>
      <w:r w:rsidR="00650A21">
        <w:fldChar w:fldCharType="end"/>
      </w:r>
      <w:r w:rsidR="00E50026" w:rsidRPr="00214291">
        <w:t xml:space="preserve">. Protocol Test </w:t>
      </w:r>
      <w:del w:id="783" w:author="Harley Zhang" w:date="2021-03-11T09:59:00Z">
        <w:r w:rsidR="00E50026" w:rsidRPr="00214291" w:rsidDel="000B3DE0">
          <w:delText>Manager :</w:delText>
        </w:r>
      </w:del>
      <w:ins w:id="784" w:author="Harley Zhang" w:date="2021-03-11T09:59:00Z">
        <w:r w:rsidR="00E50026" w:rsidRPr="00214291">
          <w:t>Manager:</w:t>
        </w:r>
      </w:ins>
      <w:r w:rsidR="00E50026" w:rsidRPr="00214291">
        <w:t xml:space="preserve"> Selecting RDP Client Test Suite Folder Path</w:t>
      </w:r>
      <w:bookmarkEnd w:id="782"/>
    </w:p>
    <w:p w14:paraId="750D4D38" w14:textId="0E64EF2B" w:rsidR="00986A53" w:rsidRDefault="00743117" w:rsidP="00D31931">
      <w:pPr>
        <w:pStyle w:val="BodyTextSpacer"/>
      </w:pPr>
      <w:r>
        <w:tab/>
      </w:r>
    </w:p>
    <w:p w14:paraId="0D999198" w14:textId="6FA861D4" w:rsidR="00631CC5" w:rsidRPr="00631CC5" w:rsidRDefault="00631CC5" w:rsidP="00C05B58">
      <w:pPr>
        <w:pStyle w:val="ListParagraph"/>
        <w:numPr>
          <w:ilvl w:val="0"/>
          <w:numId w:val="67"/>
        </w:numPr>
        <w:shd w:val="clear" w:color="auto" w:fill="FFFFFF"/>
        <w:spacing w:after="150"/>
        <w:rPr>
          <w:rFonts w:ascii="Segoe UI" w:hAnsi="Segoe UI" w:cs="Segoe UI"/>
          <w:color w:val="24292E"/>
          <w:sz w:val="21"/>
          <w:szCs w:val="21"/>
          <w:lang w:val="en"/>
        </w:rPr>
      </w:pPr>
      <w:r w:rsidRPr="00631CC5">
        <w:rPr>
          <w:rFonts w:ascii="Segoe UI" w:hAnsi="Segoe UI" w:cs="Segoe UI"/>
          <w:color w:val="24292E"/>
          <w:sz w:val="21"/>
          <w:szCs w:val="21"/>
          <w:lang w:val="en"/>
        </w:rPr>
        <w:t xml:space="preserve">Click the </w:t>
      </w:r>
      <w:r w:rsidR="003808C7" w:rsidRPr="003808C7">
        <w:rPr>
          <w:rFonts w:ascii="Segoe UI" w:hAnsi="Segoe UI" w:cs="Segoe UI"/>
          <w:b/>
          <w:bCs/>
          <w:color w:val="24292E"/>
          <w:sz w:val="21"/>
          <w:szCs w:val="21"/>
        </w:rPr>
        <w:t>Configuration</w:t>
      </w:r>
      <w:r w:rsidRPr="00631CC5">
        <w:rPr>
          <w:rFonts w:ascii="Segoe UI" w:hAnsi="Segoe UI" w:cs="Segoe UI"/>
          <w:b/>
          <w:bCs/>
          <w:color w:val="24292E"/>
          <w:sz w:val="21"/>
          <w:szCs w:val="21"/>
          <w:lang w:val="en"/>
        </w:rPr>
        <w:t xml:space="preserve"> Wizard</w:t>
      </w:r>
      <w:r w:rsidRPr="00631CC5">
        <w:rPr>
          <w:rFonts w:ascii="Segoe UI" w:hAnsi="Segoe UI" w:cs="Segoe UI"/>
          <w:color w:val="24292E"/>
          <w:sz w:val="21"/>
          <w:szCs w:val="21"/>
          <w:lang w:val="en"/>
        </w:rPr>
        <w:t xml:space="preserve"> link to begin the </w:t>
      </w:r>
      <w:r w:rsidRPr="00631CC5">
        <w:rPr>
          <w:rFonts w:ascii="Segoe UI" w:hAnsi="Segoe UI" w:cs="Segoe UI"/>
          <w:b/>
          <w:bCs/>
          <w:color w:val="24292E"/>
          <w:sz w:val="21"/>
          <w:szCs w:val="21"/>
          <w:lang w:val="en"/>
        </w:rPr>
        <w:t>Test Suite</w:t>
      </w:r>
      <w:r w:rsidRPr="00631CC5">
        <w:rPr>
          <w:rFonts w:ascii="Segoe UI" w:hAnsi="Segoe UI" w:cs="Segoe UI"/>
          <w:color w:val="24292E"/>
          <w:sz w:val="21"/>
          <w:szCs w:val="21"/>
          <w:lang w:val="en"/>
        </w:rPr>
        <w:t xml:space="preserve"> configuration process.</w:t>
      </w:r>
    </w:p>
    <w:p w14:paraId="30FFC717" w14:textId="29E441A0" w:rsidR="00986A53" w:rsidRDefault="00F9652A" w:rsidP="00533953">
      <w:pPr>
        <w:pStyle w:val="MoreInfo"/>
        <w:ind w:left="927"/>
      </w:pPr>
      <w:r w:rsidRPr="00AB127A">
        <w:rPr>
          <w:noProof/>
          <w:color w:val="0366D6"/>
        </w:rPr>
        <w:drawing>
          <wp:inline distT="0" distB="0" distL="0" distR="0" wp14:anchorId="34B66E45" wp14:editId="55B10A0F">
            <wp:extent cx="311391" cy="207594"/>
            <wp:effectExtent l="0" t="0" r="0" b="2540"/>
            <wp:docPr id="106" name="Picture 106">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986A53">
        <w:t>Note</w:t>
      </w:r>
    </w:p>
    <w:p w14:paraId="3B9BF3B5" w14:textId="3198BD2F" w:rsidR="00AB127A" w:rsidRDefault="00815EBD" w:rsidP="00533953">
      <w:pPr>
        <w:pStyle w:val="MoreInfoText"/>
        <w:ind w:left="927"/>
      </w:pPr>
      <w:r>
        <w:t>If this is f</w:t>
      </w:r>
      <w:r w:rsidR="00986A53">
        <w:t>or</w:t>
      </w:r>
      <w:r w:rsidR="00986A53" w:rsidRPr="00AB127A">
        <w:t xml:space="preserve"> </w:t>
      </w:r>
      <w:r w:rsidR="00C95527" w:rsidRPr="00AB127A">
        <w:t xml:space="preserve">first time </w:t>
      </w:r>
      <w:r w:rsidR="00986A53">
        <w:t xml:space="preserve">use, </w:t>
      </w:r>
      <w:r w:rsidR="00C95527">
        <w:t xml:space="preserve">click </w:t>
      </w:r>
      <w:r w:rsidR="00986A53">
        <w:t xml:space="preserve">the </w:t>
      </w:r>
      <w:r w:rsidR="003808C7" w:rsidRPr="003808C7">
        <w:rPr>
          <w:b/>
          <w:lang w:val="en-US"/>
        </w:rPr>
        <w:t xml:space="preserve">Configuration </w:t>
      </w:r>
      <w:r w:rsidR="00C95527" w:rsidRPr="00913EFF">
        <w:rPr>
          <w:b/>
        </w:rPr>
        <w:t>Wizard</w:t>
      </w:r>
      <w:r w:rsidR="00986A53">
        <w:t xml:space="preserve"> link</w:t>
      </w:r>
      <w:r w:rsidR="00AB127A" w:rsidRPr="00AB127A">
        <w:t xml:space="preserve"> </w:t>
      </w:r>
      <w:r w:rsidR="00C95527">
        <w:t xml:space="preserve">to </w:t>
      </w:r>
      <w:r w:rsidR="00913EFF">
        <w:t>start</w:t>
      </w:r>
      <w:r w:rsidR="00913EFF" w:rsidRPr="00AB127A">
        <w:t xml:space="preserve"> </w:t>
      </w:r>
      <w:r w:rsidR="00C95527">
        <w:t>the</w:t>
      </w:r>
      <w:r w:rsidR="00C95527" w:rsidRPr="00AB127A">
        <w:t xml:space="preserve"> </w:t>
      </w:r>
      <w:r w:rsidR="00986A53" w:rsidRPr="00913EFF">
        <w:rPr>
          <w:b/>
        </w:rPr>
        <w:t>RDP Test Suite</w:t>
      </w:r>
      <w:r w:rsidR="00913EFF">
        <w:t xml:space="preserve"> configuration process</w:t>
      </w:r>
      <w:r w:rsidR="00986A53">
        <w:t xml:space="preserve">. Thereafter, </w:t>
      </w:r>
      <w:r w:rsidR="00631CC5">
        <w:t>while no Test Cases are running</w:t>
      </w:r>
      <w:r w:rsidR="00B406DF">
        <w:t xml:space="preserve"> and</w:t>
      </w:r>
      <w:r w:rsidR="00631CC5">
        <w:t xml:space="preserve"> </w:t>
      </w:r>
      <w:r w:rsidR="00986A53">
        <w:t xml:space="preserve">if </w:t>
      </w:r>
      <w:r w:rsidR="00913EFF">
        <w:t xml:space="preserve">the </w:t>
      </w:r>
      <w:r w:rsidR="00913EFF" w:rsidRPr="000B24BA">
        <w:rPr>
          <w:b/>
          <w:bCs w:val="0"/>
        </w:rPr>
        <w:t>Test Suite</w:t>
      </w:r>
      <w:r w:rsidR="00986A53">
        <w:t xml:space="preserve"> require</w:t>
      </w:r>
      <w:r w:rsidR="00913EFF">
        <w:t>s</w:t>
      </w:r>
      <w:r w:rsidR="00986A53">
        <w:t xml:space="preserve"> no further</w:t>
      </w:r>
      <w:r w:rsidR="00913EFF">
        <w:t xml:space="preserve"> configuration changes, </w:t>
      </w:r>
      <w:r w:rsidR="006C42A8">
        <w:t xml:space="preserve">you can </w:t>
      </w:r>
      <w:r w:rsidR="00CD65EA">
        <w:t>simp</w:t>
      </w:r>
      <w:r w:rsidR="003808C7">
        <w:t>l</w:t>
      </w:r>
      <w:r w:rsidR="00CD65EA">
        <w:t xml:space="preserve">y </w:t>
      </w:r>
      <w:r w:rsidR="001D2D18" w:rsidRPr="00AB127A">
        <w:t xml:space="preserve">click </w:t>
      </w:r>
      <w:r w:rsidR="001D2D18" w:rsidRPr="00CD65EA">
        <w:rPr>
          <w:b/>
          <w:bCs w:val="0"/>
        </w:rPr>
        <w:t>Run</w:t>
      </w:r>
      <w:r w:rsidR="001D2D18" w:rsidRPr="00AB127A">
        <w:t xml:space="preserve"> to </w:t>
      </w:r>
      <w:r w:rsidR="001D2D18">
        <w:t>execute</w:t>
      </w:r>
      <w:r w:rsidR="001D2D18" w:rsidRPr="00AB127A">
        <w:t xml:space="preserve"> the </w:t>
      </w:r>
      <w:r w:rsidR="00CD65EA">
        <w:t>existing (last)</w:t>
      </w:r>
      <w:r w:rsidR="000B24BA">
        <w:t xml:space="preserve"> </w:t>
      </w:r>
      <w:r w:rsidR="00CD65EA">
        <w:t xml:space="preserve">configuration of Test Cases </w:t>
      </w:r>
      <w:r w:rsidR="0005579B">
        <w:t>while still retaining the</w:t>
      </w:r>
      <w:r w:rsidR="00CD65EA">
        <w:t xml:space="preserve"> </w:t>
      </w:r>
      <w:r w:rsidR="00913EFF">
        <w:t xml:space="preserve">existing </w:t>
      </w:r>
      <w:r w:rsidR="00CD65EA" w:rsidRPr="00CD65EA">
        <w:rPr>
          <w:b/>
          <w:bCs w:val="0"/>
        </w:rPr>
        <w:t>Test Suite</w:t>
      </w:r>
      <w:r w:rsidR="00CD65EA">
        <w:t xml:space="preserve"> </w:t>
      </w:r>
      <w:r w:rsidR="00913EFF">
        <w:t>configuration</w:t>
      </w:r>
      <w:r w:rsidR="006C42A8">
        <w:t xml:space="preserve"> settings</w:t>
      </w:r>
      <w:r w:rsidR="00AB127A" w:rsidRPr="00AB127A">
        <w:t>.</w:t>
      </w:r>
    </w:p>
    <w:p w14:paraId="26E8C864" w14:textId="699A0716" w:rsidR="00C5641C" w:rsidRDefault="00C95527" w:rsidP="00533953">
      <w:pPr>
        <w:pStyle w:val="BodyText"/>
        <w:ind w:left="927"/>
      </w:pPr>
      <w:r>
        <w:t xml:space="preserve">At any time, you can resume configuration of the </w:t>
      </w:r>
      <w:r w:rsidRPr="00B364D2">
        <w:rPr>
          <w:b/>
          <w:bCs/>
        </w:rPr>
        <w:t>Test Suite</w:t>
      </w:r>
      <w:r>
        <w:t xml:space="preserve">, by clicking </w:t>
      </w:r>
      <w:r w:rsidR="003808C7" w:rsidRPr="003808C7">
        <w:rPr>
          <w:b/>
          <w:bCs/>
          <w:lang w:val="en-US"/>
        </w:rPr>
        <w:t xml:space="preserve">Configuration </w:t>
      </w:r>
      <w:r w:rsidRPr="00B364D2">
        <w:rPr>
          <w:b/>
          <w:bCs/>
        </w:rPr>
        <w:t>Wizard</w:t>
      </w:r>
      <w:r>
        <w:t>.</w:t>
      </w:r>
    </w:p>
    <w:p w14:paraId="1C137C63" w14:textId="77777777" w:rsidR="00BE3CD1" w:rsidRDefault="00BE3CD1" w:rsidP="00BE3CD1">
      <w:pPr>
        <w:pStyle w:val="BodyTextSpacer"/>
      </w:pPr>
    </w:p>
    <w:p w14:paraId="25B95099" w14:textId="5E09938C" w:rsidR="00B744C6" w:rsidRDefault="003B6CC1" w:rsidP="00FC6E8D">
      <w:pPr>
        <w:shd w:val="clear" w:color="auto" w:fill="FFFFFF"/>
        <w:spacing w:before="0" w:after="150"/>
        <w:ind w:left="927"/>
        <w:rPr>
          <w:rFonts w:ascii="Segoe UI" w:eastAsia="Times New Roman" w:hAnsi="Segoe UI" w:cs="Segoe UI"/>
          <w:color w:val="24292E"/>
          <w:sz w:val="21"/>
          <w:szCs w:val="21"/>
          <w:lang w:val="en"/>
        </w:rPr>
      </w:pPr>
      <w:r>
        <w:rPr>
          <w:rFonts w:ascii="Segoe UI" w:eastAsia="Times New Roman" w:hAnsi="Segoe UI" w:cs="Segoe UI"/>
          <w:noProof/>
          <w:color w:val="24292E"/>
          <w:sz w:val="21"/>
          <w:szCs w:val="21"/>
          <w:lang w:val="en"/>
        </w:rPr>
        <w:lastRenderedPageBreak/>
        <w:drawing>
          <wp:inline distT="0" distB="0" distL="0" distR="0" wp14:anchorId="306E4D62" wp14:editId="2CBBFB82">
            <wp:extent cx="5771693" cy="440206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8">
                      <a:extLst>
                        <a:ext uri="{28A0092B-C50C-407E-A947-70E740481C1C}">
                          <a14:useLocalDpi xmlns:a14="http://schemas.microsoft.com/office/drawing/2010/main" val="0"/>
                        </a:ext>
                      </a:extLst>
                    </a:blip>
                    <a:stretch>
                      <a:fillRect/>
                    </a:stretch>
                  </pic:blipFill>
                  <pic:spPr>
                    <a:xfrm>
                      <a:off x="0" y="0"/>
                      <a:ext cx="5802594" cy="4425628"/>
                    </a:xfrm>
                    <a:prstGeom prst="rect">
                      <a:avLst/>
                    </a:prstGeom>
                  </pic:spPr>
                </pic:pic>
              </a:graphicData>
            </a:graphic>
          </wp:inline>
        </w:drawing>
      </w:r>
    </w:p>
    <w:p w14:paraId="2576F89B" w14:textId="5455950A" w:rsidR="00D31931" w:rsidRDefault="00650A21" w:rsidP="00650A21">
      <w:pPr>
        <w:pStyle w:val="Caption"/>
      </w:pPr>
      <w:r>
        <w:t xml:space="preserve">  </w:t>
      </w:r>
      <w:r w:rsidR="00D31931">
        <w:tab/>
      </w:r>
      <w:r>
        <w:t xml:space="preserve">   </w:t>
      </w:r>
      <w:bookmarkStart w:id="785" w:name="_Toc67405465"/>
      <w:r>
        <w:t xml:space="preserve">Figure </w:t>
      </w:r>
      <w:r>
        <w:fldChar w:fldCharType="begin"/>
      </w:r>
      <w:r>
        <w:instrText xml:space="preserve"> SEQ Figure \* ARABIC </w:instrText>
      </w:r>
      <w:r>
        <w:fldChar w:fldCharType="separate"/>
      </w:r>
      <w:r w:rsidR="00B777D0">
        <w:rPr>
          <w:noProof/>
        </w:rPr>
        <w:t>9</w:t>
      </w:r>
      <w:r>
        <w:fldChar w:fldCharType="end"/>
      </w:r>
      <w:r w:rsidR="00D31931">
        <w:t xml:space="preserve">.  Protocol Test </w:t>
      </w:r>
      <w:del w:id="786" w:author="Harley Zhang" w:date="2021-03-11T09:59:00Z">
        <w:r w:rsidR="00D31931" w:rsidDel="000B3DE0">
          <w:delText>Manager :</w:delText>
        </w:r>
      </w:del>
      <w:ins w:id="787" w:author="Harley Zhang" w:date="2021-03-11T09:59:00Z">
        <w:r w:rsidR="000B3DE0">
          <w:t>Manager:</w:t>
        </w:r>
      </w:ins>
      <w:r w:rsidR="00D31931">
        <w:t xml:space="preserve"> Reviewing the RDP Test Suite family of protocols</w:t>
      </w:r>
      <w:bookmarkEnd w:id="785"/>
    </w:p>
    <w:p w14:paraId="51680356" w14:textId="77777777" w:rsidR="00B744C6" w:rsidRDefault="00B744C6" w:rsidP="00B744C6">
      <w:pPr>
        <w:pStyle w:val="BodyTextSpacer"/>
      </w:pPr>
    </w:p>
    <w:p w14:paraId="27F9069F" w14:textId="482BE093" w:rsidR="00743117" w:rsidRDefault="006C42A8" w:rsidP="00C05B58">
      <w:pPr>
        <w:pStyle w:val="BodyText"/>
        <w:numPr>
          <w:ilvl w:val="0"/>
          <w:numId w:val="67"/>
        </w:numPr>
      </w:pPr>
      <w:r>
        <w:t xml:space="preserve">Read the information presented on the </w:t>
      </w:r>
      <w:r w:rsidRPr="00B744C6">
        <w:rPr>
          <w:b/>
          <w:bCs/>
        </w:rPr>
        <w:t>Test Suite Introduction</w:t>
      </w:r>
      <w:r>
        <w:t xml:space="preserve"> page of the PTM Wizard and click the </w:t>
      </w:r>
      <w:r w:rsidRPr="00B744C6">
        <w:rPr>
          <w:b/>
          <w:bCs/>
        </w:rPr>
        <w:t>Deployment Guide</w:t>
      </w:r>
      <w:r>
        <w:t xml:space="preserve"> link to review general information about the test environment in which you will run your Test Cases</w:t>
      </w:r>
      <w:r w:rsidR="00B744C6">
        <w:t xml:space="preserve">. </w:t>
      </w:r>
    </w:p>
    <w:p w14:paraId="60EB9A27" w14:textId="6917865B" w:rsidR="00B744C6" w:rsidRDefault="007A2296" w:rsidP="00C05B58">
      <w:pPr>
        <w:pStyle w:val="BodyText"/>
        <w:numPr>
          <w:ilvl w:val="0"/>
          <w:numId w:val="67"/>
        </w:numPr>
      </w:pPr>
      <w:r w:rsidRPr="00B744C6">
        <w:t xml:space="preserve">Click </w:t>
      </w:r>
      <w:r w:rsidR="006C42A8" w:rsidRPr="00B744C6">
        <w:rPr>
          <w:b/>
          <w:bCs/>
        </w:rPr>
        <w:t>Next</w:t>
      </w:r>
      <w:r w:rsidR="006C42A8" w:rsidRPr="00B744C6">
        <w:t xml:space="preserve"> to display the </w:t>
      </w:r>
      <w:r w:rsidR="006C42A8" w:rsidRPr="00B744C6">
        <w:rPr>
          <w:b/>
          <w:bCs/>
        </w:rPr>
        <w:t>Choose configuration method</w:t>
      </w:r>
      <w:r w:rsidR="006C42A8" w:rsidRPr="00B744C6">
        <w:t xml:space="preserve"> </w:t>
      </w:r>
      <w:r w:rsidR="006C42A8">
        <w:t>page of the PTM Wizard.</w:t>
      </w:r>
    </w:p>
    <w:p w14:paraId="5CD838C3" w14:textId="79EB81B8" w:rsidR="00B744C6" w:rsidRPr="00B744C6" w:rsidRDefault="00F9652A" w:rsidP="00D24746">
      <w:pPr>
        <w:pStyle w:val="MoreInfo"/>
        <w:ind w:left="900"/>
      </w:pPr>
      <w:r w:rsidRPr="00AB127A">
        <w:rPr>
          <w:noProof/>
          <w:color w:val="0366D6"/>
        </w:rPr>
        <w:drawing>
          <wp:inline distT="0" distB="0" distL="0" distR="0" wp14:anchorId="5ADC6F5F" wp14:editId="55A96F58">
            <wp:extent cx="311391" cy="207594"/>
            <wp:effectExtent l="0" t="0" r="0" b="2540"/>
            <wp:docPr id="107" name="Picture 107">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6C42A8">
        <w:t>Note</w:t>
      </w:r>
    </w:p>
    <w:p w14:paraId="1B7FA7CA" w14:textId="19C44F7E" w:rsidR="00B744C6" w:rsidRDefault="006C42A8" w:rsidP="00D24746">
      <w:pPr>
        <w:pStyle w:val="MoreInfoText"/>
        <w:ind w:left="900"/>
      </w:pPr>
      <w:r>
        <w:t>I</w:t>
      </w:r>
      <w:r w:rsidRPr="00B744C6">
        <w:t xml:space="preserve">t is unnecessary to click the </w:t>
      </w:r>
      <w:r w:rsidRPr="00B744C6">
        <w:rPr>
          <w:b/>
        </w:rPr>
        <w:t>Configure Environment</w:t>
      </w:r>
      <w:r w:rsidRPr="00B744C6">
        <w:t xml:space="preserve"> link</w:t>
      </w:r>
      <w:r>
        <w:t xml:space="preserve"> after reviewing the test environment, </w:t>
      </w:r>
      <w:r w:rsidRPr="00B744C6">
        <w:t>given that you will have already performed the indicated procedures earlier in this User Guide.</w:t>
      </w:r>
    </w:p>
    <w:p w14:paraId="7D7D5BA5" w14:textId="44AEF1AB" w:rsidR="00CA0941" w:rsidRDefault="006C42A8" w:rsidP="00C05B58">
      <w:pPr>
        <w:pStyle w:val="BodyText"/>
        <w:numPr>
          <w:ilvl w:val="0"/>
          <w:numId w:val="67"/>
        </w:numPr>
      </w:pPr>
      <w:r>
        <w:t xml:space="preserve">On the </w:t>
      </w:r>
      <w:r w:rsidRPr="00B744C6">
        <w:rPr>
          <w:b/>
          <w:bCs/>
        </w:rPr>
        <w:t>Choose configuration method</w:t>
      </w:r>
      <w:r w:rsidRPr="00B744C6">
        <w:t xml:space="preserve"> </w:t>
      </w:r>
      <w:r>
        <w:t xml:space="preserve">page of the PTM </w:t>
      </w:r>
      <w:r w:rsidRPr="00EB6FFF">
        <w:t>Wizard</w:t>
      </w:r>
      <w:r>
        <w:t xml:space="preserve"> shown in the figure that follows, click </w:t>
      </w:r>
      <w:r w:rsidRPr="002A073C">
        <w:rPr>
          <w:b/>
          <w:bCs/>
        </w:rPr>
        <w:t>Run Auto-Detection</w:t>
      </w:r>
      <w:r>
        <w:t xml:space="preserve"> to start the process of retrieving the capabilities of the SUT implementation (also click </w:t>
      </w:r>
      <w:r w:rsidRPr="00CA0941">
        <w:rPr>
          <w:b/>
          <w:bCs/>
        </w:rPr>
        <w:t>Yes</w:t>
      </w:r>
      <w:r>
        <w:t xml:space="preserve"> to the </w:t>
      </w:r>
      <w:r w:rsidRPr="00340958">
        <w:rPr>
          <w:b/>
          <w:bCs/>
        </w:rPr>
        <w:t>Warning</w:t>
      </w:r>
      <w:r>
        <w:t xml:space="preserve"> message that displays).</w:t>
      </w:r>
    </w:p>
    <w:p w14:paraId="223A3703" w14:textId="74478FDF" w:rsidR="00B744C6" w:rsidRDefault="006C42A8" w:rsidP="00C42172">
      <w:pPr>
        <w:pStyle w:val="BodyText"/>
        <w:ind w:left="900"/>
      </w:pPr>
      <w:r>
        <w:t xml:space="preserve">The retrieved capabilities are used to automatically configure the </w:t>
      </w:r>
      <w:r w:rsidRPr="002A073C">
        <w:rPr>
          <w:b/>
          <w:bCs/>
        </w:rPr>
        <w:t>Test Suite</w:t>
      </w:r>
      <w:r>
        <w:t xml:space="preserve"> and select a default set of Test Cases for the assessed environment.</w:t>
      </w:r>
    </w:p>
    <w:p w14:paraId="61729914" w14:textId="5E2BDBD2" w:rsidR="002A073C" w:rsidRPr="00AC085D" w:rsidRDefault="00985DC9" w:rsidP="00727515">
      <w:pPr>
        <w:pStyle w:val="MoreInfo"/>
        <w:ind w:left="900"/>
      </w:pPr>
      <w:r>
        <w:rPr>
          <w:noProof/>
        </w:rPr>
        <w:drawing>
          <wp:inline distT="0" distB="0" distL="0" distR="0" wp14:anchorId="651E518A" wp14:editId="30864A2A">
            <wp:extent cx="286677" cy="197708"/>
            <wp:effectExtent l="0" t="0" r="0" b="0"/>
            <wp:docPr id="1" name="Picture 1">
              <a:hlinkClick xmlns:a="http://schemas.openxmlformats.org/drawingml/2006/main" r:id="rId45" tgtFrame="&quot;_blank&quot;"/>
            </wp:docPr>
            <wp:cNvGraphicFramePr/>
            <a:graphic xmlns:a="http://schemas.openxmlformats.org/drawingml/2006/main">
              <a:graphicData uri="http://schemas.openxmlformats.org/drawingml/2006/picture">
                <pic:pic xmlns:pic="http://schemas.openxmlformats.org/drawingml/2006/picture">
                  <pic:nvPicPr>
                    <pic:cNvPr id="39" name="Picture 39">
                      <a:hlinkClick r:id="rId45" tgtFrame="&quot;_blank&quo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455" cy="202382"/>
                    </a:xfrm>
                    <a:prstGeom prst="rect">
                      <a:avLst/>
                    </a:prstGeom>
                    <a:noFill/>
                    <a:ln>
                      <a:noFill/>
                    </a:ln>
                  </pic:spPr>
                </pic:pic>
              </a:graphicData>
            </a:graphic>
          </wp:inline>
        </w:drawing>
      </w:r>
      <w:r w:rsidRPr="00F9652A">
        <w:rPr>
          <w:color w:val="C00000"/>
        </w:rPr>
        <w:t>Caution</w:t>
      </w:r>
    </w:p>
    <w:p w14:paraId="22AF46B1" w14:textId="173A4D92" w:rsidR="00AC085D" w:rsidRDefault="00985DC9" w:rsidP="00727515">
      <w:pPr>
        <w:pStyle w:val="MoreInfoText"/>
        <w:ind w:left="900"/>
      </w:pPr>
      <w:r>
        <w:t xml:space="preserve">Unless you are adept at </w:t>
      </w:r>
      <w:r w:rsidR="00BC4CA0">
        <w:t xml:space="preserve">Microsoft </w:t>
      </w:r>
      <w:r>
        <w:t xml:space="preserve">RDP </w:t>
      </w:r>
      <w:r w:rsidR="00BC4CA0">
        <w:t xml:space="preserve">testing </w:t>
      </w:r>
      <w:r>
        <w:t xml:space="preserve">technologies and you understand how to assess the </w:t>
      </w:r>
      <w:r w:rsidRPr="00C37091">
        <w:rPr>
          <w:b/>
          <w:bCs w:val="0"/>
        </w:rPr>
        <w:t>SUT</w:t>
      </w:r>
      <w:r>
        <w:t xml:space="preserve"> environment with respect to manually choosing the correct Test Cases </w:t>
      </w:r>
      <w:r w:rsidR="00751602">
        <w:t>and configuring their properties</w:t>
      </w:r>
      <w:r>
        <w:t xml:space="preserve">, you are advised to not use the </w:t>
      </w:r>
      <w:r w:rsidRPr="00AC085D">
        <w:rPr>
          <w:b/>
          <w:bCs w:val="0"/>
        </w:rPr>
        <w:t>Do Manual Configuration</w:t>
      </w:r>
      <w:r>
        <w:t xml:space="preserve"> option on the </w:t>
      </w:r>
      <w:r w:rsidRPr="00AC085D">
        <w:rPr>
          <w:b/>
          <w:bCs w:val="0"/>
        </w:rPr>
        <w:t>Choose configuration method</w:t>
      </w:r>
      <w:r>
        <w:t xml:space="preserve"> page of the PTM </w:t>
      </w:r>
      <w:r w:rsidR="00A71630">
        <w:t>W</w:t>
      </w:r>
      <w:r>
        <w:t xml:space="preserve">izard. Also note that the </w:t>
      </w:r>
      <w:r w:rsidRPr="00AC085D">
        <w:rPr>
          <w:b/>
          <w:bCs w:val="0"/>
        </w:rPr>
        <w:t>Load Profile</w:t>
      </w:r>
      <w:r>
        <w:t xml:space="preserve"> option is discussed in further detail ahead in </w:t>
      </w:r>
      <w:hyperlink w:anchor="_Working_with_Profiles" w:history="1">
        <w:r w:rsidR="00A83561">
          <w:rPr>
            <w:rStyle w:val="Hyperlink"/>
          </w:rPr>
          <w:t xml:space="preserve">Working </w:t>
        </w:r>
        <w:r w:rsidRPr="00A83561">
          <w:rPr>
            <w:rStyle w:val="Hyperlink"/>
          </w:rPr>
          <w:t>with a Profile</w:t>
        </w:r>
      </w:hyperlink>
      <w:r>
        <w:t>.</w:t>
      </w:r>
    </w:p>
    <w:p w14:paraId="7511D6D2" w14:textId="3600EE75" w:rsidR="006C42A8" w:rsidRPr="006C42A8" w:rsidRDefault="006C42A8" w:rsidP="006C42A8">
      <w:pPr>
        <w:pStyle w:val="BodyTextSpacer"/>
      </w:pPr>
      <w:r>
        <w:lastRenderedPageBreak/>
        <w:tab/>
      </w:r>
    </w:p>
    <w:p w14:paraId="43F67577" w14:textId="466A0A6E" w:rsidR="006C42A8" w:rsidRDefault="006C42A8" w:rsidP="006C42A8">
      <w:pPr>
        <w:pStyle w:val="MoreInfo"/>
        <w:ind w:left="720"/>
      </w:pPr>
      <w:r>
        <w:t>More Information</w:t>
      </w:r>
    </w:p>
    <w:p w14:paraId="06F7A7D7" w14:textId="2D9CC4F0" w:rsidR="006C42A8" w:rsidRPr="006C42A8" w:rsidRDefault="006C42A8" w:rsidP="006C42A8">
      <w:pPr>
        <w:pStyle w:val="MoreInfoText"/>
        <w:ind w:left="720"/>
      </w:pPr>
      <w:r w:rsidRPr="009E614A">
        <w:rPr>
          <w:b/>
          <w:bCs w:val="0"/>
        </w:rPr>
        <w:t>To learn more</w:t>
      </w:r>
      <w:r>
        <w:t xml:space="preserve"> about the </w:t>
      </w:r>
      <w:r w:rsidRPr="006C42A8">
        <w:rPr>
          <w:b/>
          <w:bCs w:val="0"/>
        </w:rPr>
        <w:t>Do Manual Configuration</w:t>
      </w:r>
      <w:r>
        <w:t xml:space="preserve"> feature, see </w:t>
      </w:r>
      <w:hyperlink w:anchor="_Manual_Configuration_of" w:history="1">
        <w:r w:rsidRPr="006C42A8">
          <w:rPr>
            <w:rStyle w:val="Hyperlink"/>
          </w:rPr>
          <w:t>Manually Configuring Test Cases and Properties</w:t>
        </w:r>
      </w:hyperlink>
      <w:r>
        <w:t>.</w:t>
      </w:r>
    </w:p>
    <w:p w14:paraId="7802B0F2" w14:textId="7D139847" w:rsidR="00985DC9" w:rsidRPr="00985DC9" w:rsidRDefault="00985DC9" w:rsidP="00985DC9">
      <w:pPr>
        <w:pStyle w:val="BodyTextSpacer"/>
      </w:pPr>
      <w:r>
        <w:tab/>
      </w:r>
    </w:p>
    <w:p w14:paraId="43F07F7C" w14:textId="37C69F4C" w:rsidR="00622F84" w:rsidRDefault="003432FA" w:rsidP="002A073C">
      <w:pPr>
        <w:pStyle w:val="BodyText"/>
        <w:ind w:left="720"/>
      </w:pPr>
      <w:r>
        <w:rPr>
          <w:noProof/>
        </w:rPr>
        <w:drawing>
          <wp:inline distT="0" distB="0" distL="0" distR="0" wp14:anchorId="59DA094A" wp14:editId="59F2D886">
            <wp:extent cx="5949191" cy="4529176"/>
            <wp:effectExtent l="0" t="0" r="0" b="508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964493" cy="4540826"/>
                    </a:xfrm>
                    <a:prstGeom prst="rect">
                      <a:avLst/>
                    </a:prstGeom>
                  </pic:spPr>
                </pic:pic>
              </a:graphicData>
            </a:graphic>
          </wp:inline>
        </w:drawing>
      </w:r>
    </w:p>
    <w:p w14:paraId="6571EA7F" w14:textId="24F56E4B" w:rsidR="00D31931" w:rsidRDefault="00267B52" w:rsidP="00F13038">
      <w:pPr>
        <w:pStyle w:val="Caption"/>
      </w:pPr>
      <w:r>
        <w:tab/>
      </w:r>
      <w:r>
        <w:tab/>
      </w:r>
      <w:bookmarkStart w:id="788" w:name="_Toc67405466"/>
      <w:r w:rsidR="00F13038">
        <w:t xml:space="preserve">Figure </w:t>
      </w:r>
      <w:r w:rsidR="00F13038">
        <w:fldChar w:fldCharType="begin"/>
      </w:r>
      <w:r w:rsidR="00F13038">
        <w:instrText xml:space="preserve"> SEQ Figure \* ARABIC </w:instrText>
      </w:r>
      <w:r w:rsidR="00F13038">
        <w:fldChar w:fldCharType="separate"/>
      </w:r>
      <w:r w:rsidR="00B777D0">
        <w:rPr>
          <w:noProof/>
        </w:rPr>
        <w:t>10</w:t>
      </w:r>
      <w:r w:rsidR="00F13038">
        <w:fldChar w:fldCharType="end"/>
      </w:r>
      <w:r>
        <w:t xml:space="preserve">.  Protocol Test </w:t>
      </w:r>
      <w:del w:id="789" w:author="Harley Zhang" w:date="2021-03-11T10:00:00Z">
        <w:r w:rsidDel="000B3DE0">
          <w:delText>Manager :</w:delText>
        </w:r>
      </w:del>
      <w:ins w:id="790" w:author="Harley Zhang" w:date="2021-03-11T10:00:00Z">
        <w:r w:rsidR="000B3DE0">
          <w:t>Manager:</w:t>
        </w:r>
      </w:ins>
      <w:r>
        <w:t xml:space="preserve"> Choosing the configuration method</w:t>
      </w:r>
      <w:bookmarkEnd w:id="788"/>
    </w:p>
    <w:p w14:paraId="0707F64F" w14:textId="77777777" w:rsidR="007A2296" w:rsidRPr="00B05FEB" w:rsidRDefault="007A2296" w:rsidP="007A2296">
      <w:pPr>
        <w:pStyle w:val="BodyTextSpacer"/>
      </w:pPr>
      <w:r>
        <w:tab/>
      </w:r>
    </w:p>
    <w:p w14:paraId="5780DA89" w14:textId="77777777" w:rsidR="007A2296" w:rsidRDefault="007A2296" w:rsidP="007A2296">
      <w:pPr>
        <w:pStyle w:val="BodyText"/>
        <w:ind w:left="720"/>
      </w:pPr>
      <w:r>
        <w:t xml:space="preserve">After you click </w:t>
      </w:r>
      <w:r w:rsidRPr="00EB6FFF">
        <w:rPr>
          <w:b/>
          <w:bCs/>
        </w:rPr>
        <w:t>Run Auto-Detection</w:t>
      </w:r>
      <w:r>
        <w:t xml:space="preserve">, the </w:t>
      </w:r>
      <w:r w:rsidRPr="00EB6FFF">
        <w:rPr>
          <w:b/>
          <w:bCs/>
        </w:rPr>
        <w:t>Auto-Detection</w:t>
      </w:r>
      <w:r>
        <w:t xml:space="preserve"> page of the PTM Wizard displays, as shown in the figure that follows.</w:t>
      </w:r>
    </w:p>
    <w:p w14:paraId="7FD030E7" w14:textId="77777777" w:rsidR="00352EB1" w:rsidRDefault="00352EB1" w:rsidP="00352EB1">
      <w:pPr>
        <w:pStyle w:val="BodyTextSpacer"/>
      </w:pPr>
    </w:p>
    <w:p w14:paraId="7B866288" w14:textId="3E32D1CD" w:rsidR="00EB6FFF" w:rsidRDefault="00B66CEA" w:rsidP="00352EB1">
      <w:pPr>
        <w:pStyle w:val="BodyText"/>
        <w:ind w:left="720"/>
      </w:pPr>
      <w:r>
        <w:rPr>
          <w:noProof/>
        </w:rPr>
        <w:lastRenderedPageBreak/>
        <w:drawing>
          <wp:inline distT="0" distB="0" distL="0" distR="0" wp14:anchorId="3EA772CD" wp14:editId="588E1A16">
            <wp:extent cx="5917997" cy="4271760"/>
            <wp:effectExtent l="0" t="0" r="6985"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934762" cy="4283862"/>
                    </a:xfrm>
                    <a:prstGeom prst="rect">
                      <a:avLst/>
                    </a:prstGeom>
                  </pic:spPr>
                </pic:pic>
              </a:graphicData>
            </a:graphic>
          </wp:inline>
        </w:drawing>
      </w:r>
    </w:p>
    <w:p w14:paraId="079563E0" w14:textId="34C2AB4C" w:rsidR="00267B52" w:rsidRDefault="00267B52" w:rsidP="00A91451">
      <w:pPr>
        <w:pStyle w:val="Caption"/>
      </w:pPr>
      <w:r>
        <w:tab/>
      </w:r>
      <w:r>
        <w:tab/>
      </w:r>
      <w:bookmarkStart w:id="791" w:name="_Toc67405467"/>
      <w:r w:rsidR="00A91451">
        <w:t xml:space="preserve">Figure </w:t>
      </w:r>
      <w:r w:rsidR="00A91451">
        <w:fldChar w:fldCharType="begin"/>
      </w:r>
      <w:r w:rsidR="00A91451">
        <w:instrText xml:space="preserve"> SEQ Figure \* ARABIC </w:instrText>
      </w:r>
      <w:r w:rsidR="00A91451">
        <w:fldChar w:fldCharType="separate"/>
      </w:r>
      <w:r w:rsidR="00B777D0">
        <w:rPr>
          <w:noProof/>
        </w:rPr>
        <w:t>11</w:t>
      </w:r>
      <w:r w:rsidR="00A91451">
        <w:fldChar w:fldCharType="end"/>
      </w:r>
      <w:r>
        <w:t xml:space="preserve">.  Protocol Test </w:t>
      </w:r>
      <w:del w:id="792" w:author="Harley Zhang" w:date="2021-03-11T10:01:00Z">
        <w:r w:rsidDel="000B3DE0">
          <w:delText>Manager :</w:delText>
        </w:r>
      </w:del>
      <w:ins w:id="793" w:author="Harley Zhang" w:date="2021-03-11T10:01:00Z">
        <w:r w:rsidR="000B3DE0">
          <w:t>Manager:</w:t>
        </w:r>
      </w:ins>
      <w:r>
        <w:t xml:space="preserve"> Verifying SUT connection parameters</w:t>
      </w:r>
      <w:bookmarkEnd w:id="791"/>
    </w:p>
    <w:p w14:paraId="212419F3" w14:textId="121C6BC0" w:rsidR="00B05FEB" w:rsidRPr="00B05FEB" w:rsidRDefault="00B05FEB" w:rsidP="00B05FEB">
      <w:pPr>
        <w:pStyle w:val="BodyTextSpacer"/>
      </w:pPr>
      <w:r>
        <w:tab/>
      </w:r>
    </w:p>
    <w:p w14:paraId="13799C71" w14:textId="66DB315C" w:rsidR="00EB6FFF" w:rsidRDefault="007A2296" w:rsidP="00C05B58">
      <w:pPr>
        <w:pStyle w:val="BodyText"/>
        <w:numPr>
          <w:ilvl w:val="0"/>
          <w:numId w:val="67"/>
        </w:numPr>
        <w:ind w:left="720"/>
      </w:pPr>
      <w:r>
        <w:t xml:space="preserve">On the </w:t>
      </w:r>
      <w:r w:rsidRPr="00EB6FFF">
        <w:rPr>
          <w:b/>
          <w:bCs/>
        </w:rPr>
        <w:t>Auto-Detection</w:t>
      </w:r>
      <w:r>
        <w:t xml:space="preserve"> page of the PTM Wizard, verify that the values for such items as </w:t>
      </w:r>
      <w:r w:rsidRPr="00EB6FFF">
        <w:rPr>
          <w:b/>
          <w:bCs/>
        </w:rPr>
        <w:t>SUT Name</w:t>
      </w:r>
      <w:r>
        <w:t xml:space="preserve">, </w:t>
      </w:r>
      <w:r w:rsidRPr="00EB6FFF">
        <w:rPr>
          <w:b/>
          <w:bCs/>
        </w:rPr>
        <w:t>SUT User Name</w:t>
      </w:r>
      <w:r>
        <w:t xml:space="preserve">, </w:t>
      </w:r>
      <w:r w:rsidRPr="00EB6FFF">
        <w:rPr>
          <w:b/>
          <w:bCs/>
        </w:rPr>
        <w:t>SUT Password</w:t>
      </w:r>
      <w:r>
        <w:t xml:space="preserve">, and </w:t>
      </w:r>
      <w:r w:rsidRPr="00EB6FFF">
        <w:rPr>
          <w:b/>
          <w:bCs/>
        </w:rPr>
        <w:t>Agent Listen Port</w:t>
      </w:r>
      <w:r>
        <w:t xml:space="preserve"> are correct in your environment, to ensure that the PTM can connect with the </w:t>
      </w:r>
      <w:r w:rsidRPr="004E45ED">
        <w:rPr>
          <w:b/>
          <w:bCs/>
        </w:rPr>
        <w:t>SUT computer</w:t>
      </w:r>
      <w:r>
        <w:t xml:space="preserve"> and perform an accurate assessment of SUT capabilities.</w:t>
      </w:r>
    </w:p>
    <w:p w14:paraId="79F2EF73" w14:textId="77777777" w:rsidR="007A2296" w:rsidRDefault="007A2296" w:rsidP="00C05B58">
      <w:pPr>
        <w:pStyle w:val="BodyText"/>
        <w:numPr>
          <w:ilvl w:val="0"/>
          <w:numId w:val="67"/>
        </w:numPr>
        <w:ind w:left="720"/>
      </w:pPr>
      <w:r>
        <w:t xml:space="preserve">When verification is complete, click the </w:t>
      </w:r>
      <w:r w:rsidRPr="00E50885">
        <w:rPr>
          <w:b/>
          <w:bCs/>
        </w:rPr>
        <w:t>Detect</w:t>
      </w:r>
      <w:r>
        <w:t xml:space="preserve"> button in the lower-right sector of the </w:t>
      </w:r>
      <w:r w:rsidRPr="00E50885">
        <w:rPr>
          <w:b/>
          <w:bCs/>
        </w:rPr>
        <w:t>Auto-Detection</w:t>
      </w:r>
      <w:r>
        <w:t xml:space="preserve"> page (changes to the </w:t>
      </w:r>
      <w:r w:rsidRPr="004E45ED">
        <w:rPr>
          <w:b/>
          <w:bCs/>
        </w:rPr>
        <w:t>Cancel</w:t>
      </w:r>
      <w:r>
        <w:t xml:space="preserve"> button, as in the previous figure).</w:t>
      </w:r>
    </w:p>
    <w:p w14:paraId="77D8FEB8" w14:textId="77777777" w:rsidR="007A2296" w:rsidRDefault="007A2296" w:rsidP="00E83997">
      <w:pPr>
        <w:pStyle w:val="BodyText"/>
        <w:ind w:left="720"/>
      </w:pPr>
      <w:r>
        <w:t xml:space="preserve">As the detection process proceeds, you will see the </w:t>
      </w:r>
      <w:r w:rsidRPr="00E50885">
        <w:rPr>
          <w:b/>
          <w:bCs/>
        </w:rPr>
        <w:t>Pending</w:t>
      </w:r>
      <w:r>
        <w:t xml:space="preserve"> indications beneath the data entry fields change to </w:t>
      </w:r>
      <w:r w:rsidRPr="00E50885">
        <w:rPr>
          <w:b/>
          <w:bCs/>
        </w:rPr>
        <w:t>Finished</w:t>
      </w:r>
      <w:r>
        <w:t xml:space="preserve"> as detection progress continues.</w:t>
      </w:r>
    </w:p>
    <w:p w14:paraId="4D5B34EB" w14:textId="77777777" w:rsidR="007A2296" w:rsidRDefault="007A2296" w:rsidP="00C05B58">
      <w:pPr>
        <w:pStyle w:val="BodyText"/>
        <w:numPr>
          <w:ilvl w:val="0"/>
          <w:numId w:val="67"/>
        </w:numPr>
        <w:ind w:left="720"/>
      </w:pPr>
      <w:r>
        <w:t xml:space="preserve">After the initial detection process completes, click </w:t>
      </w:r>
      <w:r w:rsidRPr="0064385D">
        <w:rPr>
          <w:b/>
          <w:bCs/>
        </w:rPr>
        <w:t>Next</w:t>
      </w:r>
      <w:r>
        <w:t xml:space="preserve"> to display the </w:t>
      </w:r>
      <w:r w:rsidRPr="0064385D">
        <w:rPr>
          <w:b/>
          <w:bCs/>
        </w:rPr>
        <w:t>Detection Result</w:t>
      </w:r>
      <w:r>
        <w:t xml:space="preserve"> page of the PTM Wizard, as shown in the figure that follows:</w:t>
      </w:r>
    </w:p>
    <w:p w14:paraId="3F95237F" w14:textId="77777777" w:rsidR="00363A16" w:rsidRDefault="00363A16" w:rsidP="00363A16">
      <w:pPr>
        <w:pStyle w:val="BodyTextSpacer"/>
        <w:ind w:left="720"/>
      </w:pPr>
    </w:p>
    <w:p w14:paraId="6A2415FA" w14:textId="53DBD1E1" w:rsidR="00837589" w:rsidRDefault="00257F95" w:rsidP="00837589">
      <w:pPr>
        <w:pStyle w:val="BodyText"/>
        <w:ind w:left="720"/>
      </w:pPr>
      <w:r>
        <w:rPr>
          <w:noProof/>
        </w:rPr>
        <w:lastRenderedPageBreak/>
        <w:drawing>
          <wp:inline distT="0" distB="0" distL="0" distR="0" wp14:anchorId="330F89F8" wp14:editId="211A722C">
            <wp:extent cx="5910682" cy="4752001"/>
            <wp:effectExtent l="0" t="0" r="0" b="0"/>
            <wp:docPr id="29" name="Picture 2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5931986" cy="4769129"/>
                    </a:xfrm>
                    <a:prstGeom prst="rect">
                      <a:avLst/>
                    </a:prstGeom>
                  </pic:spPr>
                </pic:pic>
              </a:graphicData>
            </a:graphic>
          </wp:inline>
        </w:drawing>
      </w:r>
    </w:p>
    <w:p w14:paraId="77E3D721" w14:textId="50B07546" w:rsidR="003112C5" w:rsidRDefault="003112C5" w:rsidP="0075295F">
      <w:pPr>
        <w:pStyle w:val="Caption"/>
      </w:pPr>
      <w:r>
        <w:tab/>
      </w:r>
      <w:r>
        <w:tab/>
      </w:r>
      <w:bookmarkStart w:id="794" w:name="_Toc67405468"/>
      <w:r w:rsidR="0075295F">
        <w:t xml:space="preserve">Figure </w:t>
      </w:r>
      <w:r w:rsidR="0075295F">
        <w:fldChar w:fldCharType="begin"/>
      </w:r>
      <w:r w:rsidR="0075295F">
        <w:instrText xml:space="preserve"> SEQ Figure \* ARABIC </w:instrText>
      </w:r>
      <w:r w:rsidR="0075295F">
        <w:fldChar w:fldCharType="separate"/>
      </w:r>
      <w:r w:rsidR="00B777D0">
        <w:rPr>
          <w:noProof/>
        </w:rPr>
        <w:t>12</w:t>
      </w:r>
      <w:r w:rsidR="0075295F">
        <w:fldChar w:fldCharType="end"/>
      </w:r>
      <w:r>
        <w:t xml:space="preserve">.  </w:t>
      </w:r>
      <w:r w:rsidRPr="00572314">
        <w:t xml:space="preserve">Protocol Test Manager: Reviewing the Detection </w:t>
      </w:r>
      <w:r>
        <w:t>R</w:t>
      </w:r>
      <w:r w:rsidRPr="00572314">
        <w:t>esults</w:t>
      </w:r>
      <w:bookmarkEnd w:id="794"/>
    </w:p>
    <w:p w14:paraId="1E7FFC08" w14:textId="77777777" w:rsidR="00440F89" w:rsidRPr="00440F89" w:rsidRDefault="00440F89" w:rsidP="00440F89">
      <w:pPr>
        <w:pStyle w:val="BodyTextSpacer"/>
      </w:pPr>
    </w:p>
    <w:p w14:paraId="2DC45D53" w14:textId="3F663394" w:rsidR="00E50885" w:rsidRPr="00362EA8" w:rsidRDefault="00856699" w:rsidP="00C05B58">
      <w:pPr>
        <w:pStyle w:val="BodyText"/>
        <w:numPr>
          <w:ilvl w:val="0"/>
          <w:numId w:val="67"/>
        </w:numPr>
        <w:ind w:left="720" w:hanging="540"/>
        <w:rPr>
          <w:b/>
          <w:bCs/>
        </w:rPr>
      </w:pPr>
      <w:r>
        <w:t xml:space="preserve">In the </w:t>
      </w:r>
      <w:r w:rsidRPr="00362EA8">
        <w:rPr>
          <w:b/>
          <w:bCs/>
        </w:rPr>
        <w:t>Detection Result</w:t>
      </w:r>
      <w:r>
        <w:t xml:space="preserve"> page of the Wizard, review the data that appears under the </w:t>
      </w:r>
      <w:r w:rsidRPr="00362EA8">
        <w:rPr>
          <w:b/>
          <w:bCs/>
        </w:rPr>
        <w:t>Protocols</w:t>
      </w:r>
      <w:r>
        <w:rPr>
          <w:b/>
          <w:bCs/>
        </w:rPr>
        <w:t xml:space="preserve"> </w:t>
      </w:r>
      <w:r w:rsidRPr="00362EA8">
        <w:rPr>
          <w:b/>
          <w:bCs/>
        </w:rPr>
        <w:t>Support Info</w:t>
      </w:r>
      <w:r>
        <w:t xml:space="preserve"> and </w:t>
      </w:r>
      <w:r w:rsidRPr="00362EA8">
        <w:rPr>
          <w:b/>
          <w:bCs/>
        </w:rPr>
        <w:t>Feature Support Info</w:t>
      </w:r>
      <w:r>
        <w:t xml:space="preserve"> nodes to ensure that the supported protocols and features are as you expect</w:t>
      </w:r>
      <w:r w:rsidR="00362EA8">
        <w:t>.</w:t>
      </w:r>
    </w:p>
    <w:p w14:paraId="62F3D52B" w14:textId="6D7F0CD1" w:rsidR="00856699" w:rsidRDefault="0058206B" w:rsidP="0058206B">
      <w:pPr>
        <w:pStyle w:val="MoreInfo"/>
        <w:ind w:left="720"/>
      </w:pPr>
      <w:r>
        <w:t xml:space="preserve"> </w:t>
      </w:r>
      <w:r w:rsidR="006C2915" w:rsidRPr="00AB127A">
        <w:rPr>
          <w:noProof/>
          <w:color w:val="0366D6"/>
        </w:rPr>
        <w:drawing>
          <wp:inline distT="0" distB="0" distL="0" distR="0" wp14:anchorId="4EF06DE3" wp14:editId="78B46DC9">
            <wp:extent cx="311391" cy="207594"/>
            <wp:effectExtent l="0" t="0" r="0" b="2540"/>
            <wp:docPr id="108" name="Picture 108">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856699">
        <w:t>Tip</w:t>
      </w:r>
    </w:p>
    <w:p w14:paraId="71812327" w14:textId="5B282716" w:rsidR="003B3AAF" w:rsidRDefault="00856699" w:rsidP="0058206B">
      <w:pPr>
        <w:pStyle w:val="MoreInfoText"/>
        <w:ind w:left="720"/>
      </w:pPr>
      <w:r>
        <w:t>If there are unexpected unsupported entities in the detection results, you may want to consider re</w:t>
      </w:r>
      <w:r w:rsidR="007770B5">
        <w:t>-e</w:t>
      </w:r>
      <w:r>
        <w:t xml:space="preserve">xamining the SUT configuration processes that you performed earlier in this User Guide, for example, in </w:t>
      </w:r>
      <w:hyperlink w:anchor="_Configure_the_Test" w:history="1">
        <w:r w:rsidRPr="003C3192">
          <w:rPr>
            <w:rStyle w:val="Hyperlink"/>
          </w:rPr>
          <w:t>Configur</w:t>
        </w:r>
        <w:r w:rsidR="008E36E1">
          <w:rPr>
            <w:rStyle w:val="Hyperlink"/>
          </w:rPr>
          <w:t>ing</w:t>
        </w:r>
        <w:r w:rsidRPr="003C3192">
          <w:rPr>
            <w:rStyle w:val="Hyperlink"/>
          </w:rPr>
          <w:t xml:space="preserve"> the Test Suite</w:t>
        </w:r>
      </w:hyperlink>
      <w:r w:rsidR="00BF5471">
        <w:rPr>
          <w:rStyle w:val="Hyperlink"/>
        </w:rPr>
        <w:t>.</w:t>
      </w:r>
      <w:r w:rsidR="00B53223">
        <w:t xml:space="preserve"> </w:t>
      </w:r>
    </w:p>
    <w:p w14:paraId="63B99C02" w14:textId="3CFCC872" w:rsidR="00362EA8" w:rsidRPr="00362EA8" w:rsidRDefault="00B53223" w:rsidP="0058206B">
      <w:pPr>
        <w:pStyle w:val="BodyText"/>
        <w:ind w:left="1260" w:hanging="540"/>
        <w:rPr>
          <w:b/>
          <w:bCs/>
        </w:rPr>
      </w:pPr>
      <w:r>
        <w:t xml:space="preserve">Otherwise, click </w:t>
      </w:r>
      <w:r w:rsidRPr="00B53223">
        <w:rPr>
          <w:b/>
          <w:bCs/>
        </w:rPr>
        <w:t>Next</w:t>
      </w:r>
      <w:r w:rsidR="003B3AAF">
        <w:t xml:space="preserve"> to display the </w:t>
      </w:r>
      <w:r w:rsidR="003B3AAF" w:rsidRPr="003B3AAF">
        <w:rPr>
          <w:b/>
          <w:bCs/>
        </w:rPr>
        <w:t>Filter Test</w:t>
      </w:r>
      <w:r w:rsidR="003B3AAF">
        <w:t xml:space="preserve"> </w:t>
      </w:r>
      <w:r w:rsidR="003B3AAF" w:rsidRPr="003B3AAF">
        <w:rPr>
          <w:b/>
          <w:bCs/>
        </w:rPr>
        <w:t>Cases</w:t>
      </w:r>
      <w:r w:rsidR="003B3AAF">
        <w:t xml:space="preserve"> page of the PTM Wizard.</w:t>
      </w:r>
    </w:p>
    <w:p w14:paraId="5F019AB3" w14:textId="35948D0A" w:rsidR="00362EA8" w:rsidRDefault="006C4DFF" w:rsidP="00C05B58">
      <w:pPr>
        <w:pStyle w:val="BodyText"/>
        <w:numPr>
          <w:ilvl w:val="0"/>
          <w:numId w:val="67"/>
        </w:numPr>
        <w:ind w:left="720" w:right="-90" w:hanging="540"/>
      </w:pPr>
      <w:r>
        <w:t>From</w:t>
      </w:r>
      <w:r w:rsidRPr="006C4DFF">
        <w:t xml:space="preserve"> the </w:t>
      </w:r>
      <w:r w:rsidRPr="006C4DFF">
        <w:rPr>
          <w:b/>
          <w:bCs/>
        </w:rPr>
        <w:t>Filter Test Cases</w:t>
      </w:r>
      <w:r w:rsidRPr="006C4DFF">
        <w:t xml:space="preserve"> page of the </w:t>
      </w:r>
      <w:r w:rsidR="00B80AA6">
        <w:t xml:space="preserve">PTM </w:t>
      </w:r>
      <w:r w:rsidRPr="006C4DFF">
        <w:t>Wizard</w:t>
      </w:r>
      <w:r w:rsidR="000F5267">
        <w:t xml:space="preserve"> shown in the figure that follows</w:t>
      </w:r>
      <w:r w:rsidRPr="006C4DFF">
        <w:t xml:space="preserve">, </w:t>
      </w:r>
      <w:r w:rsidR="007050F7">
        <w:t>select</w:t>
      </w:r>
      <w:r>
        <w:t xml:space="preserve"> </w:t>
      </w:r>
      <w:r w:rsidR="007050F7">
        <w:t>different</w:t>
      </w:r>
      <w:r>
        <w:t xml:space="preserve"> combination</w:t>
      </w:r>
      <w:r w:rsidR="007050F7">
        <w:t>s</w:t>
      </w:r>
      <w:r>
        <w:t xml:space="preserve"> of Test Cases </w:t>
      </w:r>
      <w:r w:rsidR="00763122">
        <w:t>from the categories</w:t>
      </w:r>
      <w:r w:rsidR="002A6FCF">
        <w:t xml:space="preserve"> that follow. However, you will need to select at least one of the sub</w:t>
      </w:r>
      <w:r w:rsidR="00D810AA">
        <w:t>-</w:t>
      </w:r>
      <w:r w:rsidR="002A6FCF">
        <w:t xml:space="preserve">nodes in the </w:t>
      </w:r>
      <w:r w:rsidR="002A6FCF" w:rsidRPr="00791E02">
        <w:rPr>
          <w:b/>
          <w:bCs/>
        </w:rPr>
        <w:t>Priority</w:t>
      </w:r>
      <w:r w:rsidR="002A6FCF">
        <w:t xml:space="preserve"> category and one in the </w:t>
      </w:r>
      <w:r w:rsidR="002A6FCF" w:rsidRPr="005706D6">
        <w:rPr>
          <w:b/>
          <w:bCs/>
        </w:rPr>
        <w:t>Protocol</w:t>
      </w:r>
      <w:r w:rsidR="002A6FCF">
        <w:t xml:space="preserve"> category to activate and display associated Test Cases for a test run</w:t>
      </w:r>
      <w:r w:rsidR="00763122">
        <w:t>:</w:t>
      </w:r>
    </w:p>
    <w:p w14:paraId="7BF77EC8" w14:textId="5C13B864" w:rsidR="00763122" w:rsidRDefault="00763122" w:rsidP="00C05B58">
      <w:pPr>
        <w:pStyle w:val="BodyText"/>
        <w:numPr>
          <w:ilvl w:val="0"/>
          <w:numId w:val="73"/>
        </w:numPr>
      </w:pPr>
      <w:r w:rsidRPr="00B51DC4">
        <w:rPr>
          <w:b/>
          <w:bCs/>
        </w:rPr>
        <w:t>Protocol</w:t>
      </w:r>
      <w:r w:rsidR="00791E02">
        <w:t xml:space="preserve"> — contains the RDP protocols under test (</w:t>
      </w:r>
      <w:r w:rsidR="00791E02" w:rsidRPr="00AA135A">
        <w:rPr>
          <w:b/>
          <w:bCs/>
        </w:rPr>
        <w:t>SUT</w:t>
      </w:r>
      <w:r w:rsidR="00791E02">
        <w:t xml:space="preserve"> implementation).</w:t>
      </w:r>
    </w:p>
    <w:p w14:paraId="60C7AF0C" w14:textId="4352CA15" w:rsidR="00763122" w:rsidRDefault="00763122" w:rsidP="00C05B58">
      <w:pPr>
        <w:pStyle w:val="BodyText"/>
        <w:numPr>
          <w:ilvl w:val="0"/>
          <w:numId w:val="73"/>
        </w:numPr>
      </w:pPr>
      <w:r w:rsidRPr="00B51DC4">
        <w:rPr>
          <w:b/>
          <w:bCs/>
        </w:rPr>
        <w:t>Priority</w:t>
      </w:r>
      <w:r w:rsidR="00791E02">
        <w:t xml:space="preserve"> — enables you to specify the type of tests to run </w:t>
      </w:r>
      <w:r w:rsidR="007050F7">
        <w:t>(</w:t>
      </w:r>
      <w:r w:rsidR="007050F7" w:rsidRPr="00756884">
        <w:rPr>
          <w:b/>
          <w:bCs/>
        </w:rPr>
        <w:t>BVT</w:t>
      </w:r>
      <w:r w:rsidR="007050F7">
        <w:t xml:space="preserve"> or </w:t>
      </w:r>
      <w:r w:rsidR="00756884" w:rsidRPr="00756884">
        <w:rPr>
          <w:b/>
          <w:bCs/>
        </w:rPr>
        <w:t>N</w:t>
      </w:r>
      <w:r w:rsidR="007050F7" w:rsidRPr="00756884">
        <w:rPr>
          <w:b/>
          <w:bCs/>
        </w:rPr>
        <w:t>onBVT</w:t>
      </w:r>
      <w:r w:rsidR="007050F7">
        <w:t>).</w:t>
      </w:r>
    </w:p>
    <w:p w14:paraId="67934AE1" w14:textId="4A4147BF" w:rsidR="00763122" w:rsidRDefault="00763122" w:rsidP="00C05B58">
      <w:pPr>
        <w:pStyle w:val="BodyText"/>
        <w:numPr>
          <w:ilvl w:val="0"/>
          <w:numId w:val="73"/>
        </w:numPr>
      </w:pPr>
      <w:r w:rsidRPr="00B51DC4">
        <w:rPr>
          <w:b/>
          <w:bCs/>
        </w:rPr>
        <w:t>Enable Supported Feature</w:t>
      </w:r>
      <w:r w:rsidR="007050F7">
        <w:t xml:space="preserve"> — activates Test Cases for supported features discovered in </w:t>
      </w:r>
      <w:r w:rsidR="007050F7" w:rsidRPr="005706D6">
        <w:rPr>
          <w:b/>
          <w:bCs/>
        </w:rPr>
        <w:t>Auto Detect</w:t>
      </w:r>
      <w:r w:rsidR="007050F7">
        <w:t>.</w:t>
      </w:r>
    </w:p>
    <w:p w14:paraId="18AC8CAE" w14:textId="0363D946" w:rsidR="00763122" w:rsidRPr="00B51DC4" w:rsidRDefault="00763122" w:rsidP="00C05B58">
      <w:pPr>
        <w:pStyle w:val="BodyText"/>
        <w:numPr>
          <w:ilvl w:val="0"/>
          <w:numId w:val="73"/>
        </w:numPr>
        <w:rPr>
          <w:b/>
          <w:bCs/>
          <w:iCs/>
        </w:rPr>
      </w:pPr>
      <w:r w:rsidRPr="00B51DC4">
        <w:rPr>
          <w:b/>
          <w:bCs/>
        </w:rPr>
        <w:lastRenderedPageBreak/>
        <w:t>Specific Requirements</w:t>
      </w:r>
      <w:r w:rsidR="007050F7">
        <w:t xml:space="preserve"> — enables you to specify the Interactive mode </w:t>
      </w:r>
      <w:r w:rsidR="00B51DC4">
        <w:t xml:space="preserve">of testing </w:t>
      </w:r>
      <w:r w:rsidR="007050F7">
        <w:t xml:space="preserve">described earlier in </w:t>
      </w:r>
      <w:hyperlink w:anchor="_Test_Run_Pre-Configuration" w:history="1">
        <w:r w:rsidR="007050F7" w:rsidRPr="007050F7">
          <w:rPr>
            <w:rStyle w:val="Hyperlink"/>
            <w:iCs/>
          </w:rPr>
          <w:t>Test Run Pre-Configuration</w:t>
        </w:r>
      </w:hyperlink>
      <w:r w:rsidR="007050F7" w:rsidRPr="007050F7">
        <w:rPr>
          <w:iCs/>
        </w:rPr>
        <w:t>.</w:t>
      </w:r>
    </w:p>
    <w:p w14:paraId="2E9DBB1D" w14:textId="3CB322C5" w:rsidR="00763122" w:rsidRDefault="00040A98" w:rsidP="00763122">
      <w:pPr>
        <w:pStyle w:val="BodyText"/>
        <w:ind w:left="720"/>
      </w:pPr>
      <w:r>
        <w:t xml:space="preserve">Each time you select a Test Case node, the total number of selected Test Cases appears </w:t>
      </w:r>
      <w:r w:rsidR="00E47AAB">
        <w:t xml:space="preserve">just </w:t>
      </w:r>
      <w:r>
        <w:t xml:space="preserve">to the right of the </w:t>
      </w:r>
      <w:r w:rsidRPr="00040A98">
        <w:rPr>
          <w:b/>
          <w:bCs/>
        </w:rPr>
        <w:t>Selected Test Cases</w:t>
      </w:r>
      <w:r>
        <w:t xml:space="preserve"> label.</w:t>
      </w:r>
      <w:r w:rsidR="00791E02">
        <w:t xml:space="preserve"> </w:t>
      </w:r>
      <w:r w:rsidR="000A4452">
        <w:t xml:space="preserve"> Take note that i</w:t>
      </w:r>
      <w:r w:rsidR="000A4452" w:rsidRPr="000A4452">
        <w:t xml:space="preserve">f a </w:t>
      </w:r>
      <w:r w:rsidR="000A4452">
        <w:t>T</w:t>
      </w:r>
      <w:r w:rsidR="000A4452" w:rsidRPr="000A4452">
        <w:t xml:space="preserve">est </w:t>
      </w:r>
      <w:r w:rsidR="000A4452">
        <w:t>C</w:t>
      </w:r>
      <w:r w:rsidR="000A4452" w:rsidRPr="000A4452">
        <w:t>ase belongs to multiple categories, it is listed in each category</w:t>
      </w:r>
      <w:r w:rsidR="000A4452">
        <w:t>.</w:t>
      </w:r>
    </w:p>
    <w:p w14:paraId="568CE186" w14:textId="097E5931" w:rsidR="00763122" w:rsidRDefault="000A4452" w:rsidP="000A4452">
      <w:pPr>
        <w:pStyle w:val="MoreInfo"/>
        <w:ind w:left="180"/>
      </w:pPr>
      <w:r>
        <w:rPr>
          <w:noProof/>
        </w:rPr>
        <w:drawing>
          <wp:inline distT="0" distB="0" distL="0" distR="0" wp14:anchorId="4F306393" wp14:editId="0E68CFC7">
            <wp:extent cx="331161" cy="217479"/>
            <wp:effectExtent l="0" t="0" r="0" b="0"/>
            <wp:docPr id="44" name="Picture 44">
              <a:hlinkClick xmlns:a="http://schemas.openxmlformats.org/drawingml/2006/main" r:id="rId38" tgtFrame="&quot;_blank&quot;"/>
            </wp:docPr>
            <wp:cNvGraphicFramePr/>
            <a:graphic xmlns:a="http://schemas.openxmlformats.org/drawingml/2006/main">
              <a:graphicData uri="http://schemas.openxmlformats.org/drawingml/2006/picture">
                <pic:pic xmlns:pic="http://schemas.openxmlformats.org/drawingml/2006/picture">
                  <pic:nvPicPr>
                    <pic:cNvPr id="39" name="Picture 39">
                      <a:hlinkClick r:id="rId38" tgtFrame="&quot;_blank&quo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298" cy="220196"/>
                    </a:xfrm>
                    <a:prstGeom prst="rect">
                      <a:avLst/>
                    </a:prstGeom>
                    <a:noFill/>
                    <a:ln>
                      <a:noFill/>
                    </a:ln>
                  </pic:spPr>
                </pic:pic>
              </a:graphicData>
            </a:graphic>
          </wp:inline>
        </w:drawing>
      </w:r>
      <w:r w:rsidRPr="009536C4">
        <w:rPr>
          <w:color w:val="C00000"/>
        </w:rPr>
        <w:t>Important</w:t>
      </w:r>
    </w:p>
    <w:p w14:paraId="6A31501B" w14:textId="07AF9E77" w:rsidR="00763122" w:rsidRDefault="00763122" w:rsidP="000A4452">
      <w:pPr>
        <w:pStyle w:val="MoreInfoText"/>
        <w:ind w:left="720"/>
      </w:pPr>
      <w:r>
        <w:t>If the detection status of a feature or protocol is not supported, it will appear in italics and will provide a tool tip message to that effect</w:t>
      </w:r>
      <w:r w:rsidR="005706D6">
        <w:t>, that is,</w:t>
      </w:r>
      <w:r>
        <w:t xml:space="preserve"> if you mouse-hover over that particular component.</w:t>
      </w:r>
      <w:r w:rsidR="0095289B">
        <w:t xml:space="preserve"> See </w:t>
      </w:r>
      <w:r w:rsidR="0095289B" w:rsidRPr="0095289B">
        <w:rPr>
          <w:i/>
          <w:iCs/>
        </w:rPr>
        <w:t>RDPEUSB</w:t>
      </w:r>
      <w:r w:rsidR="0095289B">
        <w:t xml:space="preserve"> in the figure below as an example.</w:t>
      </w:r>
    </w:p>
    <w:p w14:paraId="23461A4E" w14:textId="49F8A2FF" w:rsidR="000F5267" w:rsidRPr="00CF3D8B" w:rsidRDefault="000F5267" w:rsidP="00CF3D8B">
      <w:pPr>
        <w:pStyle w:val="BodyTextSpacer"/>
      </w:pPr>
    </w:p>
    <w:p w14:paraId="6291F351" w14:textId="7F628BB5" w:rsidR="00CF3D8B" w:rsidRPr="00CF3D8B" w:rsidRDefault="000C427B" w:rsidP="00CF3D8B">
      <w:pPr>
        <w:pStyle w:val="BodyText"/>
        <w:ind w:left="720"/>
      </w:pPr>
      <w:r>
        <w:rPr>
          <w:noProof/>
        </w:rPr>
        <w:drawing>
          <wp:inline distT="0" distB="0" distL="0" distR="0" wp14:anchorId="02969080" wp14:editId="6107BDCE">
            <wp:extent cx="5805377" cy="4672522"/>
            <wp:effectExtent l="0" t="0" r="508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5817552" cy="4682321"/>
                    </a:xfrm>
                    <a:prstGeom prst="rect">
                      <a:avLst/>
                    </a:prstGeom>
                  </pic:spPr>
                </pic:pic>
              </a:graphicData>
            </a:graphic>
          </wp:inline>
        </w:drawing>
      </w:r>
    </w:p>
    <w:p w14:paraId="5CE90B61" w14:textId="6CE5FF03" w:rsidR="003112C5" w:rsidRDefault="003112C5" w:rsidP="005734FD">
      <w:pPr>
        <w:pStyle w:val="Caption"/>
      </w:pPr>
      <w:r>
        <w:tab/>
      </w:r>
      <w:r>
        <w:tab/>
      </w:r>
      <w:bookmarkStart w:id="795" w:name="_Toc67405469"/>
      <w:r w:rsidR="005734FD">
        <w:t xml:space="preserve">Figure </w:t>
      </w:r>
      <w:r w:rsidR="005734FD">
        <w:fldChar w:fldCharType="begin"/>
      </w:r>
      <w:r w:rsidR="005734FD">
        <w:instrText xml:space="preserve"> SEQ Figure \* ARABIC </w:instrText>
      </w:r>
      <w:r w:rsidR="005734FD">
        <w:fldChar w:fldCharType="separate"/>
      </w:r>
      <w:r w:rsidR="00B777D0">
        <w:rPr>
          <w:noProof/>
        </w:rPr>
        <w:t>13</w:t>
      </w:r>
      <w:r w:rsidR="005734FD">
        <w:fldChar w:fldCharType="end"/>
      </w:r>
      <w:r>
        <w:t xml:space="preserve">.  </w:t>
      </w:r>
      <w:r w:rsidRPr="00B53223">
        <w:t xml:space="preserve">Protocol Test </w:t>
      </w:r>
      <w:del w:id="796" w:author="Harley Zhang" w:date="2021-03-11T10:02:00Z">
        <w:r w:rsidRPr="00B53223" w:rsidDel="006F4AB5">
          <w:delText>Manager :</w:delText>
        </w:r>
      </w:del>
      <w:ins w:id="797" w:author="Harley Zhang" w:date="2021-03-11T10:02:00Z">
        <w:r w:rsidR="006F4AB5" w:rsidRPr="00B53223">
          <w:t>Manager:</w:t>
        </w:r>
      </w:ins>
      <w:r>
        <w:t xml:space="preserve"> Selecting (filtering) Test Cases</w:t>
      </w:r>
      <w:bookmarkEnd w:id="795"/>
    </w:p>
    <w:p w14:paraId="76C7929B" w14:textId="3130FCE7" w:rsidR="00B838D6" w:rsidRPr="00B838D6" w:rsidRDefault="00B838D6" w:rsidP="00B838D6">
      <w:pPr>
        <w:pStyle w:val="BodyTextSpacer"/>
      </w:pPr>
      <w:r>
        <w:tab/>
      </w:r>
    </w:p>
    <w:p w14:paraId="3950CD25" w14:textId="77777777" w:rsidR="00E43F5D" w:rsidRDefault="00E43F5D" w:rsidP="00C05B58">
      <w:pPr>
        <w:pStyle w:val="BodyText"/>
        <w:numPr>
          <w:ilvl w:val="0"/>
          <w:numId w:val="74"/>
        </w:numPr>
      </w:pPr>
      <w:r>
        <w:t>Create a hypothetical Test Case configuration in the steps that follow:</w:t>
      </w:r>
    </w:p>
    <w:p w14:paraId="1752033C" w14:textId="1B11623B" w:rsidR="00756884" w:rsidRDefault="00261FD3" w:rsidP="00C05B58">
      <w:pPr>
        <w:pStyle w:val="BodyText"/>
        <w:numPr>
          <w:ilvl w:val="0"/>
          <w:numId w:val="75"/>
        </w:numPr>
      </w:pPr>
      <w:r>
        <w:t xml:space="preserve">In the four categories </w:t>
      </w:r>
      <w:r w:rsidR="00086216">
        <w:t>described</w:t>
      </w:r>
      <w:r>
        <w:t xml:space="preserve"> in the previous step, unselect the </w:t>
      </w:r>
      <w:r w:rsidRPr="00086216">
        <w:rPr>
          <w:b/>
          <w:bCs/>
        </w:rPr>
        <w:t>Select All</w:t>
      </w:r>
      <w:r>
        <w:t xml:space="preserve"> node in each categor</w:t>
      </w:r>
      <w:r w:rsidR="00756884">
        <w:t xml:space="preserve">y.  </w:t>
      </w:r>
    </w:p>
    <w:p w14:paraId="04F23699" w14:textId="69C9B8BE" w:rsidR="001A2034" w:rsidRDefault="001A2034" w:rsidP="00C05B58">
      <w:pPr>
        <w:pStyle w:val="BodyText"/>
        <w:numPr>
          <w:ilvl w:val="0"/>
          <w:numId w:val="75"/>
        </w:numPr>
      </w:pPr>
      <w:r>
        <w:t xml:space="preserve">In the </w:t>
      </w:r>
      <w:r w:rsidRPr="001A2034">
        <w:rPr>
          <w:b/>
          <w:bCs/>
        </w:rPr>
        <w:t>Protocol</w:t>
      </w:r>
      <w:r>
        <w:t xml:space="preserve"> category, select a protocol such as </w:t>
      </w:r>
      <w:r w:rsidRPr="001A2034">
        <w:rPr>
          <w:b/>
          <w:bCs/>
        </w:rPr>
        <w:t>RDPBCGR</w:t>
      </w:r>
      <w:r>
        <w:t>.</w:t>
      </w:r>
    </w:p>
    <w:p w14:paraId="14CC4C28" w14:textId="2228EE7D" w:rsidR="00E43F5D" w:rsidRDefault="00756884" w:rsidP="00C05B58">
      <w:pPr>
        <w:pStyle w:val="BodyText"/>
        <w:numPr>
          <w:ilvl w:val="0"/>
          <w:numId w:val="75"/>
        </w:numPr>
      </w:pPr>
      <w:r>
        <w:t>In</w:t>
      </w:r>
      <w:r w:rsidR="001E3D78">
        <w:t xml:space="preserve"> the</w:t>
      </w:r>
      <w:r w:rsidR="00261FD3">
        <w:t xml:space="preserve"> </w:t>
      </w:r>
      <w:r w:rsidR="00261FD3" w:rsidRPr="001E3D78">
        <w:rPr>
          <w:b/>
          <w:bCs/>
        </w:rPr>
        <w:t>Priority</w:t>
      </w:r>
      <w:r w:rsidR="00261FD3">
        <w:t xml:space="preserve"> </w:t>
      </w:r>
      <w:r w:rsidR="001E3D78">
        <w:t>category, select</w:t>
      </w:r>
      <w:r w:rsidR="00261FD3">
        <w:t xml:space="preserve"> either</w:t>
      </w:r>
      <w:r w:rsidR="001E3D78">
        <w:t xml:space="preserve"> the</w:t>
      </w:r>
      <w:r w:rsidR="00261FD3">
        <w:t xml:space="preserve"> </w:t>
      </w:r>
      <w:r w:rsidR="00261FD3" w:rsidRPr="001E3D78">
        <w:rPr>
          <w:b/>
          <w:bCs/>
        </w:rPr>
        <w:t>BVT</w:t>
      </w:r>
      <w:r w:rsidR="00261FD3">
        <w:t xml:space="preserve"> or </w:t>
      </w:r>
      <w:r w:rsidR="00261FD3" w:rsidRPr="001E3D78">
        <w:rPr>
          <w:b/>
          <w:bCs/>
        </w:rPr>
        <w:t>NonBVT</w:t>
      </w:r>
      <w:r w:rsidR="00261FD3">
        <w:t xml:space="preserve"> check box.</w:t>
      </w:r>
    </w:p>
    <w:p w14:paraId="7312CD7E" w14:textId="3A16C9D8" w:rsidR="001E3D78" w:rsidRDefault="00756884" w:rsidP="00C05B58">
      <w:pPr>
        <w:pStyle w:val="BodyText"/>
        <w:numPr>
          <w:ilvl w:val="0"/>
          <w:numId w:val="75"/>
        </w:numPr>
      </w:pPr>
      <w:r>
        <w:lastRenderedPageBreak/>
        <w:t>Observe that t</w:t>
      </w:r>
      <w:r w:rsidR="001E3D78">
        <w:t>he Test Cases that apply to the selected protocol display in the</w:t>
      </w:r>
      <w:r w:rsidR="00E31E73">
        <w:t xml:space="preserve"> Test Cases list view along with the number of tests in the</w:t>
      </w:r>
      <w:r w:rsidR="001E3D78">
        <w:t xml:space="preserve"> </w:t>
      </w:r>
      <w:r w:rsidR="001E3D78" w:rsidRPr="00040A98">
        <w:rPr>
          <w:b/>
          <w:bCs/>
        </w:rPr>
        <w:t>Selected Test Cases</w:t>
      </w:r>
      <w:r w:rsidR="001E3D78">
        <w:t xml:space="preserve"> label</w:t>
      </w:r>
      <w:r w:rsidR="000A4D8A">
        <w:t xml:space="preserve">, </w:t>
      </w:r>
      <w:r w:rsidR="00E31E73">
        <w:t xml:space="preserve">as </w:t>
      </w:r>
      <w:r w:rsidR="000A4D8A">
        <w:t>similar to the previous figure.</w:t>
      </w:r>
    </w:p>
    <w:p w14:paraId="72939B12" w14:textId="3C8392E3" w:rsidR="00261FD3" w:rsidRDefault="00261FD3" w:rsidP="001E3D78">
      <w:pPr>
        <w:pStyle w:val="BodyText"/>
        <w:ind w:left="1080"/>
      </w:pPr>
      <w:r>
        <w:t xml:space="preserve">If you selected </w:t>
      </w:r>
      <w:r w:rsidRPr="00756884">
        <w:rPr>
          <w:b/>
          <w:bCs/>
        </w:rPr>
        <w:t>BVT</w:t>
      </w:r>
      <w:r>
        <w:t xml:space="preserve">, you will run the basic </w:t>
      </w:r>
      <w:r w:rsidR="00B14EE7">
        <w:t xml:space="preserve">build </w:t>
      </w:r>
      <w:r w:rsidR="001E3D78">
        <w:t>verification Test Cases</w:t>
      </w:r>
      <w:r>
        <w:t xml:space="preserve"> for the </w:t>
      </w:r>
      <w:r w:rsidRPr="00E82848">
        <w:rPr>
          <w:b/>
          <w:bCs/>
        </w:rPr>
        <w:t>Protocol</w:t>
      </w:r>
      <w:r>
        <w:t xml:space="preserve"> you selected, </w:t>
      </w:r>
      <w:r w:rsidR="001E3D78">
        <w:t xml:space="preserve">as described in </w:t>
      </w:r>
      <w:hyperlink w:anchor="_Running_Verification_" w:history="1">
        <w:r w:rsidR="00756884" w:rsidRPr="00756884">
          <w:rPr>
            <w:rStyle w:val="Hyperlink"/>
          </w:rPr>
          <w:t>Running Verification Tests</w:t>
        </w:r>
      </w:hyperlink>
      <w:r w:rsidR="00756884">
        <w:t xml:space="preserve">, </w:t>
      </w:r>
      <w:r>
        <w:t xml:space="preserve">otherwise, the </w:t>
      </w:r>
      <w:r w:rsidR="00756884" w:rsidRPr="00756884">
        <w:rPr>
          <w:b/>
          <w:bCs/>
        </w:rPr>
        <w:t>N</w:t>
      </w:r>
      <w:r w:rsidRPr="00756884">
        <w:rPr>
          <w:b/>
          <w:bCs/>
        </w:rPr>
        <w:t>onBVT</w:t>
      </w:r>
      <w:r>
        <w:t xml:space="preserve"> tests for that </w:t>
      </w:r>
      <w:r w:rsidR="00E82848" w:rsidRPr="00E82848">
        <w:rPr>
          <w:b/>
          <w:bCs/>
        </w:rPr>
        <w:t>P</w:t>
      </w:r>
      <w:r w:rsidRPr="00E82848">
        <w:rPr>
          <w:b/>
          <w:bCs/>
        </w:rPr>
        <w:t>rotocol</w:t>
      </w:r>
      <w:r w:rsidR="001E3D78">
        <w:t xml:space="preserve"> will apply</w:t>
      </w:r>
      <w:r w:rsidR="00434A5D">
        <w:t xml:space="preserve"> to the test run</w:t>
      </w:r>
      <w:r>
        <w:t>.</w:t>
      </w:r>
    </w:p>
    <w:p w14:paraId="56257967" w14:textId="626C6E8E" w:rsidR="00B838D6" w:rsidRDefault="00B838D6" w:rsidP="00C05B58">
      <w:pPr>
        <w:pStyle w:val="BodyText"/>
        <w:numPr>
          <w:ilvl w:val="0"/>
          <w:numId w:val="75"/>
        </w:numPr>
      </w:pPr>
      <w:r>
        <w:t xml:space="preserve">Click </w:t>
      </w:r>
      <w:r w:rsidRPr="00B838D6">
        <w:rPr>
          <w:b/>
          <w:bCs/>
        </w:rPr>
        <w:t>Next</w:t>
      </w:r>
      <w:r>
        <w:t xml:space="preserve"> to display the </w:t>
      </w:r>
      <w:r w:rsidRPr="00B838D6">
        <w:rPr>
          <w:b/>
          <w:bCs/>
        </w:rPr>
        <w:t>Configure Test Cases</w:t>
      </w:r>
      <w:r>
        <w:t xml:space="preserve"> page of the Wizard</w:t>
      </w:r>
      <w:r w:rsidR="00D83FAF">
        <w:t>, as shown in the figure that follows</w:t>
      </w:r>
      <w:r>
        <w:t>.</w:t>
      </w:r>
    </w:p>
    <w:p w14:paraId="74DA3997" w14:textId="45D83433" w:rsidR="00D83FAF" w:rsidRDefault="00093521" w:rsidP="004F6880">
      <w:pPr>
        <w:pStyle w:val="BodyText"/>
        <w:ind w:left="720"/>
      </w:pPr>
      <w:r>
        <w:rPr>
          <w:noProof/>
        </w:rPr>
        <w:drawing>
          <wp:inline distT="0" distB="0" distL="0" distR="0" wp14:anchorId="125758A1" wp14:editId="7A328503">
            <wp:extent cx="5899360" cy="4753433"/>
            <wp:effectExtent l="0" t="0" r="6350" b="952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909329" cy="4761466"/>
                    </a:xfrm>
                    <a:prstGeom prst="rect">
                      <a:avLst/>
                    </a:prstGeom>
                  </pic:spPr>
                </pic:pic>
              </a:graphicData>
            </a:graphic>
          </wp:inline>
        </w:drawing>
      </w:r>
    </w:p>
    <w:p w14:paraId="78784F5E" w14:textId="758A1B2F" w:rsidR="00593A8A" w:rsidRDefault="00593A8A" w:rsidP="00F30988">
      <w:pPr>
        <w:pStyle w:val="Caption"/>
      </w:pPr>
      <w:r>
        <w:tab/>
      </w:r>
      <w:r>
        <w:tab/>
      </w:r>
      <w:bookmarkStart w:id="798" w:name="_Toc67405470"/>
      <w:r w:rsidR="00F30988">
        <w:t xml:space="preserve">Figure </w:t>
      </w:r>
      <w:r w:rsidR="00F30988">
        <w:fldChar w:fldCharType="begin"/>
      </w:r>
      <w:r w:rsidR="00F30988">
        <w:instrText xml:space="preserve"> SEQ Figure \* ARABIC </w:instrText>
      </w:r>
      <w:r w:rsidR="00F30988">
        <w:fldChar w:fldCharType="separate"/>
      </w:r>
      <w:r w:rsidR="00B777D0">
        <w:rPr>
          <w:noProof/>
        </w:rPr>
        <w:t>14</w:t>
      </w:r>
      <w:r w:rsidR="00F30988">
        <w:fldChar w:fldCharType="end"/>
      </w:r>
      <w:r>
        <w:t xml:space="preserve">.  </w:t>
      </w:r>
      <w:r w:rsidRPr="00B53223">
        <w:t xml:space="preserve">Protocol Test </w:t>
      </w:r>
      <w:del w:id="799" w:author="Harley Zhang" w:date="2021-03-11T10:03:00Z">
        <w:r w:rsidRPr="00B53223" w:rsidDel="006F4AB5">
          <w:delText>Manager :</w:delText>
        </w:r>
      </w:del>
      <w:ins w:id="800" w:author="Harley Zhang" w:date="2021-03-11T10:03:00Z">
        <w:r w:rsidR="006F4AB5" w:rsidRPr="00B53223">
          <w:t>Manager:</w:t>
        </w:r>
      </w:ins>
      <w:r>
        <w:t xml:space="preserve"> Reviewing/configuring Test Case properties</w:t>
      </w:r>
      <w:bookmarkEnd w:id="798"/>
    </w:p>
    <w:p w14:paraId="6152E21E" w14:textId="77777777" w:rsidR="004F6880" w:rsidRPr="004F6880" w:rsidRDefault="004F6880" w:rsidP="004F6880">
      <w:pPr>
        <w:pStyle w:val="BodyTextSpacer"/>
      </w:pPr>
    </w:p>
    <w:p w14:paraId="2BB790EF" w14:textId="113B278B" w:rsidR="00B838D6" w:rsidRDefault="000F5267" w:rsidP="00C05B58">
      <w:pPr>
        <w:pStyle w:val="BodyText"/>
        <w:numPr>
          <w:ilvl w:val="0"/>
          <w:numId w:val="76"/>
        </w:numPr>
      </w:pPr>
      <w:r>
        <w:t xml:space="preserve">On the </w:t>
      </w:r>
      <w:r w:rsidRPr="000F5267">
        <w:rPr>
          <w:b/>
          <w:bCs/>
        </w:rPr>
        <w:t>Configure Test Cases</w:t>
      </w:r>
      <w:r>
        <w:t xml:space="preserve"> page, click the </w:t>
      </w:r>
      <w:r w:rsidRPr="000F5267">
        <w:rPr>
          <w:b/>
          <w:bCs/>
        </w:rPr>
        <w:t>Default Group</w:t>
      </w:r>
      <w:r>
        <w:t xml:space="preserve"> to display the RDP properties that you verified (or revised) in </w:t>
      </w:r>
      <w:hyperlink w:anchor="_Configure_the_Test_2" w:history="1">
        <w:r w:rsidRPr="000F5267">
          <w:rPr>
            <w:rStyle w:val="Hyperlink"/>
          </w:rPr>
          <w:t>Configur</w:t>
        </w:r>
        <w:r w:rsidR="008E36E1">
          <w:rPr>
            <w:rStyle w:val="Hyperlink"/>
          </w:rPr>
          <w:t>ing</w:t>
        </w:r>
        <w:r w:rsidRPr="000F5267">
          <w:rPr>
            <w:rStyle w:val="Hyperlink"/>
          </w:rPr>
          <w:t xml:space="preserve"> the Test Suite</w:t>
        </w:r>
      </w:hyperlink>
      <w:r>
        <w:t xml:space="preserve">. </w:t>
      </w:r>
    </w:p>
    <w:p w14:paraId="77263313" w14:textId="6B8F2054" w:rsidR="000F5267" w:rsidRDefault="000F5267" w:rsidP="00C05B58">
      <w:pPr>
        <w:pStyle w:val="BodyText"/>
        <w:numPr>
          <w:ilvl w:val="0"/>
          <w:numId w:val="76"/>
        </w:numPr>
      </w:pPr>
      <w:r>
        <w:t xml:space="preserve">Scroll through the property values to ensure they </w:t>
      </w:r>
      <w:r w:rsidR="00D83FAF">
        <w:t>are</w:t>
      </w:r>
      <w:r>
        <w:t xml:space="preserve"> correct.</w:t>
      </w:r>
    </w:p>
    <w:p w14:paraId="251A0913" w14:textId="623D7311" w:rsidR="007225EA" w:rsidRDefault="000F5267" w:rsidP="00C05B58">
      <w:pPr>
        <w:pStyle w:val="BodyText"/>
        <w:numPr>
          <w:ilvl w:val="0"/>
          <w:numId w:val="76"/>
        </w:numPr>
      </w:pPr>
      <w:r>
        <w:t xml:space="preserve">Select the </w:t>
      </w:r>
      <w:r w:rsidR="00A86642" w:rsidRPr="001A0D2A">
        <w:rPr>
          <w:b/>
          <w:bCs/>
        </w:rPr>
        <w:t>PTF</w:t>
      </w:r>
      <w:r w:rsidR="00A86642">
        <w:t xml:space="preserve"> group to display the </w:t>
      </w:r>
      <w:r w:rsidR="00A86642" w:rsidRPr="003E18AD">
        <w:rPr>
          <w:b/>
          <w:bCs/>
        </w:rPr>
        <w:t>Network Capture</w:t>
      </w:r>
      <w:r w:rsidR="00A86642">
        <w:t xml:space="preserve"> properties</w:t>
      </w:r>
      <w:r w:rsidR="003E18AD">
        <w:t xml:space="preserve"> that enable </w:t>
      </w:r>
      <w:r w:rsidR="006C0107">
        <w:t>your Test Case</w:t>
      </w:r>
      <w:r w:rsidR="007225EA">
        <w:t>s</w:t>
      </w:r>
      <w:r w:rsidR="003E18AD">
        <w:t xml:space="preserve"> to create </w:t>
      </w:r>
      <w:r w:rsidR="006C0107">
        <w:t xml:space="preserve">event trace log (ETL) data that you can analyze with a protocol analysis tool such as </w:t>
      </w:r>
      <w:r w:rsidR="00F1546A">
        <w:t xml:space="preserve">Microsoft </w:t>
      </w:r>
      <w:r w:rsidR="006C0107">
        <w:t>Message Analyzer</w:t>
      </w:r>
      <w:r w:rsidR="00F1546A">
        <w:t xml:space="preserve"> (MMA)</w:t>
      </w:r>
      <w:r w:rsidR="006C0107">
        <w:t xml:space="preserve">. </w:t>
      </w:r>
    </w:p>
    <w:p w14:paraId="57440079" w14:textId="2FE3EEF2" w:rsidR="000F5267" w:rsidRDefault="006C0107" w:rsidP="007225EA">
      <w:pPr>
        <w:pStyle w:val="BodyText"/>
        <w:ind w:left="720"/>
      </w:pPr>
      <w:r>
        <w:t xml:space="preserve">Note that if you want to utilize this feature, you will need to have installed </w:t>
      </w:r>
      <w:r w:rsidR="00F1546A">
        <w:t>MMA</w:t>
      </w:r>
      <w:r>
        <w:t xml:space="preserve"> as described in </w:t>
      </w:r>
      <w:hyperlink w:anchor="_Optional_Software" w:history="1">
        <w:r w:rsidR="00B83377" w:rsidRPr="00B83377">
          <w:rPr>
            <w:rStyle w:val="Hyperlink"/>
          </w:rPr>
          <w:t>Optional Software</w:t>
        </w:r>
      </w:hyperlink>
      <w:r w:rsidR="00B83377">
        <w:t>.</w:t>
      </w:r>
      <w:r w:rsidR="007225EA">
        <w:t xml:space="preserve"> If you want to proceed, follow these </w:t>
      </w:r>
      <w:r w:rsidR="007044B8">
        <w:t>sub</w:t>
      </w:r>
      <w:r w:rsidR="000279A0">
        <w:t>-</w:t>
      </w:r>
      <w:r w:rsidR="007225EA">
        <w:t>steps:</w:t>
      </w:r>
    </w:p>
    <w:p w14:paraId="5EA41B39" w14:textId="65377C72" w:rsidR="00FC47D9" w:rsidRDefault="00FC47D9" w:rsidP="00C05B58">
      <w:pPr>
        <w:pStyle w:val="BodyText"/>
        <w:numPr>
          <w:ilvl w:val="0"/>
          <w:numId w:val="77"/>
        </w:numPr>
      </w:pPr>
      <w:r>
        <w:t xml:space="preserve">Click the </w:t>
      </w:r>
      <w:r w:rsidRPr="00FC47D9">
        <w:rPr>
          <w:b/>
          <w:bCs/>
        </w:rPr>
        <w:t>NetworkCapture</w:t>
      </w:r>
      <w:r>
        <w:t xml:space="preserve"> node to display the data entry fields, if not displayed already.</w:t>
      </w:r>
    </w:p>
    <w:p w14:paraId="58B54DD8" w14:textId="77777777" w:rsidR="00FC47D9" w:rsidRDefault="00FC47D9" w:rsidP="00C05B58">
      <w:pPr>
        <w:pStyle w:val="BodyText"/>
        <w:numPr>
          <w:ilvl w:val="0"/>
          <w:numId w:val="77"/>
        </w:numPr>
      </w:pPr>
      <w:r>
        <w:lastRenderedPageBreak/>
        <w:t xml:space="preserve">Set the </w:t>
      </w:r>
      <w:r w:rsidRPr="00FC47D9">
        <w:rPr>
          <w:b/>
          <w:bCs/>
        </w:rPr>
        <w:t>StopRunningOnError</w:t>
      </w:r>
      <w:r>
        <w:t xml:space="preserve"> field to false, if it is not already set that way.</w:t>
      </w:r>
    </w:p>
    <w:p w14:paraId="3E784623" w14:textId="104430D1" w:rsidR="00FC47D9" w:rsidRDefault="00FC47D9" w:rsidP="00C05B58">
      <w:pPr>
        <w:pStyle w:val="BodyText"/>
        <w:numPr>
          <w:ilvl w:val="0"/>
          <w:numId w:val="77"/>
        </w:numPr>
      </w:pPr>
      <w:r>
        <w:t xml:space="preserve">Ensure that the </w:t>
      </w:r>
      <w:r w:rsidRPr="00FC47D9">
        <w:rPr>
          <w:b/>
          <w:bCs/>
        </w:rPr>
        <w:t>CaptureFileFolder</w:t>
      </w:r>
      <w:r>
        <w:t xml:space="preserve"> path is set to “C:\</w:t>
      </w:r>
      <w:r w:rsidR="00CE697A">
        <w:t>RDPClient_</w:t>
      </w:r>
      <w:r>
        <w:t xml:space="preserve">CaptureFileDirectory” and also verify that this folder actually exists on the </w:t>
      </w:r>
      <w:r w:rsidRPr="00FC47D9">
        <w:rPr>
          <w:b/>
          <w:bCs/>
        </w:rPr>
        <w:t xml:space="preserve">Driver </w:t>
      </w:r>
      <w:r w:rsidRPr="008C5619">
        <w:t>computer</w:t>
      </w:r>
      <w:r>
        <w:t xml:space="preserve">. </w:t>
      </w:r>
    </w:p>
    <w:p w14:paraId="2727916C" w14:textId="77777777" w:rsidR="00FC47D9" w:rsidRPr="00E46E57" w:rsidRDefault="00FC47D9" w:rsidP="00FC47D9">
      <w:pPr>
        <w:pStyle w:val="BodyText"/>
        <w:ind w:left="1080"/>
        <w:rPr>
          <w:lang w:val="en-US"/>
        </w:rPr>
      </w:pPr>
      <w:r>
        <w:t>If it does not, then please create it in the specified location.</w:t>
      </w:r>
    </w:p>
    <w:p w14:paraId="34029482" w14:textId="77777777" w:rsidR="00FC47D9" w:rsidRDefault="00FC47D9" w:rsidP="00C05B58">
      <w:pPr>
        <w:pStyle w:val="BodyText"/>
        <w:numPr>
          <w:ilvl w:val="0"/>
          <w:numId w:val="77"/>
        </w:numPr>
      </w:pPr>
      <w:r>
        <w:t xml:space="preserve">Set the </w:t>
      </w:r>
      <w:r w:rsidRPr="00FC47D9">
        <w:rPr>
          <w:b/>
          <w:bCs/>
        </w:rPr>
        <w:t>Enabled</w:t>
      </w:r>
      <w:r>
        <w:t xml:space="preserve"> field to true.</w:t>
      </w:r>
    </w:p>
    <w:p w14:paraId="09605418" w14:textId="66D97AF1" w:rsidR="007225EA" w:rsidRDefault="00FC47D9" w:rsidP="00C05B58">
      <w:pPr>
        <w:pStyle w:val="BodyText"/>
        <w:numPr>
          <w:ilvl w:val="0"/>
          <w:numId w:val="77"/>
        </w:numPr>
      </w:pPr>
      <w:r>
        <w:t xml:space="preserve">When complete, click </w:t>
      </w:r>
      <w:r w:rsidRPr="00FC47D9">
        <w:rPr>
          <w:b/>
          <w:bCs/>
        </w:rPr>
        <w:t>Next</w:t>
      </w:r>
      <w:r w:rsidR="004F6880">
        <w:t xml:space="preserve"> to display the </w:t>
      </w:r>
      <w:r w:rsidR="004F6880" w:rsidRPr="004F6880">
        <w:rPr>
          <w:b/>
          <w:bCs/>
        </w:rPr>
        <w:t>Configure Adapters</w:t>
      </w:r>
      <w:r w:rsidR="004F6880">
        <w:t xml:space="preserve"> page of the Wizard, as shown in the figure that follows.</w:t>
      </w:r>
    </w:p>
    <w:p w14:paraId="0E0C9059" w14:textId="77777777" w:rsidR="004F0931" w:rsidRDefault="004F0931" w:rsidP="004F0931">
      <w:pPr>
        <w:pStyle w:val="BodyTextSpacer"/>
        <w:ind w:left="720"/>
      </w:pPr>
    </w:p>
    <w:p w14:paraId="6E03012E" w14:textId="36264E84" w:rsidR="004F0931" w:rsidRDefault="0089315F" w:rsidP="004F0931">
      <w:pPr>
        <w:pStyle w:val="BodyText"/>
        <w:ind w:left="720"/>
        <w:rPr>
          <w:b/>
          <w:bCs/>
        </w:rPr>
      </w:pPr>
      <w:r>
        <w:rPr>
          <w:b/>
          <w:bCs/>
          <w:noProof/>
        </w:rPr>
        <w:drawing>
          <wp:inline distT="0" distB="0" distL="0" distR="0" wp14:anchorId="769EED39" wp14:editId="0ACEC600">
            <wp:extent cx="5922335" cy="4743156"/>
            <wp:effectExtent l="0" t="0" r="2540" b="63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929803" cy="4749137"/>
                    </a:xfrm>
                    <a:prstGeom prst="rect">
                      <a:avLst/>
                    </a:prstGeom>
                  </pic:spPr>
                </pic:pic>
              </a:graphicData>
            </a:graphic>
          </wp:inline>
        </w:drawing>
      </w:r>
    </w:p>
    <w:p w14:paraId="0BFBDB71" w14:textId="19186A9D" w:rsidR="00593A8A" w:rsidRDefault="00593A8A" w:rsidP="00FF0920">
      <w:pPr>
        <w:pStyle w:val="Caption"/>
      </w:pPr>
      <w:r>
        <w:tab/>
      </w:r>
      <w:r>
        <w:tab/>
      </w:r>
      <w:bookmarkStart w:id="801" w:name="_Toc67405471"/>
      <w:r w:rsidR="00FF0920">
        <w:t xml:space="preserve">Figure </w:t>
      </w:r>
      <w:r w:rsidR="00FF0920">
        <w:fldChar w:fldCharType="begin"/>
      </w:r>
      <w:r w:rsidR="00FF0920">
        <w:instrText xml:space="preserve"> SEQ Figure \* ARABIC </w:instrText>
      </w:r>
      <w:r w:rsidR="00FF0920">
        <w:fldChar w:fldCharType="separate"/>
      </w:r>
      <w:r w:rsidR="00B777D0">
        <w:rPr>
          <w:noProof/>
        </w:rPr>
        <w:t>15</w:t>
      </w:r>
      <w:r w:rsidR="00FF0920">
        <w:fldChar w:fldCharType="end"/>
      </w:r>
      <w:r>
        <w:t xml:space="preserve">.  </w:t>
      </w:r>
      <w:r w:rsidRPr="00B53223">
        <w:t xml:space="preserve">Protocol Test </w:t>
      </w:r>
      <w:del w:id="802" w:author="Harley Zhang" w:date="2021-03-11T10:06:00Z">
        <w:r w:rsidRPr="00B53223" w:rsidDel="00F36173">
          <w:delText>Manager :</w:delText>
        </w:r>
      </w:del>
      <w:ins w:id="803" w:author="Harley Zhang" w:date="2021-03-11T10:06:00Z">
        <w:r w:rsidR="00F36173" w:rsidRPr="00B53223">
          <w:t>Manager:</w:t>
        </w:r>
      </w:ins>
      <w:r>
        <w:t xml:space="preserve"> Configuring the Adapters</w:t>
      </w:r>
      <w:bookmarkEnd w:id="801"/>
    </w:p>
    <w:p w14:paraId="5050D0D5" w14:textId="77777777" w:rsidR="00440F89" w:rsidRPr="00440F89" w:rsidRDefault="00440F89" w:rsidP="00440F89">
      <w:pPr>
        <w:pStyle w:val="BodyTextSpacer"/>
      </w:pPr>
    </w:p>
    <w:p w14:paraId="4BF5EB03" w14:textId="690297A9" w:rsidR="00CB51A9" w:rsidRDefault="004F6880" w:rsidP="00C05B58">
      <w:pPr>
        <w:pStyle w:val="BodyText"/>
        <w:numPr>
          <w:ilvl w:val="0"/>
          <w:numId w:val="78"/>
        </w:numPr>
      </w:pPr>
      <w:r>
        <w:t xml:space="preserve">In the </w:t>
      </w:r>
      <w:r w:rsidRPr="00291FE1">
        <w:rPr>
          <w:b/>
          <w:bCs/>
        </w:rPr>
        <w:t>Configure Adapters</w:t>
      </w:r>
      <w:r>
        <w:t xml:space="preserve"> page of the PTM Wizard, </w:t>
      </w:r>
      <w:r w:rsidR="00291FE1">
        <w:t>observe the following Adapters</w:t>
      </w:r>
      <w:r w:rsidR="009843E5">
        <w:t xml:space="preserve"> and the indicated topics to which the adapter settings correspond</w:t>
      </w:r>
      <w:r w:rsidR="00291FE1">
        <w:t>:</w:t>
      </w:r>
    </w:p>
    <w:p w14:paraId="3614FCAE" w14:textId="77777777" w:rsidR="000D0A1E" w:rsidRDefault="000D0A1E" w:rsidP="000D0A1E">
      <w:pPr>
        <w:pStyle w:val="BodyTextSpacer"/>
        <w:ind w:left="720"/>
      </w:pPr>
    </w:p>
    <w:p w14:paraId="23811A12" w14:textId="0829868D" w:rsidR="000D0A1E" w:rsidRDefault="000D0A1E" w:rsidP="000D0A1E">
      <w:pPr>
        <w:pStyle w:val="Caption"/>
        <w:ind w:left="720"/>
      </w:pPr>
      <w:r>
        <w:t xml:space="preserve">Table </w:t>
      </w:r>
      <w:r w:rsidR="005C45A3">
        <w:t>18</w:t>
      </w:r>
      <w:r>
        <w:t>.  Control Adapter configuration setting instructions</w:t>
      </w:r>
    </w:p>
    <w:tbl>
      <w:tblPr>
        <w:tblStyle w:val="TableGrid"/>
        <w:tblW w:w="0" w:type="auto"/>
        <w:tblCellSpacing w:w="7" w:type="dxa"/>
        <w:tblInd w:w="720" w:type="dxa"/>
        <w:tblCellMar>
          <w:left w:w="115" w:type="dxa"/>
          <w:right w:w="115" w:type="dxa"/>
        </w:tblCellMar>
        <w:tblLook w:val="04A0" w:firstRow="1" w:lastRow="0" w:firstColumn="1" w:lastColumn="0" w:noHBand="0" w:noVBand="1"/>
      </w:tblPr>
      <w:tblGrid>
        <w:gridCol w:w="3526"/>
        <w:gridCol w:w="5691"/>
      </w:tblGrid>
      <w:tr w:rsidR="009843E5" w14:paraId="05FC23A4" w14:textId="77777777" w:rsidTr="00EC38DD">
        <w:trPr>
          <w:tblCellSpacing w:w="7" w:type="dxa"/>
        </w:trPr>
        <w:tc>
          <w:tcPr>
            <w:tcW w:w="3505" w:type="dxa"/>
            <w:shd w:val="clear" w:color="auto" w:fill="D9E2F3" w:themeFill="accent1" w:themeFillTint="33"/>
          </w:tcPr>
          <w:p w14:paraId="2C63A829" w14:textId="04EF6492" w:rsidR="009843E5" w:rsidRPr="009843E5" w:rsidRDefault="009843E5" w:rsidP="00291FE1">
            <w:pPr>
              <w:pStyle w:val="BodyText"/>
              <w:rPr>
                <w:b/>
                <w:bCs/>
              </w:rPr>
            </w:pPr>
            <w:r w:rsidRPr="009843E5">
              <w:rPr>
                <w:b/>
                <w:bCs/>
              </w:rPr>
              <w:t>Adapter Name</w:t>
            </w:r>
          </w:p>
        </w:tc>
        <w:tc>
          <w:tcPr>
            <w:tcW w:w="5670" w:type="dxa"/>
            <w:shd w:val="clear" w:color="auto" w:fill="D9E2F3" w:themeFill="accent1" w:themeFillTint="33"/>
          </w:tcPr>
          <w:p w14:paraId="0636F907" w14:textId="67372A5E" w:rsidR="009843E5" w:rsidRPr="009843E5" w:rsidRDefault="009843E5" w:rsidP="00291FE1">
            <w:pPr>
              <w:pStyle w:val="BodyText"/>
              <w:rPr>
                <w:b/>
                <w:bCs/>
              </w:rPr>
            </w:pPr>
            <w:r w:rsidRPr="009843E5">
              <w:rPr>
                <w:b/>
                <w:bCs/>
              </w:rPr>
              <w:t>Related Topic</w:t>
            </w:r>
          </w:p>
        </w:tc>
      </w:tr>
      <w:tr w:rsidR="009843E5" w14:paraId="6F7C7DA7" w14:textId="77777777" w:rsidTr="00EC38DD">
        <w:trPr>
          <w:tblCellSpacing w:w="7" w:type="dxa"/>
        </w:trPr>
        <w:tc>
          <w:tcPr>
            <w:tcW w:w="3505" w:type="dxa"/>
          </w:tcPr>
          <w:p w14:paraId="34EFF07E" w14:textId="4E1F6D9F" w:rsidR="009843E5" w:rsidRDefault="009843E5" w:rsidP="009843E5">
            <w:pPr>
              <w:pStyle w:val="BodyText"/>
            </w:pPr>
            <w:r w:rsidRPr="00485FAF">
              <w:t xml:space="preserve">Basic RDP SUT Control Adapter  </w:t>
            </w:r>
          </w:p>
        </w:tc>
        <w:tc>
          <w:tcPr>
            <w:tcW w:w="5670" w:type="dxa"/>
          </w:tcPr>
          <w:p w14:paraId="73E9E82A" w14:textId="7A70E139" w:rsidR="009843E5" w:rsidRDefault="00D8682D" w:rsidP="009843E5">
            <w:pPr>
              <w:pStyle w:val="BodyText"/>
            </w:pPr>
            <w:hyperlink w:anchor="_Configure_the_Test_1" w:history="1">
              <w:r w:rsidR="009843E5" w:rsidRPr="009843E5">
                <w:rPr>
                  <w:rStyle w:val="Hyperlink"/>
                  <w:lang w:val="en-US"/>
                </w:rPr>
                <w:t>Configuring Common Test Suite Mode Settings</w:t>
              </w:r>
            </w:hyperlink>
          </w:p>
        </w:tc>
      </w:tr>
      <w:tr w:rsidR="009843E5" w14:paraId="295601C6" w14:textId="77777777" w:rsidTr="00EC38DD">
        <w:trPr>
          <w:tblCellSpacing w:w="7" w:type="dxa"/>
        </w:trPr>
        <w:tc>
          <w:tcPr>
            <w:tcW w:w="3505" w:type="dxa"/>
          </w:tcPr>
          <w:p w14:paraId="15ED6D2D" w14:textId="26BD55D1" w:rsidR="009843E5" w:rsidRDefault="009843E5" w:rsidP="009843E5">
            <w:pPr>
              <w:pStyle w:val="BodyText"/>
            </w:pPr>
            <w:r w:rsidRPr="00485FAF">
              <w:t>RDPEI SUT Control Adapter</w:t>
            </w:r>
          </w:p>
        </w:tc>
        <w:tc>
          <w:tcPr>
            <w:tcW w:w="5670" w:type="dxa"/>
          </w:tcPr>
          <w:p w14:paraId="5082146A" w14:textId="488E95F5" w:rsidR="009843E5" w:rsidRDefault="00D8682D" w:rsidP="009843E5">
            <w:pPr>
              <w:pStyle w:val="BodyText"/>
            </w:pPr>
            <w:hyperlink w:anchor="_MS-RDPEI_Test_Case" w:history="1">
              <w:r w:rsidR="009843E5" w:rsidRPr="009843E5">
                <w:rPr>
                  <w:rStyle w:val="Hyperlink"/>
                </w:rPr>
                <w:t>Configuring the Test Suite Mode for MS-RDPEI Events</w:t>
              </w:r>
            </w:hyperlink>
          </w:p>
        </w:tc>
      </w:tr>
      <w:tr w:rsidR="009843E5" w14:paraId="0925B932" w14:textId="77777777" w:rsidTr="00EC38DD">
        <w:trPr>
          <w:tblCellSpacing w:w="7" w:type="dxa"/>
        </w:trPr>
        <w:tc>
          <w:tcPr>
            <w:tcW w:w="3505" w:type="dxa"/>
          </w:tcPr>
          <w:p w14:paraId="638EC58B" w14:textId="4891E7C0" w:rsidR="009843E5" w:rsidRDefault="009843E5" w:rsidP="009843E5">
            <w:pPr>
              <w:pStyle w:val="BodyText"/>
            </w:pPr>
            <w:r w:rsidRPr="00485FAF">
              <w:lastRenderedPageBreak/>
              <w:t>RDPEDISP SUT Control Adapter</w:t>
            </w:r>
          </w:p>
        </w:tc>
        <w:tc>
          <w:tcPr>
            <w:tcW w:w="5670" w:type="dxa"/>
          </w:tcPr>
          <w:p w14:paraId="773D63AC" w14:textId="50D1433B" w:rsidR="009843E5" w:rsidRDefault="00D8682D" w:rsidP="009843E5">
            <w:pPr>
              <w:pStyle w:val="BodyText"/>
            </w:pPr>
            <w:hyperlink w:anchor="_Configuring_the_Test_1" w:history="1">
              <w:r w:rsidR="009843E5" w:rsidRPr="009843E5">
                <w:rPr>
                  <w:rStyle w:val="Hyperlink"/>
                </w:rPr>
                <w:t>Configuring the Test Suite Mode for MS-RDPEDISP Events</w:t>
              </w:r>
            </w:hyperlink>
          </w:p>
        </w:tc>
      </w:tr>
    </w:tbl>
    <w:p w14:paraId="2B56537A" w14:textId="567887E7" w:rsidR="009843E5" w:rsidRDefault="009843E5" w:rsidP="000D0A1E">
      <w:pPr>
        <w:pStyle w:val="BodyTextSpacer"/>
      </w:pPr>
    </w:p>
    <w:p w14:paraId="0A9ADB97" w14:textId="7B4EDFFF" w:rsidR="00F72716" w:rsidRDefault="00F72716" w:rsidP="00C05B58">
      <w:pPr>
        <w:pStyle w:val="BodyText"/>
        <w:numPr>
          <w:ilvl w:val="0"/>
          <w:numId w:val="79"/>
        </w:numPr>
      </w:pPr>
      <w:r>
        <w:t xml:space="preserve">Click the drop-down arrow for each Adapter and select the appropriate mode setting from the following options, while noting that </w:t>
      </w:r>
      <w:r w:rsidRPr="000D0A1E">
        <w:rPr>
          <w:b/>
          <w:bCs/>
        </w:rPr>
        <w:t>PowerShell</w:t>
      </w:r>
      <w:r>
        <w:t xml:space="preserve"> is the default setting:</w:t>
      </w:r>
    </w:p>
    <w:p w14:paraId="2FAA2223" w14:textId="571E5C42" w:rsidR="00F72716" w:rsidRPr="009D7856" w:rsidRDefault="00F72716" w:rsidP="00C05B58">
      <w:pPr>
        <w:pStyle w:val="BodyText"/>
        <w:numPr>
          <w:ilvl w:val="0"/>
          <w:numId w:val="80"/>
        </w:numPr>
        <w:rPr>
          <w:b/>
          <w:bCs/>
        </w:rPr>
      </w:pPr>
      <w:del w:id="804" w:author="Harley Zhang" w:date="2021-03-11T10:06:00Z">
        <w:r w:rsidRPr="009D7856" w:rsidDel="00F36173">
          <w:rPr>
            <w:b/>
            <w:bCs/>
          </w:rPr>
          <w:delText>Interactive</w:delText>
        </w:r>
        <w:r w:rsidR="00A00B89" w:rsidDel="00F36173">
          <w:rPr>
            <w:b/>
            <w:bCs/>
          </w:rPr>
          <w:delText xml:space="preserve"> </w:delText>
        </w:r>
        <w:r w:rsidR="00A00B89" w:rsidDel="00F36173">
          <w:delText xml:space="preserve"> —</w:delText>
        </w:r>
      </w:del>
      <w:ins w:id="805" w:author="Harley Zhang" w:date="2021-03-11T10:06:00Z">
        <w:r w:rsidR="00F36173" w:rsidRPr="009D7856">
          <w:rPr>
            <w:b/>
            <w:bCs/>
          </w:rPr>
          <w:t>Interactive</w:t>
        </w:r>
        <w:r w:rsidR="00F36173">
          <w:rPr>
            <w:b/>
            <w:bCs/>
          </w:rPr>
          <w:t xml:space="preserve"> </w:t>
        </w:r>
        <w:r w:rsidR="00F36173">
          <w:t>—</w:t>
        </w:r>
      </w:ins>
      <w:r w:rsidR="0001677B">
        <w:t xml:space="preserve"> </w:t>
      </w:r>
      <w:r w:rsidR="007274B2">
        <w:t>t</w:t>
      </w:r>
      <w:r w:rsidR="007274B2" w:rsidRPr="007274B2">
        <w:t xml:space="preserve">he </w:t>
      </w:r>
      <w:r w:rsidR="007274B2">
        <w:t>I</w:t>
      </w:r>
      <w:r w:rsidR="007274B2" w:rsidRPr="007274B2">
        <w:t xml:space="preserve">nteractive adapter displays a dialog </w:t>
      </w:r>
      <w:r w:rsidR="007274B2">
        <w:t>that</w:t>
      </w:r>
      <w:r w:rsidR="007274B2" w:rsidRPr="007274B2">
        <w:t xml:space="preserve"> enable</w:t>
      </w:r>
      <w:r w:rsidR="007274B2">
        <w:t>s</w:t>
      </w:r>
      <w:r w:rsidR="007274B2" w:rsidRPr="007274B2">
        <w:t xml:space="preserve"> you to manually perform operations and </w:t>
      </w:r>
      <w:r w:rsidR="005961FA">
        <w:t xml:space="preserve">to thereafter </w:t>
      </w:r>
      <w:r w:rsidR="007274B2" w:rsidRPr="007274B2">
        <w:t xml:space="preserve">enter results </w:t>
      </w:r>
      <w:r w:rsidR="007274B2">
        <w:t>in</w:t>
      </w:r>
      <w:r w:rsidR="007274B2" w:rsidRPr="007274B2">
        <w:t xml:space="preserve"> the dialog.</w:t>
      </w:r>
    </w:p>
    <w:p w14:paraId="3A4393CE" w14:textId="46824AB2" w:rsidR="00F72716" w:rsidRPr="007274B2" w:rsidRDefault="00F72716" w:rsidP="00C05B58">
      <w:pPr>
        <w:pStyle w:val="BodyText"/>
        <w:numPr>
          <w:ilvl w:val="0"/>
          <w:numId w:val="80"/>
        </w:numPr>
      </w:pPr>
      <w:del w:id="806" w:author="Harley Zhang" w:date="2021-03-11T10:06:00Z">
        <w:r w:rsidRPr="009D7856" w:rsidDel="00F36173">
          <w:rPr>
            <w:b/>
            <w:bCs/>
          </w:rPr>
          <w:delText>Managed</w:delText>
        </w:r>
        <w:r w:rsidR="00A00B89" w:rsidDel="00F36173">
          <w:rPr>
            <w:b/>
            <w:bCs/>
          </w:rPr>
          <w:delText xml:space="preserve"> </w:delText>
        </w:r>
        <w:r w:rsidR="00A00B89" w:rsidDel="00F36173">
          <w:delText xml:space="preserve"> —</w:delText>
        </w:r>
      </w:del>
      <w:ins w:id="807" w:author="Harley Zhang" w:date="2021-03-11T10:06:00Z">
        <w:r w:rsidR="00F36173" w:rsidRPr="009D7856">
          <w:rPr>
            <w:b/>
            <w:bCs/>
          </w:rPr>
          <w:t>Managed</w:t>
        </w:r>
        <w:r w:rsidR="00F36173">
          <w:rPr>
            <w:b/>
            <w:bCs/>
          </w:rPr>
          <w:t xml:space="preserve"> </w:t>
        </w:r>
        <w:r w:rsidR="00F36173">
          <w:t>—</w:t>
        </w:r>
      </w:ins>
      <w:r w:rsidR="0001677B">
        <w:t xml:space="preserve"> </w:t>
      </w:r>
      <w:r w:rsidR="007274B2">
        <w:t>the Managed adapter uses managed code to implement the adapter’s methods.</w:t>
      </w:r>
    </w:p>
    <w:p w14:paraId="19E9DE1C" w14:textId="434AA0C3" w:rsidR="00F72716" w:rsidRPr="009D7856" w:rsidRDefault="00F72716" w:rsidP="00C05B58">
      <w:pPr>
        <w:pStyle w:val="BodyText"/>
        <w:numPr>
          <w:ilvl w:val="0"/>
          <w:numId w:val="80"/>
        </w:numPr>
        <w:rPr>
          <w:b/>
          <w:bCs/>
        </w:rPr>
      </w:pPr>
      <w:del w:id="808" w:author="Harley Zhang" w:date="2021-03-11T10:06:00Z">
        <w:r w:rsidRPr="009D7856" w:rsidDel="00F36173">
          <w:rPr>
            <w:b/>
            <w:bCs/>
          </w:rPr>
          <w:delText>PowerShell</w:delText>
        </w:r>
        <w:r w:rsidR="00A00B89" w:rsidDel="00F36173">
          <w:rPr>
            <w:b/>
            <w:bCs/>
          </w:rPr>
          <w:delText xml:space="preserve"> </w:delText>
        </w:r>
        <w:r w:rsidR="00A00B89" w:rsidDel="00F36173">
          <w:delText xml:space="preserve"> —</w:delText>
        </w:r>
      </w:del>
      <w:ins w:id="809" w:author="Harley Zhang" w:date="2021-03-11T10:06:00Z">
        <w:r w:rsidR="00F36173" w:rsidRPr="009D7856">
          <w:rPr>
            <w:b/>
            <w:bCs/>
          </w:rPr>
          <w:t>PowerShell</w:t>
        </w:r>
        <w:r w:rsidR="00F36173">
          <w:rPr>
            <w:b/>
            <w:bCs/>
          </w:rPr>
          <w:t xml:space="preserve"> </w:t>
        </w:r>
        <w:r w:rsidR="00F36173">
          <w:t>—</w:t>
        </w:r>
      </w:ins>
      <w:r w:rsidR="0001677B">
        <w:t xml:space="preserve"> </w:t>
      </w:r>
      <w:r w:rsidR="007274B2">
        <w:t>the PowerShell adapter uses PowerShell scripts to implement the adapter's methods.</w:t>
      </w:r>
    </w:p>
    <w:p w14:paraId="0C573529" w14:textId="08F15A7F" w:rsidR="00F72716" w:rsidRPr="00867DD5" w:rsidRDefault="00F72716" w:rsidP="00C05B58">
      <w:pPr>
        <w:pStyle w:val="BodyText"/>
        <w:numPr>
          <w:ilvl w:val="0"/>
          <w:numId w:val="80"/>
        </w:numPr>
        <w:rPr>
          <w:b/>
          <w:bCs/>
        </w:rPr>
      </w:pPr>
      <w:del w:id="810" w:author="Harley Zhang" w:date="2021-03-11T10:06:00Z">
        <w:r w:rsidRPr="009D7856" w:rsidDel="00F36173">
          <w:rPr>
            <w:b/>
            <w:bCs/>
          </w:rPr>
          <w:delText>Shell</w:delText>
        </w:r>
        <w:r w:rsidR="00A00B89" w:rsidDel="00F36173">
          <w:rPr>
            <w:b/>
            <w:bCs/>
          </w:rPr>
          <w:delText xml:space="preserve"> </w:delText>
        </w:r>
        <w:r w:rsidR="00A00B89" w:rsidDel="00F36173">
          <w:delText xml:space="preserve"> —</w:delText>
        </w:r>
      </w:del>
      <w:ins w:id="811" w:author="Harley Zhang" w:date="2021-03-11T10:06:00Z">
        <w:r w:rsidR="00F36173" w:rsidRPr="009D7856">
          <w:rPr>
            <w:b/>
            <w:bCs/>
          </w:rPr>
          <w:t>Shell</w:t>
        </w:r>
        <w:r w:rsidR="00F36173">
          <w:rPr>
            <w:b/>
            <w:bCs/>
          </w:rPr>
          <w:t xml:space="preserve"> </w:t>
        </w:r>
        <w:r w:rsidR="00F36173">
          <w:t>—</w:t>
        </w:r>
      </w:ins>
      <w:r w:rsidR="00177D5D">
        <w:t xml:space="preserve"> </w:t>
      </w:r>
      <w:r w:rsidR="00850730">
        <w:t xml:space="preserve">an additional option </w:t>
      </w:r>
      <w:r w:rsidR="007274B2">
        <w:t>that enables Unix shell scripts to implement the adapter's methods.</w:t>
      </w:r>
      <w:r w:rsidR="0032081C">
        <w:t xml:space="preserve">  </w:t>
      </w:r>
    </w:p>
    <w:p w14:paraId="6239331F" w14:textId="4BE5C161" w:rsidR="00867DD5" w:rsidRDefault="00867DD5" w:rsidP="00867DD5">
      <w:pPr>
        <w:pStyle w:val="MoreInfo"/>
        <w:ind w:left="720"/>
      </w:pPr>
      <w:r>
        <w:t>More Information</w:t>
      </w:r>
    </w:p>
    <w:p w14:paraId="5E39F652" w14:textId="799FE798" w:rsidR="00867DD5" w:rsidRDefault="00867DD5" w:rsidP="00867DD5">
      <w:pPr>
        <w:pStyle w:val="MoreInfoText"/>
        <w:ind w:left="720"/>
      </w:pPr>
      <w:r w:rsidRPr="00867DD5">
        <w:rPr>
          <w:b/>
          <w:bCs w:val="0"/>
        </w:rPr>
        <w:t>To learn more</w:t>
      </w:r>
      <w:r>
        <w:t xml:space="preserve"> about adapter settings, see the topic </w:t>
      </w:r>
      <w:hyperlink w:anchor="_Test_Run_Pre-Configuration" w:history="1">
        <w:r w:rsidRPr="00867DD5">
          <w:rPr>
            <w:rStyle w:val="Hyperlink"/>
          </w:rPr>
          <w:t>Test Run Pre-Configuration</w:t>
        </w:r>
      </w:hyperlink>
      <w:r>
        <w:t>.</w:t>
      </w:r>
    </w:p>
    <w:p w14:paraId="0684A829" w14:textId="71B9AD0D" w:rsidR="00867DD5" w:rsidRPr="00867DD5" w:rsidRDefault="00867DD5" w:rsidP="00867DD5">
      <w:pPr>
        <w:pStyle w:val="BodyTextSpacer"/>
      </w:pPr>
      <w:r>
        <w:tab/>
      </w:r>
    </w:p>
    <w:p w14:paraId="5BFBD859" w14:textId="77DE2AF2" w:rsidR="00D23962" w:rsidRDefault="00627037" w:rsidP="00C05B58">
      <w:pPr>
        <w:pStyle w:val="BodyText"/>
        <w:numPr>
          <w:ilvl w:val="0"/>
          <w:numId w:val="81"/>
        </w:numPr>
      </w:pPr>
      <w:r>
        <w:t xml:space="preserve">When complete, click </w:t>
      </w:r>
      <w:r w:rsidRPr="00627037">
        <w:rPr>
          <w:b/>
          <w:bCs/>
        </w:rPr>
        <w:t>Next</w:t>
      </w:r>
      <w:r>
        <w:t xml:space="preserve"> to display the </w:t>
      </w:r>
      <w:r w:rsidRPr="00627037">
        <w:rPr>
          <w:b/>
          <w:bCs/>
        </w:rPr>
        <w:t>Run selected test cases</w:t>
      </w:r>
      <w:r>
        <w:t xml:space="preserve"> page of the PTM Wizard, as shown in the figure that follows.</w:t>
      </w:r>
      <w:r w:rsidR="0032081C">
        <w:t xml:space="preserve">    </w:t>
      </w:r>
    </w:p>
    <w:p w14:paraId="4658649A" w14:textId="732D37D4" w:rsidR="00EB6FFF" w:rsidRPr="00627037" w:rsidRDefault="00BF41C7" w:rsidP="00627037">
      <w:pPr>
        <w:pStyle w:val="BodyText"/>
        <w:ind w:left="720"/>
      </w:pPr>
      <w:r>
        <w:rPr>
          <w:noProof/>
        </w:rPr>
        <w:drawing>
          <wp:inline distT="0" distB="0" distL="0" distR="0" wp14:anchorId="28C3B9ED" wp14:editId="28212D65">
            <wp:extent cx="5893287" cy="4242816"/>
            <wp:effectExtent l="0" t="0" r="0" b="5715"/>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919926" cy="4261995"/>
                    </a:xfrm>
                    <a:prstGeom prst="rect">
                      <a:avLst/>
                    </a:prstGeom>
                  </pic:spPr>
                </pic:pic>
              </a:graphicData>
            </a:graphic>
          </wp:inline>
        </w:drawing>
      </w:r>
    </w:p>
    <w:p w14:paraId="5AD98FB3" w14:textId="28382AB2" w:rsidR="00593A8A" w:rsidRDefault="00593A8A" w:rsidP="00B60A1D">
      <w:pPr>
        <w:pStyle w:val="Caption"/>
      </w:pPr>
      <w:r>
        <w:tab/>
      </w:r>
      <w:r>
        <w:tab/>
      </w:r>
      <w:bookmarkStart w:id="812" w:name="_Toc67405472"/>
      <w:r w:rsidR="00B60A1D">
        <w:t xml:space="preserve">Figure </w:t>
      </w:r>
      <w:r w:rsidR="00B60A1D">
        <w:fldChar w:fldCharType="begin"/>
      </w:r>
      <w:r w:rsidR="00B60A1D">
        <w:instrText xml:space="preserve"> SEQ Figure \* ARABIC </w:instrText>
      </w:r>
      <w:r w:rsidR="00B60A1D">
        <w:fldChar w:fldCharType="separate"/>
      </w:r>
      <w:r w:rsidR="00B777D0">
        <w:rPr>
          <w:noProof/>
        </w:rPr>
        <w:t>16</w:t>
      </w:r>
      <w:r w:rsidR="00B60A1D">
        <w:fldChar w:fldCharType="end"/>
      </w:r>
      <w:r>
        <w:t xml:space="preserve">.  </w:t>
      </w:r>
      <w:r w:rsidRPr="00B53223">
        <w:t xml:space="preserve">Protocol Test </w:t>
      </w:r>
      <w:del w:id="813" w:author="Harley Zhang" w:date="2021-03-11T10:06:00Z">
        <w:r w:rsidRPr="00B53223" w:rsidDel="00F36173">
          <w:delText>Manager :</w:delText>
        </w:r>
      </w:del>
      <w:ins w:id="814" w:author="Harley Zhang" w:date="2021-03-11T10:06:00Z">
        <w:r w:rsidR="00F36173" w:rsidRPr="00B53223">
          <w:t>Manager:</w:t>
        </w:r>
      </w:ins>
      <w:r>
        <w:t xml:space="preserve"> Running the selected Test Cases</w:t>
      </w:r>
      <w:bookmarkEnd w:id="812"/>
    </w:p>
    <w:p w14:paraId="45888E14" w14:textId="77777777" w:rsidR="00164157" w:rsidRPr="00164157" w:rsidRDefault="00164157" w:rsidP="00164157">
      <w:pPr>
        <w:pStyle w:val="BodyTextSpacer"/>
      </w:pPr>
    </w:p>
    <w:p w14:paraId="512687C6" w14:textId="79133D8F" w:rsidR="00164157" w:rsidRPr="00164157" w:rsidRDefault="0021429F" w:rsidP="00C05B58">
      <w:pPr>
        <w:pStyle w:val="BodyText"/>
        <w:numPr>
          <w:ilvl w:val="0"/>
          <w:numId w:val="85"/>
        </w:numPr>
        <w:ind w:left="720"/>
      </w:pPr>
      <w:bookmarkStart w:id="815" w:name="TestRunOptions"/>
      <w:r>
        <w:t xml:space="preserve">Observe </w:t>
      </w:r>
      <w:r w:rsidR="007E57AF">
        <w:t xml:space="preserve">that </w:t>
      </w:r>
      <w:r>
        <w:t xml:space="preserve">the </w:t>
      </w:r>
      <w:r w:rsidR="00164157" w:rsidRPr="00164157">
        <w:t xml:space="preserve">following options </w:t>
      </w:r>
      <w:bookmarkEnd w:id="815"/>
      <w:r w:rsidR="007E57AF">
        <w:t xml:space="preserve">in the lower sector of the UI </w:t>
      </w:r>
      <w:r w:rsidR="00164157" w:rsidRPr="00164157">
        <w:t xml:space="preserve">are available for running Test Cases from the </w:t>
      </w:r>
      <w:r w:rsidR="00164157" w:rsidRPr="00AC1941">
        <w:rPr>
          <w:b/>
          <w:bCs/>
        </w:rPr>
        <w:t>Run Selected Test Cases</w:t>
      </w:r>
      <w:r w:rsidR="00164157" w:rsidRPr="00164157">
        <w:t xml:space="preserve"> tab of </w:t>
      </w:r>
      <w:r w:rsidR="00AC1941">
        <w:t>the PTM</w:t>
      </w:r>
      <w:r w:rsidR="00164157" w:rsidRPr="00164157">
        <w:t>:</w:t>
      </w:r>
    </w:p>
    <w:p w14:paraId="4E33A107" w14:textId="4237C97B" w:rsidR="00164157" w:rsidRPr="00164157" w:rsidRDefault="00164157" w:rsidP="00975620">
      <w:pPr>
        <w:pStyle w:val="BodyText"/>
        <w:spacing w:after="0"/>
        <w:ind w:left="288"/>
        <w:rPr>
          <w:b/>
          <w:color w:val="C00000"/>
        </w:rPr>
      </w:pPr>
      <w:r w:rsidRPr="00164157">
        <w:rPr>
          <w:noProof/>
        </w:rPr>
        <w:lastRenderedPageBreak/>
        <w:drawing>
          <wp:inline distT="0" distB="0" distL="0" distR="0" wp14:anchorId="675E8761" wp14:editId="1BB9CE9B">
            <wp:extent cx="271780" cy="182880"/>
            <wp:effectExtent l="0" t="0" r="0" b="7620"/>
            <wp:docPr id="84" name="Picture 84" descr="https://github.com/Microsoft/WindowsProtocolTestSuites/raw/staging/TestSuites/FileServer/docs/image/FileServerUserGuid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Microsoft/WindowsProtocolTestSuites/raw/staging/TestSuites/FileServer/docs/image/FileServerUserGuide/imag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780" cy="182880"/>
                    </a:xfrm>
                    <a:prstGeom prst="rect">
                      <a:avLst/>
                    </a:prstGeom>
                    <a:noFill/>
                    <a:ln>
                      <a:noFill/>
                    </a:ln>
                  </pic:spPr>
                </pic:pic>
              </a:graphicData>
            </a:graphic>
          </wp:inline>
        </w:drawing>
      </w:r>
      <w:r w:rsidRPr="00975620">
        <w:rPr>
          <w:b/>
          <w:bCs/>
          <w:color w:val="C00000"/>
        </w:rPr>
        <w:t>Important</w:t>
      </w:r>
    </w:p>
    <w:p w14:paraId="23DD6AD3" w14:textId="68ECC227" w:rsidR="00164157" w:rsidRDefault="00164157" w:rsidP="00975620">
      <w:pPr>
        <w:pStyle w:val="MoreInfoText"/>
        <w:ind w:left="702"/>
      </w:pPr>
      <w:r w:rsidRPr="00B17708">
        <w:rPr>
          <w:b/>
          <w:bCs w:val="0"/>
          <w:color w:val="C00000"/>
        </w:rPr>
        <w:t xml:space="preserve">Do not execute Test Cases </w:t>
      </w:r>
      <w:del w:id="816" w:author="Harley Zhang" w:date="2021-03-11T10:06:00Z">
        <w:r w:rsidRPr="00B17708" w:rsidDel="00F36173">
          <w:rPr>
            <w:b/>
            <w:bCs w:val="0"/>
            <w:color w:val="C00000"/>
          </w:rPr>
          <w:delText>now</w:delText>
        </w:r>
        <w:r w:rsidR="00294AE4" w:rsidRPr="00B17708" w:rsidDel="00F36173">
          <w:rPr>
            <w:b/>
            <w:bCs w:val="0"/>
            <w:color w:val="C00000"/>
          </w:rPr>
          <w:delText xml:space="preserve"> !</w:delText>
        </w:r>
      </w:del>
      <w:ins w:id="817" w:author="Harley Zhang" w:date="2021-03-11T10:06:00Z">
        <w:r w:rsidR="00F36173" w:rsidRPr="00B17708">
          <w:rPr>
            <w:b/>
            <w:bCs w:val="0"/>
            <w:color w:val="C00000"/>
          </w:rPr>
          <w:t>now!</w:t>
        </w:r>
      </w:ins>
      <w:r w:rsidRPr="00B17708">
        <w:rPr>
          <w:b/>
          <w:bCs w:val="0"/>
          <w:color w:val="C00000"/>
        </w:rPr>
        <w:t xml:space="preserve">  Only execute </w:t>
      </w:r>
      <w:r w:rsidR="003648C3" w:rsidRPr="00B17708">
        <w:rPr>
          <w:b/>
          <w:bCs w:val="0"/>
          <w:color w:val="C00000"/>
        </w:rPr>
        <w:t xml:space="preserve">the tests </w:t>
      </w:r>
      <w:r w:rsidRPr="00B17708">
        <w:rPr>
          <w:b/>
          <w:bCs w:val="0"/>
          <w:color w:val="C00000"/>
        </w:rPr>
        <w:t xml:space="preserve">from </w:t>
      </w:r>
      <w:hyperlink w:anchor="_Running_the_Test" w:history="1">
        <w:r w:rsidR="003D6F4E" w:rsidRPr="00975620">
          <w:rPr>
            <w:rStyle w:val="Hyperlink"/>
            <w:b/>
            <w:bCs w:val="0"/>
          </w:rPr>
          <w:t>Running the Test Cases</w:t>
        </w:r>
      </w:hyperlink>
      <w:r w:rsidRPr="00975620">
        <w:rPr>
          <w:b/>
          <w:bCs w:val="0"/>
          <w:color w:val="C00000"/>
        </w:rPr>
        <w:t xml:space="preserve"> </w:t>
      </w:r>
      <w:r w:rsidRPr="00B17708">
        <w:rPr>
          <w:b/>
          <w:bCs w:val="0"/>
          <w:color w:val="C00000"/>
        </w:rPr>
        <w:t>ahead</w:t>
      </w:r>
      <w:r w:rsidRPr="00975620">
        <w:rPr>
          <w:color w:val="C00000"/>
        </w:rPr>
        <w:t>.</w:t>
      </w:r>
    </w:p>
    <w:p w14:paraId="0AB398ED" w14:textId="77777777" w:rsidR="00164157" w:rsidRPr="00164157" w:rsidRDefault="00164157" w:rsidP="00164157">
      <w:pPr>
        <w:pStyle w:val="BodyTextSpacer"/>
      </w:pPr>
    </w:p>
    <w:p w14:paraId="0057F374" w14:textId="3934BC73" w:rsidR="00164157" w:rsidRPr="00164157" w:rsidRDefault="00164157" w:rsidP="00C05B58">
      <w:pPr>
        <w:pStyle w:val="BodyText"/>
        <w:numPr>
          <w:ilvl w:val="0"/>
          <w:numId w:val="83"/>
        </w:numPr>
        <w:ind w:left="1080"/>
      </w:pPr>
      <w:r w:rsidRPr="00164157">
        <w:rPr>
          <w:b/>
          <w:bCs/>
        </w:rPr>
        <w:t>Run All</w:t>
      </w:r>
      <w:r w:rsidRPr="00164157">
        <w:rPr>
          <w:lang w:val="en-US"/>
        </w:rPr>
        <w:t xml:space="preserve"> — </w:t>
      </w:r>
      <w:r w:rsidRPr="00164157">
        <w:t>click</w:t>
      </w:r>
      <w:r w:rsidR="003D6F4E">
        <w:t>ing</w:t>
      </w:r>
      <w:r w:rsidRPr="00164157">
        <w:t xml:space="preserve"> this link </w:t>
      </w:r>
      <w:r w:rsidR="003D6F4E">
        <w:t>will</w:t>
      </w:r>
      <w:r w:rsidRPr="00164157">
        <w:t xml:space="preserve"> run all Test Cases.</w:t>
      </w:r>
    </w:p>
    <w:p w14:paraId="4923519A" w14:textId="389A9394" w:rsidR="00164157" w:rsidRPr="00164157" w:rsidRDefault="00164157" w:rsidP="00AC1941">
      <w:pPr>
        <w:pStyle w:val="BodyText"/>
        <w:ind w:left="1080"/>
      </w:pPr>
      <w:r w:rsidRPr="00164157">
        <w:t xml:space="preserve">If you select this option, all Test Cases that exist under the </w:t>
      </w:r>
      <w:r w:rsidRPr="00164157">
        <w:rPr>
          <w:b/>
          <w:bCs/>
        </w:rPr>
        <w:t>Not Run</w:t>
      </w:r>
      <w:r w:rsidRPr="00164157">
        <w:t xml:space="preserve"> checkbox on the </w:t>
      </w:r>
      <w:r w:rsidRPr="00164157">
        <w:rPr>
          <w:b/>
          <w:bCs/>
        </w:rPr>
        <w:t>Run Selected Test Cases</w:t>
      </w:r>
      <w:r w:rsidRPr="00164157">
        <w:t xml:space="preserve"> tab of PTM will be executed, </w:t>
      </w:r>
      <w:del w:id="818" w:author="Harley Zhang" w:date="2021-03-11T10:07:00Z">
        <w:r w:rsidRPr="00164157" w:rsidDel="00F36173">
          <w:delText>whether or not</w:delText>
        </w:r>
      </w:del>
      <w:ins w:id="819" w:author="Harley Zhang" w:date="2021-03-11T10:07:00Z">
        <w:r w:rsidR="00F36173" w:rsidRPr="00164157">
          <w:t>whether</w:t>
        </w:r>
      </w:ins>
      <w:r w:rsidRPr="00164157">
        <w:t xml:space="preserve"> the Test Cases are actually selected. These Test Cases are the ones that you selected/filtered earlier on the </w:t>
      </w:r>
      <w:r w:rsidRPr="00164157">
        <w:rPr>
          <w:b/>
          <w:bCs/>
        </w:rPr>
        <w:t>Filter Test Cases</w:t>
      </w:r>
      <w:r w:rsidRPr="00164157">
        <w:t xml:space="preserve"> tab of PTM and therefore appear on the </w:t>
      </w:r>
      <w:r w:rsidRPr="00164157">
        <w:rPr>
          <w:b/>
          <w:bCs/>
        </w:rPr>
        <w:t>Run Selected Test Cases</w:t>
      </w:r>
      <w:r w:rsidRPr="00164157">
        <w:t xml:space="preserve"> tab. </w:t>
      </w:r>
    </w:p>
    <w:p w14:paraId="6AFE5E15" w14:textId="7D52BD55" w:rsidR="00164157" w:rsidRPr="00164157" w:rsidRDefault="00164157" w:rsidP="00AC1941">
      <w:pPr>
        <w:pStyle w:val="BodyText"/>
        <w:ind w:left="1080"/>
      </w:pPr>
      <w:r w:rsidRPr="00164157">
        <w:t xml:space="preserve">This option </w:t>
      </w:r>
      <w:r w:rsidRPr="00164157">
        <w:rPr>
          <w:i/>
          <w:iCs/>
        </w:rPr>
        <w:t>does not</w:t>
      </w:r>
      <w:r w:rsidRPr="00164157">
        <w:t xml:space="preserve"> </w:t>
      </w:r>
      <w:r w:rsidRPr="00164157">
        <w:rPr>
          <w:i/>
          <w:iCs/>
        </w:rPr>
        <w:t>mean</w:t>
      </w:r>
      <w:r w:rsidRPr="00164157">
        <w:t xml:space="preserve"> you will be executing </w:t>
      </w:r>
      <w:r w:rsidRPr="00164157">
        <w:rPr>
          <w:i/>
          <w:iCs/>
        </w:rPr>
        <w:t>all</w:t>
      </w:r>
      <w:r w:rsidRPr="00164157">
        <w:t xml:space="preserve"> the default Test Cases returned from auto-detection of the SUT configuration</w:t>
      </w:r>
      <w:r w:rsidR="00FA61CF">
        <w:t xml:space="preserve">, but rather the </w:t>
      </w:r>
      <w:r w:rsidR="00FA61CF" w:rsidRPr="003648C3">
        <w:rPr>
          <w:i/>
          <w:iCs/>
        </w:rPr>
        <w:t>set</w:t>
      </w:r>
      <w:r w:rsidR="00FA61CF">
        <w:t xml:space="preserve"> of Test Cases you filtered from the default set</w:t>
      </w:r>
      <w:r w:rsidRPr="00164157">
        <w:t>.</w:t>
      </w:r>
    </w:p>
    <w:p w14:paraId="3FC95433" w14:textId="62E62C8B" w:rsidR="00164157" w:rsidRDefault="00164157" w:rsidP="00C05B58">
      <w:pPr>
        <w:pStyle w:val="BodyText"/>
        <w:numPr>
          <w:ilvl w:val="0"/>
          <w:numId w:val="83"/>
        </w:numPr>
        <w:ind w:left="1080"/>
      </w:pPr>
      <w:r w:rsidRPr="00164157">
        <w:rPr>
          <w:b/>
          <w:bCs/>
        </w:rPr>
        <w:t>Run Selected Cases</w:t>
      </w:r>
      <w:r w:rsidRPr="00164157">
        <w:rPr>
          <w:lang w:val="en-US"/>
        </w:rPr>
        <w:t xml:space="preserve"> — </w:t>
      </w:r>
      <w:r w:rsidRPr="00164157">
        <w:t>click</w:t>
      </w:r>
      <w:r w:rsidR="003D6F4E">
        <w:t>ing</w:t>
      </w:r>
      <w:r w:rsidRPr="00164157">
        <w:t xml:space="preserve"> this link </w:t>
      </w:r>
      <w:r w:rsidR="003D6F4E">
        <w:t>will</w:t>
      </w:r>
      <w:r w:rsidRPr="00164157">
        <w:t xml:space="preserve"> </w:t>
      </w:r>
      <w:r w:rsidR="00D4572B">
        <w:t>execute</w:t>
      </w:r>
      <w:r w:rsidRPr="00164157">
        <w:t xml:space="preserve"> the </w:t>
      </w:r>
      <w:r w:rsidRPr="00164157">
        <w:rPr>
          <w:i/>
          <w:iCs/>
        </w:rPr>
        <w:t>selected</w:t>
      </w:r>
      <w:r w:rsidRPr="00164157">
        <w:t xml:space="preserve"> Test Cases</w:t>
      </w:r>
      <w:r w:rsidR="00D4572B">
        <w:t xml:space="preserve"> only</w:t>
      </w:r>
      <w:r w:rsidRPr="00164157">
        <w:t>.</w:t>
      </w:r>
    </w:p>
    <w:p w14:paraId="02414357" w14:textId="1A0A3072" w:rsidR="00C1772E" w:rsidRPr="00564DFC" w:rsidRDefault="00C1772E" w:rsidP="00564DFC">
      <w:pPr>
        <w:pStyle w:val="BodyText"/>
      </w:pPr>
      <w:r w:rsidRPr="00564DFC">
        <w:t xml:space="preserve">If you are ready to run your Test Cases, </w:t>
      </w:r>
      <w:r w:rsidR="00922C43" w:rsidRPr="00564DFC">
        <w:t>go</w:t>
      </w:r>
      <w:r w:rsidRPr="00564DFC">
        <w:t xml:space="preserve"> to the procedure</w:t>
      </w:r>
      <w:r w:rsidR="00BA1403" w:rsidRPr="00564DFC">
        <w:t xml:space="preserve">: </w:t>
      </w:r>
      <w:hyperlink w:anchor="_Running_the_Test" w:history="1">
        <w:r w:rsidR="007851D8" w:rsidRPr="00D13063">
          <w:rPr>
            <w:rStyle w:val="Hyperlink"/>
            <w:color w:val="0070C0"/>
            <w:u w:val="none"/>
          </w:rPr>
          <w:t>Running the Test Cases</w:t>
        </w:r>
      </w:hyperlink>
      <w:r w:rsidRPr="00564DFC">
        <w:t xml:space="preserve">.  Otherwise, proceed to the next topic for additional information about indications you can expect during </w:t>
      </w:r>
      <w:r w:rsidR="00922C43" w:rsidRPr="00564DFC">
        <w:t>T</w:t>
      </w:r>
      <w:r w:rsidRPr="00564DFC">
        <w:t xml:space="preserve">est </w:t>
      </w:r>
      <w:r w:rsidR="00922C43" w:rsidRPr="00564DFC">
        <w:t xml:space="preserve">Case </w:t>
      </w:r>
      <w:r w:rsidRPr="00564DFC">
        <w:t>execution.</w:t>
      </w:r>
    </w:p>
    <w:p w14:paraId="06B2670C" w14:textId="1DC32943" w:rsidR="0021429F" w:rsidRDefault="0021429F" w:rsidP="006025EA">
      <w:pPr>
        <w:pStyle w:val="Heading3"/>
      </w:pPr>
      <w:bookmarkStart w:id="820" w:name="_Monitoring_Test_Case"/>
      <w:bookmarkStart w:id="821" w:name="_Toc67405037"/>
      <w:bookmarkEnd w:id="820"/>
      <w:r>
        <w:t>Monitoring Test Case Execution</w:t>
      </w:r>
      <w:bookmarkEnd w:id="821"/>
    </w:p>
    <w:p w14:paraId="29AFFD33" w14:textId="58A31154" w:rsidR="00164157" w:rsidRPr="00164157" w:rsidRDefault="00774195" w:rsidP="0021429F">
      <w:pPr>
        <w:pStyle w:val="BodyText"/>
      </w:pPr>
      <w:r>
        <w:t>A</w:t>
      </w:r>
      <w:r w:rsidR="00D84EB1">
        <w:t>fter you start</w:t>
      </w:r>
      <w:r w:rsidRPr="00164157">
        <w:t xml:space="preserve"> Test Cases execut</w:t>
      </w:r>
      <w:r w:rsidR="00D84EB1">
        <w:t xml:space="preserve">ion in </w:t>
      </w:r>
      <w:hyperlink w:anchor="_Running_the_Test" w:history="1">
        <w:r w:rsidR="00D84EB1" w:rsidRPr="00D84EB1">
          <w:rPr>
            <w:rStyle w:val="Hyperlink"/>
          </w:rPr>
          <w:t>Running the Test Cases</w:t>
        </w:r>
      </w:hyperlink>
      <w:r w:rsidR="00D84EB1">
        <w:t xml:space="preserve"> ahead</w:t>
      </w:r>
      <w:r>
        <w:t>,</w:t>
      </w:r>
      <w:r w:rsidRPr="00164157">
        <w:t xml:space="preserve"> </w:t>
      </w:r>
      <w:r w:rsidR="00D84EB1">
        <w:t>two</w:t>
      </w:r>
      <w:r w:rsidR="00164157" w:rsidRPr="00164157">
        <w:t xml:space="preserve"> command shells will display</w:t>
      </w:r>
      <w:r w:rsidR="00D84EB1">
        <w:t xml:space="preserve"> with test execution </w:t>
      </w:r>
      <w:r w:rsidR="006709B2">
        <w:t>data, which includes success and failure indications</w:t>
      </w:r>
      <w:r w:rsidR="00164157" w:rsidRPr="00164157">
        <w:t xml:space="preserve">.  After execution is complete, you can view Test Case logs to the right of the Test Case list view, by selecting any Test Case in the list view. </w:t>
      </w:r>
    </w:p>
    <w:p w14:paraId="5F914ABE" w14:textId="22B993EC" w:rsidR="00164157" w:rsidRPr="00164157" w:rsidRDefault="00164157" w:rsidP="00774195">
      <w:pPr>
        <w:pStyle w:val="BodyText"/>
      </w:pPr>
      <w:r w:rsidRPr="00164157">
        <w:t xml:space="preserve">As the tests are running </w:t>
      </w:r>
      <w:r w:rsidR="006709B2">
        <w:t xml:space="preserve">in PTM, </w:t>
      </w:r>
      <w:r w:rsidRPr="00164157">
        <w:t xml:space="preserve">you can view high level results in the following three categories. As </w:t>
      </w:r>
      <w:r w:rsidR="00B1542C">
        <w:t>T</w:t>
      </w:r>
      <w:r w:rsidRPr="00164157">
        <w:t xml:space="preserve">est </w:t>
      </w:r>
      <w:r w:rsidR="00B1542C">
        <w:t>C</w:t>
      </w:r>
      <w:r w:rsidRPr="00164157">
        <w:t>ase execution progresses, you can observe these categories being incrementally updated:</w:t>
      </w:r>
    </w:p>
    <w:p w14:paraId="63ED4439" w14:textId="77777777" w:rsidR="00164157" w:rsidRPr="00164157" w:rsidRDefault="00164157" w:rsidP="00C05B58">
      <w:pPr>
        <w:pStyle w:val="BodyText"/>
        <w:numPr>
          <w:ilvl w:val="0"/>
          <w:numId w:val="92"/>
        </w:numPr>
        <w:rPr>
          <w:b/>
          <w:bCs/>
        </w:rPr>
      </w:pPr>
      <w:r w:rsidRPr="00164157">
        <w:rPr>
          <w:b/>
          <w:bCs/>
        </w:rPr>
        <w:t>Passed</w:t>
      </w:r>
      <w:r w:rsidRPr="00164157">
        <w:rPr>
          <w:bCs/>
        </w:rPr>
        <w:t xml:space="preserve"> — provides a dynamic indication of how many tests have passed, out of the total number selected for execution.</w:t>
      </w:r>
    </w:p>
    <w:p w14:paraId="205F1973" w14:textId="77777777" w:rsidR="00164157" w:rsidRPr="00164157" w:rsidRDefault="00164157" w:rsidP="00C05B58">
      <w:pPr>
        <w:pStyle w:val="BodyText"/>
        <w:numPr>
          <w:ilvl w:val="0"/>
          <w:numId w:val="92"/>
        </w:numPr>
        <w:rPr>
          <w:b/>
          <w:bCs/>
        </w:rPr>
      </w:pPr>
      <w:r w:rsidRPr="00164157">
        <w:rPr>
          <w:b/>
          <w:bCs/>
        </w:rPr>
        <w:t>Failed</w:t>
      </w:r>
      <w:r w:rsidRPr="00164157">
        <w:rPr>
          <w:bCs/>
        </w:rPr>
        <w:t xml:space="preserve"> — provides a dynamic indication of how many tests have failed, out of the total number selected for execution.</w:t>
      </w:r>
    </w:p>
    <w:p w14:paraId="7B6002FA" w14:textId="77777777" w:rsidR="00164157" w:rsidRPr="00164157" w:rsidRDefault="00164157" w:rsidP="00C05B58">
      <w:pPr>
        <w:pStyle w:val="BodyText"/>
        <w:numPr>
          <w:ilvl w:val="0"/>
          <w:numId w:val="92"/>
        </w:numPr>
        <w:rPr>
          <w:b/>
          <w:bCs/>
        </w:rPr>
      </w:pPr>
      <w:r w:rsidRPr="00164157">
        <w:rPr>
          <w:b/>
          <w:bCs/>
        </w:rPr>
        <w:t>Inconclusive</w:t>
      </w:r>
      <w:r w:rsidRPr="00164157">
        <w:rPr>
          <w:bCs/>
        </w:rPr>
        <w:t xml:space="preserve"> — indicates the tests that were inappropriate, unsupported, or the result of misconfiguration in the test environment. </w:t>
      </w:r>
    </w:p>
    <w:p w14:paraId="362DD8D8" w14:textId="2F0D8AD5" w:rsidR="00164157" w:rsidRPr="00164157" w:rsidRDefault="00164157" w:rsidP="00AB4886">
      <w:pPr>
        <w:pStyle w:val="BodyText"/>
        <w:ind w:left="720"/>
        <w:rPr>
          <w:b/>
          <w:bCs/>
        </w:rPr>
      </w:pPr>
      <w:r w:rsidRPr="00164157">
        <w:rPr>
          <w:bCs/>
        </w:rPr>
        <w:t xml:space="preserve">For example, if a property set in the </w:t>
      </w:r>
      <w:r w:rsidR="00EC28E7">
        <w:rPr>
          <w:bCs/>
        </w:rPr>
        <w:t>RDPT</w:t>
      </w:r>
      <w:r w:rsidRPr="00164157">
        <w:t xml:space="preserve">estSuite.Deployment.ptfconfig </w:t>
      </w:r>
      <w:r w:rsidRPr="00164157">
        <w:rPr>
          <w:bCs/>
        </w:rPr>
        <w:t>file is incorrectly configured, or a Test Case conflicts with an unexpected or invalid property value, that Test Case can finish as Inconclusive.</w:t>
      </w:r>
    </w:p>
    <w:p w14:paraId="17E4A54C" w14:textId="776539F8" w:rsidR="00164157" w:rsidRPr="00164157" w:rsidRDefault="008335E1" w:rsidP="00164157">
      <w:pPr>
        <w:pStyle w:val="BodyText"/>
      </w:pPr>
      <w:r w:rsidRPr="00AB127A">
        <w:rPr>
          <w:noProof/>
          <w:color w:val="0366D6"/>
        </w:rPr>
        <w:drawing>
          <wp:inline distT="0" distB="0" distL="0" distR="0" wp14:anchorId="016DE299" wp14:editId="6F9AB2AA">
            <wp:extent cx="311391" cy="207594"/>
            <wp:effectExtent l="0" t="0" r="0" b="2540"/>
            <wp:docPr id="109" name="Picture 109">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164157" w:rsidRPr="00164157">
        <w:rPr>
          <w:b/>
        </w:rPr>
        <w:t>Note</w:t>
      </w:r>
    </w:p>
    <w:p w14:paraId="320F7FFA" w14:textId="6DB4F78B" w:rsidR="00164157" w:rsidRDefault="00AF0FBA" w:rsidP="00AC1941">
      <w:pPr>
        <w:pStyle w:val="BodyText"/>
      </w:pPr>
      <w:r>
        <w:t>In the PTM, y</w:t>
      </w:r>
      <w:r w:rsidR="00164157" w:rsidRPr="00164157">
        <w:t xml:space="preserve">ou can drag the separator between the Test Case </w:t>
      </w:r>
      <w:r w:rsidR="00683E6E">
        <w:t>list</w:t>
      </w:r>
      <w:r w:rsidR="00164157" w:rsidRPr="00164157">
        <w:t xml:space="preserve"> view and the </w:t>
      </w:r>
      <w:r w:rsidR="00683E6E">
        <w:t xml:space="preserve">right-hand side output </w:t>
      </w:r>
      <w:r w:rsidR="00164157" w:rsidRPr="00164157">
        <w:t>log pane to adjust the width of the window for better viewing.</w:t>
      </w:r>
    </w:p>
    <w:p w14:paraId="3B14192B" w14:textId="77777777" w:rsidR="00AC1941" w:rsidRPr="00164157" w:rsidRDefault="00AC1941" w:rsidP="00AB4886">
      <w:pPr>
        <w:pStyle w:val="BodyTextSpacer"/>
      </w:pPr>
    </w:p>
    <w:p w14:paraId="17AD5757" w14:textId="45ADF0BF" w:rsidR="00164157" w:rsidRPr="00164157" w:rsidRDefault="00164157" w:rsidP="00164157">
      <w:pPr>
        <w:pStyle w:val="BodyText"/>
        <w:rPr>
          <w:b/>
        </w:rPr>
      </w:pPr>
      <w:r w:rsidRPr="00164157">
        <w:rPr>
          <w:noProof/>
        </w:rPr>
        <w:drawing>
          <wp:inline distT="0" distB="0" distL="0" distR="0" wp14:anchorId="3677234D" wp14:editId="6960E7EA">
            <wp:extent cx="271780" cy="182880"/>
            <wp:effectExtent l="0" t="0" r="0" b="7620"/>
            <wp:docPr id="82" name="Picture 82" descr="https://github.com/Microsoft/WindowsProtocolTestSuites/raw/staging/TestSuites/FileServer/docs/image/FileServerUserGuid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Microsoft/WindowsProtocolTestSuites/raw/staging/TestSuites/FileServer/docs/image/FileServerUserGuide/imag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780" cy="182880"/>
                    </a:xfrm>
                    <a:prstGeom prst="rect">
                      <a:avLst/>
                    </a:prstGeom>
                    <a:noFill/>
                    <a:ln>
                      <a:noFill/>
                    </a:ln>
                  </pic:spPr>
                </pic:pic>
              </a:graphicData>
            </a:graphic>
          </wp:inline>
        </w:drawing>
      </w:r>
      <w:r w:rsidRPr="004B6974">
        <w:rPr>
          <w:b/>
          <w:color w:val="C00000"/>
        </w:rPr>
        <w:t>Important</w:t>
      </w:r>
    </w:p>
    <w:p w14:paraId="3F86C6E5" w14:textId="22F7E184" w:rsidR="00164157" w:rsidRDefault="00164157" w:rsidP="0021429F">
      <w:pPr>
        <w:pStyle w:val="BodyText"/>
      </w:pPr>
      <w:r w:rsidRPr="00164157">
        <w:t xml:space="preserve">If any of the core/preconfigured Test Cases in a test environment do not support certain features, errors will appear in the command console and PTM with respect to methods that failed when attempting to test those features. Notwithstanding errors from actual failures, you can avoid this </w:t>
      </w:r>
      <w:r w:rsidR="00CE52EA">
        <w:t>outcome</w:t>
      </w:r>
      <w:r w:rsidRPr="00164157">
        <w:t xml:space="preserve"> by running </w:t>
      </w:r>
      <w:r w:rsidR="00CE52EA">
        <w:t xml:space="preserve">only the </w:t>
      </w:r>
      <w:r w:rsidRPr="00164157">
        <w:t>Test Cases that support the features of</w:t>
      </w:r>
      <w:r w:rsidR="00CE52EA">
        <w:t xml:space="preserve"> your </w:t>
      </w:r>
      <w:r w:rsidRPr="00164157">
        <w:t>environment.</w:t>
      </w:r>
    </w:p>
    <w:p w14:paraId="69AFBBE4" w14:textId="77777777" w:rsidR="0021429F" w:rsidRPr="00164157" w:rsidRDefault="0021429F" w:rsidP="0021429F">
      <w:pPr>
        <w:pStyle w:val="BodyTextSpacer"/>
      </w:pPr>
    </w:p>
    <w:p w14:paraId="30891955" w14:textId="6CC07732" w:rsidR="00164157" w:rsidRPr="00164157" w:rsidRDefault="00164157" w:rsidP="00FA5728">
      <w:pPr>
        <w:pStyle w:val="MoreInfo"/>
      </w:pPr>
      <w:r w:rsidRPr="00164157">
        <w:t>More Information</w:t>
      </w:r>
    </w:p>
    <w:p w14:paraId="6D31EB2A" w14:textId="681A7FF7" w:rsidR="00563DBB" w:rsidRDefault="00164157" w:rsidP="00FA5728">
      <w:pPr>
        <w:pStyle w:val="MoreInfoText"/>
        <w:rPr>
          <w:u w:val="single"/>
        </w:rPr>
      </w:pPr>
      <w:r w:rsidRPr="00164157">
        <w:rPr>
          <w:b/>
        </w:rPr>
        <w:lastRenderedPageBreak/>
        <w:t>To learn more</w:t>
      </w:r>
      <w:r w:rsidRPr="00164157">
        <w:t xml:space="preserve"> about Test Cases and the tests they perform, review their descriptions in the</w:t>
      </w:r>
      <w:r w:rsidR="009848D7">
        <w:t xml:space="preserve"> </w:t>
      </w:r>
      <w:r w:rsidR="009848D7" w:rsidRPr="0072623D">
        <w:rPr>
          <w:i/>
          <w:iCs/>
        </w:rPr>
        <w:t>Test Scenarios</w:t>
      </w:r>
      <w:r w:rsidR="009848D7">
        <w:t xml:space="preserve"> section of the </w:t>
      </w:r>
      <w:hyperlink r:id="rId86" w:anchor="2.2.1" w:history="1">
        <w:r w:rsidR="00CE52EA" w:rsidRPr="00CE52EA">
          <w:rPr>
            <w:rStyle w:val="Hyperlink"/>
          </w:rPr>
          <w:t xml:space="preserve">RDP Client </w:t>
        </w:r>
        <w:r w:rsidR="00CE52EA" w:rsidRPr="00164157">
          <w:rPr>
            <w:rStyle w:val="Hyperlink"/>
          </w:rPr>
          <w:t>Test Design Specification</w:t>
        </w:r>
      </w:hyperlink>
      <w:r w:rsidRPr="00164157">
        <w:rPr>
          <w:u w:val="single"/>
        </w:rPr>
        <w:t>.</w:t>
      </w:r>
    </w:p>
    <w:p w14:paraId="3705C3B8" w14:textId="2E739D13" w:rsidR="00164157" w:rsidRDefault="009848D7" w:rsidP="006025EA">
      <w:pPr>
        <w:pStyle w:val="Heading3"/>
      </w:pPr>
      <w:bookmarkStart w:id="822" w:name="_Running_the_Test"/>
      <w:bookmarkStart w:id="823" w:name="_Toc67405038"/>
      <w:bookmarkEnd w:id="822"/>
      <w:r>
        <w:t>Running the Test Cases</w:t>
      </w:r>
      <w:bookmarkEnd w:id="823"/>
    </w:p>
    <w:p w14:paraId="52A5CD09" w14:textId="6E8492F2" w:rsidR="009848D7" w:rsidRDefault="003D6F4E" w:rsidP="003D6F4E">
      <w:pPr>
        <w:pStyle w:val="BodyText"/>
      </w:pPr>
      <w:r>
        <w:t>To run your Test Cases, perform the steps of the procedure</w:t>
      </w:r>
      <w:r w:rsidR="00952C6C">
        <w:t xml:space="preserve"> that follows</w:t>
      </w:r>
      <w:r>
        <w:t>.</w:t>
      </w:r>
    </w:p>
    <w:p w14:paraId="44EA30DC" w14:textId="77777777" w:rsidR="003D6F4E" w:rsidRPr="009848D7" w:rsidRDefault="003D6F4E" w:rsidP="003D6F4E">
      <w:pPr>
        <w:pStyle w:val="BodyTextSpacer"/>
      </w:pPr>
    </w:p>
    <w:p w14:paraId="68D753B4" w14:textId="2E4D2227" w:rsidR="00164157" w:rsidRPr="008335E1" w:rsidRDefault="0058206B" w:rsidP="0021429F">
      <w:pPr>
        <w:pStyle w:val="BodyText"/>
      </w:pPr>
      <w:bookmarkStart w:id="824" w:name="runTestCases"/>
      <w:r w:rsidRPr="008335E1">
        <w:rPr>
          <w:rStyle w:val="Hyperlink"/>
          <w:sz w:val="24"/>
          <w:u w:val="none"/>
        </w:rPr>
        <w:sym w:font="Wingdings 3" w:char="F084"/>
      </w:r>
      <w:r w:rsidRPr="008335E1">
        <w:rPr>
          <w:rStyle w:val="Hyperlink"/>
          <w:u w:val="none"/>
        </w:rPr>
        <w:t xml:space="preserve">  </w:t>
      </w:r>
      <w:r w:rsidR="00164157" w:rsidRPr="008335E1">
        <w:rPr>
          <w:b/>
        </w:rPr>
        <w:t>To run the Test Cases</w:t>
      </w:r>
      <w:bookmarkEnd w:id="824"/>
      <w:r w:rsidR="00164157" w:rsidRPr="008335E1">
        <w:t>:</w:t>
      </w:r>
    </w:p>
    <w:p w14:paraId="1B0ADA85" w14:textId="439D2A4C" w:rsidR="00164157" w:rsidRPr="008335E1" w:rsidRDefault="00164157" w:rsidP="00C05B58">
      <w:pPr>
        <w:pStyle w:val="BodyText"/>
        <w:numPr>
          <w:ilvl w:val="0"/>
          <w:numId w:val="84"/>
        </w:numPr>
      </w:pPr>
      <w:r w:rsidRPr="008335E1">
        <w:t xml:space="preserve">On the </w:t>
      </w:r>
      <w:r w:rsidRPr="008335E1">
        <w:rPr>
          <w:b/>
          <w:bCs/>
        </w:rPr>
        <w:t>Run Selected Test Cases</w:t>
      </w:r>
      <w:r w:rsidRPr="008335E1">
        <w:t xml:space="preserve"> </w:t>
      </w:r>
      <w:r w:rsidR="00F064CD" w:rsidRPr="008335E1">
        <w:t>page</w:t>
      </w:r>
      <w:r w:rsidRPr="008335E1">
        <w:t xml:space="preserve"> of the </w:t>
      </w:r>
      <w:r w:rsidRPr="008335E1">
        <w:rPr>
          <w:b/>
          <w:bCs/>
        </w:rPr>
        <w:t>PTM</w:t>
      </w:r>
      <w:r w:rsidRPr="008335E1">
        <w:t xml:space="preserve"> </w:t>
      </w:r>
      <w:r w:rsidR="00F064CD" w:rsidRPr="008335E1">
        <w:t xml:space="preserve">wizard, </w:t>
      </w:r>
      <w:r w:rsidRPr="008335E1">
        <w:t xml:space="preserve">select the </w:t>
      </w:r>
      <w:r w:rsidRPr="008335E1">
        <w:rPr>
          <w:b/>
        </w:rPr>
        <w:t>Not Run</w:t>
      </w:r>
      <w:r w:rsidRPr="008335E1">
        <w:t xml:space="preserve"> check box if it is not already selected and then click the </w:t>
      </w:r>
      <w:r w:rsidRPr="008335E1">
        <w:rPr>
          <w:b/>
        </w:rPr>
        <w:t xml:space="preserve">Run Selected </w:t>
      </w:r>
      <w:r w:rsidR="00427F11" w:rsidRPr="008335E1">
        <w:rPr>
          <w:b/>
        </w:rPr>
        <w:t>Cases</w:t>
      </w:r>
      <w:r w:rsidRPr="008335E1">
        <w:t xml:space="preserve"> link below the Test Cases list view, as shown in the figure that follows.</w:t>
      </w:r>
    </w:p>
    <w:p w14:paraId="1D5E0A23" w14:textId="291CC2A9" w:rsidR="00331C47" w:rsidRPr="008335E1" w:rsidRDefault="00164157" w:rsidP="00BC1FEF">
      <w:pPr>
        <w:pStyle w:val="BodyText"/>
        <w:ind w:left="720"/>
      </w:pPr>
      <w:r w:rsidRPr="008335E1">
        <w:t xml:space="preserve">Given that the </w:t>
      </w:r>
      <w:r w:rsidRPr="008335E1">
        <w:rPr>
          <w:b/>
          <w:bCs/>
        </w:rPr>
        <w:t>Not Run</w:t>
      </w:r>
      <w:r w:rsidRPr="008335E1">
        <w:t xml:space="preserve"> checkbox is selected, all the Test Cases under the checkbox are also selected and will run when you click the </w:t>
      </w:r>
      <w:r w:rsidRPr="008335E1">
        <w:rPr>
          <w:b/>
          <w:bCs/>
        </w:rPr>
        <w:t>Run Selected Cases</w:t>
      </w:r>
      <w:r w:rsidRPr="008335E1">
        <w:t xml:space="preserve"> link, as described </w:t>
      </w:r>
      <w:r w:rsidR="00C30803" w:rsidRPr="008335E1">
        <w:t>earlier in</w:t>
      </w:r>
      <w:r w:rsidRPr="008335E1">
        <w:t xml:space="preserve"> this section. </w:t>
      </w:r>
      <w:r w:rsidR="003E5659" w:rsidRPr="008335E1">
        <w:t xml:space="preserve"> </w:t>
      </w:r>
    </w:p>
    <w:p w14:paraId="31EA29DA" w14:textId="72247AE1" w:rsidR="00164157" w:rsidRPr="00164157" w:rsidRDefault="00331C47" w:rsidP="00C05B58">
      <w:pPr>
        <w:pStyle w:val="BodyText"/>
        <w:numPr>
          <w:ilvl w:val="0"/>
          <w:numId w:val="88"/>
        </w:numPr>
        <w:rPr>
          <w:u w:val="single"/>
        </w:rPr>
      </w:pPr>
      <w:r w:rsidRPr="008335E1">
        <w:t>T</w:t>
      </w:r>
      <w:r w:rsidR="003E5659" w:rsidRPr="008335E1">
        <w:t xml:space="preserve">o prevent any Test Case in the </w:t>
      </w:r>
      <w:r w:rsidR="009362FD" w:rsidRPr="008335E1">
        <w:t xml:space="preserve">selected </w:t>
      </w:r>
      <w:r w:rsidR="003E5659" w:rsidRPr="008335E1">
        <w:t xml:space="preserve">test set from running, click the down-arrow to the left of the </w:t>
      </w:r>
      <w:r w:rsidR="003E5659" w:rsidRPr="008335E1">
        <w:rPr>
          <w:b/>
          <w:bCs/>
        </w:rPr>
        <w:t>Not Run</w:t>
      </w:r>
      <w:r w:rsidR="003E5659" w:rsidRPr="008335E1">
        <w:t xml:space="preserve"> checkbox and unselect </w:t>
      </w:r>
      <w:r w:rsidR="00245E69" w:rsidRPr="008335E1">
        <w:t>one or more</w:t>
      </w:r>
      <w:r w:rsidR="003E5659" w:rsidRPr="008335E1">
        <w:t xml:space="preserve"> test</w:t>
      </w:r>
      <w:r w:rsidR="00245E69" w:rsidRPr="008335E1">
        <w:t>s</w:t>
      </w:r>
      <w:r w:rsidR="003E5659" w:rsidRPr="008335E1">
        <w:t xml:space="preserve"> to exclude </w:t>
      </w:r>
      <w:r w:rsidR="00C30803" w:rsidRPr="008335E1">
        <w:t>them</w:t>
      </w:r>
      <w:r w:rsidR="003E5659" w:rsidRPr="008335E1">
        <w:t xml:space="preserve"> from running</w:t>
      </w:r>
      <w:r w:rsidRPr="008335E1">
        <w:t>, as shown in the figure that follows</w:t>
      </w:r>
      <w:r w:rsidR="003E5659" w:rsidRPr="008335E1">
        <w:t>.</w:t>
      </w:r>
    </w:p>
    <w:p w14:paraId="7F5456D9" w14:textId="32A2DE1F" w:rsidR="00164157" w:rsidRPr="00164157" w:rsidRDefault="00164157" w:rsidP="0021429F">
      <w:pPr>
        <w:pStyle w:val="BodyTextSpacer"/>
      </w:pPr>
    </w:p>
    <w:p w14:paraId="24B18F15" w14:textId="0C767690" w:rsidR="00164157" w:rsidRDefault="00CD34FB" w:rsidP="00BC1FEF">
      <w:pPr>
        <w:pStyle w:val="BodyText"/>
        <w:ind w:left="720"/>
        <w:rPr>
          <w:b/>
        </w:rPr>
      </w:pPr>
      <w:bookmarkStart w:id="825" w:name="_Hlk523142738"/>
      <w:r>
        <w:rPr>
          <w:b/>
          <w:noProof/>
        </w:rPr>
        <w:drawing>
          <wp:inline distT="0" distB="0" distL="0" distR="0" wp14:anchorId="37AF1AED" wp14:editId="7120CF07">
            <wp:extent cx="5852160" cy="4569678"/>
            <wp:effectExtent l="0" t="0" r="0" b="254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5858241" cy="4574426"/>
                    </a:xfrm>
                    <a:prstGeom prst="rect">
                      <a:avLst/>
                    </a:prstGeom>
                  </pic:spPr>
                </pic:pic>
              </a:graphicData>
            </a:graphic>
          </wp:inline>
        </w:drawing>
      </w:r>
    </w:p>
    <w:p w14:paraId="567F0379" w14:textId="34AACCD9" w:rsidR="002237B8" w:rsidRPr="00164157" w:rsidRDefault="002237B8" w:rsidP="008778E6">
      <w:pPr>
        <w:pStyle w:val="Caption"/>
        <w:rPr>
          <w:b w:val="0"/>
        </w:rPr>
      </w:pPr>
      <w:r>
        <w:tab/>
      </w:r>
      <w:r>
        <w:tab/>
      </w:r>
      <w:bookmarkStart w:id="826" w:name="_Toc67405473"/>
      <w:r w:rsidR="008778E6">
        <w:t xml:space="preserve">Figure </w:t>
      </w:r>
      <w:r w:rsidR="008778E6">
        <w:fldChar w:fldCharType="begin"/>
      </w:r>
      <w:r w:rsidR="008778E6">
        <w:instrText xml:space="preserve"> SEQ Figure \* ARABIC </w:instrText>
      </w:r>
      <w:r w:rsidR="008778E6">
        <w:fldChar w:fldCharType="separate"/>
      </w:r>
      <w:r w:rsidR="00B777D0">
        <w:rPr>
          <w:noProof/>
        </w:rPr>
        <w:t>17</w:t>
      </w:r>
      <w:r w:rsidR="008778E6">
        <w:fldChar w:fldCharType="end"/>
      </w:r>
      <w:r>
        <w:t xml:space="preserve">.  </w:t>
      </w:r>
      <w:r w:rsidRPr="002237B8">
        <w:rPr>
          <w:lang w:val="en-US"/>
        </w:rPr>
        <w:t xml:space="preserve">Protocol Test </w:t>
      </w:r>
      <w:del w:id="827" w:author="Harley Zhang" w:date="2021-03-11T10:08:00Z">
        <w:r w:rsidRPr="002237B8" w:rsidDel="00F36173">
          <w:rPr>
            <w:lang w:val="en-US"/>
          </w:rPr>
          <w:delText>Manager :</w:delText>
        </w:r>
      </w:del>
      <w:ins w:id="828" w:author="Harley Zhang" w:date="2021-03-11T10:08:00Z">
        <w:r w:rsidR="00F36173" w:rsidRPr="002237B8">
          <w:rPr>
            <w:lang w:val="en-US"/>
          </w:rPr>
          <w:t>Manager:</w:t>
        </w:r>
      </w:ins>
      <w:r w:rsidRPr="002237B8">
        <w:rPr>
          <w:lang w:val="en-US"/>
        </w:rPr>
        <w:t xml:space="preserve"> Removing Test Cases from execution</w:t>
      </w:r>
      <w:bookmarkEnd w:id="826"/>
    </w:p>
    <w:bookmarkEnd w:id="825"/>
    <w:p w14:paraId="643DF45D" w14:textId="4C9E4717" w:rsidR="00164157" w:rsidRPr="00164157" w:rsidRDefault="00164157" w:rsidP="00164157">
      <w:pPr>
        <w:pStyle w:val="BodyTextSpacer"/>
      </w:pPr>
    </w:p>
    <w:p w14:paraId="37D473B2" w14:textId="31B1C828" w:rsidR="00164157" w:rsidRPr="00164157" w:rsidRDefault="008335E1" w:rsidP="00A43D1B">
      <w:pPr>
        <w:pStyle w:val="MoreInfo"/>
        <w:ind w:left="720"/>
      </w:pPr>
      <w:r w:rsidRPr="00AB127A">
        <w:rPr>
          <w:noProof/>
          <w:color w:val="0366D6"/>
        </w:rPr>
        <w:drawing>
          <wp:inline distT="0" distB="0" distL="0" distR="0" wp14:anchorId="0C587489" wp14:editId="387B629E">
            <wp:extent cx="311391" cy="207594"/>
            <wp:effectExtent l="0" t="0" r="0" b="2540"/>
            <wp:docPr id="110" name="Picture 110">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164157" w:rsidRPr="00164157">
        <w:t>Tip</w:t>
      </w:r>
    </w:p>
    <w:p w14:paraId="6C673A52" w14:textId="6170B53A" w:rsidR="00164157" w:rsidRDefault="00164157" w:rsidP="00A43D1B">
      <w:pPr>
        <w:pStyle w:val="MoreInfoText"/>
        <w:ind w:left="720"/>
      </w:pPr>
      <w:r w:rsidRPr="00164157">
        <w:lastRenderedPageBreak/>
        <w:t xml:space="preserve">You can also run Test Cases from the context menu that appears when you right-click in the Test Case list view itself. The context menu provides commands such as </w:t>
      </w:r>
      <w:r w:rsidRPr="00164157">
        <w:rPr>
          <w:b/>
        </w:rPr>
        <w:t>Run Selected Cases</w:t>
      </w:r>
      <w:r w:rsidRPr="00164157">
        <w:t xml:space="preserve"> and </w:t>
      </w:r>
      <w:r w:rsidRPr="00164157">
        <w:rPr>
          <w:b/>
        </w:rPr>
        <w:t>Run All Cases</w:t>
      </w:r>
      <w:r w:rsidRPr="00164157">
        <w:t xml:space="preserve">, as shown in the following figure. In addition, you can select the </w:t>
      </w:r>
      <w:r w:rsidRPr="00164157">
        <w:rPr>
          <w:b/>
        </w:rPr>
        <w:t>Uncheck All</w:t>
      </w:r>
      <w:r w:rsidRPr="00164157">
        <w:t xml:space="preserve"> command to uncheck all selected Test Cases.</w:t>
      </w:r>
    </w:p>
    <w:p w14:paraId="3BE549E3" w14:textId="4A682D89" w:rsidR="00EC4067" w:rsidRPr="00EC4067" w:rsidRDefault="00EC4067" w:rsidP="00EC4067">
      <w:pPr>
        <w:pStyle w:val="BodyTextSpacer"/>
      </w:pPr>
      <w:r>
        <w:tab/>
      </w:r>
    </w:p>
    <w:p w14:paraId="48FDC04D" w14:textId="0B4DFB29" w:rsidR="00164157" w:rsidRPr="00164157" w:rsidRDefault="00164157" w:rsidP="00A43D1B">
      <w:pPr>
        <w:pStyle w:val="MoreInfoText"/>
        <w:ind w:left="720"/>
      </w:pPr>
      <w:r w:rsidRPr="00164157">
        <w:t xml:space="preserve">Whether you select the </w:t>
      </w:r>
      <w:r w:rsidRPr="00164157">
        <w:rPr>
          <w:b/>
        </w:rPr>
        <w:t>Run Selected Cases</w:t>
      </w:r>
      <w:r w:rsidRPr="00164157">
        <w:t xml:space="preserve"> or the </w:t>
      </w:r>
      <w:r w:rsidRPr="00164157">
        <w:rPr>
          <w:b/>
        </w:rPr>
        <w:t>Run All Cases</w:t>
      </w:r>
      <w:r w:rsidRPr="00164157">
        <w:t xml:space="preserve"> context menu command, the effect will be as described </w:t>
      </w:r>
      <w:r w:rsidRPr="003D73E2">
        <w:t>earlier</w:t>
      </w:r>
      <w:r w:rsidRPr="00164157">
        <w:t xml:space="preserve">. In addition, if you select the </w:t>
      </w:r>
      <w:r w:rsidRPr="00164157">
        <w:rPr>
          <w:b/>
        </w:rPr>
        <w:t>Uncheck All</w:t>
      </w:r>
      <w:r w:rsidRPr="00164157">
        <w:t xml:space="preserve"> context menu command, then no Test Cases will run afterwards when you click the </w:t>
      </w:r>
      <w:r w:rsidRPr="00164157">
        <w:rPr>
          <w:b/>
        </w:rPr>
        <w:t>Run Selected Cases</w:t>
      </w:r>
      <w:r w:rsidRPr="00164157">
        <w:t xml:space="preserve"> context menu command. However, if you select the </w:t>
      </w:r>
      <w:r w:rsidRPr="00164157">
        <w:rPr>
          <w:b/>
        </w:rPr>
        <w:t>Run All</w:t>
      </w:r>
      <w:r w:rsidRPr="00164157">
        <w:t xml:space="preserve"> context menu command afterwards, all Test Cases listed under the </w:t>
      </w:r>
      <w:r w:rsidRPr="00164157">
        <w:rPr>
          <w:b/>
        </w:rPr>
        <w:t>Not Run</w:t>
      </w:r>
      <w:r w:rsidRPr="00164157">
        <w:t xml:space="preserve"> checkbox will execute.</w:t>
      </w:r>
    </w:p>
    <w:p w14:paraId="49C712F4" w14:textId="5EA29F94" w:rsidR="00164157" w:rsidRPr="00164157" w:rsidRDefault="003D3650" w:rsidP="0058206B">
      <w:pPr>
        <w:pStyle w:val="BodyText"/>
        <w:ind w:left="720"/>
      </w:pPr>
      <w:r>
        <w:rPr>
          <w:noProof/>
        </w:rPr>
        <w:drawing>
          <wp:inline distT="0" distB="0" distL="0" distR="0" wp14:anchorId="1FD0D09B" wp14:editId="73A960D4">
            <wp:extent cx="5910270" cy="4593945"/>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5922309" cy="4603303"/>
                    </a:xfrm>
                    <a:prstGeom prst="rect">
                      <a:avLst/>
                    </a:prstGeom>
                  </pic:spPr>
                </pic:pic>
              </a:graphicData>
            </a:graphic>
          </wp:inline>
        </w:drawing>
      </w:r>
    </w:p>
    <w:p w14:paraId="52DFCF3D" w14:textId="39114AAD" w:rsidR="002237B8" w:rsidRDefault="002237B8" w:rsidP="00277C58">
      <w:pPr>
        <w:pStyle w:val="Caption"/>
        <w:rPr>
          <w:b w:val="0"/>
          <w:bCs w:val="0"/>
          <w:lang w:val="en-US"/>
        </w:rPr>
      </w:pPr>
      <w:bookmarkStart w:id="829" w:name="_Toc31284035"/>
      <w:bookmarkStart w:id="830" w:name="_Toc50033198"/>
      <w:r>
        <w:tab/>
      </w:r>
      <w:r>
        <w:tab/>
      </w:r>
      <w:bookmarkStart w:id="831" w:name="_Toc67405474"/>
      <w:r w:rsidR="00277C58">
        <w:t xml:space="preserve">Figure </w:t>
      </w:r>
      <w:r w:rsidR="00277C58">
        <w:fldChar w:fldCharType="begin"/>
      </w:r>
      <w:r w:rsidR="00277C58">
        <w:instrText xml:space="preserve"> SEQ Figure \* ARABIC </w:instrText>
      </w:r>
      <w:r w:rsidR="00277C58">
        <w:fldChar w:fldCharType="separate"/>
      </w:r>
      <w:r w:rsidR="00B777D0">
        <w:rPr>
          <w:noProof/>
        </w:rPr>
        <w:t>18</w:t>
      </w:r>
      <w:r w:rsidR="00277C58">
        <w:fldChar w:fldCharType="end"/>
      </w:r>
      <w:r>
        <w:t xml:space="preserve">.  </w:t>
      </w:r>
      <w:r w:rsidRPr="002237B8">
        <w:rPr>
          <w:lang w:val="en-US"/>
        </w:rPr>
        <w:t xml:space="preserve">Protocol Test </w:t>
      </w:r>
      <w:del w:id="832" w:author="Harley Zhang" w:date="2021-03-11T10:08:00Z">
        <w:r w:rsidRPr="002237B8" w:rsidDel="00F36173">
          <w:rPr>
            <w:lang w:val="en-US"/>
          </w:rPr>
          <w:delText>Manager :</w:delText>
        </w:r>
      </w:del>
      <w:ins w:id="833" w:author="Harley Zhang" w:date="2021-03-11T10:08:00Z">
        <w:r w:rsidR="00F36173" w:rsidRPr="002237B8">
          <w:rPr>
            <w:lang w:val="en-US"/>
          </w:rPr>
          <w:t>Manager:</w:t>
        </w:r>
      </w:ins>
      <w:r w:rsidRPr="002237B8">
        <w:rPr>
          <w:lang w:val="en-US"/>
        </w:rPr>
        <w:t xml:space="preserve"> Context menu commands for Test Case execution</w:t>
      </w:r>
      <w:bookmarkEnd w:id="831"/>
    </w:p>
    <w:bookmarkEnd w:id="829"/>
    <w:bookmarkEnd w:id="830"/>
    <w:p w14:paraId="3968F10A" w14:textId="13208AE1" w:rsidR="00164157" w:rsidRPr="00164157" w:rsidRDefault="00164157" w:rsidP="00C05B58">
      <w:pPr>
        <w:pStyle w:val="BodyText"/>
        <w:numPr>
          <w:ilvl w:val="0"/>
          <w:numId w:val="105"/>
        </w:numPr>
      </w:pPr>
      <w:r w:rsidRPr="00164157">
        <w:t xml:space="preserve">To display the context menu </w:t>
      </w:r>
      <w:r w:rsidR="005775EE">
        <w:t>shown</w:t>
      </w:r>
      <w:r w:rsidRPr="00164157">
        <w:t xml:space="preserve"> in the figure immediately above, click the </w:t>
      </w:r>
      <w:r w:rsidR="009E2199">
        <w:t>down-arrow</w:t>
      </w:r>
      <w:r w:rsidRPr="00164157">
        <w:t xml:space="preserve"> to the left of the </w:t>
      </w:r>
      <w:r w:rsidRPr="00164157">
        <w:rPr>
          <w:b/>
        </w:rPr>
        <w:t>Not Run</w:t>
      </w:r>
      <w:r w:rsidRPr="00164157">
        <w:t xml:space="preserve"> check box in the Test Cases list view, then right-click the list of tests to display the menu. If Test Case execution is currently </w:t>
      </w:r>
      <w:r w:rsidRPr="00164157">
        <w:rPr>
          <w:i/>
          <w:iCs/>
        </w:rPr>
        <w:t>not</w:t>
      </w:r>
      <w:r w:rsidRPr="00164157">
        <w:t xml:space="preserve"> </w:t>
      </w:r>
      <w:r w:rsidRPr="00AE637B">
        <w:rPr>
          <w:i/>
          <w:iCs/>
        </w:rPr>
        <w:t>in progress</w:t>
      </w:r>
      <w:r w:rsidRPr="00164157">
        <w:t xml:space="preserve">, click the </w:t>
      </w:r>
      <w:r w:rsidRPr="00164157">
        <w:rPr>
          <w:b/>
        </w:rPr>
        <w:t>Run Selected Cases</w:t>
      </w:r>
      <w:r w:rsidRPr="00164157">
        <w:t xml:space="preserve"> command in the context menu to begin</w:t>
      </w:r>
      <w:r w:rsidR="00370114">
        <w:t xml:space="preserve"> test execution</w:t>
      </w:r>
      <w:r w:rsidRPr="00164157">
        <w:t>.</w:t>
      </w:r>
    </w:p>
    <w:p w14:paraId="09F3F17D" w14:textId="6018FAD9" w:rsidR="00164157" w:rsidRDefault="00164157" w:rsidP="00C05B58">
      <w:pPr>
        <w:pStyle w:val="BodyText"/>
        <w:numPr>
          <w:ilvl w:val="0"/>
          <w:numId w:val="105"/>
        </w:numPr>
      </w:pPr>
      <w:r w:rsidRPr="00164157">
        <w:t xml:space="preserve">While the Test Cases are executing, observe the indications that appear in the </w:t>
      </w:r>
      <w:r w:rsidRPr="00164157">
        <w:rPr>
          <w:b/>
        </w:rPr>
        <w:t>Passed</w:t>
      </w:r>
      <w:r w:rsidRPr="00164157">
        <w:t xml:space="preserve">, </w:t>
      </w:r>
      <w:r w:rsidRPr="00164157">
        <w:rPr>
          <w:b/>
        </w:rPr>
        <w:t>Failed</w:t>
      </w:r>
      <w:r w:rsidRPr="00164157">
        <w:t xml:space="preserve">, and </w:t>
      </w:r>
      <w:r w:rsidRPr="00164157">
        <w:rPr>
          <w:b/>
        </w:rPr>
        <w:t>Inconclusive</w:t>
      </w:r>
      <w:r w:rsidRPr="00164157">
        <w:t xml:space="preserve"> check box labels</w:t>
      </w:r>
      <w:r w:rsidR="009E2199">
        <w:t xml:space="preserve"> as described in </w:t>
      </w:r>
      <w:hyperlink w:anchor="_Monitoring_Test_Case" w:history="1">
        <w:r w:rsidR="009E2199" w:rsidRPr="009E2199">
          <w:rPr>
            <w:rStyle w:val="Hyperlink"/>
          </w:rPr>
          <w:t>Monitoring Test Case Execution</w:t>
        </w:r>
      </w:hyperlink>
      <w:r w:rsidRPr="00164157">
        <w:t>.</w:t>
      </w:r>
    </w:p>
    <w:p w14:paraId="75840DED" w14:textId="4B2AFCE1" w:rsidR="006B44BE" w:rsidRPr="00164157" w:rsidRDefault="008335E1" w:rsidP="00785206">
      <w:pPr>
        <w:pStyle w:val="MoreInfo"/>
        <w:ind w:left="720"/>
      </w:pPr>
      <w:r w:rsidRPr="00AB127A">
        <w:rPr>
          <w:noProof/>
          <w:color w:val="0366D6"/>
        </w:rPr>
        <w:drawing>
          <wp:inline distT="0" distB="0" distL="0" distR="0" wp14:anchorId="4B342140" wp14:editId="29EC621A">
            <wp:extent cx="311391" cy="207594"/>
            <wp:effectExtent l="0" t="0" r="0" b="2540"/>
            <wp:docPr id="111" name="Picture 111">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6B44BE" w:rsidRPr="00164157">
        <w:t>Note</w:t>
      </w:r>
    </w:p>
    <w:p w14:paraId="661733B5" w14:textId="686E2346" w:rsidR="006B44BE" w:rsidRPr="00164157" w:rsidRDefault="006B44BE" w:rsidP="00785206">
      <w:pPr>
        <w:pStyle w:val="MoreInfoText"/>
        <w:ind w:left="720"/>
      </w:pPr>
      <w:r w:rsidRPr="00164157">
        <w:lastRenderedPageBreak/>
        <w:t>You can also view the results of Test Case execution in the command consoles that host test execution. However, note that the PTM makes the results more accessible and understandable through categorization, summaries, status indicators</w:t>
      </w:r>
      <w:r w:rsidR="00A21202">
        <w:t>, and built-in logs, as</w:t>
      </w:r>
      <w:r w:rsidRPr="00164157">
        <w:t xml:space="preserve"> described just ahead.</w:t>
      </w:r>
    </w:p>
    <w:p w14:paraId="2FEF618B" w14:textId="3A509E83" w:rsidR="009266C6" w:rsidRDefault="009266C6" w:rsidP="001C7BD8">
      <w:pPr>
        <w:pStyle w:val="BodyTextSpacer"/>
      </w:pPr>
    </w:p>
    <w:p w14:paraId="41DDCABA" w14:textId="6CD542D1" w:rsidR="00BD4B7F" w:rsidRDefault="00BD4B7F" w:rsidP="00CD4AB6">
      <w:pPr>
        <w:pStyle w:val="Heading3"/>
      </w:pPr>
      <w:bookmarkStart w:id="834" w:name="_Reviewing_the_Test"/>
      <w:bookmarkStart w:id="835" w:name="_Toc67405039"/>
      <w:bookmarkEnd w:id="834"/>
      <w:r>
        <w:t>Reviewing the Test Results</w:t>
      </w:r>
      <w:bookmarkEnd w:id="835"/>
    </w:p>
    <w:p w14:paraId="3830CA50" w14:textId="77777777" w:rsidR="00D04D62" w:rsidRPr="001D73D3" w:rsidRDefault="00D04D62" w:rsidP="001D73D3">
      <w:pPr>
        <w:pStyle w:val="BodyText"/>
      </w:pPr>
      <w:r w:rsidRPr="001D73D3">
        <w:t xml:space="preserve">After Test Case execution is complete, you can view the details of the execution results. The results that are likely to be of the most interest are the Test Cases that failed. The PTM provides a number of tools that can quickly point you to what the causes of a failure might be. </w:t>
      </w:r>
    </w:p>
    <w:p w14:paraId="42CE30CF" w14:textId="4CE63249" w:rsidR="00D04D62" w:rsidRDefault="00D04D62" w:rsidP="001D73D3">
      <w:pPr>
        <w:pStyle w:val="BodyText"/>
      </w:pPr>
      <w:r w:rsidRPr="001D73D3">
        <w:t xml:space="preserve">The PTM enables you to utilize various status indicators, stack messages, error messages, icons, </w:t>
      </w:r>
      <w:r w:rsidR="007263C4">
        <w:t xml:space="preserve">logs, </w:t>
      </w:r>
      <w:r w:rsidRPr="001D73D3">
        <w:t xml:space="preserve">and </w:t>
      </w:r>
      <w:r w:rsidR="007263C4">
        <w:t xml:space="preserve">other </w:t>
      </w:r>
      <w:r w:rsidRPr="001D73D3">
        <w:t>highlighted indications that can pinpoint the cause of failures very rapidly. In addition, you can launch an HTML-based display of output results that independently reproduce</w:t>
      </w:r>
      <w:r w:rsidR="00102B67">
        <w:t>s</w:t>
      </w:r>
      <w:r w:rsidRPr="001D73D3">
        <w:t xml:space="preserve"> the </w:t>
      </w:r>
      <w:r w:rsidR="00102B67">
        <w:t xml:space="preserve">PTM </w:t>
      </w:r>
      <w:r w:rsidRPr="001D73D3">
        <w:t>output data display</w:t>
      </w:r>
      <w:r w:rsidR="00195464">
        <w:t>s</w:t>
      </w:r>
      <w:r w:rsidR="00102B67">
        <w:t>.</w:t>
      </w:r>
      <w:r w:rsidRPr="001D73D3">
        <w:t xml:space="preserve"> </w:t>
      </w:r>
    </w:p>
    <w:p w14:paraId="7B33558E" w14:textId="77777777" w:rsidR="00D04D62" w:rsidRDefault="00D04D62" w:rsidP="00D04D62">
      <w:pPr>
        <w:pStyle w:val="NormalLineSpacing"/>
        <w:ind w:left="0"/>
      </w:pPr>
    </w:p>
    <w:p w14:paraId="7B66190D" w14:textId="63713E70" w:rsidR="00D04D62" w:rsidRDefault="008335E1" w:rsidP="00303C7A">
      <w:pPr>
        <w:pStyle w:val="MoreInfo"/>
      </w:pPr>
      <w:r w:rsidRPr="00AB127A">
        <w:rPr>
          <w:noProof/>
          <w:color w:val="0366D6"/>
        </w:rPr>
        <w:drawing>
          <wp:inline distT="0" distB="0" distL="0" distR="0" wp14:anchorId="0A753FAF" wp14:editId="4F18CCC1">
            <wp:extent cx="311391" cy="207594"/>
            <wp:effectExtent l="0" t="0" r="0" b="2540"/>
            <wp:docPr id="112" name="Picture 112">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D04D62">
        <w:t>Note</w:t>
      </w:r>
    </w:p>
    <w:p w14:paraId="7A30F099" w14:textId="3F0CDE09" w:rsidR="001837BA" w:rsidRPr="001837BA" w:rsidRDefault="00303C7A" w:rsidP="00F6383B">
      <w:pPr>
        <w:pStyle w:val="MoreInfoText"/>
      </w:pPr>
      <w:r>
        <w:t>As a d</w:t>
      </w:r>
      <w:r w:rsidR="00D04D62">
        <w:t xml:space="preserve">eveloper who </w:t>
      </w:r>
      <w:r>
        <w:t>is</w:t>
      </w:r>
      <w:r w:rsidR="00D04D62">
        <w:t xml:space="preserve"> using a Microsoft Test Suite to test real-world protocol implementation</w:t>
      </w:r>
      <w:r w:rsidR="00D80702">
        <w:t>s</w:t>
      </w:r>
      <w:r>
        <w:t>, you</w:t>
      </w:r>
      <w:r w:rsidR="00D04D62">
        <w:t xml:space="preserve"> </w:t>
      </w:r>
      <w:r w:rsidR="001F0E0C">
        <w:t xml:space="preserve">can </w:t>
      </w:r>
      <w:r w:rsidR="00D04D62">
        <w:t xml:space="preserve">utilize the PTM analysis features to verify the outcome of custom Test Case execution as </w:t>
      </w:r>
      <w:r w:rsidR="00D04D62" w:rsidRPr="00C55501">
        <w:rPr>
          <w:b/>
        </w:rPr>
        <w:t>Passed</w:t>
      </w:r>
      <w:r w:rsidR="00D04D62">
        <w:t xml:space="preserve">, </w:t>
      </w:r>
      <w:r w:rsidR="00D04D62" w:rsidRPr="00C55501">
        <w:rPr>
          <w:b/>
        </w:rPr>
        <w:t>Failed</w:t>
      </w:r>
      <w:r w:rsidR="00D04D62">
        <w:t xml:space="preserve">, or </w:t>
      </w:r>
      <w:r w:rsidR="00D04D62" w:rsidRPr="00C55501">
        <w:rPr>
          <w:b/>
        </w:rPr>
        <w:t>Inconclusive</w:t>
      </w:r>
      <w:r w:rsidR="00D04D62">
        <w:t>. Each of these indications can be of equal importance when it comes to resolving issues that are critical to a successfully functioning protocol.</w:t>
      </w:r>
    </w:p>
    <w:p w14:paraId="101DB863" w14:textId="07A41D65" w:rsidR="00D04D62" w:rsidRDefault="00D04D62" w:rsidP="00D04D62">
      <w:pPr>
        <w:pStyle w:val="Heading4"/>
      </w:pPr>
      <w:bookmarkStart w:id="836" w:name="_6.1__Test"/>
      <w:bookmarkStart w:id="837" w:name="_Test_Results_Output"/>
      <w:bookmarkStart w:id="838" w:name="_Toc31284013"/>
      <w:bookmarkStart w:id="839" w:name="_Toc67405040"/>
      <w:bookmarkEnd w:id="836"/>
      <w:bookmarkEnd w:id="837"/>
      <w:r>
        <w:t>Test Results Output Status Indicators</w:t>
      </w:r>
      <w:bookmarkEnd w:id="838"/>
      <w:bookmarkEnd w:id="839"/>
    </w:p>
    <w:p w14:paraId="4A3A553B" w14:textId="344B7E2D" w:rsidR="00D04D62" w:rsidRDefault="00D04D62" w:rsidP="00D04D62">
      <w:pPr>
        <w:pStyle w:val="BodyText"/>
      </w:pPr>
      <w:r>
        <w:t>Some of the status indicators that you will encounter as you review your test results are described in the table that follows:</w:t>
      </w:r>
    </w:p>
    <w:p w14:paraId="3AE49DD0" w14:textId="77777777" w:rsidR="00D04D62" w:rsidRDefault="00D04D62" w:rsidP="00122D63">
      <w:pPr>
        <w:pStyle w:val="BodyTextSpacer"/>
      </w:pPr>
    </w:p>
    <w:p w14:paraId="6F87052F" w14:textId="5627BFE1" w:rsidR="00D04D62" w:rsidRPr="006040FB" w:rsidRDefault="00D04D62" w:rsidP="00122D63">
      <w:pPr>
        <w:pStyle w:val="Caption"/>
        <w:tabs>
          <w:tab w:val="clear" w:pos="14"/>
          <w:tab w:val="left" w:pos="270"/>
        </w:tabs>
      </w:pPr>
      <w:r w:rsidRPr="006040FB">
        <w:t xml:space="preserve">Table </w:t>
      </w:r>
      <w:r w:rsidR="004E3FA2">
        <w:t>19</w:t>
      </w:r>
      <w:r w:rsidRPr="006040FB">
        <w:t>. Test results status indicators</w:t>
      </w:r>
    </w:p>
    <w:tbl>
      <w:tblPr>
        <w:tblStyle w:val="TableGrid"/>
        <w:tblW w:w="0" w:type="auto"/>
        <w:tblCellSpacing w:w="7" w:type="dxa"/>
        <w:tblInd w:w="13" w:type="dxa"/>
        <w:tblCellMar>
          <w:left w:w="115" w:type="dxa"/>
          <w:right w:w="115" w:type="dxa"/>
        </w:tblCellMar>
        <w:tblLook w:val="04A0" w:firstRow="1" w:lastRow="0" w:firstColumn="1" w:lastColumn="0" w:noHBand="0" w:noVBand="1"/>
      </w:tblPr>
      <w:tblGrid>
        <w:gridCol w:w="1887"/>
        <w:gridCol w:w="2933"/>
        <w:gridCol w:w="5041"/>
      </w:tblGrid>
      <w:tr w:rsidR="00D04D62" w:rsidRPr="00730F0E" w14:paraId="6BC1714A" w14:textId="77777777" w:rsidTr="00B80BC8">
        <w:trPr>
          <w:tblCellSpacing w:w="7" w:type="dxa"/>
        </w:trPr>
        <w:tc>
          <w:tcPr>
            <w:tcW w:w="1866" w:type="dxa"/>
            <w:shd w:val="clear" w:color="auto" w:fill="D9E2F3" w:themeFill="accent1" w:themeFillTint="33"/>
          </w:tcPr>
          <w:p w14:paraId="29DEC700" w14:textId="77777777" w:rsidR="00D04D62" w:rsidRPr="00730F0E" w:rsidRDefault="00D04D62" w:rsidP="00AF78D9">
            <w:pPr>
              <w:rPr>
                <w:b/>
              </w:rPr>
            </w:pPr>
            <w:r w:rsidRPr="00730F0E">
              <w:rPr>
                <w:b/>
              </w:rPr>
              <w:t>Status Indicator</w:t>
            </w:r>
          </w:p>
        </w:tc>
        <w:tc>
          <w:tcPr>
            <w:tcW w:w="2919" w:type="dxa"/>
            <w:shd w:val="clear" w:color="auto" w:fill="D9E2F3" w:themeFill="accent1" w:themeFillTint="33"/>
          </w:tcPr>
          <w:p w14:paraId="62850644" w14:textId="77777777" w:rsidR="00D04D62" w:rsidRPr="00730F0E" w:rsidRDefault="00D04D62" w:rsidP="00AF78D9">
            <w:pPr>
              <w:rPr>
                <w:b/>
              </w:rPr>
            </w:pPr>
            <w:r w:rsidRPr="00730F0E">
              <w:rPr>
                <w:b/>
              </w:rPr>
              <w:t>Description</w:t>
            </w:r>
          </w:p>
        </w:tc>
        <w:tc>
          <w:tcPr>
            <w:tcW w:w="5020" w:type="dxa"/>
            <w:shd w:val="clear" w:color="auto" w:fill="D9E2F3" w:themeFill="accent1" w:themeFillTint="33"/>
          </w:tcPr>
          <w:p w14:paraId="244E528B" w14:textId="77777777" w:rsidR="00D04D62" w:rsidRPr="00730F0E" w:rsidRDefault="00D04D62" w:rsidP="00AF78D9">
            <w:pPr>
              <w:rPr>
                <w:b/>
              </w:rPr>
            </w:pPr>
            <w:r w:rsidRPr="00730F0E">
              <w:rPr>
                <w:b/>
              </w:rPr>
              <w:t>UI Location</w:t>
            </w:r>
          </w:p>
        </w:tc>
      </w:tr>
      <w:tr w:rsidR="00D04D62" w14:paraId="077C4676" w14:textId="77777777" w:rsidTr="00B80BC8">
        <w:trPr>
          <w:tblCellSpacing w:w="7" w:type="dxa"/>
        </w:trPr>
        <w:tc>
          <w:tcPr>
            <w:tcW w:w="1866" w:type="dxa"/>
          </w:tcPr>
          <w:p w14:paraId="77241911" w14:textId="77777777" w:rsidR="00D04D62" w:rsidRDefault="00D04D62" w:rsidP="00D848FE">
            <w:pPr>
              <w:pStyle w:val="BodyText"/>
            </w:pPr>
            <w:r>
              <w:t>Initial test results status summary</w:t>
            </w:r>
          </w:p>
        </w:tc>
        <w:tc>
          <w:tcPr>
            <w:tcW w:w="2919" w:type="dxa"/>
          </w:tcPr>
          <w:p w14:paraId="3EE2A4AD" w14:textId="77777777" w:rsidR="00D04D62" w:rsidRDefault="00D04D62" w:rsidP="00D848FE">
            <w:pPr>
              <w:pStyle w:val="BodyText"/>
            </w:pPr>
            <w:r>
              <w:t>Results display in either of these configurations:</w:t>
            </w:r>
          </w:p>
          <w:p w14:paraId="17D4524C" w14:textId="77777777" w:rsidR="00D04D62" w:rsidRDefault="00D04D62" w:rsidP="00D848FE">
            <w:pPr>
              <w:pStyle w:val="BodyText"/>
            </w:pPr>
            <w:r>
              <w:t>The number of Test Cases that passed, failed, or were inconclusive.</w:t>
            </w:r>
          </w:p>
          <w:p w14:paraId="4765F218" w14:textId="18B90D78" w:rsidR="00D04D62" w:rsidRDefault="00D04D62" w:rsidP="00D848FE">
            <w:pPr>
              <w:pStyle w:val="BodyText"/>
            </w:pPr>
            <w:r>
              <w:t xml:space="preserve">The number of Test Cases that executed for specific </w:t>
            </w:r>
            <w:r w:rsidR="00B55B37">
              <w:t>RDP</w:t>
            </w:r>
            <w:r>
              <w:t xml:space="preserve"> operations, where the number of tests that were run are identified.</w:t>
            </w:r>
          </w:p>
          <w:p w14:paraId="2D055D4F" w14:textId="77777777" w:rsidR="00D04D62" w:rsidRDefault="00D04D62" w:rsidP="00D848FE">
            <w:pPr>
              <w:pStyle w:val="BodyText"/>
            </w:pPr>
          </w:p>
        </w:tc>
        <w:tc>
          <w:tcPr>
            <w:tcW w:w="5020" w:type="dxa"/>
          </w:tcPr>
          <w:p w14:paraId="41D96A54" w14:textId="2952C9D6" w:rsidR="00D04D62" w:rsidRDefault="00D04D62" w:rsidP="00C05B58">
            <w:pPr>
              <w:pStyle w:val="BodyText"/>
              <w:numPr>
                <w:ilvl w:val="0"/>
                <w:numId w:val="102"/>
              </w:numPr>
            </w:pPr>
            <w:r>
              <w:t>The first results display configuration is shown as e</w:t>
            </w:r>
            <w:r w:rsidRPr="00730F0E">
              <w:t>xpandable</w:t>
            </w:r>
            <w:r w:rsidRPr="002726FB">
              <w:rPr>
                <w:b/>
              </w:rPr>
              <w:t xml:space="preserve"> Passed</w:t>
            </w:r>
            <w:r>
              <w:t xml:space="preserve">, </w:t>
            </w:r>
            <w:r w:rsidRPr="002726FB">
              <w:rPr>
                <w:b/>
              </w:rPr>
              <w:t>Failed</w:t>
            </w:r>
            <w:r>
              <w:t xml:space="preserve">, and </w:t>
            </w:r>
            <w:r w:rsidRPr="002726FB">
              <w:rPr>
                <w:b/>
              </w:rPr>
              <w:t>Inconclusive</w:t>
            </w:r>
            <w:r>
              <w:t xml:space="preserve"> results category check box</w:t>
            </w:r>
            <w:r w:rsidR="007E64B6">
              <w:t xml:space="preserve"> nodes</w:t>
            </w:r>
            <w:r>
              <w:t xml:space="preserve"> in the left-hand </w:t>
            </w:r>
            <w:r w:rsidR="00B16FAA">
              <w:t>T</w:t>
            </w:r>
            <w:r>
              <w:t xml:space="preserve">est </w:t>
            </w:r>
            <w:r w:rsidR="00B16FAA">
              <w:t>C</w:t>
            </w:r>
            <w:r>
              <w:t xml:space="preserve">ases pane of the PTM. </w:t>
            </w:r>
          </w:p>
          <w:p w14:paraId="4CD0EF0F" w14:textId="77777777" w:rsidR="00D04D62" w:rsidRDefault="00D04D62" w:rsidP="00D848FE">
            <w:pPr>
              <w:pStyle w:val="ListParagraph"/>
              <w:ind w:left="360"/>
            </w:pPr>
            <w:r>
              <w:t xml:space="preserve">Appears when selecting the </w:t>
            </w:r>
            <w:r w:rsidRPr="008016E7">
              <w:rPr>
                <w:b/>
              </w:rPr>
              <w:t>Outcome</w:t>
            </w:r>
            <w:r>
              <w:t xml:space="preserve"> item in the </w:t>
            </w:r>
            <w:r w:rsidRPr="008016E7">
              <w:rPr>
                <w:b/>
              </w:rPr>
              <w:t>Group by</w:t>
            </w:r>
            <w:r>
              <w:t xml:space="preserve"> drop-down list.</w:t>
            </w:r>
          </w:p>
          <w:p w14:paraId="066FE46D" w14:textId="2B4C1E00" w:rsidR="00D04D62" w:rsidRDefault="00D04D62" w:rsidP="00C05B58">
            <w:pPr>
              <w:pStyle w:val="BodyText"/>
              <w:numPr>
                <w:ilvl w:val="0"/>
                <w:numId w:val="102"/>
              </w:numPr>
            </w:pPr>
            <w:r>
              <w:t xml:space="preserve">The second results display configuration is broken down into the various categories of </w:t>
            </w:r>
            <w:r w:rsidR="00B55B37">
              <w:t>RDP</w:t>
            </w:r>
            <w:r>
              <w:t xml:space="preserve"> operations </w:t>
            </w:r>
            <w:r w:rsidR="0061589C">
              <w:t xml:space="preserve">or protocols </w:t>
            </w:r>
            <w:r>
              <w:t xml:space="preserve">being tested, for example </w:t>
            </w:r>
            <w:r w:rsidR="00A55A23" w:rsidRPr="00A55A23">
              <w:rPr>
                <w:b/>
                <w:bCs/>
              </w:rPr>
              <w:t>ServerRedirection</w:t>
            </w:r>
            <w:r>
              <w:t xml:space="preserve"> or </w:t>
            </w:r>
            <w:r w:rsidR="00A55A23">
              <w:rPr>
                <w:b/>
              </w:rPr>
              <w:t>StaticVirtualChannel</w:t>
            </w:r>
            <w:r w:rsidR="00A55A23" w:rsidRPr="00A55A23">
              <w:rPr>
                <w:bCs/>
              </w:rPr>
              <w:t>,</w:t>
            </w:r>
            <w:r>
              <w:t xml:space="preserve"> where the number of Test Cases associated with the operation</w:t>
            </w:r>
            <w:r w:rsidR="0061589C">
              <w:t xml:space="preserve"> or protocol</w:t>
            </w:r>
            <w:r>
              <w:t xml:space="preserve"> is indicated, while the number of tests having issues is specified by a </w:t>
            </w:r>
            <w:r w:rsidRPr="0012001B">
              <w:rPr>
                <w:b/>
              </w:rPr>
              <w:t>Checked</w:t>
            </w:r>
            <w:r>
              <w:t xml:space="preserve"> indicator.</w:t>
            </w:r>
          </w:p>
          <w:p w14:paraId="0D9AD223" w14:textId="77777777" w:rsidR="00D04D62" w:rsidRDefault="00D04D62" w:rsidP="00D848FE">
            <w:pPr>
              <w:pStyle w:val="ListParagraph"/>
              <w:ind w:left="360"/>
            </w:pPr>
            <w:r>
              <w:t xml:space="preserve">Appears when selecting the </w:t>
            </w:r>
            <w:r>
              <w:rPr>
                <w:b/>
              </w:rPr>
              <w:t>Category</w:t>
            </w:r>
            <w:r>
              <w:t xml:space="preserve"> item in the </w:t>
            </w:r>
            <w:r w:rsidRPr="002726FB">
              <w:rPr>
                <w:b/>
              </w:rPr>
              <w:t>Group by</w:t>
            </w:r>
            <w:r>
              <w:t xml:space="preserve"> drop-down list.</w:t>
            </w:r>
          </w:p>
        </w:tc>
      </w:tr>
      <w:tr w:rsidR="00D04D62" w14:paraId="7BAC6B40" w14:textId="77777777" w:rsidTr="00B80BC8">
        <w:trPr>
          <w:tblCellSpacing w:w="7" w:type="dxa"/>
        </w:trPr>
        <w:tc>
          <w:tcPr>
            <w:tcW w:w="1866" w:type="dxa"/>
          </w:tcPr>
          <w:p w14:paraId="45A7C3C1" w14:textId="77777777" w:rsidR="00D04D62" w:rsidRDefault="00D04D62" w:rsidP="008F0CA2">
            <w:pPr>
              <w:pStyle w:val="BodyText"/>
            </w:pPr>
            <w:r w:rsidRPr="008F0CA2">
              <w:rPr>
                <w:b/>
                <w:bCs/>
              </w:rPr>
              <w:lastRenderedPageBreak/>
              <w:t>Start Time</w:t>
            </w:r>
            <w:r>
              <w:t xml:space="preserve"> and </w:t>
            </w:r>
            <w:r w:rsidRPr="008F0CA2">
              <w:rPr>
                <w:b/>
                <w:bCs/>
              </w:rPr>
              <w:t>End Time</w:t>
            </w:r>
          </w:p>
        </w:tc>
        <w:tc>
          <w:tcPr>
            <w:tcW w:w="2919" w:type="dxa"/>
          </w:tcPr>
          <w:p w14:paraId="500DA75E" w14:textId="77777777" w:rsidR="00D04D62" w:rsidRDefault="00D04D62" w:rsidP="008F0CA2">
            <w:pPr>
              <w:pStyle w:val="BodyText"/>
            </w:pPr>
            <w:r>
              <w:t>Exposes the overall duration of Test Case execution.</w:t>
            </w:r>
          </w:p>
        </w:tc>
        <w:tc>
          <w:tcPr>
            <w:tcW w:w="5020" w:type="dxa"/>
          </w:tcPr>
          <w:p w14:paraId="36DA9C56" w14:textId="77777777" w:rsidR="00D04D62" w:rsidRDefault="00D04D62" w:rsidP="008F0CA2">
            <w:pPr>
              <w:pStyle w:val="BodyText"/>
            </w:pPr>
            <w:r>
              <w:t>Appears in the upper left sector of the right-hand test results pane for any selected Test Case in any results category.</w:t>
            </w:r>
          </w:p>
        </w:tc>
      </w:tr>
      <w:tr w:rsidR="00D04D62" w14:paraId="49FC5B6F" w14:textId="77777777" w:rsidTr="00B80BC8">
        <w:trPr>
          <w:tblCellSpacing w:w="7" w:type="dxa"/>
        </w:trPr>
        <w:tc>
          <w:tcPr>
            <w:tcW w:w="1866" w:type="dxa"/>
          </w:tcPr>
          <w:p w14:paraId="209B788D" w14:textId="77777777" w:rsidR="00D04D62" w:rsidRPr="008F0CA2" w:rsidRDefault="00D04D62" w:rsidP="008F0CA2">
            <w:pPr>
              <w:pStyle w:val="BodyText"/>
              <w:rPr>
                <w:b/>
                <w:bCs/>
              </w:rPr>
            </w:pPr>
            <w:r w:rsidRPr="008F0CA2">
              <w:rPr>
                <w:b/>
                <w:bCs/>
              </w:rPr>
              <w:t>Result</w:t>
            </w:r>
          </w:p>
        </w:tc>
        <w:tc>
          <w:tcPr>
            <w:tcW w:w="2919" w:type="dxa"/>
          </w:tcPr>
          <w:p w14:paraId="076C8E45" w14:textId="638FE0AF" w:rsidR="00D04D62" w:rsidRDefault="00D04D62" w:rsidP="008F0CA2">
            <w:pPr>
              <w:pStyle w:val="BodyText"/>
            </w:pPr>
            <w:r>
              <w:t>The results category for a particular Test Case, for example</w:t>
            </w:r>
            <w:r w:rsidR="00EB5C5F">
              <w:t>:</w:t>
            </w:r>
            <w:r>
              <w:t xml:space="preserve"> </w:t>
            </w:r>
            <w:r w:rsidRPr="008F0CA2">
              <w:rPr>
                <w:b/>
                <w:bCs/>
              </w:rPr>
              <w:t>Passed</w:t>
            </w:r>
            <w:r>
              <w:t xml:space="preserve">, </w:t>
            </w:r>
            <w:r w:rsidRPr="008F0CA2">
              <w:rPr>
                <w:b/>
                <w:bCs/>
              </w:rPr>
              <w:t>Failed</w:t>
            </w:r>
            <w:r>
              <w:t xml:space="preserve">, or </w:t>
            </w:r>
            <w:r w:rsidRPr="008F0CA2">
              <w:rPr>
                <w:b/>
                <w:bCs/>
              </w:rPr>
              <w:t>Inconclusive</w:t>
            </w:r>
            <w:r>
              <w:t>.</w:t>
            </w:r>
          </w:p>
        </w:tc>
        <w:tc>
          <w:tcPr>
            <w:tcW w:w="5020" w:type="dxa"/>
          </w:tcPr>
          <w:p w14:paraId="6A9AA6C2" w14:textId="77777777" w:rsidR="00D04D62" w:rsidRDefault="00D04D62" w:rsidP="008F0CA2">
            <w:pPr>
              <w:pStyle w:val="BodyText"/>
            </w:pPr>
            <w:r>
              <w:t>Appears in the upper left sector of the right-hand test results pane for any selected Test Case in any results category.</w:t>
            </w:r>
          </w:p>
        </w:tc>
      </w:tr>
      <w:tr w:rsidR="00D04D62" w14:paraId="7F0D3ACA" w14:textId="77777777" w:rsidTr="00B80BC8">
        <w:trPr>
          <w:tblCellSpacing w:w="7" w:type="dxa"/>
        </w:trPr>
        <w:tc>
          <w:tcPr>
            <w:tcW w:w="1866" w:type="dxa"/>
          </w:tcPr>
          <w:p w14:paraId="714C8DEF" w14:textId="77777777" w:rsidR="00D04D62" w:rsidRDefault="00D04D62" w:rsidP="008F0CA2">
            <w:pPr>
              <w:pStyle w:val="BodyText"/>
            </w:pPr>
            <w:r w:rsidRPr="00C06872">
              <w:t xml:space="preserve">Test </w:t>
            </w:r>
            <w:r>
              <w:t>C</w:t>
            </w:r>
            <w:r w:rsidRPr="00C06872">
              <w:t>ase function</w:t>
            </w:r>
            <w:r>
              <w:t>ality</w:t>
            </w:r>
          </w:p>
        </w:tc>
        <w:tc>
          <w:tcPr>
            <w:tcW w:w="2919" w:type="dxa"/>
          </w:tcPr>
          <w:p w14:paraId="20EDF726" w14:textId="77777777" w:rsidR="00D04D62" w:rsidRDefault="00D04D62" w:rsidP="008F0CA2">
            <w:pPr>
              <w:pStyle w:val="BodyText"/>
            </w:pPr>
            <w:r>
              <w:t>The general purpose of a Test Case.</w:t>
            </w:r>
          </w:p>
        </w:tc>
        <w:tc>
          <w:tcPr>
            <w:tcW w:w="5020" w:type="dxa"/>
          </w:tcPr>
          <w:p w14:paraId="642F20E1" w14:textId="5016B068" w:rsidR="00D04D62" w:rsidRDefault="00D04D62" w:rsidP="008F0CA2">
            <w:pPr>
              <w:pStyle w:val="BodyText"/>
            </w:pPr>
            <w:r>
              <w:t>Typically d</w:t>
            </w:r>
            <w:r w:rsidRPr="003C202E">
              <w:t>escribe</w:t>
            </w:r>
            <w:r>
              <w:t>d</w:t>
            </w:r>
            <w:r w:rsidRPr="003C202E">
              <w:t xml:space="preserve"> </w:t>
            </w:r>
            <w:r>
              <w:t xml:space="preserve">in a </w:t>
            </w:r>
            <w:r w:rsidRPr="007F1E29">
              <w:rPr>
                <w:b/>
              </w:rPr>
              <w:t>[Comment]</w:t>
            </w:r>
            <w:r>
              <w:t xml:space="preserve"> tag that appears in the </w:t>
            </w:r>
            <w:hyperlink w:anchor="_StandardOut_Category_Status" w:history="1">
              <w:r w:rsidRPr="00EF536E">
                <w:rPr>
                  <w:rStyle w:val="Hyperlink"/>
                  <w:b/>
                </w:rPr>
                <w:t>StandardOut</w:t>
              </w:r>
            </w:hyperlink>
            <w:r>
              <w:t xml:space="preserve"> </w:t>
            </w:r>
            <w:r w:rsidRPr="008F0CA2">
              <w:t>category of results</w:t>
            </w:r>
            <w:r>
              <w:t>.</w:t>
            </w:r>
          </w:p>
        </w:tc>
      </w:tr>
      <w:tr w:rsidR="00D04D62" w14:paraId="48BCA3E5" w14:textId="77777777" w:rsidTr="00B80BC8">
        <w:trPr>
          <w:tblCellSpacing w:w="7" w:type="dxa"/>
        </w:trPr>
        <w:tc>
          <w:tcPr>
            <w:tcW w:w="1866" w:type="dxa"/>
          </w:tcPr>
          <w:p w14:paraId="39955C88" w14:textId="77777777" w:rsidR="00D04D62" w:rsidRDefault="00D04D62" w:rsidP="001000E3">
            <w:pPr>
              <w:pStyle w:val="BodyText"/>
            </w:pPr>
            <w:r>
              <w:t>Debug output data</w:t>
            </w:r>
          </w:p>
        </w:tc>
        <w:tc>
          <w:tcPr>
            <w:tcW w:w="2919" w:type="dxa"/>
          </w:tcPr>
          <w:p w14:paraId="320B9EB4" w14:textId="0F86A548" w:rsidR="00D04D62" w:rsidRDefault="00D04D62" w:rsidP="001000E3">
            <w:pPr>
              <w:pStyle w:val="BodyText"/>
            </w:pPr>
            <w:r w:rsidRPr="007F1E29">
              <w:t>Informati</w:t>
            </w:r>
            <w:r>
              <w:t>ve data</w:t>
            </w:r>
            <w:r w:rsidRPr="007F1E29">
              <w:t xml:space="preserve"> </w:t>
            </w:r>
            <w:r>
              <w:t>that is displayed in tags</w:t>
            </w:r>
            <w:r w:rsidRPr="007F1E29">
              <w:t xml:space="preserve"> in the</w:t>
            </w:r>
            <w:r>
              <w:rPr>
                <w:b/>
              </w:rPr>
              <w:t xml:space="preserve"> </w:t>
            </w:r>
            <w:r>
              <w:t xml:space="preserve"> </w:t>
            </w:r>
            <w:hyperlink w:anchor="_StandardOut_Category_Status" w:history="1">
              <w:r w:rsidR="00EF536E" w:rsidRPr="00EF536E">
                <w:rPr>
                  <w:rStyle w:val="Hyperlink"/>
                  <w:b/>
                </w:rPr>
                <w:t>StandardOut</w:t>
              </w:r>
            </w:hyperlink>
            <w:r>
              <w:t xml:space="preserve"> category of results.</w:t>
            </w:r>
          </w:p>
        </w:tc>
        <w:tc>
          <w:tcPr>
            <w:tcW w:w="5020" w:type="dxa"/>
          </w:tcPr>
          <w:p w14:paraId="02D43C4E" w14:textId="77777777" w:rsidR="00D04D62" w:rsidRDefault="00D04D62" w:rsidP="001000E3">
            <w:pPr>
              <w:pStyle w:val="BodyText"/>
            </w:pPr>
            <w:r>
              <w:t>Includes data that displays in information tags such as the following:</w:t>
            </w:r>
          </w:p>
          <w:p w14:paraId="231A38CE" w14:textId="77777777" w:rsidR="00D04D62" w:rsidRPr="00E40DE1" w:rsidRDefault="00D04D62" w:rsidP="00C05B58">
            <w:pPr>
              <w:pStyle w:val="ListParagraph"/>
              <w:numPr>
                <w:ilvl w:val="0"/>
                <w:numId w:val="89"/>
              </w:numPr>
              <w:spacing w:before="60" w:after="60" w:line="120" w:lineRule="atLeast"/>
              <w:ind w:left="606" w:hanging="246"/>
              <w:rPr>
                <w:b/>
              </w:rPr>
            </w:pPr>
            <w:r w:rsidRPr="00E40DE1">
              <w:rPr>
                <w:b/>
              </w:rPr>
              <w:t>[TestInProgress]</w:t>
            </w:r>
          </w:p>
          <w:p w14:paraId="400200B8" w14:textId="77777777" w:rsidR="00D04D62" w:rsidRPr="00E40DE1" w:rsidRDefault="00D04D62" w:rsidP="00C05B58">
            <w:pPr>
              <w:pStyle w:val="ListParagraph"/>
              <w:numPr>
                <w:ilvl w:val="0"/>
                <w:numId w:val="89"/>
              </w:numPr>
              <w:spacing w:before="60" w:after="60" w:line="120" w:lineRule="atLeast"/>
              <w:ind w:left="606" w:hanging="246"/>
              <w:rPr>
                <w:b/>
              </w:rPr>
            </w:pPr>
            <w:r w:rsidRPr="00E40DE1">
              <w:rPr>
                <w:b/>
              </w:rPr>
              <w:t>[Comment]</w:t>
            </w:r>
          </w:p>
          <w:p w14:paraId="27E26112" w14:textId="77777777" w:rsidR="00D04D62" w:rsidRDefault="00D04D62" w:rsidP="00C05B58">
            <w:pPr>
              <w:pStyle w:val="ListParagraph"/>
              <w:numPr>
                <w:ilvl w:val="0"/>
                <w:numId w:val="89"/>
              </w:numPr>
              <w:spacing w:before="60" w:after="60" w:line="120" w:lineRule="atLeast"/>
              <w:ind w:left="606" w:hanging="246"/>
              <w:rPr>
                <w:b/>
              </w:rPr>
            </w:pPr>
            <w:r w:rsidRPr="00E40DE1">
              <w:rPr>
                <w:b/>
              </w:rPr>
              <w:t>[Debug]</w:t>
            </w:r>
          </w:p>
          <w:p w14:paraId="32B2BB4B" w14:textId="77777777" w:rsidR="00D04D62" w:rsidRPr="00E40DE1" w:rsidRDefault="00D04D62" w:rsidP="00C05B58">
            <w:pPr>
              <w:pStyle w:val="ListParagraph"/>
              <w:numPr>
                <w:ilvl w:val="0"/>
                <w:numId w:val="89"/>
              </w:numPr>
              <w:spacing w:before="60" w:after="60" w:line="120" w:lineRule="atLeast"/>
              <w:ind w:left="606" w:hanging="246"/>
              <w:rPr>
                <w:b/>
              </w:rPr>
            </w:pPr>
            <w:r w:rsidRPr="00E40DE1">
              <w:rPr>
                <w:b/>
              </w:rPr>
              <w:t>[CheckPoint]</w:t>
            </w:r>
          </w:p>
          <w:p w14:paraId="0DC7F83A" w14:textId="77777777" w:rsidR="00D04D62" w:rsidRDefault="00D04D62" w:rsidP="00C05B58">
            <w:pPr>
              <w:pStyle w:val="ListParagraph"/>
              <w:numPr>
                <w:ilvl w:val="0"/>
                <w:numId w:val="89"/>
              </w:numPr>
              <w:spacing w:before="60" w:after="60" w:line="120" w:lineRule="atLeast"/>
              <w:ind w:left="606" w:hanging="246"/>
              <w:rPr>
                <w:b/>
              </w:rPr>
            </w:pPr>
            <w:r w:rsidRPr="00E40DE1">
              <w:rPr>
                <w:b/>
              </w:rPr>
              <w:t>[CheckSucceeded]</w:t>
            </w:r>
          </w:p>
          <w:p w14:paraId="4B8A8397" w14:textId="77777777" w:rsidR="00D04D62" w:rsidRPr="00E40DE1" w:rsidRDefault="00D04D62" w:rsidP="00C05B58">
            <w:pPr>
              <w:pStyle w:val="ListParagraph"/>
              <w:numPr>
                <w:ilvl w:val="0"/>
                <w:numId w:val="89"/>
              </w:numPr>
              <w:spacing w:before="60" w:after="60" w:line="120" w:lineRule="atLeast"/>
              <w:ind w:left="606" w:hanging="246"/>
              <w:rPr>
                <w:b/>
              </w:rPr>
            </w:pPr>
            <w:r>
              <w:rPr>
                <w:b/>
              </w:rPr>
              <w:t>[CheckFailed]</w:t>
            </w:r>
          </w:p>
          <w:p w14:paraId="1BE70C61" w14:textId="77777777" w:rsidR="00D04D62" w:rsidRPr="00E40DE1" w:rsidRDefault="00D04D62" w:rsidP="00C05B58">
            <w:pPr>
              <w:pStyle w:val="ListParagraph"/>
              <w:numPr>
                <w:ilvl w:val="0"/>
                <w:numId w:val="89"/>
              </w:numPr>
              <w:spacing w:before="60" w:after="60" w:line="120" w:lineRule="atLeast"/>
              <w:ind w:left="606" w:hanging="246"/>
              <w:rPr>
                <w:b/>
              </w:rPr>
            </w:pPr>
            <w:r w:rsidRPr="00E40DE1">
              <w:rPr>
                <w:b/>
              </w:rPr>
              <w:t xml:space="preserve"> [TestStep]</w:t>
            </w:r>
          </w:p>
          <w:p w14:paraId="09D29486" w14:textId="77777777" w:rsidR="00D04D62" w:rsidRDefault="00D04D62" w:rsidP="00C05B58">
            <w:pPr>
              <w:pStyle w:val="ListParagraph"/>
              <w:numPr>
                <w:ilvl w:val="0"/>
                <w:numId w:val="89"/>
              </w:numPr>
              <w:spacing w:before="60" w:after="60" w:line="120" w:lineRule="atLeast"/>
              <w:ind w:left="606" w:hanging="246"/>
              <w:rPr>
                <w:b/>
              </w:rPr>
            </w:pPr>
            <w:r w:rsidRPr="00E40DE1">
              <w:rPr>
                <w:b/>
              </w:rPr>
              <w:t>[TestPassed]</w:t>
            </w:r>
          </w:p>
          <w:p w14:paraId="06857EC0" w14:textId="77777777" w:rsidR="00D04D62" w:rsidRDefault="00D04D62" w:rsidP="00C05B58">
            <w:pPr>
              <w:pStyle w:val="ListParagraph"/>
              <w:numPr>
                <w:ilvl w:val="0"/>
                <w:numId w:val="89"/>
              </w:numPr>
              <w:spacing w:before="60" w:after="60" w:line="120" w:lineRule="atLeast"/>
              <w:ind w:left="606" w:hanging="246"/>
              <w:rPr>
                <w:b/>
              </w:rPr>
            </w:pPr>
            <w:r>
              <w:rPr>
                <w:b/>
              </w:rPr>
              <w:t>[TestFailed]</w:t>
            </w:r>
          </w:p>
          <w:p w14:paraId="5314C04A" w14:textId="77777777" w:rsidR="006D12A5" w:rsidRDefault="006D12A5" w:rsidP="006D12A5">
            <w:pPr>
              <w:pStyle w:val="BodyTextSpacer"/>
            </w:pPr>
          </w:p>
          <w:p w14:paraId="6B0F65AE" w14:textId="2EFA4ACF" w:rsidR="006D12A5" w:rsidRPr="006D12A5" w:rsidRDefault="006D12A5" w:rsidP="006D12A5">
            <w:pPr>
              <w:spacing w:before="60" w:after="60" w:line="120" w:lineRule="atLeast"/>
              <w:rPr>
                <w:b/>
              </w:rPr>
            </w:pPr>
            <w:r w:rsidRPr="006D12A5">
              <w:rPr>
                <w:bCs/>
              </w:rPr>
              <w:t>See</w:t>
            </w:r>
            <w:r>
              <w:rPr>
                <w:b/>
              </w:rPr>
              <w:t xml:space="preserve"> </w:t>
            </w:r>
            <w:hyperlink w:anchor="_StandardOut_Category_Status" w:history="1">
              <w:r w:rsidRPr="006D12A5">
                <w:rPr>
                  <w:rStyle w:val="Hyperlink"/>
                  <w:bCs/>
                </w:rPr>
                <w:t>StandardOut Category Status Indicators</w:t>
              </w:r>
            </w:hyperlink>
            <w:r>
              <w:rPr>
                <w:b/>
              </w:rPr>
              <w:t xml:space="preserve"> </w:t>
            </w:r>
            <w:r w:rsidRPr="006D12A5">
              <w:rPr>
                <w:bCs/>
              </w:rPr>
              <w:t>for descriptions.</w:t>
            </w:r>
          </w:p>
        </w:tc>
      </w:tr>
      <w:tr w:rsidR="00D04D62" w14:paraId="6E56815E" w14:textId="77777777" w:rsidTr="00B80BC8">
        <w:trPr>
          <w:tblCellSpacing w:w="7" w:type="dxa"/>
        </w:trPr>
        <w:tc>
          <w:tcPr>
            <w:tcW w:w="1866" w:type="dxa"/>
          </w:tcPr>
          <w:p w14:paraId="07E86063" w14:textId="77777777" w:rsidR="00D04D62" w:rsidRDefault="00D04D62" w:rsidP="00EE61DB">
            <w:pPr>
              <w:pStyle w:val="BodyText"/>
            </w:pPr>
            <w:r w:rsidRPr="00126647">
              <w:t>Error output</w:t>
            </w:r>
            <w:r>
              <w:t xml:space="preserve"> data</w:t>
            </w:r>
          </w:p>
        </w:tc>
        <w:tc>
          <w:tcPr>
            <w:tcW w:w="2919" w:type="dxa"/>
          </w:tcPr>
          <w:p w14:paraId="78C6616C" w14:textId="77777777" w:rsidR="00D04D62" w:rsidRDefault="00D04D62" w:rsidP="00EE61DB">
            <w:pPr>
              <w:pStyle w:val="BodyText"/>
            </w:pPr>
            <w:r>
              <w:t>Holds data that you can analyze to identify the source of Test Case failures.</w:t>
            </w:r>
          </w:p>
        </w:tc>
        <w:tc>
          <w:tcPr>
            <w:tcW w:w="5020" w:type="dxa"/>
          </w:tcPr>
          <w:p w14:paraId="6D94538F" w14:textId="51B419B4" w:rsidR="00D04D62" w:rsidRDefault="00D04D62" w:rsidP="00EE61DB">
            <w:pPr>
              <w:pStyle w:val="BodyText"/>
            </w:pPr>
            <w:r>
              <w:t>Appears in</w:t>
            </w:r>
            <w:r w:rsidRPr="00126647">
              <w:t xml:space="preserve"> the</w:t>
            </w:r>
            <w:r>
              <w:t xml:space="preserve"> </w:t>
            </w:r>
            <w:hyperlink w:anchor="_ErrorStackTrace_Category_1" w:history="1">
              <w:r w:rsidRPr="0062797D">
                <w:rPr>
                  <w:rStyle w:val="Hyperlink"/>
                  <w:b/>
                </w:rPr>
                <w:t>ErrorStackTrace</w:t>
              </w:r>
            </w:hyperlink>
            <w:r>
              <w:t xml:space="preserve"> </w:t>
            </w:r>
            <w:r w:rsidRPr="00EE61DB">
              <w:t>and</w:t>
            </w:r>
            <w:r>
              <w:t xml:space="preserve"> </w:t>
            </w:r>
            <w:hyperlink w:anchor="_ErrorMessage_Category_1" w:history="1">
              <w:r w:rsidRPr="00EF536E">
                <w:rPr>
                  <w:rStyle w:val="Hyperlink"/>
                  <w:b/>
                </w:rPr>
                <w:t>ErrorMessage</w:t>
              </w:r>
            </w:hyperlink>
            <w:r>
              <w:t xml:space="preserve"> categor</w:t>
            </w:r>
            <w:r w:rsidR="00EE61DB">
              <w:t>ies</w:t>
            </w:r>
            <w:r>
              <w:t xml:space="preserve"> of results.</w:t>
            </w:r>
          </w:p>
        </w:tc>
      </w:tr>
      <w:tr w:rsidR="00D04D62" w14:paraId="3B288BDC" w14:textId="77777777" w:rsidTr="00B80BC8">
        <w:trPr>
          <w:tblCellSpacing w:w="7" w:type="dxa"/>
        </w:trPr>
        <w:tc>
          <w:tcPr>
            <w:tcW w:w="1866" w:type="dxa"/>
          </w:tcPr>
          <w:p w14:paraId="07ADED0F" w14:textId="77777777" w:rsidR="00D04D62" w:rsidRPr="00126647" w:rsidRDefault="00D04D62" w:rsidP="00EE61DB">
            <w:pPr>
              <w:pStyle w:val="BodyText"/>
            </w:pPr>
            <w:r>
              <w:t>Test case status</w:t>
            </w:r>
          </w:p>
        </w:tc>
        <w:tc>
          <w:tcPr>
            <w:tcW w:w="2919" w:type="dxa"/>
          </w:tcPr>
          <w:p w14:paraId="366C204E" w14:textId="77777777" w:rsidR="00D04D62" w:rsidRDefault="00D04D62" w:rsidP="00C05B58">
            <w:pPr>
              <w:pStyle w:val="ListParagraph"/>
              <w:numPr>
                <w:ilvl w:val="0"/>
                <w:numId w:val="90"/>
              </w:numPr>
              <w:spacing w:before="60" w:after="60" w:line="120" w:lineRule="atLeast"/>
              <w:ind w:left="342" w:hanging="270"/>
              <w:contextualSpacing/>
            </w:pPr>
            <w:r>
              <w:rPr>
                <w:b/>
                <w:noProof/>
              </w:rPr>
              <w:drawing>
                <wp:inline distT="0" distB="0" distL="0" distR="0" wp14:anchorId="6B8CA11C" wp14:editId="0D0D8E56">
                  <wp:extent cx="182880" cy="182880"/>
                  <wp:effectExtent l="0" t="0" r="762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ssed-test.png"/>
                          <pic:cNvPicPr/>
                        </pic:nvPicPr>
                        <pic:blipFill>
                          <a:blip r:embed="rId89">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r>
              <w:rPr>
                <w:b/>
              </w:rPr>
              <w:t xml:space="preserve"> </w:t>
            </w:r>
            <w:r w:rsidRPr="007E0AEC">
              <w:t>—</w:t>
            </w:r>
            <w:r>
              <w:t xml:space="preserve"> indicates the executed Test Case status as </w:t>
            </w:r>
            <w:r w:rsidRPr="00F834D7">
              <w:rPr>
                <w:b/>
              </w:rPr>
              <w:t>Passe</w:t>
            </w:r>
            <w:r>
              <w:rPr>
                <w:b/>
              </w:rPr>
              <w:t>d</w:t>
            </w:r>
            <w:r>
              <w:t>.</w:t>
            </w:r>
          </w:p>
          <w:p w14:paraId="6D203197" w14:textId="77777777" w:rsidR="00D04D62" w:rsidRDefault="00D04D62" w:rsidP="00C05B58">
            <w:pPr>
              <w:pStyle w:val="ListParagraph"/>
              <w:numPr>
                <w:ilvl w:val="0"/>
                <w:numId w:val="90"/>
              </w:numPr>
              <w:spacing w:before="60" w:after="60" w:line="120" w:lineRule="atLeast"/>
              <w:ind w:left="342" w:hanging="270"/>
              <w:contextualSpacing/>
            </w:pPr>
            <w:r>
              <w:rPr>
                <w:noProof/>
              </w:rPr>
              <w:drawing>
                <wp:inline distT="0" distB="0" distL="0" distR="0" wp14:anchorId="5C1A20BA" wp14:editId="71667534">
                  <wp:extent cx="201168" cy="219456"/>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arning-yellow.png"/>
                          <pic:cNvPicPr/>
                        </pic:nvPicPr>
                        <pic:blipFill>
                          <a:blip r:embed="rId90">
                            <a:extLst>
                              <a:ext uri="{28A0092B-C50C-407E-A947-70E740481C1C}">
                                <a14:useLocalDpi xmlns:a14="http://schemas.microsoft.com/office/drawing/2010/main" val="0"/>
                              </a:ext>
                            </a:extLst>
                          </a:blip>
                          <a:stretch>
                            <a:fillRect/>
                          </a:stretch>
                        </pic:blipFill>
                        <pic:spPr>
                          <a:xfrm>
                            <a:off x="0" y="0"/>
                            <a:ext cx="201168" cy="219456"/>
                          </a:xfrm>
                          <a:prstGeom prst="rect">
                            <a:avLst/>
                          </a:prstGeom>
                        </pic:spPr>
                      </pic:pic>
                    </a:graphicData>
                  </a:graphic>
                </wp:inline>
              </w:drawing>
            </w:r>
            <w:r>
              <w:t xml:space="preserve"> </w:t>
            </w:r>
            <w:r w:rsidRPr="007E0AEC">
              <w:t>—</w:t>
            </w:r>
            <w:r>
              <w:t xml:space="preserve"> indicates the executed Test Case status as </w:t>
            </w:r>
            <w:r w:rsidRPr="00F834D7">
              <w:rPr>
                <w:b/>
              </w:rPr>
              <w:t>Inconclusive</w:t>
            </w:r>
            <w:r>
              <w:t>.</w:t>
            </w:r>
          </w:p>
          <w:p w14:paraId="071B6538" w14:textId="77777777" w:rsidR="00D04D62" w:rsidRDefault="00D04D62" w:rsidP="00C05B58">
            <w:pPr>
              <w:pStyle w:val="ListParagraph"/>
              <w:numPr>
                <w:ilvl w:val="0"/>
                <w:numId w:val="90"/>
              </w:numPr>
              <w:spacing w:before="60" w:after="60" w:line="120" w:lineRule="atLeast"/>
              <w:ind w:left="342" w:hanging="270"/>
              <w:contextualSpacing/>
            </w:pPr>
            <w:r>
              <w:rPr>
                <w:noProof/>
              </w:rPr>
              <w:drawing>
                <wp:inline distT="0" distB="0" distL="0" distR="0" wp14:anchorId="02AB52D7" wp14:editId="0195BAD5">
                  <wp:extent cx="192024" cy="19202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ot-run-test.png"/>
                          <pic:cNvPicPr/>
                        </pic:nvPicPr>
                        <pic:blipFill>
                          <a:blip r:embed="rId91">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t xml:space="preserve"> </w:t>
            </w:r>
            <w:r w:rsidRPr="007E0AEC">
              <w:t>—</w:t>
            </w:r>
            <w:r>
              <w:t xml:space="preserve"> indicates the Test Case status is </w:t>
            </w:r>
            <w:r w:rsidRPr="003F4B98">
              <w:rPr>
                <w:b/>
                <w:bCs/>
              </w:rPr>
              <w:t>Not Run</w:t>
            </w:r>
            <w:r>
              <w:t>.</w:t>
            </w:r>
          </w:p>
          <w:p w14:paraId="4106D675" w14:textId="77777777" w:rsidR="00D04D62" w:rsidRDefault="00D04D62" w:rsidP="00C05B58">
            <w:pPr>
              <w:pStyle w:val="ListParagraph"/>
              <w:numPr>
                <w:ilvl w:val="0"/>
                <w:numId w:val="90"/>
              </w:numPr>
              <w:spacing w:before="60" w:after="60" w:line="120" w:lineRule="atLeast"/>
              <w:ind w:left="342" w:hanging="270"/>
              <w:contextualSpacing/>
            </w:pPr>
            <w:r>
              <w:rPr>
                <w:b/>
                <w:noProof/>
              </w:rPr>
              <w:drawing>
                <wp:inline distT="0" distB="0" distL="0" distR="0" wp14:anchorId="682D1DC0" wp14:editId="25DB2B35">
                  <wp:extent cx="182880" cy="182880"/>
                  <wp:effectExtent l="0" t="0" r="762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ailed-test.png"/>
                          <pic:cNvPicPr/>
                        </pic:nvPicPr>
                        <pic:blipFill>
                          <a:blip r:embed="rId92">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r>
              <w:rPr>
                <w:b/>
              </w:rPr>
              <w:t xml:space="preserve"> </w:t>
            </w:r>
            <w:r w:rsidRPr="007E0AEC">
              <w:t>—</w:t>
            </w:r>
            <w:r>
              <w:t xml:space="preserve"> indicates the executed Test Case status as </w:t>
            </w:r>
            <w:r w:rsidRPr="00F834D7">
              <w:rPr>
                <w:b/>
              </w:rPr>
              <w:t>Failed</w:t>
            </w:r>
            <w:r>
              <w:t>.</w:t>
            </w:r>
          </w:p>
        </w:tc>
        <w:tc>
          <w:tcPr>
            <w:tcW w:w="5020" w:type="dxa"/>
          </w:tcPr>
          <w:p w14:paraId="3E5E1A6D" w14:textId="0AB1AC3E" w:rsidR="00D04D62" w:rsidRDefault="00D04D62" w:rsidP="00EE61DB">
            <w:pPr>
              <w:pStyle w:val="BodyText"/>
            </w:pPr>
            <w:r>
              <w:t>These indicators appear immediately to the right of the Test Case check box after test execution, to indicate the test result status</w:t>
            </w:r>
            <w:r w:rsidR="00A84BFD">
              <w:t>; the</w:t>
            </w:r>
            <w:r>
              <w:t xml:space="preserve"> exception </w:t>
            </w:r>
            <w:r w:rsidR="00A84BFD">
              <w:t>is</w:t>
            </w:r>
            <w:r>
              <w:t xml:space="preserve"> the blue </w:t>
            </w:r>
            <w:r w:rsidRPr="00117C5F">
              <w:rPr>
                <w:b/>
                <w:bCs/>
              </w:rPr>
              <w:t>Not Run</w:t>
            </w:r>
            <w:r>
              <w:t xml:space="preserve"> status indicator</w:t>
            </w:r>
            <w:r w:rsidR="00A84BFD">
              <w:t>,</w:t>
            </w:r>
            <w:r>
              <w:t xml:space="preserve"> which appears prior to test execution</w:t>
            </w:r>
            <w:r w:rsidR="00A84BFD">
              <w:t xml:space="preserve"> </w:t>
            </w:r>
            <w:r w:rsidR="00F26066">
              <w:t>and persists this status</w:t>
            </w:r>
            <w:r w:rsidR="00A84BFD">
              <w:t xml:space="preserve"> if a Text Case </w:t>
            </w:r>
            <w:r w:rsidR="00876A5A">
              <w:t>did</w:t>
            </w:r>
            <w:r w:rsidR="00A84BFD">
              <w:t xml:space="preserve"> not run</w:t>
            </w:r>
            <w:r>
              <w:t xml:space="preserve">. </w:t>
            </w:r>
          </w:p>
        </w:tc>
      </w:tr>
    </w:tbl>
    <w:p w14:paraId="1D8A3C9C" w14:textId="38068B02" w:rsidR="00D04D62" w:rsidRDefault="00D04D62" w:rsidP="00C05B58">
      <w:pPr>
        <w:pStyle w:val="BodyText"/>
        <w:numPr>
          <w:ilvl w:val="0"/>
          <w:numId w:val="91"/>
        </w:numPr>
        <w:tabs>
          <w:tab w:val="clear" w:pos="720"/>
        </w:tabs>
        <w:ind w:left="270" w:hanging="270"/>
      </w:pPr>
      <w:r>
        <w:t xml:space="preserve">This same information is repeated as the text of a hyperlink that appears in the upper-right-hand sector of the PTM. This hyperlink opens an HTML-based display of test results. </w:t>
      </w:r>
    </w:p>
    <w:p w14:paraId="5B43DD4D" w14:textId="77777777" w:rsidR="00D04D62" w:rsidRDefault="00D04D62" w:rsidP="00403133">
      <w:pPr>
        <w:pStyle w:val="BodyTextSpacer"/>
      </w:pPr>
    </w:p>
    <w:p w14:paraId="1B98A7C0" w14:textId="77777777" w:rsidR="00F61C37" w:rsidRDefault="00D04D62" w:rsidP="00D04D62">
      <w:pPr>
        <w:pStyle w:val="BodyText"/>
      </w:pPr>
      <w:r w:rsidRPr="009C5A87">
        <w:lastRenderedPageBreak/>
        <w:t xml:space="preserve">The figure that follows </w:t>
      </w:r>
      <w:r>
        <w:t>is an example of</w:t>
      </w:r>
      <w:r w:rsidRPr="009C5A87">
        <w:t xml:space="preserve"> the </w:t>
      </w:r>
      <w:r w:rsidRPr="00626601">
        <w:rPr>
          <w:b/>
        </w:rPr>
        <w:t>Category</w:t>
      </w:r>
      <w:r>
        <w:t xml:space="preserve"> grouping for Test Cases (grouped by </w:t>
      </w:r>
      <w:r w:rsidR="004C0D4D">
        <w:t>RDP</w:t>
      </w:r>
      <w:r>
        <w:t xml:space="preserve"> operations that contain the Test Cases), and also shows the </w:t>
      </w:r>
      <w:r w:rsidRPr="009C5A87">
        <w:t xml:space="preserve">three </w:t>
      </w:r>
      <w:r>
        <w:t xml:space="preserve">results </w:t>
      </w:r>
      <w:r w:rsidRPr="009C5A87">
        <w:t>output categories</w:t>
      </w:r>
      <w:r>
        <w:t xml:space="preserve"> for test analysis in the right-hand pane of the PTM</w:t>
      </w:r>
      <w:r w:rsidRPr="009C5A87">
        <w:t>.</w:t>
      </w:r>
      <w:r w:rsidR="001A2D2D">
        <w:t xml:space="preserve"> </w:t>
      </w:r>
    </w:p>
    <w:p w14:paraId="558DA864" w14:textId="75C1C5C8" w:rsidR="00D04D62" w:rsidRPr="009C5A87" w:rsidRDefault="001A2D2D" w:rsidP="00D04D62">
      <w:pPr>
        <w:pStyle w:val="BodyText"/>
      </w:pPr>
      <w:r>
        <w:t>Note that in the</w:t>
      </w:r>
      <w:r w:rsidR="00F61C37">
        <w:t xml:space="preserve"> expanded</w:t>
      </w:r>
      <w:r>
        <w:t xml:space="preserve"> </w:t>
      </w:r>
      <w:r w:rsidR="002D14E9">
        <w:rPr>
          <w:b/>
          <w:bCs/>
        </w:rPr>
        <w:t>RDP7.1</w:t>
      </w:r>
      <w:r>
        <w:t xml:space="preserve"> test result node below, </w:t>
      </w:r>
      <w:r w:rsidRPr="00F61C37">
        <w:rPr>
          <w:b/>
          <w:bCs/>
        </w:rPr>
        <w:t>RDPEUSB</w:t>
      </w:r>
      <w:r>
        <w:t xml:space="preserve"> </w:t>
      </w:r>
      <w:r w:rsidR="00F61C37">
        <w:t xml:space="preserve">errors occurred because it is an unsupported feature, as described earlier in </w:t>
      </w:r>
      <w:r w:rsidR="002D14E9">
        <w:t>the</w:t>
      </w:r>
      <w:r>
        <w:t xml:space="preserve"> </w:t>
      </w:r>
      <w:hyperlink w:anchor="AutoDetectPage" w:history="1">
        <w:r w:rsidR="00B05FEB" w:rsidRPr="00C37091">
          <w:rPr>
            <w:rStyle w:val="Hyperlink"/>
          </w:rPr>
          <w:t>Auto detect</w:t>
        </w:r>
      </w:hyperlink>
      <w:r w:rsidR="002D14E9">
        <w:t xml:space="preserve"> portion of </w:t>
      </w:r>
      <w:hyperlink w:anchor="_StartRunning_the_Protocol" w:history="1">
        <w:r w:rsidR="002D14E9" w:rsidRPr="002D14E9">
          <w:rPr>
            <w:rStyle w:val="Hyperlink"/>
          </w:rPr>
          <w:t>Running the Protocol Test Manager</w:t>
        </w:r>
      </w:hyperlink>
      <w:r>
        <w:t xml:space="preserve">. </w:t>
      </w:r>
    </w:p>
    <w:p w14:paraId="3681E0DE" w14:textId="77777777" w:rsidR="00D04D62" w:rsidRDefault="00D04D62" w:rsidP="001A2D2D">
      <w:pPr>
        <w:pStyle w:val="NormalLineSpacing"/>
        <w:ind w:left="0"/>
      </w:pPr>
    </w:p>
    <w:p w14:paraId="4B595CFF" w14:textId="288A78D8" w:rsidR="002237B8" w:rsidRDefault="00A22403" w:rsidP="002237B8">
      <w:pPr>
        <w:pStyle w:val="BodyText"/>
        <w:keepNext/>
      </w:pPr>
      <w:r>
        <w:rPr>
          <w:noProof/>
        </w:rPr>
        <w:drawing>
          <wp:inline distT="0" distB="0" distL="0" distR="0" wp14:anchorId="634AC285" wp14:editId="73D0864B">
            <wp:extent cx="6197739" cy="4849977"/>
            <wp:effectExtent l="0" t="0" r="0" b="825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6207297" cy="4857457"/>
                    </a:xfrm>
                    <a:prstGeom prst="rect">
                      <a:avLst/>
                    </a:prstGeom>
                  </pic:spPr>
                </pic:pic>
              </a:graphicData>
            </a:graphic>
          </wp:inline>
        </w:drawing>
      </w:r>
    </w:p>
    <w:p w14:paraId="2F9C64A3" w14:textId="0784610D" w:rsidR="00D04D62" w:rsidRDefault="000125BD" w:rsidP="000125BD">
      <w:pPr>
        <w:pStyle w:val="Caption"/>
      </w:pPr>
      <w:bookmarkStart w:id="840" w:name="_Toc67405475"/>
      <w:r>
        <w:t xml:space="preserve">Figure </w:t>
      </w:r>
      <w:r>
        <w:fldChar w:fldCharType="begin"/>
      </w:r>
      <w:r>
        <w:instrText xml:space="preserve"> SEQ Figure \* ARABIC </w:instrText>
      </w:r>
      <w:r>
        <w:fldChar w:fldCharType="separate"/>
      </w:r>
      <w:r w:rsidR="00B777D0">
        <w:rPr>
          <w:noProof/>
        </w:rPr>
        <w:t>19</w:t>
      </w:r>
      <w:r>
        <w:fldChar w:fldCharType="end"/>
      </w:r>
      <w:r w:rsidR="002237B8">
        <w:t xml:space="preserve">.  </w:t>
      </w:r>
      <w:r w:rsidR="002237B8" w:rsidRPr="00D04D62">
        <w:t xml:space="preserve">Protocol Test </w:t>
      </w:r>
      <w:del w:id="841" w:author="Harley Zhang" w:date="2021-03-11T10:10:00Z">
        <w:r w:rsidR="002237B8" w:rsidRPr="00D04D62" w:rsidDel="00F36173">
          <w:delText>Manager :</w:delText>
        </w:r>
      </w:del>
      <w:ins w:id="842" w:author="Harley Zhang" w:date="2021-03-11T10:10:00Z">
        <w:r w:rsidR="00F36173" w:rsidRPr="00D04D62">
          <w:t>Manager:</w:t>
        </w:r>
      </w:ins>
      <w:r w:rsidR="002237B8" w:rsidRPr="00D04D62">
        <w:t xml:space="preserve"> </w:t>
      </w:r>
      <w:r w:rsidR="002237B8">
        <w:t>RDP</w:t>
      </w:r>
      <w:r w:rsidR="002237B8" w:rsidRPr="00D04D62">
        <w:t xml:space="preserve"> </w:t>
      </w:r>
      <w:r w:rsidR="002237B8">
        <w:t>Category grouping</w:t>
      </w:r>
      <w:r w:rsidR="002237B8" w:rsidRPr="00D04D62">
        <w:t xml:space="preserve"> | </w:t>
      </w:r>
      <w:r w:rsidR="002237B8">
        <w:t xml:space="preserve">Expanded </w:t>
      </w:r>
      <w:r w:rsidR="002237B8" w:rsidRPr="00D04D62">
        <w:t>Error</w:t>
      </w:r>
      <w:r w:rsidR="002237B8">
        <w:t xml:space="preserve">Message </w:t>
      </w:r>
      <w:r w:rsidR="002237B8" w:rsidRPr="00D04D62">
        <w:t>result</w:t>
      </w:r>
      <w:bookmarkEnd w:id="840"/>
    </w:p>
    <w:p w14:paraId="4D599F85" w14:textId="77777777" w:rsidR="00D04D62" w:rsidRPr="00E56E91" w:rsidRDefault="00D04D62" w:rsidP="00E56E91">
      <w:pPr>
        <w:pStyle w:val="Heading4"/>
      </w:pPr>
      <w:bookmarkStart w:id="843" w:name="_StandardOut_Category_Status"/>
      <w:bookmarkStart w:id="844" w:name="_Toc67405041"/>
      <w:bookmarkEnd w:id="843"/>
      <w:r w:rsidRPr="00E56E91">
        <w:t>StandardOut Category Status Indicators</w:t>
      </w:r>
      <w:bookmarkEnd w:id="844"/>
    </w:p>
    <w:p w14:paraId="02498FE1" w14:textId="74E2FEF4" w:rsidR="00D04D62" w:rsidRDefault="00D04D62" w:rsidP="00D04D62">
      <w:pPr>
        <w:pStyle w:val="BodyText"/>
      </w:pPr>
      <w:r>
        <w:t>Some of the</w:t>
      </w:r>
      <w:r w:rsidRPr="004F6438">
        <w:t xml:space="preserve"> </w:t>
      </w:r>
      <w:r>
        <w:t xml:space="preserve">low-level </w:t>
      </w:r>
      <w:r w:rsidRPr="004F6438">
        <w:t xml:space="preserve">indicators </w:t>
      </w:r>
      <w:r>
        <w:t xml:space="preserve">of the </w:t>
      </w:r>
      <w:r w:rsidRPr="009C5A87">
        <w:rPr>
          <w:b/>
        </w:rPr>
        <w:t>StandardOut</w:t>
      </w:r>
      <w:r>
        <w:t xml:space="preserve"> category </w:t>
      </w:r>
      <w:r w:rsidRPr="004F6438">
        <w:t xml:space="preserve">that are directly associated with </w:t>
      </w:r>
      <w:r>
        <w:t>the</w:t>
      </w:r>
      <w:r w:rsidRPr="004F6438">
        <w:t xml:space="preserve"> incremental step-</w:t>
      </w:r>
      <w:r>
        <w:t xml:space="preserve">by-step record of how the tests were conducted, along with interim results, are described as </w:t>
      </w:r>
      <w:r w:rsidR="00F60001">
        <w:t xml:space="preserve">below. Note that the </w:t>
      </w:r>
      <w:r w:rsidR="00F60001">
        <w:rPr>
          <w:b/>
        </w:rPr>
        <w:t>[</w:t>
      </w:r>
      <w:r w:rsidR="00F60001" w:rsidRPr="004F6438">
        <w:rPr>
          <w:b/>
        </w:rPr>
        <w:t>CheckSucceeded</w:t>
      </w:r>
      <w:r w:rsidR="00F60001">
        <w:rPr>
          <w:b/>
        </w:rPr>
        <w:t>]</w:t>
      </w:r>
      <w:r w:rsidR="00F60001" w:rsidRPr="00F60001">
        <w:rPr>
          <w:bCs/>
        </w:rPr>
        <w:t>,</w:t>
      </w:r>
      <w:r w:rsidR="00365D3F">
        <w:t xml:space="preserve"> </w:t>
      </w:r>
      <w:r w:rsidR="00F60001">
        <w:rPr>
          <w:b/>
        </w:rPr>
        <w:t>[Comment]</w:t>
      </w:r>
      <w:r w:rsidR="00F60001" w:rsidRPr="00F60001">
        <w:rPr>
          <w:bCs/>
        </w:rPr>
        <w:t xml:space="preserve">, and </w:t>
      </w:r>
      <w:r w:rsidR="00F60001">
        <w:rPr>
          <w:b/>
        </w:rPr>
        <w:t>[</w:t>
      </w:r>
      <w:r w:rsidR="00F60001" w:rsidRPr="004F6438">
        <w:rPr>
          <w:b/>
        </w:rPr>
        <w:t>Debug</w:t>
      </w:r>
      <w:r w:rsidR="00F60001">
        <w:rPr>
          <w:b/>
        </w:rPr>
        <w:t>]</w:t>
      </w:r>
      <w:r w:rsidR="00F60001" w:rsidRPr="00F60001">
        <w:rPr>
          <w:bCs/>
        </w:rPr>
        <w:t xml:space="preserve"> info</w:t>
      </w:r>
      <w:r w:rsidR="00F60001">
        <w:rPr>
          <w:bCs/>
        </w:rPr>
        <w:t>rmation</w:t>
      </w:r>
      <w:r w:rsidR="00F60001" w:rsidRPr="00F60001">
        <w:rPr>
          <w:bCs/>
        </w:rPr>
        <w:t xml:space="preserve"> tags </w:t>
      </w:r>
      <w:r w:rsidR="00365D3F">
        <w:t xml:space="preserve">are </w:t>
      </w:r>
      <w:r w:rsidR="00F35548">
        <w:t xml:space="preserve">shown in the figure </w:t>
      </w:r>
      <w:r w:rsidR="00F60001">
        <w:t>that follows.</w:t>
      </w:r>
    </w:p>
    <w:p w14:paraId="5B21670E" w14:textId="77777777" w:rsidR="00D04D62" w:rsidRDefault="00D04D62" w:rsidP="00403133">
      <w:pPr>
        <w:pStyle w:val="BodyTextSpacer"/>
      </w:pPr>
    </w:p>
    <w:p w14:paraId="2B7B6665" w14:textId="77777777" w:rsidR="00D04D62" w:rsidRDefault="00D04D62" w:rsidP="00D04D62">
      <w:pPr>
        <w:pStyle w:val="BodyText"/>
      </w:pPr>
      <w:r>
        <w:rPr>
          <w:b/>
        </w:rPr>
        <w:t>[</w:t>
      </w:r>
      <w:r w:rsidRPr="001564A8">
        <w:rPr>
          <w:b/>
        </w:rPr>
        <w:t>Test</w:t>
      </w:r>
      <w:r>
        <w:rPr>
          <w:b/>
        </w:rPr>
        <w:t xml:space="preserve">Step] </w:t>
      </w:r>
      <w:r w:rsidRPr="007E0AEC">
        <w:t>—</w:t>
      </w:r>
      <w:r>
        <w:t xml:space="preserve"> highlighted in </w:t>
      </w:r>
      <w:r w:rsidRPr="001D570C">
        <w:rPr>
          <w:b/>
          <w:highlight w:val="cyan"/>
        </w:rPr>
        <w:t>Blue</w:t>
      </w:r>
      <w:r>
        <w:t>.  Describes the details of a particular step in a Test Case.</w:t>
      </w:r>
    </w:p>
    <w:p w14:paraId="38140729" w14:textId="77777777" w:rsidR="00D04D62" w:rsidRPr="002D4ADD" w:rsidRDefault="00D04D62" w:rsidP="00D04D62">
      <w:pPr>
        <w:pStyle w:val="BodyText"/>
        <w:rPr>
          <w:b/>
        </w:rPr>
      </w:pPr>
      <w:r>
        <w:rPr>
          <w:b/>
        </w:rPr>
        <w:t>[</w:t>
      </w:r>
      <w:r w:rsidRPr="004F6438">
        <w:rPr>
          <w:b/>
        </w:rPr>
        <w:t>Debug</w:t>
      </w:r>
      <w:r>
        <w:rPr>
          <w:b/>
        </w:rPr>
        <w:t xml:space="preserve">] </w:t>
      </w:r>
      <w:r w:rsidRPr="007E0AEC">
        <w:t>—</w:t>
      </w:r>
      <w:r>
        <w:t xml:space="preserve"> </w:t>
      </w:r>
      <w:r w:rsidRPr="004F6438">
        <w:t>no highlighting, plain text</w:t>
      </w:r>
      <w:r>
        <w:t xml:space="preserve">. Describes actions that were taken during a portion of a Test Case, such as connecting to a server over TCP, as part of the </w:t>
      </w:r>
      <w:r w:rsidRPr="003C202E">
        <w:rPr>
          <w:b/>
        </w:rPr>
        <w:t>[TestStep]</w:t>
      </w:r>
      <w:r>
        <w:t xml:space="preserve"> in which it exists.</w:t>
      </w:r>
    </w:p>
    <w:p w14:paraId="73637AE5" w14:textId="2AD47619" w:rsidR="00D04D62" w:rsidRPr="004F6438" w:rsidRDefault="00D04D62" w:rsidP="00D04D62">
      <w:pPr>
        <w:pStyle w:val="BodyText"/>
        <w:rPr>
          <w:b/>
        </w:rPr>
      </w:pPr>
      <w:r>
        <w:rPr>
          <w:b/>
        </w:rPr>
        <w:lastRenderedPageBreak/>
        <w:t xml:space="preserve">[Checkpoint] </w:t>
      </w:r>
      <w:r w:rsidRPr="007E0AEC">
        <w:t>—</w:t>
      </w:r>
      <w:r>
        <w:t xml:space="preserve"> </w:t>
      </w:r>
      <w:r w:rsidRPr="004F6438">
        <w:t>no highlighting, plain text</w:t>
      </w:r>
      <w:r>
        <w:t xml:space="preserve">. Provides values at key points during a test that can </w:t>
      </w:r>
      <w:r w:rsidR="00A007DC">
        <w:t>elicit</w:t>
      </w:r>
      <w:r>
        <w:t xml:space="preserve"> insights into the causes of an imminent failure. Can also include pointers to protocol specification sections that define acceptable </w:t>
      </w:r>
      <w:r w:rsidR="0000050E">
        <w:t xml:space="preserve">data </w:t>
      </w:r>
      <w:r>
        <w:t>type</w:t>
      </w:r>
      <w:r w:rsidR="00C77B4C">
        <w:t xml:space="preserve"> values</w:t>
      </w:r>
      <w:r>
        <w:t xml:space="preserve"> and ranges, to assist in troubleshooting.</w:t>
      </w:r>
    </w:p>
    <w:p w14:paraId="4A6E9C93" w14:textId="77777777" w:rsidR="00D04D62" w:rsidRPr="00731637" w:rsidRDefault="00D04D62" w:rsidP="00D04D62">
      <w:pPr>
        <w:pStyle w:val="BodyText"/>
        <w:rPr>
          <w:b/>
        </w:rPr>
      </w:pPr>
      <w:r>
        <w:rPr>
          <w:b/>
        </w:rPr>
        <w:t>[</w:t>
      </w:r>
      <w:r w:rsidRPr="004F6438">
        <w:rPr>
          <w:b/>
        </w:rPr>
        <w:t>CheckSucceeded</w:t>
      </w:r>
      <w:r>
        <w:rPr>
          <w:b/>
        </w:rPr>
        <w:t xml:space="preserve">] </w:t>
      </w:r>
      <w:r w:rsidRPr="007E0AEC">
        <w:t>—</w:t>
      </w:r>
      <w:r>
        <w:t xml:space="preserve"> </w:t>
      </w:r>
      <w:r w:rsidRPr="004F6438">
        <w:t xml:space="preserve">highlighted in </w:t>
      </w:r>
      <w:r w:rsidRPr="001D570C">
        <w:rPr>
          <w:b/>
          <w:highlight w:val="green"/>
        </w:rPr>
        <w:t>Green</w:t>
      </w:r>
      <w:r w:rsidRPr="004F6438">
        <w:t>.</w:t>
      </w:r>
      <w:r>
        <w:t xml:space="preserve"> Indicates that the actions taken at a particular check point of a </w:t>
      </w:r>
      <w:r w:rsidRPr="005E44DA">
        <w:rPr>
          <w:b/>
        </w:rPr>
        <w:t>[TestStep]</w:t>
      </w:r>
      <w:r>
        <w:t xml:space="preserve"> were successful.</w:t>
      </w:r>
    </w:p>
    <w:p w14:paraId="10799723" w14:textId="77777777" w:rsidR="00D04D62" w:rsidRPr="00B039AE" w:rsidRDefault="00D04D62" w:rsidP="00D04D62">
      <w:pPr>
        <w:pStyle w:val="BodyText"/>
        <w:rPr>
          <w:b/>
        </w:rPr>
      </w:pPr>
      <w:r>
        <w:rPr>
          <w:b/>
        </w:rPr>
        <w:t xml:space="preserve">[CheckFailed] </w:t>
      </w:r>
      <w:r w:rsidRPr="007E0AEC">
        <w:t>—</w:t>
      </w:r>
      <w:r>
        <w:t xml:space="preserve"> </w:t>
      </w:r>
      <w:r w:rsidRPr="004F6438">
        <w:t>highlig</w:t>
      </w:r>
      <w:r>
        <w:t>h</w:t>
      </w:r>
      <w:r w:rsidRPr="004F6438">
        <w:t xml:space="preserve">ted in </w:t>
      </w:r>
      <w:r w:rsidRPr="001D570C">
        <w:rPr>
          <w:b/>
          <w:highlight w:val="red"/>
        </w:rPr>
        <w:t>Red</w:t>
      </w:r>
      <w:r w:rsidRPr="004F6438">
        <w:t>.</w:t>
      </w:r>
      <w:r>
        <w:t xml:space="preserve"> Indicates that the actions taken at a particular check point were unsuccessful.</w:t>
      </w:r>
    </w:p>
    <w:p w14:paraId="23A7C420" w14:textId="77777777" w:rsidR="00D04D62" w:rsidRPr="00731637" w:rsidRDefault="00D04D62" w:rsidP="00D04D62">
      <w:pPr>
        <w:pStyle w:val="BodyText"/>
        <w:rPr>
          <w:b/>
        </w:rPr>
      </w:pPr>
      <w:r>
        <w:rPr>
          <w:b/>
        </w:rPr>
        <w:t xml:space="preserve">[TestPassed] </w:t>
      </w:r>
      <w:r w:rsidRPr="007E0AEC">
        <w:t>—</w:t>
      </w:r>
      <w:r>
        <w:t xml:space="preserve"> </w:t>
      </w:r>
      <w:r w:rsidRPr="004F6438">
        <w:t xml:space="preserve">highlighted in </w:t>
      </w:r>
      <w:r w:rsidRPr="001D570C">
        <w:rPr>
          <w:b/>
          <w:highlight w:val="green"/>
        </w:rPr>
        <w:t>Green</w:t>
      </w:r>
      <w:r w:rsidRPr="004F6438">
        <w:t>.</w:t>
      </w:r>
      <w:r>
        <w:t xml:space="preserve"> Indicates that the Test Case passed.</w:t>
      </w:r>
    </w:p>
    <w:p w14:paraId="761BD21E" w14:textId="77777777" w:rsidR="00D04D62" w:rsidRPr="000B6EED" w:rsidRDefault="00D04D62" w:rsidP="00D04D62">
      <w:pPr>
        <w:pStyle w:val="BodyText"/>
        <w:rPr>
          <w:b/>
        </w:rPr>
      </w:pPr>
      <w:r>
        <w:rPr>
          <w:b/>
        </w:rPr>
        <w:t xml:space="preserve">[TestFailed] </w:t>
      </w:r>
      <w:r w:rsidRPr="007E0AEC">
        <w:t>—</w:t>
      </w:r>
      <w:r>
        <w:t xml:space="preserve"> </w:t>
      </w:r>
      <w:r w:rsidRPr="004F6438">
        <w:t>highlig</w:t>
      </w:r>
      <w:r>
        <w:t>h</w:t>
      </w:r>
      <w:r w:rsidRPr="004F6438">
        <w:t xml:space="preserve">ted in </w:t>
      </w:r>
      <w:r w:rsidRPr="001D570C">
        <w:rPr>
          <w:b/>
          <w:highlight w:val="red"/>
        </w:rPr>
        <w:t>Red</w:t>
      </w:r>
      <w:r w:rsidRPr="004F6438">
        <w:t>.</w:t>
      </w:r>
      <w:r>
        <w:t xml:space="preserve"> Indicates that the Test Case failed.</w:t>
      </w:r>
    </w:p>
    <w:p w14:paraId="7D139D05" w14:textId="0139DFA3" w:rsidR="00D04D62" w:rsidRDefault="00D04D62" w:rsidP="00E71C20">
      <w:pPr>
        <w:pStyle w:val="BodyText"/>
      </w:pPr>
      <w:r>
        <w:rPr>
          <w:b/>
        </w:rPr>
        <w:t xml:space="preserve">[Comment] </w:t>
      </w:r>
      <w:r w:rsidRPr="007E0AEC">
        <w:t>—</w:t>
      </w:r>
      <w:r>
        <w:t xml:space="preserve"> </w:t>
      </w:r>
      <w:r w:rsidRPr="004F6438">
        <w:t>no highlighting, plain text</w:t>
      </w:r>
      <w:r>
        <w:t>. Provides other information such as brief descriptions of  Test Case actions, states, values, and so on.</w:t>
      </w:r>
    </w:p>
    <w:p w14:paraId="15ECF9B1" w14:textId="77777777" w:rsidR="00365D3F" w:rsidRDefault="00365D3F" w:rsidP="006D7D8C">
      <w:pPr>
        <w:pStyle w:val="BodyTextSpacer"/>
      </w:pPr>
    </w:p>
    <w:p w14:paraId="2A3F7BBD" w14:textId="19761246" w:rsidR="00365D3F" w:rsidRDefault="008335E1" w:rsidP="00365D3F">
      <w:pPr>
        <w:pStyle w:val="MoreInfo"/>
      </w:pPr>
      <w:r w:rsidRPr="00AB127A">
        <w:rPr>
          <w:noProof/>
          <w:color w:val="0366D6"/>
        </w:rPr>
        <w:drawing>
          <wp:inline distT="0" distB="0" distL="0" distR="0" wp14:anchorId="61A7BD4D" wp14:editId="7B1623D0">
            <wp:extent cx="311391" cy="207594"/>
            <wp:effectExtent l="0" t="0" r="0" b="2540"/>
            <wp:docPr id="113" name="Picture 113">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365D3F">
        <w:t>Note</w:t>
      </w:r>
    </w:p>
    <w:p w14:paraId="607AC458" w14:textId="23B73AFC" w:rsidR="00365D3F" w:rsidRPr="004974F0" w:rsidRDefault="00365D3F" w:rsidP="00365D3F">
      <w:pPr>
        <w:pStyle w:val="MoreInfoText"/>
      </w:pPr>
      <w:r w:rsidRPr="004974F0">
        <w:t xml:space="preserve">Most of </w:t>
      </w:r>
      <w:r>
        <w:t>the above</w:t>
      </w:r>
      <w:r w:rsidRPr="004974F0">
        <w:t xml:space="preserve"> information tags</w:t>
      </w:r>
      <w:r>
        <w:t xml:space="preserve"> are also returned from the </w:t>
      </w:r>
      <w:r w:rsidRPr="001000E3">
        <w:rPr>
          <w:b/>
          <w:bCs w:val="0"/>
        </w:rPr>
        <w:t>Protocol-Test-Suite</w:t>
      </w:r>
      <w:r>
        <w:t xml:space="preserve"> message provider that you can use to detect </w:t>
      </w:r>
      <w:r w:rsidR="001528F1">
        <w:t xml:space="preserve">local </w:t>
      </w:r>
      <w:r>
        <w:t xml:space="preserve">RDP messages in a Message Analyzer trace session, as described in </w:t>
      </w:r>
      <w:hyperlink w:anchor="_Capturinge_RDP_Traffic" w:history="1">
        <w:r w:rsidRPr="001000E3">
          <w:rPr>
            <w:rStyle w:val="Hyperlink"/>
          </w:rPr>
          <w:t>Capturing RDP Traffic with Message Analyzer</w:t>
        </w:r>
      </w:hyperlink>
      <w:bookmarkStart w:id="845" w:name="_ErrorStackTrace_Category"/>
      <w:bookmarkStart w:id="846" w:name="_ErrorMessage_Category"/>
      <w:bookmarkStart w:id="847" w:name="_Configure_the_Test_2"/>
      <w:bookmarkStart w:id="848" w:name="_Manually_Configuring_Test"/>
      <w:bookmarkStart w:id="849" w:name="_Working_with_a"/>
      <w:bookmarkEnd w:id="845"/>
      <w:bookmarkEnd w:id="846"/>
      <w:bookmarkEnd w:id="847"/>
      <w:bookmarkEnd w:id="848"/>
      <w:bookmarkEnd w:id="849"/>
      <w:r>
        <w:t>.</w:t>
      </w:r>
    </w:p>
    <w:p w14:paraId="3AE23DCA" w14:textId="77777777" w:rsidR="00365D3F" w:rsidRDefault="00365D3F" w:rsidP="00365D3F">
      <w:pPr>
        <w:pStyle w:val="BodyTextSpacer"/>
      </w:pPr>
    </w:p>
    <w:p w14:paraId="56448FA8" w14:textId="4C821737" w:rsidR="00F35548" w:rsidRDefault="00176562" w:rsidP="00E71C20">
      <w:pPr>
        <w:pStyle w:val="BodyText"/>
      </w:pPr>
      <w:r>
        <w:t xml:space="preserve">The figure that follows shows the </w:t>
      </w:r>
      <w:r w:rsidRPr="00607089">
        <w:rPr>
          <w:b/>
          <w:bCs/>
        </w:rPr>
        <w:t>BVT</w:t>
      </w:r>
      <w:r>
        <w:t xml:space="preserve"> category of tests and the expanded </w:t>
      </w:r>
      <w:r w:rsidRPr="00DD74CA">
        <w:rPr>
          <w:b/>
          <w:bCs/>
        </w:rPr>
        <w:t>StandardOut</w:t>
      </w:r>
      <w:r>
        <w:t xml:space="preserve"> node with several of the above information tags displayed.</w:t>
      </w:r>
      <w:r w:rsidR="00607089">
        <w:t xml:space="preserve"> In the case of the selected </w:t>
      </w:r>
      <w:r w:rsidR="00607089" w:rsidRPr="00DD74CA">
        <w:rPr>
          <w:b/>
          <w:bCs/>
        </w:rPr>
        <w:t>BVT_AutoReconnect_PositiveTest</w:t>
      </w:r>
      <w:r w:rsidR="00FE2DE1">
        <w:t xml:space="preserve"> in the figure,</w:t>
      </w:r>
      <w:r w:rsidR="00607089">
        <w:t xml:space="preserve"> the </w:t>
      </w:r>
      <w:r w:rsidR="00607089" w:rsidRPr="00DD74CA">
        <w:rPr>
          <w:b/>
          <w:bCs/>
        </w:rPr>
        <w:t>[CheckSucceeded]</w:t>
      </w:r>
      <w:r w:rsidR="00607089">
        <w:t xml:space="preserve"> tag verifies that the </w:t>
      </w:r>
      <w:r w:rsidR="00607089" w:rsidRPr="00131800">
        <w:rPr>
          <w:b/>
          <w:bCs/>
        </w:rPr>
        <w:t>SUT</w:t>
      </w:r>
      <w:r w:rsidR="00607089">
        <w:t xml:space="preserve"> should support the </w:t>
      </w:r>
      <w:r w:rsidR="00607089" w:rsidRPr="00DD74CA">
        <w:rPr>
          <w:b/>
          <w:bCs/>
        </w:rPr>
        <w:t>Auto-Reconnect</w:t>
      </w:r>
      <w:r w:rsidR="00607089">
        <w:t xml:space="preserve"> feature.</w:t>
      </w:r>
    </w:p>
    <w:p w14:paraId="2602006E" w14:textId="30C29263" w:rsidR="00F35548" w:rsidRDefault="00A56848" w:rsidP="00E71C20">
      <w:pPr>
        <w:pStyle w:val="BodyText"/>
      </w:pPr>
      <w:r>
        <w:rPr>
          <w:noProof/>
        </w:rPr>
        <w:lastRenderedPageBreak/>
        <w:drawing>
          <wp:inline distT="0" distB="0" distL="0" distR="0" wp14:anchorId="33769B89" wp14:editId="095BAA84">
            <wp:extent cx="6400800" cy="5143500"/>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6400800" cy="5143500"/>
                    </a:xfrm>
                    <a:prstGeom prst="rect">
                      <a:avLst/>
                    </a:prstGeom>
                  </pic:spPr>
                </pic:pic>
              </a:graphicData>
            </a:graphic>
          </wp:inline>
        </w:drawing>
      </w:r>
    </w:p>
    <w:p w14:paraId="4B9A7ADD" w14:textId="0BA987FD" w:rsidR="002237B8" w:rsidRDefault="00D73F23" w:rsidP="00D73F23">
      <w:pPr>
        <w:pStyle w:val="Caption"/>
      </w:pPr>
      <w:bookmarkStart w:id="850" w:name="_Toc67405476"/>
      <w:r>
        <w:t xml:space="preserve">Figure </w:t>
      </w:r>
      <w:r>
        <w:fldChar w:fldCharType="begin"/>
      </w:r>
      <w:r>
        <w:instrText xml:space="preserve"> SEQ Figure \* ARABIC </w:instrText>
      </w:r>
      <w:r>
        <w:fldChar w:fldCharType="separate"/>
      </w:r>
      <w:r w:rsidR="00B777D0">
        <w:rPr>
          <w:noProof/>
        </w:rPr>
        <w:t>20</w:t>
      </w:r>
      <w:r>
        <w:fldChar w:fldCharType="end"/>
      </w:r>
      <w:r w:rsidR="002237B8">
        <w:t xml:space="preserve">.  </w:t>
      </w:r>
      <w:r w:rsidR="002237B8" w:rsidRPr="00D04D62">
        <w:t xml:space="preserve">Protocol Test </w:t>
      </w:r>
      <w:del w:id="851" w:author="Harley Zhang" w:date="2021-03-11T10:11:00Z">
        <w:r w:rsidR="002237B8" w:rsidRPr="00D04D62" w:rsidDel="00D3317D">
          <w:delText>Manager :</w:delText>
        </w:r>
      </w:del>
      <w:ins w:id="852" w:author="Harley Zhang" w:date="2021-03-11T10:11:00Z">
        <w:r w:rsidR="00D3317D" w:rsidRPr="00D04D62">
          <w:t>Manager:</w:t>
        </w:r>
      </w:ins>
      <w:r w:rsidR="002237B8" w:rsidRPr="00D04D62">
        <w:t xml:space="preserve"> </w:t>
      </w:r>
      <w:r w:rsidR="002237B8">
        <w:t>RDP</w:t>
      </w:r>
      <w:r w:rsidR="002237B8" w:rsidRPr="00D04D62">
        <w:t xml:space="preserve"> </w:t>
      </w:r>
      <w:r w:rsidR="002237B8">
        <w:t xml:space="preserve">BVT </w:t>
      </w:r>
      <w:r w:rsidR="002237B8" w:rsidRPr="00D04D62">
        <w:t>test categor</w:t>
      </w:r>
      <w:r w:rsidR="002237B8">
        <w:t>y</w:t>
      </w:r>
      <w:r w:rsidR="002237B8" w:rsidRPr="00D04D62">
        <w:t xml:space="preserve"> | </w:t>
      </w:r>
      <w:r w:rsidR="002237B8">
        <w:t>StandardOut node</w:t>
      </w:r>
      <w:bookmarkEnd w:id="850"/>
    </w:p>
    <w:p w14:paraId="6AF45315" w14:textId="77777777" w:rsidR="00FE2DE1" w:rsidRPr="00FE2DE1" w:rsidRDefault="00FE2DE1" w:rsidP="00FE2DE1">
      <w:pPr>
        <w:pStyle w:val="BodyTextSpacer"/>
      </w:pPr>
    </w:p>
    <w:p w14:paraId="5AF12056" w14:textId="2CB6AFB7" w:rsidR="00FE2DE1" w:rsidRPr="00FE2DE1" w:rsidRDefault="008335E1" w:rsidP="00FE2DE1">
      <w:pPr>
        <w:pStyle w:val="MoreInfo"/>
      </w:pPr>
      <w:r w:rsidRPr="00AB127A">
        <w:rPr>
          <w:noProof/>
          <w:color w:val="0366D6"/>
        </w:rPr>
        <w:drawing>
          <wp:inline distT="0" distB="0" distL="0" distR="0" wp14:anchorId="777FC95B" wp14:editId="7C5CAC01">
            <wp:extent cx="311391" cy="207594"/>
            <wp:effectExtent l="0" t="0" r="0" b="2540"/>
            <wp:docPr id="114" name="Picture 114">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FE2DE1" w:rsidRPr="00FE2DE1">
        <w:t xml:space="preserve">Note </w:t>
      </w:r>
    </w:p>
    <w:p w14:paraId="062C2E53" w14:textId="0C06DCE9" w:rsidR="00FE2DE1" w:rsidRPr="00FE2DE1" w:rsidRDefault="00FE2DE1" w:rsidP="00FE2DE1">
      <w:pPr>
        <w:pStyle w:val="MoreInfoText"/>
      </w:pPr>
      <w:r>
        <w:t xml:space="preserve">You can display Test Cases that meet specified search criteria by typing a search term in the </w:t>
      </w:r>
      <w:r>
        <w:rPr>
          <w:b/>
        </w:rPr>
        <w:t>Find</w:t>
      </w:r>
      <w:r>
        <w:t xml:space="preserve"> text box and </w:t>
      </w:r>
      <w:r w:rsidR="00EC7764">
        <w:t>pressing</w:t>
      </w:r>
      <w:r>
        <w:t xml:space="preserve"> the </w:t>
      </w:r>
      <w:r w:rsidRPr="00FE2DE1">
        <w:rPr>
          <w:b/>
        </w:rPr>
        <w:t>Enter</w:t>
      </w:r>
      <w:r>
        <w:t xml:space="preserve"> key on your keyboard.</w:t>
      </w:r>
    </w:p>
    <w:p w14:paraId="462A573C" w14:textId="77777777" w:rsidR="00F24629" w:rsidRPr="00F24629" w:rsidRDefault="00F24629" w:rsidP="00F24629">
      <w:pPr>
        <w:pStyle w:val="BodyTextSpacer"/>
      </w:pPr>
    </w:p>
    <w:p w14:paraId="3AE67858" w14:textId="3779C7CC" w:rsidR="00816878" w:rsidRDefault="0018715D" w:rsidP="00564D37">
      <w:pPr>
        <w:pStyle w:val="BodyText"/>
      </w:pPr>
      <w:r w:rsidRPr="0018715D">
        <w:rPr>
          <w:b/>
          <w:bCs/>
          <w:sz w:val="24"/>
          <w:szCs w:val="24"/>
        </w:rPr>
        <w:t>Test Results in HTML Format</w:t>
      </w:r>
      <w:r>
        <w:t xml:space="preserve">   </w:t>
      </w:r>
      <w:r w:rsidR="00816878">
        <w:t>If you click the link in the upper-right sector of the PTM UI</w:t>
      </w:r>
      <w:r w:rsidR="00F610D2">
        <w:t xml:space="preserve">, an HTML-based display of test results appears with various options for reviewing the results, as shown in the </w:t>
      </w:r>
      <w:r w:rsidR="005D1ADE">
        <w:t xml:space="preserve">next </w:t>
      </w:r>
      <w:r w:rsidR="00F610D2">
        <w:t>figure.</w:t>
      </w:r>
    </w:p>
    <w:p w14:paraId="5E2AF301" w14:textId="3A0932B2" w:rsidR="00F610D2" w:rsidRDefault="009E7F16" w:rsidP="00F24629">
      <w:pPr>
        <w:pStyle w:val="BodyText"/>
      </w:pPr>
      <w:r>
        <w:t xml:space="preserve">In the </w:t>
      </w:r>
      <w:r w:rsidRPr="009E7F16">
        <w:rPr>
          <w:b/>
          <w:bCs/>
        </w:rPr>
        <w:t>Case List</w:t>
      </w:r>
      <w:r>
        <w:t xml:space="preserve"> pane of the HTML display</w:t>
      </w:r>
      <w:r w:rsidR="00DD74CA">
        <w:t xml:space="preserve"> in the figure</w:t>
      </w:r>
      <w:r>
        <w:t>, you have the following options for grouping the Test Cases to expose different analysis perspectives of the data, as follows:</w:t>
      </w:r>
    </w:p>
    <w:p w14:paraId="71DE3B3D" w14:textId="5C3F6CCA" w:rsidR="009E7F16" w:rsidRDefault="009E7F16" w:rsidP="00C05B58">
      <w:pPr>
        <w:pStyle w:val="BodyText"/>
        <w:numPr>
          <w:ilvl w:val="0"/>
          <w:numId w:val="93"/>
        </w:numPr>
      </w:pPr>
      <w:r w:rsidRPr="00007008">
        <w:rPr>
          <w:b/>
          <w:bCs/>
        </w:rPr>
        <w:t>None</w:t>
      </w:r>
      <w:r>
        <w:t xml:space="preserve"> — provides a flat list of Test Cases </w:t>
      </w:r>
      <w:r w:rsidR="00007008">
        <w:t xml:space="preserve">that are listed in ascending sorted order. </w:t>
      </w:r>
    </w:p>
    <w:p w14:paraId="6783339C" w14:textId="65466982" w:rsidR="009E7F16" w:rsidRDefault="009E7F16" w:rsidP="00C05B58">
      <w:pPr>
        <w:pStyle w:val="BodyText"/>
        <w:numPr>
          <w:ilvl w:val="0"/>
          <w:numId w:val="93"/>
        </w:numPr>
      </w:pPr>
      <w:r w:rsidRPr="00007008">
        <w:rPr>
          <w:b/>
          <w:bCs/>
        </w:rPr>
        <w:t>Test Results</w:t>
      </w:r>
      <w:r w:rsidR="00007008">
        <w:t xml:space="preserve"> — groups the Test Case results in </w:t>
      </w:r>
      <w:r w:rsidR="00007008" w:rsidRPr="00007008">
        <w:rPr>
          <w:b/>
          <w:bCs/>
        </w:rPr>
        <w:t>Failed</w:t>
      </w:r>
      <w:r w:rsidR="00007008">
        <w:t xml:space="preserve">, </w:t>
      </w:r>
      <w:r w:rsidR="00007008" w:rsidRPr="00007008">
        <w:rPr>
          <w:b/>
          <w:bCs/>
        </w:rPr>
        <w:t>Inconclusive</w:t>
      </w:r>
      <w:r w:rsidR="00007008">
        <w:t xml:space="preserve">, and </w:t>
      </w:r>
      <w:r w:rsidR="00007008" w:rsidRPr="00007008">
        <w:rPr>
          <w:b/>
          <w:bCs/>
        </w:rPr>
        <w:t>Passed</w:t>
      </w:r>
      <w:r w:rsidR="00007008">
        <w:t xml:space="preserve"> nodes.</w:t>
      </w:r>
    </w:p>
    <w:p w14:paraId="3448CCC2" w14:textId="3A5DD332" w:rsidR="009E7F16" w:rsidRDefault="009E7F16" w:rsidP="00C05B58">
      <w:pPr>
        <w:pStyle w:val="BodyText"/>
        <w:numPr>
          <w:ilvl w:val="0"/>
          <w:numId w:val="93"/>
        </w:numPr>
      </w:pPr>
      <w:r w:rsidRPr="00007008">
        <w:rPr>
          <w:b/>
          <w:bCs/>
        </w:rPr>
        <w:t>Category</w:t>
      </w:r>
      <w:r w:rsidR="00007008">
        <w:t xml:space="preserve"> — groups the Test Case result</w:t>
      </w:r>
      <w:r w:rsidR="005D1ADE">
        <w:t>s</w:t>
      </w:r>
      <w:r w:rsidR="00007008">
        <w:t xml:space="preserve"> under various operation or feature names.</w:t>
      </w:r>
    </w:p>
    <w:p w14:paraId="30E0E03D" w14:textId="71F48071" w:rsidR="009E7F16" w:rsidRDefault="009E7F16" w:rsidP="00C05B58">
      <w:pPr>
        <w:pStyle w:val="BodyText"/>
        <w:numPr>
          <w:ilvl w:val="0"/>
          <w:numId w:val="93"/>
        </w:numPr>
      </w:pPr>
      <w:r w:rsidRPr="00007008">
        <w:rPr>
          <w:b/>
          <w:bCs/>
        </w:rPr>
        <w:t>Class</w:t>
      </w:r>
      <w:r w:rsidR="00007008">
        <w:t xml:space="preserve"> —</w:t>
      </w:r>
      <w:r w:rsidR="00DD2C70">
        <w:t xml:space="preserve"> groups the Test Case results in nodes that contain the name of the protocols under test.</w:t>
      </w:r>
    </w:p>
    <w:p w14:paraId="0147AC5E" w14:textId="77777777" w:rsidR="00B678F2" w:rsidRDefault="009E7F16" w:rsidP="00B678F2">
      <w:pPr>
        <w:pStyle w:val="BodyText"/>
        <w:keepNext/>
      </w:pPr>
      <w:r>
        <w:rPr>
          <w:noProof/>
        </w:rPr>
        <w:lastRenderedPageBreak/>
        <w:drawing>
          <wp:inline distT="0" distB="0" distL="0" distR="0" wp14:anchorId="168CEC7B" wp14:editId="48C762C1">
            <wp:extent cx="6400800" cy="4253230"/>
            <wp:effectExtent l="0" t="0" r="0" b="0"/>
            <wp:docPr id="78" name="Picture 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screenshot of a cell phone&#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6400800" cy="4253230"/>
                    </a:xfrm>
                    <a:prstGeom prst="rect">
                      <a:avLst/>
                    </a:prstGeom>
                  </pic:spPr>
                </pic:pic>
              </a:graphicData>
            </a:graphic>
          </wp:inline>
        </w:drawing>
      </w:r>
    </w:p>
    <w:p w14:paraId="0127CE44" w14:textId="3A48DA93" w:rsidR="00F24629" w:rsidRDefault="00E92CD1" w:rsidP="00E92CD1">
      <w:pPr>
        <w:pStyle w:val="Caption"/>
      </w:pPr>
      <w:bookmarkStart w:id="853" w:name="_Toc67405477"/>
      <w:r>
        <w:t xml:space="preserve">Figure </w:t>
      </w:r>
      <w:r>
        <w:fldChar w:fldCharType="begin"/>
      </w:r>
      <w:r>
        <w:instrText xml:space="preserve"> SEQ Figure \* ARABIC </w:instrText>
      </w:r>
      <w:r>
        <w:fldChar w:fldCharType="separate"/>
      </w:r>
      <w:r w:rsidR="00B777D0">
        <w:rPr>
          <w:noProof/>
        </w:rPr>
        <w:t>21</w:t>
      </w:r>
      <w:r>
        <w:fldChar w:fldCharType="end"/>
      </w:r>
      <w:r w:rsidR="00B678F2">
        <w:t xml:space="preserve">.  </w:t>
      </w:r>
      <w:r w:rsidR="00B678F2" w:rsidRPr="00D04D62">
        <w:t xml:space="preserve">Protocol Test </w:t>
      </w:r>
      <w:r w:rsidR="00423AAB" w:rsidRPr="00D04D62">
        <w:t>Manager:</w:t>
      </w:r>
      <w:r w:rsidR="00B678F2">
        <w:t xml:space="preserve"> Case List HTML test results display</w:t>
      </w:r>
      <w:bookmarkEnd w:id="853"/>
    </w:p>
    <w:p w14:paraId="277BB22A" w14:textId="77777777" w:rsidR="004D3EE0" w:rsidRPr="004D3EE0" w:rsidRDefault="004D3EE0" w:rsidP="004D3EE0">
      <w:pPr>
        <w:pStyle w:val="BodyTextSpacer"/>
      </w:pPr>
    </w:p>
    <w:p w14:paraId="384F51E8" w14:textId="300DA178" w:rsidR="004D3EE0" w:rsidRDefault="008335E1" w:rsidP="004D3EE0">
      <w:pPr>
        <w:pStyle w:val="MoreInfo"/>
      </w:pPr>
      <w:r w:rsidRPr="00AB127A">
        <w:rPr>
          <w:noProof/>
          <w:color w:val="0366D6"/>
        </w:rPr>
        <w:drawing>
          <wp:inline distT="0" distB="0" distL="0" distR="0" wp14:anchorId="15F846D2" wp14:editId="70C1B20A">
            <wp:extent cx="311391" cy="207594"/>
            <wp:effectExtent l="0" t="0" r="0" b="2540"/>
            <wp:docPr id="115" name="Picture 115">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4D3EE0">
        <w:t xml:space="preserve">Note </w:t>
      </w:r>
    </w:p>
    <w:p w14:paraId="51EF0701" w14:textId="7A470BE4" w:rsidR="004D3EE0" w:rsidRPr="004D3EE0" w:rsidRDefault="004D3EE0" w:rsidP="004D3EE0">
      <w:pPr>
        <w:pStyle w:val="MoreInfoText"/>
      </w:pPr>
      <w:r>
        <w:t xml:space="preserve">You can also search for Test Cases by typing a search term in the </w:t>
      </w:r>
      <w:r w:rsidRPr="004D3EE0">
        <w:rPr>
          <w:b/>
        </w:rPr>
        <w:t>Keyword</w:t>
      </w:r>
      <w:r>
        <w:t xml:space="preserve"> text box and clicking the </w:t>
      </w:r>
      <w:r w:rsidRPr="004D3EE0">
        <w:rPr>
          <w:b/>
        </w:rPr>
        <w:t>Go</w:t>
      </w:r>
      <w:r>
        <w:t xml:space="preserve"> button.</w:t>
      </w:r>
      <w:r w:rsidR="00D745D7">
        <w:t xml:space="preserve"> You can also filter the </w:t>
      </w:r>
      <w:r w:rsidR="00D745D7" w:rsidRPr="00D745D7">
        <w:rPr>
          <w:b/>
          <w:bCs w:val="0"/>
        </w:rPr>
        <w:t>StandardOut</w:t>
      </w:r>
      <w:r w:rsidR="00D745D7">
        <w:t xml:space="preserve"> results via a </w:t>
      </w:r>
      <w:r w:rsidR="00D745D7" w:rsidRPr="00D745D7">
        <w:rPr>
          <w:b/>
          <w:bCs w:val="0"/>
        </w:rPr>
        <w:t>Log Filter</w:t>
      </w:r>
      <w:r w:rsidR="00D745D7">
        <w:t>.</w:t>
      </w:r>
    </w:p>
    <w:p w14:paraId="747BBF0D" w14:textId="5B783170" w:rsidR="00D04D62" w:rsidRPr="00E56E91" w:rsidRDefault="00D04D62" w:rsidP="00E56E91">
      <w:pPr>
        <w:pStyle w:val="Heading4"/>
      </w:pPr>
      <w:bookmarkStart w:id="854" w:name="_ErrorStackTrace_Category_1"/>
      <w:bookmarkStart w:id="855" w:name="_Toc67405042"/>
      <w:bookmarkEnd w:id="854"/>
      <w:r w:rsidRPr="00E56E91">
        <w:t>ErrorStackTrace Category</w:t>
      </w:r>
      <w:bookmarkEnd w:id="855"/>
    </w:p>
    <w:p w14:paraId="4A5D47D7" w14:textId="77777777" w:rsidR="00D04D62" w:rsidRDefault="00D04D62" w:rsidP="00D04D62">
      <w:pPr>
        <w:pStyle w:val="BodyText"/>
      </w:pPr>
      <w:r>
        <w:t xml:space="preserve">Provides a visual indication of the call stack where a failure occurred.  The Error message itself displays at the end of the </w:t>
      </w:r>
      <w:r w:rsidRPr="00B64EDB">
        <w:rPr>
          <w:b/>
        </w:rPr>
        <w:t>ErrorStackTrace</w:t>
      </w:r>
      <w:r>
        <w:t xml:space="preserve"> information, which extends into the </w:t>
      </w:r>
      <w:r w:rsidRPr="00B64EDB">
        <w:rPr>
          <w:b/>
        </w:rPr>
        <w:t>ErrorMessage</w:t>
      </w:r>
      <w:r>
        <w:t xml:space="preserve"> category.</w:t>
      </w:r>
    </w:p>
    <w:p w14:paraId="62AD1961" w14:textId="77777777" w:rsidR="00D04D62" w:rsidRPr="00E56E91" w:rsidRDefault="00D04D62" w:rsidP="00E56E91">
      <w:pPr>
        <w:pStyle w:val="Heading4"/>
      </w:pPr>
      <w:bookmarkStart w:id="856" w:name="_ErrorMessage_Category_1"/>
      <w:bookmarkStart w:id="857" w:name="_Toc67405043"/>
      <w:bookmarkEnd w:id="856"/>
      <w:r w:rsidRPr="00E56E91">
        <w:rPr>
          <w:rStyle w:val="HeadingAltChar"/>
          <w:rFonts w:ascii="Verdana" w:hAnsi="Verdana" w:cs="Times New Roman"/>
          <w:b/>
          <w:sz w:val="24"/>
          <w:szCs w:val="20"/>
        </w:rPr>
        <w:t>ErrorMessage Category</w:t>
      </w:r>
      <w:bookmarkEnd w:id="857"/>
      <w:r w:rsidRPr="00E56E91">
        <w:t xml:space="preserve"> </w:t>
      </w:r>
    </w:p>
    <w:p w14:paraId="02BBEA64" w14:textId="72CD3F80" w:rsidR="00E56E91" w:rsidRPr="002A704B" w:rsidRDefault="00D04D62" w:rsidP="00D04D62">
      <w:pPr>
        <w:pStyle w:val="BodyText"/>
      </w:pPr>
      <w:r>
        <w:t xml:space="preserve">Provides details and comments that can identify the source of the error event and the conditions that existed when the error event occurred. As an aid to further inspection of the error event, the PTM can provide comments that point you to the related sections of </w:t>
      </w:r>
      <w:r w:rsidR="004D1E21">
        <w:t>a</w:t>
      </w:r>
      <w:r>
        <w:t xml:space="preserve"> Microsoft </w:t>
      </w:r>
      <w:r w:rsidR="004D1E21">
        <w:t>RDP protocol</w:t>
      </w:r>
      <w:r>
        <w:t xml:space="preserve"> specification, which may shed light on what the underlying failure may be related to, such as expected states, values, parameters, event data, and so on. </w:t>
      </w:r>
    </w:p>
    <w:p w14:paraId="14EDE0FB" w14:textId="1C0E6EEF" w:rsidR="008530F7" w:rsidRDefault="008530F7" w:rsidP="008530F7">
      <w:pPr>
        <w:pStyle w:val="Heading2"/>
      </w:pPr>
      <w:bookmarkStart w:id="858" w:name="_Other_PTM_Configuration"/>
      <w:bookmarkStart w:id="859" w:name="_Toc67405044"/>
      <w:bookmarkEnd w:id="858"/>
      <w:r>
        <w:t>Other PTM Configuration and Execution Methods</w:t>
      </w:r>
      <w:bookmarkEnd w:id="859"/>
    </w:p>
    <w:p w14:paraId="695963B8" w14:textId="3E84E673" w:rsidR="00850CC2" w:rsidRDefault="006F5C92" w:rsidP="006F5C92">
      <w:pPr>
        <w:pStyle w:val="BodyText"/>
      </w:pPr>
      <w:r>
        <w:t xml:space="preserve">This section </w:t>
      </w:r>
      <w:r w:rsidR="00EF29B5">
        <w:t>provides a brief overview of</w:t>
      </w:r>
      <w:r>
        <w:t xml:space="preserve"> </w:t>
      </w:r>
      <w:r w:rsidR="00850CC2">
        <w:t>the manual configuration of</w:t>
      </w:r>
      <w:r>
        <w:t xml:space="preserve"> Test Cases and properties </w:t>
      </w:r>
      <w:r w:rsidR="00AC3C52">
        <w:t xml:space="preserve">and the disadvantages of proceeding </w:t>
      </w:r>
      <w:r>
        <w:t xml:space="preserve">without the </w:t>
      </w:r>
      <w:r w:rsidRPr="006F5C92">
        <w:rPr>
          <w:b/>
          <w:bCs/>
        </w:rPr>
        <w:t>Auto-Detect</w:t>
      </w:r>
      <w:r>
        <w:t xml:space="preserve"> feature of </w:t>
      </w:r>
      <w:r w:rsidR="00AC3C52">
        <w:t xml:space="preserve">the </w:t>
      </w:r>
      <w:r>
        <w:t>PTM</w:t>
      </w:r>
      <w:r w:rsidR="008530F7">
        <w:t>.</w:t>
      </w:r>
      <w:r>
        <w:t xml:space="preserve"> </w:t>
      </w:r>
    </w:p>
    <w:p w14:paraId="62551201" w14:textId="522D2EB3" w:rsidR="00577ADB" w:rsidRDefault="00850CC2" w:rsidP="006F5C92">
      <w:pPr>
        <w:pStyle w:val="BodyText"/>
      </w:pPr>
      <w:r>
        <w:lastRenderedPageBreak/>
        <w:t>This section</w:t>
      </w:r>
      <w:r w:rsidR="006F5C92">
        <w:t xml:space="preserve"> also discusses how to create a </w:t>
      </w:r>
      <w:r w:rsidR="006F5C92" w:rsidRPr="00767573">
        <w:rPr>
          <w:b/>
          <w:bCs/>
        </w:rPr>
        <w:t>Profile</w:t>
      </w:r>
      <w:r w:rsidR="006F5C92">
        <w:t xml:space="preserve"> that encap</w:t>
      </w:r>
      <w:r w:rsidR="00900F87">
        <w:t>s</w:t>
      </w:r>
      <w:r w:rsidR="006F5C92">
        <w:t>ulates a chosen set of Test Cases</w:t>
      </w:r>
      <w:r w:rsidR="00767573">
        <w:t>,</w:t>
      </w:r>
      <w:r w:rsidR="006F5C92">
        <w:t xml:space="preserve"> so that you can re-run such a set of tests on demand</w:t>
      </w:r>
      <w:r w:rsidR="00577ADB">
        <w:t xml:space="preserve">. One such use of </w:t>
      </w:r>
      <w:r w:rsidR="00896B9D">
        <w:t xml:space="preserve">the </w:t>
      </w:r>
      <w:r w:rsidR="00896B9D" w:rsidRPr="00896B9D">
        <w:rPr>
          <w:b/>
          <w:bCs/>
        </w:rPr>
        <w:t>Profile</w:t>
      </w:r>
      <w:r w:rsidR="00577ADB">
        <w:t xml:space="preserve"> feature might be to compare test results before and after the following:</w:t>
      </w:r>
    </w:p>
    <w:p w14:paraId="51387827" w14:textId="7DFE081A" w:rsidR="00577ADB" w:rsidRDefault="00577ADB" w:rsidP="00C05B58">
      <w:pPr>
        <w:pStyle w:val="BodyText"/>
        <w:numPr>
          <w:ilvl w:val="0"/>
          <w:numId w:val="94"/>
        </w:numPr>
      </w:pPr>
      <w:r>
        <w:t>C</w:t>
      </w:r>
      <w:r w:rsidR="0053120F">
        <w:t xml:space="preserve">hanges to the </w:t>
      </w:r>
      <w:r w:rsidR="0053120F" w:rsidRPr="0053120F">
        <w:t>RDP_ClientTestSuite.deployment.ptfconfig</w:t>
      </w:r>
      <w:r w:rsidR="0053120F">
        <w:t xml:space="preserve"> file.</w:t>
      </w:r>
    </w:p>
    <w:p w14:paraId="1589D9CA" w14:textId="490D40EC" w:rsidR="0053120F" w:rsidRDefault="0053120F" w:rsidP="00C05B58">
      <w:pPr>
        <w:pStyle w:val="BodyText"/>
        <w:numPr>
          <w:ilvl w:val="0"/>
          <w:numId w:val="94"/>
        </w:numPr>
      </w:pPr>
      <w:r>
        <w:t>Revisions to PowerShell script files (.ps1).</w:t>
      </w:r>
    </w:p>
    <w:p w14:paraId="273E192C" w14:textId="06C6D256" w:rsidR="00A9126A" w:rsidRDefault="0053120F" w:rsidP="00C05B58">
      <w:pPr>
        <w:pStyle w:val="BodyText"/>
        <w:numPr>
          <w:ilvl w:val="0"/>
          <w:numId w:val="94"/>
        </w:numPr>
      </w:pPr>
      <w:r>
        <w:t>C</w:t>
      </w:r>
      <w:r w:rsidR="00577ADB">
        <w:t xml:space="preserve">ode fixes in </w:t>
      </w:r>
      <w:r>
        <w:t>one or more</w:t>
      </w:r>
      <w:r w:rsidR="00577ADB">
        <w:t xml:space="preserve"> Test Case</w:t>
      </w:r>
      <w:r>
        <w:t>s</w:t>
      </w:r>
      <w:r w:rsidR="00577ADB">
        <w:t xml:space="preserve"> </w:t>
      </w:r>
      <w:r w:rsidR="00EF29B5">
        <w:t>(</w:t>
      </w:r>
      <w:r w:rsidR="00577ADB">
        <w:t xml:space="preserve">providing </w:t>
      </w:r>
      <w:r>
        <w:t xml:space="preserve">that </w:t>
      </w:r>
      <w:r w:rsidR="00577ADB">
        <w:t>you are creating your own Test Cases</w:t>
      </w:r>
      <w:r w:rsidR="00EF29B5">
        <w:t>)</w:t>
      </w:r>
      <w:r w:rsidR="006F5C92">
        <w:t>.</w:t>
      </w:r>
    </w:p>
    <w:p w14:paraId="76AF82C7" w14:textId="18BAFB30" w:rsidR="00676A94" w:rsidRDefault="00DD0398" w:rsidP="00DD0398">
      <w:pPr>
        <w:pStyle w:val="BodyText"/>
      </w:pPr>
      <w:r>
        <w:t>You could also perform p</w:t>
      </w:r>
      <w:r w:rsidR="00676A94">
        <w:t xml:space="preserve">eriodic re-runs of Test Cases </w:t>
      </w:r>
      <w:r w:rsidR="00584904">
        <w:t>to achieve other goals</w:t>
      </w:r>
      <w:r>
        <w:t xml:space="preserve"> that are specific to your </w:t>
      </w:r>
      <w:del w:id="860" w:author="Harley Zhang" w:date="2021-03-11T10:12:00Z">
        <w:r w:rsidDel="00D3317D">
          <w:delText>custom</w:delText>
        </w:r>
        <w:r w:rsidR="00EF29B5" w:rsidDel="00D3317D">
          <w:delText xml:space="preserve"> </w:delText>
        </w:r>
        <w:r w:rsidDel="00D3317D">
          <w:delText xml:space="preserve"> environment</w:delText>
        </w:r>
      </w:del>
      <w:ins w:id="861" w:author="Harley Zhang" w:date="2021-03-11T10:12:00Z">
        <w:r w:rsidR="00D3317D">
          <w:t>custom environment</w:t>
        </w:r>
      </w:ins>
      <w:r w:rsidR="00584904">
        <w:t>.</w:t>
      </w:r>
      <w:r w:rsidR="00676A94">
        <w:t xml:space="preserve"> </w:t>
      </w:r>
    </w:p>
    <w:p w14:paraId="7E1A3976" w14:textId="02B910A5" w:rsidR="005E2CB5" w:rsidRDefault="005E2CB5" w:rsidP="00DD0398">
      <w:pPr>
        <w:pStyle w:val="BodyText"/>
      </w:pPr>
      <w:r>
        <w:t xml:space="preserve">Lastly, this section describes how to run Test Cases from a command line tool known as </w:t>
      </w:r>
      <w:ins w:id="862" w:author="Harley Zhang" w:date="2021-03-11T13:58:00Z">
        <w:r w:rsidR="00757CA2" w:rsidRPr="00295A30">
          <w:rPr>
            <w:color w:val="auto"/>
          </w:rPr>
          <w:t>PTMCli</w:t>
        </w:r>
      </w:ins>
      <w:del w:id="863" w:author="Harley Zhang" w:date="2021-03-11T13:58:00Z">
        <w:r w:rsidDel="00757CA2">
          <w:delText>ptmcli</w:delText>
        </w:r>
      </w:del>
      <w:r>
        <w:t>.exe.</w:t>
      </w:r>
    </w:p>
    <w:p w14:paraId="53B8633E" w14:textId="77777777" w:rsidR="005E2CB5" w:rsidRDefault="005E2CB5" w:rsidP="005E2CB5">
      <w:pPr>
        <w:pStyle w:val="BodyTextSpacer"/>
      </w:pPr>
    </w:p>
    <w:p w14:paraId="0BFD6281" w14:textId="74C7D6BC" w:rsidR="005E2CB5" w:rsidRDefault="00C43D3A" w:rsidP="00DD0398">
      <w:pPr>
        <w:pStyle w:val="BodyText"/>
      </w:pPr>
      <w:r>
        <w:rPr>
          <w:noProof/>
        </w:rPr>
        <w:drawing>
          <wp:inline distT="0" distB="0" distL="0" distR="0" wp14:anchorId="280BDC43" wp14:editId="6A0DACE3">
            <wp:extent cx="197708" cy="197708"/>
            <wp:effectExtent l="0" t="0" r="0" b="0"/>
            <wp:docPr id="50" name="Graphic 50" descr="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ic 40" descr="Magnifying glass"/>
                    <pic:cNvPicPr/>
                  </pic:nvPicPr>
                  <pic:blipFill>
                    <a:blip r:embed="rId73" cstate="print">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rot="10800000" flipV="1">
                      <a:off x="0" y="0"/>
                      <a:ext cx="198957" cy="198957"/>
                    </a:xfrm>
                    <a:prstGeom prst="rect">
                      <a:avLst/>
                    </a:prstGeom>
                  </pic:spPr>
                </pic:pic>
              </a:graphicData>
            </a:graphic>
          </wp:inline>
        </w:drawing>
      </w:r>
      <w:r>
        <w:rPr>
          <w:rStyle w:val="Hyperlink"/>
          <w:sz w:val="24"/>
          <w:u w:val="none"/>
        </w:rPr>
        <w:t xml:space="preserve">  </w:t>
      </w:r>
      <w:r w:rsidR="005E2CB5">
        <w:t xml:space="preserve">The following topics </w:t>
      </w:r>
      <w:r w:rsidR="00D94460">
        <w:t xml:space="preserve">in this section </w:t>
      </w:r>
      <w:r w:rsidR="005E2CB5">
        <w:t xml:space="preserve">cover the </w:t>
      </w:r>
      <w:r w:rsidR="0089664C">
        <w:t>concepts that are</w:t>
      </w:r>
      <w:r w:rsidR="005E2CB5">
        <w:t xml:space="preserve"> described above:</w:t>
      </w:r>
    </w:p>
    <w:p w14:paraId="31044EF4" w14:textId="51BBEAA2" w:rsidR="005E2CB5" w:rsidRDefault="00D8682D" w:rsidP="00C43D3A">
      <w:pPr>
        <w:pStyle w:val="BodyText"/>
        <w:ind w:left="423"/>
      </w:pPr>
      <w:hyperlink w:anchor="_Manual_Configuration_of" w:history="1">
        <w:r w:rsidR="005E2CB5" w:rsidRPr="005E2CB5">
          <w:rPr>
            <w:rStyle w:val="Hyperlink"/>
          </w:rPr>
          <w:t>Manual Configuration of Test Cases and Properties</w:t>
        </w:r>
      </w:hyperlink>
    </w:p>
    <w:p w14:paraId="68C74256" w14:textId="68BC1B1D" w:rsidR="005E2CB5" w:rsidRDefault="00D8682D" w:rsidP="00C43D3A">
      <w:pPr>
        <w:pStyle w:val="BodyText"/>
        <w:ind w:left="423"/>
      </w:pPr>
      <w:hyperlink w:anchor="_Working_with_Profiles" w:history="1">
        <w:r w:rsidR="005E2CB5" w:rsidRPr="005E2CB5">
          <w:rPr>
            <w:rStyle w:val="Hyperlink"/>
          </w:rPr>
          <w:t>Working with Profiles</w:t>
        </w:r>
      </w:hyperlink>
    </w:p>
    <w:p w14:paraId="5BF03A9A" w14:textId="6E4C01E1" w:rsidR="005E2CB5" w:rsidRDefault="00D8682D" w:rsidP="00C43D3A">
      <w:pPr>
        <w:pStyle w:val="BodyText"/>
        <w:ind w:left="423"/>
      </w:pPr>
      <w:hyperlink w:anchor="_6.0__Analyzing_1" w:history="1">
        <w:r w:rsidR="005E2CB5" w:rsidRPr="005E2CB5">
          <w:rPr>
            <w:rStyle w:val="Hyperlink"/>
          </w:rPr>
          <w:t xml:space="preserve">Executing Test Cases </w:t>
        </w:r>
        <w:r w:rsidR="00981BD3">
          <w:rPr>
            <w:rStyle w:val="Hyperlink"/>
          </w:rPr>
          <w:t>f</w:t>
        </w:r>
        <w:r w:rsidR="005E2CB5" w:rsidRPr="005E2CB5">
          <w:rPr>
            <w:rStyle w:val="Hyperlink"/>
          </w:rPr>
          <w:t>rom the Command Line</w:t>
        </w:r>
      </w:hyperlink>
    </w:p>
    <w:p w14:paraId="78B2C6D8" w14:textId="73E07B01" w:rsidR="00522244" w:rsidRPr="00E12924" w:rsidRDefault="00522244" w:rsidP="008530F7">
      <w:pPr>
        <w:pStyle w:val="Heading3"/>
      </w:pPr>
      <w:bookmarkStart w:id="864" w:name="_Manual_Configuration_of"/>
      <w:bookmarkStart w:id="865" w:name="_Toc67405045"/>
      <w:bookmarkEnd w:id="864"/>
      <w:r w:rsidRPr="00E12924">
        <w:t xml:space="preserve">Manual </w:t>
      </w:r>
      <w:r w:rsidRPr="008530F7">
        <w:rPr>
          <w:rStyle w:val="Heading3Char"/>
          <w:b/>
          <w:bCs/>
        </w:rPr>
        <w:t>Configur</w:t>
      </w:r>
      <w:r w:rsidR="00850CC2">
        <w:rPr>
          <w:rStyle w:val="Heading3Char"/>
          <w:b/>
          <w:bCs/>
        </w:rPr>
        <w:t>ation of</w:t>
      </w:r>
      <w:r w:rsidRPr="00E12924">
        <w:t xml:space="preserve"> Test Cases and Properties</w:t>
      </w:r>
      <w:bookmarkEnd w:id="865"/>
    </w:p>
    <w:p w14:paraId="0077B1E9" w14:textId="0AF0E009" w:rsidR="00402FF8" w:rsidRDefault="005427AA" w:rsidP="001C11E4">
      <w:pPr>
        <w:pStyle w:val="BodyText"/>
      </w:pPr>
      <w:r>
        <w:t>To perform manual configuration of Test Case</w:t>
      </w:r>
      <w:r w:rsidR="00A72F85">
        <w:t>s</w:t>
      </w:r>
      <w:r>
        <w:t>, you will need to c</w:t>
      </w:r>
      <w:r w:rsidR="00522244" w:rsidRPr="00AB127A">
        <w:t xml:space="preserve">lick </w:t>
      </w:r>
      <w:r>
        <w:t xml:space="preserve">the </w:t>
      </w:r>
      <w:r w:rsidR="00522244" w:rsidRPr="005427AA">
        <w:rPr>
          <w:b/>
          <w:bCs/>
        </w:rPr>
        <w:t>Do Manual Configuration</w:t>
      </w:r>
      <w:r w:rsidR="00522244" w:rsidRPr="00AB127A">
        <w:t xml:space="preserve"> </w:t>
      </w:r>
      <w:r>
        <w:t xml:space="preserve">option </w:t>
      </w:r>
      <w:r w:rsidR="00522244" w:rsidRPr="00AB127A">
        <w:t xml:space="preserve">on the </w:t>
      </w:r>
      <w:r w:rsidR="00522244" w:rsidRPr="005427AA">
        <w:rPr>
          <w:b/>
          <w:bCs/>
        </w:rPr>
        <w:t>Configure Method</w:t>
      </w:r>
      <w:r w:rsidR="00522244" w:rsidRPr="00AB127A">
        <w:t xml:space="preserve"> page </w:t>
      </w:r>
      <w:r>
        <w:t xml:space="preserve">of the PTM Wizard.  This takes you directly to the </w:t>
      </w:r>
      <w:r w:rsidR="00522244" w:rsidRPr="005427AA">
        <w:rPr>
          <w:b/>
          <w:bCs/>
        </w:rPr>
        <w:t>Filter Test Cases</w:t>
      </w:r>
      <w:r w:rsidR="00522244" w:rsidRPr="00AB127A">
        <w:t xml:space="preserve"> page </w:t>
      </w:r>
      <w:r>
        <w:t>and by</w:t>
      </w:r>
      <w:r w:rsidR="007F6899">
        <w:t>-</w:t>
      </w:r>
      <w:r>
        <w:t xml:space="preserve">passes the use of </w:t>
      </w:r>
      <w:r w:rsidRPr="007F6899">
        <w:rPr>
          <w:b/>
          <w:bCs/>
        </w:rPr>
        <w:t>A</w:t>
      </w:r>
      <w:r w:rsidR="00522244" w:rsidRPr="007F6899">
        <w:rPr>
          <w:b/>
          <w:bCs/>
        </w:rPr>
        <w:t>uto-</w:t>
      </w:r>
      <w:r w:rsidRPr="007F6899">
        <w:rPr>
          <w:b/>
          <w:bCs/>
        </w:rPr>
        <w:t>D</w:t>
      </w:r>
      <w:r w:rsidR="00522244" w:rsidRPr="007F6899">
        <w:rPr>
          <w:b/>
          <w:bCs/>
        </w:rPr>
        <w:t>etection</w:t>
      </w:r>
      <w:r w:rsidR="00522244" w:rsidRPr="00AB127A">
        <w:t>.</w:t>
      </w:r>
      <w:r w:rsidR="00522244">
        <w:t xml:space="preserve"> </w:t>
      </w:r>
    </w:p>
    <w:p w14:paraId="60A7F09E" w14:textId="2B7EADCE" w:rsidR="005427AA" w:rsidRDefault="007F6899" w:rsidP="001C11E4">
      <w:pPr>
        <w:pStyle w:val="BodyText"/>
      </w:pPr>
      <w:r>
        <w:t xml:space="preserve">By doing so, you </w:t>
      </w:r>
      <w:r w:rsidR="00402FF8">
        <w:t>will be unable to</w:t>
      </w:r>
      <w:r>
        <w:t xml:space="preserve"> take advantage of the automatic detection </w:t>
      </w:r>
      <w:r w:rsidR="00A72F85">
        <w:t xml:space="preserve">and assessment </w:t>
      </w:r>
      <w:r>
        <w:t xml:space="preserve">of the </w:t>
      </w:r>
      <w:r w:rsidRPr="00BB7A32">
        <w:rPr>
          <w:b/>
          <w:bCs/>
        </w:rPr>
        <w:t xml:space="preserve">SUT </w:t>
      </w:r>
      <w:r w:rsidR="00BB7A32" w:rsidRPr="00BB7A32">
        <w:rPr>
          <w:b/>
          <w:bCs/>
        </w:rPr>
        <w:t>computer</w:t>
      </w:r>
      <w:r w:rsidR="00BB7A32">
        <w:t xml:space="preserve"> </w:t>
      </w:r>
      <w:r>
        <w:t xml:space="preserve">environment </w:t>
      </w:r>
      <w:r w:rsidR="00A72F85">
        <w:t>so that you can</w:t>
      </w:r>
      <w:r>
        <w:t xml:space="preserve"> obtain a recommended set of default Test Cases to run</w:t>
      </w:r>
      <w:r w:rsidR="00402FF8">
        <w:t>, in addition to automatically-specified Test Case properties</w:t>
      </w:r>
      <w:r>
        <w:t>.  As a result</w:t>
      </w:r>
      <w:r w:rsidR="00402FF8">
        <w:t xml:space="preserve"> of working in this mode of operation</w:t>
      </w:r>
      <w:r>
        <w:t>, you will need to do the following</w:t>
      </w:r>
      <w:r w:rsidR="00402FF8">
        <w:t xml:space="preserve"> manually</w:t>
      </w:r>
      <w:r>
        <w:t>:</w:t>
      </w:r>
    </w:p>
    <w:p w14:paraId="47FEC904" w14:textId="17EDD516" w:rsidR="007F6899" w:rsidRPr="007F6899" w:rsidRDefault="007F6899" w:rsidP="00C05B58">
      <w:pPr>
        <w:pStyle w:val="BodyText"/>
        <w:numPr>
          <w:ilvl w:val="0"/>
          <w:numId w:val="83"/>
        </w:numPr>
      </w:pPr>
      <w:r w:rsidRPr="007F6899">
        <w:t>Select a set of Test Cases for configuration and execution.</w:t>
      </w:r>
    </w:p>
    <w:p w14:paraId="23B9775B" w14:textId="4C825DA9" w:rsidR="007F6899" w:rsidRPr="007F6899" w:rsidRDefault="007F6899" w:rsidP="00C05B58">
      <w:pPr>
        <w:pStyle w:val="BodyText"/>
        <w:numPr>
          <w:ilvl w:val="0"/>
          <w:numId w:val="83"/>
        </w:numPr>
      </w:pPr>
      <w:r w:rsidRPr="007F6899">
        <w:t>Configure the Test Case properties.</w:t>
      </w:r>
    </w:p>
    <w:p w14:paraId="404FEAFF" w14:textId="5FEC093B" w:rsidR="007F6899" w:rsidRPr="007F6899" w:rsidRDefault="007F6899" w:rsidP="00C05B58">
      <w:pPr>
        <w:pStyle w:val="BodyText"/>
        <w:numPr>
          <w:ilvl w:val="0"/>
          <w:numId w:val="83"/>
        </w:numPr>
      </w:pPr>
      <w:r w:rsidRPr="007F6899">
        <w:t>Configure the control Adapters.</w:t>
      </w:r>
    </w:p>
    <w:p w14:paraId="7D2B18E3" w14:textId="66652299" w:rsidR="007F6899" w:rsidRPr="007F6899" w:rsidRDefault="007F6899" w:rsidP="00C05B58">
      <w:pPr>
        <w:pStyle w:val="BodyText"/>
        <w:numPr>
          <w:ilvl w:val="0"/>
          <w:numId w:val="83"/>
        </w:numPr>
      </w:pPr>
      <w:r w:rsidRPr="007F6899">
        <w:t>Select the final set of Test Cases to execute.</w:t>
      </w:r>
    </w:p>
    <w:p w14:paraId="50ED3F77" w14:textId="04A10EBF" w:rsidR="007F6899" w:rsidRPr="007F6899" w:rsidRDefault="007F6899" w:rsidP="00C05B58">
      <w:pPr>
        <w:pStyle w:val="BodyText"/>
        <w:numPr>
          <w:ilvl w:val="0"/>
          <w:numId w:val="83"/>
        </w:numPr>
      </w:pPr>
      <w:r w:rsidRPr="007F6899">
        <w:t xml:space="preserve">Click </w:t>
      </w:r>
      <w:r w:rsidRPr="00CA2F4E">
        <w:rPr>
          <w:b/>
          <w:bCs/>
        </w:rPr>
        <w:t>Run Selected Cases</w:t>
      </w:r>
      <w:r>
        <w:t xml:space="preserve"> to begin</w:t>
      </w:r>
      <w:r w:rsidR="00A72F85">
        <w:t xml:space="preserve"> test</w:t>
      </w:r>
      <w:r>
        <w:t xml:space="preserve"> execution.</w:t>
      </w:r>
    </w:p>
    <w:p w14:paraId="2DEB3026" w14:textId="5915E26B" w:rsidR="00522244" w:rsidRDefault="00CA2F4E" w:rsidP="001C11E4">
      <w:pPr>
        <w:pStyle w:val="BodyText"/>
      </w:pPr>
      <w:r>
        <w:t xml:space="preserve">When you are working on the basis of manual Test Case selection and property configuration, you should be very familiar with which Test Cases </w:t>
      </w:r>
      <w:r w:rsidR="007D17E3">
        <w:t xml:space="preserve">will </w:t>
      </w:r>
      <w:r>
        <w:t xml:space="preserve">support your </w:t>
      </w:r>
      <w:r w:rsidR="00595A68" w:rsidRPr="005D5C28">
        <w:rPr>
          <w:b/>
          <w:bCs/>
        </w:rPr>
        <w:t>SUT</w:t>
      </w:r>
      <w:r w:rsidR="00595A68">
        <w:t xml:space="preserve"> </w:t>
      </w:r>
      <w:r>
        <w:t>environment</w:t>
      </w:r>
      <w:r w:rsidR="007D17E3">
        <w:t xml:space="preserve">, the features that are supported in the </w:t>
      </w:r>
      <w:r w:rsidR="007D17E3" w:rsidRPr="007D17E3">
        <w:rPr>
          <w:b/>
          <w:bCs/>
        </w:rPr>
        <w:t>SUT</w:t>
      </w:r>
      <w:r w:rsidR="007D17E3">
        <w:t xml:space="preserve"> environment, and </w:t>
      </w:r>
      <w:r>
        <w:t xml:space="preserve">the property values necessary for successful Test Case execution. </w:t>
      </w:r>
      <w:r w:rsidR="00E626BF">
        <w:t>A lack of knowledge in this regard could result in errors that occur because of unsupported features</w:t>
      </w:r>
      <w:r w:rsidR="001C11E4">
        <w:t xml:space="preserve"> or improper</w:t>
      </w:r>
      <w:r w:rsidR="005D5C28">
        <w:t>/missing</w:t>
      </w:r>
      <w:r w:rsidR="001C11E4">
        <w:t xml:space="preserve"> property values</w:t>
      </w:r>
      <w:r w:rsidR="008067F2">
        <w:t xml:space="preserve">, thus hindering the </w:t>
      </w:r>
      <w:r w:rsidR="008163CB">
        <w:t>primary goal of detecting errors that are related to actual Test Case failures.</w:t>
      </w:r>
    </w:p>
    <w:p w14:paraId="6D0E88E8" w14:textId="6B9CE525" w:rsidR="000C55F3" w:rsidRDefault="000C55F3" w:rsidP="000C55F3">
      <w:pPr>
        <w:pStyle w:val="Heading3"/>
      </w:pPr>
      <w:bookmarkStart w:id="866" w:name="_Working_with_Profiles"/>
      <w:bookmarkStart w:id="867" w:name="_Toc67405046"/>
      <w:bookmarkEnd w:id="866"/>
      <w:r>
        <w:t>Working with Profile</w:t>
      </w:r>
      <w:r w:rsidR="007B199B">
        <w:t>s</w:t>
      </w:r>
      <w:bookmarkEnd w:id="867"/>
    </w:p>
    <w:p w14:paraId="72432E55" w14:textId="645F59E0" w:rsidR="000C55F3" w:rsidRPr="00386CC7" w:rsidRDefault="006F5C92" w:rsidP="00386CC7">
      <w:pPr>
        <w:pStyle w:val="BodyText"/>
      </w:pPr>
      <w:r w:rsidRPr="00386CC7">
        <w:t xml:space="preserve">This section describes how to </w:t>
      </w:r>
      <w:r w:rsidR="004D3EE0" w:rsidRPr="00386CC7">
        <w:t xml:space="preserve">save a </w:t>
      </w:r>
      <w:r w:rsidR="004D3EE0" w:rsidRPr="00386CC7">
        <w:rPr>
          <w:b/>
          <w:bCs/>
        </w:rPr>
        <w:t>Profile</w:t>
      </w:r>
      <w:r w:rsidR="004D3EE0" w:rsidRPr="00386CC7">
        <w:t xml:space="preserve"> and how to use it to run </w:t>
      </w:r>
      <w:r w:rsidR="00194545" w:rsidRPr="00386CC7">
        <w:t>the</w:t>
      </w:r>
      <w:r w:rsidR="004D3EE0" w:rsidRPr="00386CC7">
        <w:t xml:space="preserve"> Test Cases </w:t>
      </w:r>
      <w:r w:rsidR="00194545" w:rsidRPr="00386CC7">
        <w:t xml:space="preserve">the </w:t>
      </w:r>
      <w:r w:rsidR="00194545" w:rsidRPr="00386CC7">
        <w:rPr>
          <w:b/>
          <w:bCs/>
        </w:rPr>
        <w:t>Profile</w:t>
      </w:r>
      <w:r w:rsidR="00194545" w:rsidRPr="00386CC7">
        <w:t xml:space="preserve"> </w:t>
      </w:r>
      <w:r w:rsidR="00947BF1">
        <w:t>contains</w:t>
      </w:r>
      <w:r w:rsidR="002659E3">
        <w:t xml:space="preserve"> from the </w:t>
      </w:r>
      <w:r w:rsidR="002659E3" w:rsidRPr="002659E3">
        <w:rPr>
          <w:b/>
          <w:bCs/>
        </w:rPr>
        <w:t>Load Profile</w:t>
      </w:r>
      <w:r w:rsidR="002659E3">
        <w:t xml:space="preserve"> option in PTM</w:t>
      </w:r>
      <w:r w:rsidR="004D3EE0" w:rsidRPr="00386CC7">
        <w:t>.</w:t>
      </w:r>
    </w:p>
    <w:p w14:paraId="480F3803" w14:textId="40F9C216" w:rsidR="000C55F3" w:rsidRDefault="000C55F3" w:rsidP="000C55F3">
      <w:pPr>
        <w:pStyle w:val="Heading4"/>
      </w:pPr>
      <w:bookmarkStart w:id="868" w:name="_Saving_a_Profile"/>
      <w:bookmarkStart w:id="869" w:name="_Toc67405047"/>
      <w:bookmarkEnd w:id="868"/>
      <w:r>
        <w:lastRenderedPageBreak/>
        <w:t>Saving a</w:t>
      </w:r>
      <w:r w:rsidRPr="00A83AE4">
        <w:t xml:space="preserve"> Profile</w:t>
      </w:r>
      <w:bookmarkEnd w:id="869"/>
    </w:p>
    <w:p w14:paraId="0AE498A5" w14:textId="7F4C4294" w:rsidR="000C55F3" w:rsidRPr="00175A72" w:rsidRDefault="000C55F3" w:rsidP="00175A72">
      <w:pPr>
        <w:pStyle w:val="BodyText"/>
      </w:pPr>
      <w:r w:rsidRPr="00175A72">
        <w:t xml:space="preserve">After you complete test </w:t>
      </w:r>
      <w:r w:rsidR="00194545">
        <w:t>execution</w:t>
      </w:r>
      <w:r w:rsidRPr="00175A72">
        <w:t xml:space="preserve"> based on a particular Test Case configuration</w:t>
      </w:r>
      <w:r w:rsidR="00F53920">
        <w:t xml:space="preserve"> in</w:t>
      </w:r>
      <w:r w:rsidR="00F53920" w:rsidRPr="00175A72">
        <w:t xml:space="preserve"> </w:t>
      </w:r>
      <w:hyperlink w:anchor="_Running_the_Test" w:history="1">
        <w:r w:rsidR="00F53920" w:rsidRPr="000D3773">
          <w:rPr>
            <w:rStyle w:val="Hyperlink"/>
            <w:rFonts w:ascii="Segoe UI" w:hAnsi="Segoe UI"/>
            <w:sz w:val="21"/>
          </w:rPr>
          <w:t>Running the Test Cases</w:t>
        </w:r>
      </w:hyperlink>
      <w:r w:rsidRPr="000D3773">
        <w:rPr>
          <w:rStyle w:val="Hyperlink"/>
          <w:rFonts w:ascii="Segoe UI" w:hAnsi="Segoe UI"/>
          <w:sz w:val="21"/>
        </w:rPr>
        <w:t>,</w:t>
      </w:r>
      <w:r w:rsidRPr="00175A72">
        <w:t xml:space="preserve"> you have the option to use the PTM to save the configuration as a </w:t>
      </w:r>
      <w:r w:rsidRPr="000B0298">
        <w:rPr>
          <w:b/>
          <w:bCs/>
        </w:rPr>
        <w:t>Profile</w:t>
      </w:r>
      <w:r w:rsidRPr="00175A72">
        <w:t xml:space="preserve"> that you can re-run on demand simply by locating the </w:t>
      </w:r>
      <w:r w:rsidRPr="00175A72">
        <w:rPr>
          <w:b/>
          <w:bCs/>
        </w:rPr>
        <w:t>Profile</w:t>
      </w:r>
      <w:r w:rsidRPr="00175A72">
        <w:t xml:space="preserve"> in a specified directory</w:t>
      </w:r>
      <w:r w:rsidR="00947BF1">
        <w:t xml:space="preserve"> </w:t>
      </w:r>
      <w:r w:rsidR="004A6951">
        <w:t>and loading it directly into the PTM or by executing it from the command line</w:t>
      </w:r>
      <w:r w:rsidRPr="00175A72">
        <w:t xml:space="preserve">. Thereafter, you can analyze the data in </w:t>
      </w:r>
      <w:r w:rsidR="005A1597">
        <w:t>HTML or text log format</w:t>
      </w:r>
      <w:r w:rsidRPr="00175A72">
        <w:t xml:space="preserve">. </w:t>
      </w:r>
    </w:p>
    <w:p w14:paraId="0177DE97" w14:textId="677FBB93" w:rsidR="00386CC7" w:rsidRDefault="000C55F3" w:rsidP="00C131C5">
      <w:pPr>
        <w:pStyle w:val="BodyText"/>
        <w:ind w:right="-180"/>
      </w:pPr>
      <w:r>
        <w:t xml:space="preserve">In order to utilize a </w:t>
      </w:r>
      <w:r w:rsidRPr="007A12BE">
        <w:rPr>
          <w:b/>
          <w:bCs/>
        </w:rPr>
        <w:t>Profile</w:t>
      </w:r>
      <w:r>
        <w:t xml:space="preserve"> in the stated manner, it is recommended that you</w:t>
      </w:r>
      <w:r w:rsidRPr="00F26B8E">
        <w:t xml:space="preserve"> run the </w:t>
      </w:r>
      <w:r w:rsidR="00386CC7" w:rsidRPr="00386CC7">
        <w:rPr>
          <w:b/>
          <w:bCs/>
        </w:rPr>
        <w:t xml:space="preserve">RDP Client </w:t>
      </w:r>
      <w:r w:rsidRPr="00386CC7">
        <w:rPr>
          <w:b/>
          <w:bCs/>
        </w:rPr>
        <w:t>Test Suite</w:t>
      </w:r>
      <w:r w:rsidRPr="00F26B8E">
        <w:t xml:space="preserve"> at least once and </w:t>
      </w:r>
      <w:r w:rsidR="00C131C5">
        <w:t xml:space="preserve">then </w:t>
      </w:r>
      <w:r w:rsidRPr="00F26B8E">
        <w:t xml:space="preserve">save a </w:t>
      </w:r>
      <w:r w:rsidRPr="00EE04EA">
        <w:rPr>
          <w:b/>
          <w:bCs/>
        </w:rPr>
        <w:t>Profile</w:t>
      </w:r>
      <w:r w:rsidRPr="00F26B8E">
        <w:t xml:space="preserve"> </w:t>
      </w:r>
      <w:r>
        <w:t xml:space="preserve">that extracts the </w:t>
      </w:r>
      <w:r w:rsidRPr="00F26B8E">
        <w:t xml:space="preserve">selected </w:t>
      </w:r>
      <w:r w:rsidR="00386CC7">
        <w:t>T</w:t>
      </w:r>
      <w:r w:rsidRPr="00F26B8E">
        <w:t xml:space="preserve">est </w:t>
      </w:r>
      <w:r w:rsidR="00386CC7">
        <w:t>C</w:t>
      </w:r>
      <w:r w:rsidRPr="00F26B8E">
        <w:t>ases and related configuration information.</w:t>
      </w:r>
      <w:r w:rsidR="00386CC7">
        <w:t xml:space="preserve"> </w:t>
      </w:r>
    </w:p>
    <w:p w14:paraId="465EF1F5" w14:textId="36D3B49B" w:rsidR="00150EE9" w:rsidRDefault="00150EE9" w:rsidP="00150EE9">
      <w:pPr>
        <w:pStyle w:val="MoreInfo"/>
      </w:pPr>
      <w:r>
        <w:rPr>
          <w:noProof/>
        </w:rPr>
        <w:drawing>
          <wp:inline distT="0" distB="0" distL="0" distR="0" wp14:anchorId="72C48243" wp14:editId="2E848C81">
            <wp:extent cx="286676" cy="187822"/>
            <wp:effectExtent l="0" t="0" r="0" b="3175"/>
            <wp:docPr id="9" name="Picture 9">
              <a:hlinkClick xmlns:a="http://schemas.openxmlformats.org/drawingml/2006/main" r:id="rId42" tgtFrame="&quot;_blank&quot;"/>
            </wp:docPr>
            <wp:cNvGraphicFramePr/>
            <a:graphic xmlns:a="http://schemas.openxmlformats.org/drawingml/2006/main">
              <a:graphicData uri="http://schemas.openxmlformats.org/drawingml/2006/picture">
                <pic:pic xmlns:pic="http://schemas.openxmlformats.org/drawingml/2006/picture">
                  <pic:nvPicPr>
                    <pic:cNvPr id="39" name="Picture 39">
                      <a:hlinkClick r:id="rId42" tgtFrame="&quot;_blank&quo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585" cy="190383"/>
                    </a:xfrm>
                    <a:prstGeom prst="rect">
                      <a:avLst/>
                    </a:prstGeom>
                    <a:noFill/>
                    <a:ln>
                      <a:noFill/>
                    </a:ln>
                  </pic:spPr>
                </pic:pic>
              </a:graphicData>
            </a:graphic>
          </wp:inline>
        </w:drawing>
      </w:r>
      <w:r w:rsidRPr="009536C4">
        <w:rPr>
          <w:color w:val="C00000"/>
        </w:rPr>
        <w:t>Important</w:t>
      </w:r>
    </w:p>
    <w:p w14:paraId="2D63BE0F" w14:textId="6517C63C" w:rsidR="00150EE9" w:rsidRDefault="00150EE9" w:rsidP="00150EE9">
      <w:pPr>
        <w:pStyle w:val="MoreInfoText"/>
      </w:pPr>
      <w:r w:rsidRPr="007C5B88">
        <w:t xml:space="preserve">If you want to save specific Test Cases in a </w:t>
      </w:r>
      <w:r w:rsidRPr="007C5B88">
        <w:rPr>
          <w:b/>
        </w:rPr>
        <w:t>Profile</w:t>
      </w:r>
      <w:r w:rsidRPr="007C5B88">
        <w:t xml:space="preserve">, you must select them before your save the </w:t>
      </w:r>
      <w:r w:rsidRPr="007C5B88">
        <w:rPr>
          <w:b/>
        </w:rPr>
        <w:t>Profile</w:t>
      </w:r>
      <w:r w:rsidRPr="007C5B88">
        <w:t xml:space="preserve">, otherwise the </w:t>
      </w:r>
      <w:r w:rsidRPr="007C5B88">
        <w:rPr>
          <w:b/>
        </w:rPr>
        <w:t>Profile</w:t>
      </w:r>
      <w:r w:rsidRPr="007C5B88">
        <w:t xml:space="preserve"> will not contain any Test Cases</w:t>
      </w:r>
      <w:r>
        <w:t>.</w:t>
      </w:r>
    </w:p>
    <w:p w14:paraId="3F93EBAC" w14:textId="7005C6B8" w:rsidR="000C55F3" w:rsidRDefault="00150EE9" w:rsidP="00175A72">
      <w:pPr>
        <w:pStyle w:val="BodyText"/>
      </w:pPr>
      <w:r>
        <w:t>N</w:t>
      </w:r>
      <w:r w:rsidR="000C55F3" w:rsidRPr="00175A72">
        <w:t xml:space="preserve">ote that you can </w:t>
      </w:r>
      <w:r w:rsidR="00386CC7">
        <w:t xml:space="preserve">also </w:t>
      </w:r>
      <w:r w:rsidR="000C55F3" w:rsidRPr="00175A72">
        <w:t xml:space="preserve">optionally save a </w:t>
      </w:r>
      <w:r w:rsidR="000C55F3" w:rsidRPr="00175A72">
        <w:rPr>
          <w:b/>
          <w:bCs/>
        </w:rPr>
        <w:t>Profile</w:t>
      </w:r>
      <w:r w:rsidR="000C55F3" w:rsidRPr="00175A72">
        <w:t xml:space="preserve"> </w:t>
      </w:r>
      <w:r w:rsidR="000C55F3" w:rsidRPr="00386CC7">
        <w:rPr>
          <w:i/>
          <w:iCs/>
        </w:rPr>
        <w:t>before</w:t>
      </w:r>
      <w:r w:rsidR="000C55F3" w:rsidRPr="00175A72">
        <w:t xml:space="preserve"> </w:t>
      </w:r>
      <w:r w:rsidR="00486888">
        <w:t xml:space="preserve">actually </w:t>
      </w:r>
      <w:r w:rsidR="000C55F3" w:rsidRPr="00175A72">
        <w:t xml:space="preserve">running your Test Case configuration, but in this case, you will not have the advantage of knowing </w:t>
      </w:r>
      <w:r w:rsidR="00386CC7">
        <w:t>if the</w:t>
      </w:r>
      <w:r w:rsidR="000C55F3" w:rsidRPr="00175A72">
        <w:t xml:space="preserve"> Test Case configuration performed </w:t>
      </w:r>
      <w:r w:rsidR="00386CC7">
        <w:t xml:space="preserve">well or not, </w:t>
      </w:r>
      <w:r w:rsidR="000C55F3" w:rsidRPr="00175A72">
        <w:t>and whether you really want to save it — for example, as a test results baseline for a certain set of features you plan to re-test for comparison</w:t>
      </w:r>
      <w:r>
        <w:t xml:space="preserve"> after making changes in </w:t>
      </w:r>
      <w:r w:rsidR="000173EF">
        <w:t>a</w:t>
      </w:r>
      <w:r>
        <w:t xml:space="preserve"> protocol implementation</w:t>
      </w:r>
      <w:r w:rsidR="000C55F3" w:rsidRPr="00175A72">
        <w:t>.</w:t>
      </w:r>
    </w:p>
    <w:p w14:paraId="274FBB06" w14:textId="77777777" w:rsidR="00C131C5" w:rsidRPr="00175A72" w:rsidRDefault="00C131C5" w:rsidP="00C131C5">
      <w:pPr>
        <w:pStyle w:val="BodyTextSpacer"/>
      </w:pPr>
    </w:p>
    <w:p w14:paraId="3C15BA9C" w14:textId="59831325" w:rsidR="004E1C17" w:rsidRDefault="000C55F3" w:rsidP="00175A72">
      <w:pPr>
        <w:pStyle w:val="BodyText"/>
      </w:pPr>
      <w:r w:rsidRPr="00175A72">
        <w:t xml:space="preserve">After you save a </w:t>
      </w:r>
      <w:r w:rsidRPr="00175A72">
        <w:rPr>
          <w:b/>
          <w:bCs/>
        </w:rPr>
        <w:t>Profile</w:t>
      </w:r>
      <w:r w:rsidRPr="00175A72">
        <w:t xml:space="preserve">, you can then use it in subsequent re-runs of the profiled test environment where you use the </w:t>
      </w:r>
      <w:r w:rsidRPr="00175A72">
        <w:rPr>
          <w:b/>
          <w:bCs/>
        </w:rPr>
        <w:t>Load Profile</w:t>
      </w:r>
      <w:r w:rsidRPr="00175A72">
        <w:t xml:space="preserve"> option in </w:t>
      </w:r>
      <w:r w:rsidR="004E1C17">
        <w:t>PTM</w:t>
      </w:r>
      <w:r w:rsidR="00B71CF0">
        <w:t xml:space="preserve">, </w:t>
      </w:r>
      <w:r w:rsidR="007847D9">
        <w:t xml:space="preserve">as described in </w:t>
      </w:r>
      <w:hyperlink w:anchor="_Loading_a_Profile" w:history="1">
        <w:r w:rsidR="007847D9" w:rsidRPr="007847D9">
          <w:rPr>
            <w:rStyle w:val="Hyperlink"/>
          </w:rPr>
          <w:t>Loading a Profile</w:t>
        </w:r>
      </w:hyperlink>
      <w:r w:rsidR="00F2763E">
        <w:t>;</w:t>
      </w:r>
      <w:r w:rsidR="007847D9">
        <w:t xml:space="preserve"> </w:t>
      </w:r>
      <w:r w:rsidR="00B71CF0">
        <w:t xml:space="preserve">or you can use the </w:t>
      </w:r>
      <w:ins w:id="870" w:author="Harley Zhang" w:date="2021-03-11T13:57:00Z">
        <w:r w:rsidR="00FD58D0" w:rsidRPr="00295A30">
          <w:rPr>
            <w:color w:val="auto"/>
          </w:rPr>
          <w:t>PTMCli</w:t>
        </w:r>
      </w:ins>
      <w:del w:id="871" w:author="Harley Zhang" w:date="2021-03-11T13:57:00Z">
        <w:r w:rsidR="00B71CF0" w:rsidDel="00FD58D0">
          <w:delText>ptmcli</w:delText>
        </w:r>
      </w:del>
      <w:r w:rsidR="00B71CF0">
        <w:t xml:space="preserve">.exe command line tool to launch Test Case execution (see </w:t>
      </w:r>
      <w:hyperlink w:anchor="_6.0__Analyzing_1" w:history="1">
        <w:r w:rsidR="00B71CF0" w:rsidRPr="00B71CF0">
          <w:rPr>
            <w:rStyle w:val="Hyperlink"/>
          </w:rPr>
          <w:t>Executing Test Cases From the Command Line</w:t>
        </w:r>
      </w:hyperlink>
      <w:r w:rsidR="00B71CF0">
        <w:t>)</w:t>
      </w:r>
      <w:r w:rsidRPr="00175A72">
        <w:t xml:space="preserve">.  </w:t>
      </w:r>
    </w:p>
    <w:p w14:paraId="28C50312" w14:textId="2A340D0A" w:rsidR="000C55F3" w:rsidRDefault="004E1C17" w:rsidP="00175A72">
      <w:pPr>
        <w:pStyle w:val="BodyText"/>
      </w:pPr>
      <w:r>
        <w:t>You can s</w:t>
      </w:r>
      <w:r w:rsidR="000C55F3" w:rsidRPr="00175A72">
        <w:t xml:space="preserve">ave a </w:t>
      </w:r>
      <w:r w:rsidR="000C55F3" w:rsidRPr="00175A72">
        <w:rPr>
          <w:b/>
          <w:bCs/>
        </w:rPr>
        <w:t>Profile</w:t>
      </w:r>
      <w:r w:rsidR="000C55F3" w:rsidRPr="00175A72">
        <w:t xml:space="preserve"> </w:t>
      </w:r>
      <w:r>
        <w:t>by performing the steps that follow</w:t>
      </w:r>
      <w:r w:rsidR="000C55F3" w:rsidRPr="00175A72">
        <w:t>.</w:t>
      </w:r>
    </w:p>
    <w:p w14:paraId="29139E5C" w14:textId="7A182335" w:rsidR="000C55F3" w:rsidRDefault="004A69F3" w:rsidP="000C55F3">
      <w:pPr>
        <w:pStyle w:val="Caption"/>
      </w:pPr>
      <w:r w:rsidRPr="00296D0B">
        <w:rPr>
          <w:rStyle w:val="Hyperlink"/>
          <w:sz w:val="24"/>
          <w:u w:val="none"/>
        </w:rPr>
        <w:sym w:font="Wingdings 3" w:char="F084"/>
      </w:r>
      <w:r w:rsidRPr="00296D0B">
        <w:rPr>
          <w:rStyle w:val="Hyperlink"/>
          <w:u w:val="none"/>
        </w:rPr>
        <w:t xml:space="preserve">  </w:t>
      </w:r>
      <w:r w:rsidR="000C55F3" w:rsidRPr="000E1FBD">
        <w:t>To save a Profile that encapsulates the current</w:t>
      </w:r>
      <w:r w:rsidR="00150EE9">
        <w:t xml:space="preserve">ly </w:t>
      </w:r>
      <w:r w:rsidR="00150EE9" w:rsidRPr="00125C8B">
        <w:rPr>
          <w:i/>
          <w:iCs/>
        </w:rPr>
        <w:t>selected</w:t>
      </w:r>
      <w:r w:rsidR="000C55F3" w:rsidRPr="000E1FBD">
        <w:t xml:space="preserve"> Test Case configuration</w:t>
      </w:r>
    </w:p>
    <w:p w14:paraId="08C8D99F" w14:textId="3A3AD7EB" w:rsidR="006C2BEE" w:rsidRDefault="009775DC" w:rsidP="00C05B58">
      <w:pPr>
        <w:pStyle w:val="BodyText"/>
        <w:numPr>
          <w:ilvl w:val="0"/>
          <w:numId w:val="82"/>
        </w:numPr>
      </w:pPr>
      <w:r>
        <w:t xml:space="preserve">In the </w:t>
      </w:r>
      <w:r w:rsidRPr="00495022">
        <w:rPr>
          <w:b/>
          <w:bCs/>
        </w:rPr>
        <w:t>Run Selected Test Cases</w:t>
      </w:r>
      <w:r>
        <w:t xml:space="preserve"> page of the PTM Wizard, s</w:t>
      </w:r>
      <w:r w:rsidR="006C2BEE">
        <w:t xml:space="preserve">elect the Test Cases that you want in your </w:t>
      </w:r>
      <w:r w:rsidR="006C2BEE" w:rsidRPr="006C2BEE">
        <w:rPr>
          <w:b/>
          <w:bCs/>
        </w:rPr>
        <w:t>Profile</w:t>
      </w:r>
      <w:r w:rsidR="006C2BEE">
        <w:t xml:space="preserve">. </w:t>
      </w:r>
    </w:p>
    <w:p w14:paraId="659DB7D2" w14:textId="067500DF" w:rsidR="001321EF" w:rsidRDefault="001321EF" w:rsidP="001321EF">
      <w:pPr>
        <w:pStyle w:val="MoreInfo"/>
        <w:ind w:left="720"/>
      </w:pPr>
      <w:r>
        <w:rPr>
          <w:noProof/>
        </w:rPr>
        <w:drawing>
          <wp:inline distT="0" distB="0" distL="0" distR="0" wp14:anchorId="51AF26F4" wp14:editId="47764478">
            <wp:extent cx="331161" cy="217479"/>
            <wp:effectExtent l="0" t="0" r="0" b="0"/>
            <wp:docPr id="10" name="Picture 10">
              <a:hlinkClick xmlns:a="http://schemas.openxmlformats.org/drawingml/2006/main" r:id="rId38" tgtFrame="&quot;_blank&quot;"/>
            </wp:docPr>
            <wp:cNvGraphicFramePr/>
            <a:graphic xmlns:a="http://schemas.openxmlformats.org/drawingml/2006/main">
              <a:graphicData uri="http://schemas.openxmlformats.org/drawingml/2006/picture">
                <pic:pic xmlns:pic="http://schemas.openxmlformats.org/drawingml/2006/picture">
                  <pic:nvPicPr>
                    <pic:cNvPr id="39" name="Picture 39">
                      <a:hlinkClick r:id="rId38" tgtFrame="&quot;_blank&quo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298" cy="220196"/>
                    </a:xfrm>
                    <a:prstGeom prst="rect">
                      <a:avLst/>
                    </a:prstGeom>
                    <a:noFill/>
                    <a:ln>
                      <a:noFill/>
                    </a:ln>
                  </pic:spPr>
                </pic:pic>
              </a:graphicData>
            </a:graphic>
          </wp:inline>
        </w:drawing>
      </w:r>
      <w:r w:rsidRPr="009536C4">
        <w:rPr>
          <w:color w:val="C00000"/>
        </w:rPr>
        <w:t>Important</w:t>
      </w:r>
    </w:p>
    <w:p w14:paraId="6C2DD5C2" w14:textId="23F6BAC1" w:rsidR="006C2BEE" w:rsidRDefault="000173EF" w:rsidP="001321EF">
      <w:pPr>
        <w:pStyle w:val="MoreInfoText"/>
        <w:ind w:left="720"/>
      </w:pPr>
      <w:r>
        <w:t>Please ensure that you</w:t>
      </w:r>
      <w:r w:rsidR="006C2BEE">
        <w:t xml:space="preserve"> </w:t>
      </w:r>
      <w:r w:rsidR="006C2BEE" w:rsidRPr="00495022">
        <w:rPr>
          <w:i/>
          <w:iCs/>
        </w:rPr>
        <w:t>select</w:t>
      </w:r>
      <w:r w:rsidR="006C2BEE">
        <w:t xml:space="preserve"> Test Cases </w:t>
      </w:r>
      <w:r w:rsidR="006C2BEE" w:rsidRPr="009775DC">
        <w:rPr>
          <w:i/>
          <w:iCs/>
        </w:rPr>
        <w:t xml:space="preserve">before </w:t>
      </w:r>
      <w:r w:rsidR="006C2BEE" w:rsidRPr="00ED24B0">
        <w:t>saving</w:t>
      </w:r>
      <w:r w:rsidR="006C2BEE">
        <w:t xml:space="preserve"> your </w:t>
      </w:r>
      <w:r w:rsidR="006C2BEE" w:rsidRPr="006C2BEE">
        <w:rPr>
          <w:b/>
        </w:rPr>
        <w:t>Profile</w:t>
      </w:r>
      <w:r w:rsidR="00316447">
        <w:t xml:space="preserve">. This is especially important </w:t>
      </w:r>
      <w:r w:rsidR="006C2BEE">
        <w:t xml:space="preserve">if you intend to use the </w:t>
      </w:r>
      <w:ins w:id="872" w:author="Harley Zhang" w:date="2021-03-11T13:57:00Z">
        <w:r w:rsidR="00565E8C" w:rsidRPr="00295A30">
          <w:t>PTMCli</w:t>
        </w:r>
      </w:ins>
      <w:del w:id="873" w:author="Harley Zhang" w:date="2021-03-11T13:57:00Z">
        <w:r w:rsidR="006C2BEE" w:rsidDel="00565E8C">
          <w:delText>ptmcli</w:delText>
        </w:r>
      </w:del>
      <w:r w:rsidR="006C2BEE">
        <w:t>.exe command line</w:t>
      </w:r>
      <w:r w:rsidR="00316447">
        <w:t xml:space="preserve"> with the -s switch</w:t>
      </w:r>
      <w:r w:rsidR="00891DC4">
        <w:t xml:space="preserve">, </w:t>
      </w:r>
      <w:r w:rsidR="00495022">
        <w:t xml:space="preserve">which specifies that only selected Test Cases will be executed </w:t>
      </w:r>
      <w:r w:rsidR="00891DC4">
        <w:t>in</w:t>
      </w:r>
      <w:r w:rsidR="00495022">
        <w:t xml:space="preserve"> the </w:t>
      </w:r>
      <w:r w:rsidR="00495022" w:rsidRPr="00495022">
        <w:rPr>
          <w:b/>
        </w:rPr>
        <w:t>Profile</w:t>
      </w:r>
      <w:r w:rsidR="006C2BEE">
        <w:t xml:space="preserve">. See </w:t>
      </w:r>
      <w:hyperlink w:anchor="_Executing_Test_Cases" w:history="1">
        <w:r w:rsidR="006C2BEE" w:rsidRPr="00125C8B">
          <w:rPr>
            <w:rStyle w:val="Hyperlink"/>
          </w:rPr>
          <w:t>Executing Test Cases From the Command Line</w:t>
        </w:r>
      </w:hyperlink>
      <w:r w:rsidR="006C2BEE">
        <w:t xml:space="preserve"> for more information about </w:t>
      </w:r>
      <w:ins w:id="874" w:author="Harley Zhang" w:date="2021-03-11T13:57:00Z">
        <w:r w:rsidR="00565E8C" w:rsidRPr="00295A30">
          <w:t>PTMCli</w:t>
        </w:r>
      </w:ins>
      <w:del w:id="875" w:author="Harley Zhang" w:date="2021-03-11T13:57:00Z">
        <w:r w:rsidR="006C2BEE" w:rsidDel="00565E8C">
          <w:delText>ptmcli</w:delText>
        </w:r>
      </w:del>
      <w:r w:rsidR="006C2BEE">
        <w:t>.exe.</w:t>
      </w:r>
    </w:p>
    <w:p w14:paraId="70AEFA93" w14:textId="0F38ACD9" w:rsidR="000C55F3" w:rsidRDefault="00222077" w:rsidP="00C05B58">
      <w:pPr>
        <w:pStyle w:val="BodyText"/>
        <w:numPr>
          <w:ilvl w:val="0"/>
          <w:numId w:val="82"/>
        </w:numPr>
      </w:pPr>
      <w:r>
        <w:t>Just below</w:t>
      </w:r>
      <w:r w:rsidR="000C55F3" w:rsidRPr="00175A72">
        <w:t xml:space="preserve"> the </w:t>
      </w:r>
      <w:r w:rsidR="007F0F55">
        <w:t xml:space="preserve">PTM </w:t>
      </w:r>
      <w:r w:rsidR="000C55F3" w:rsidRPr="00175A72">
        <w:t>Test Cases list view</w:t>
      </w:r>
      <w:r w:rsidR="00495022">
        <w:t xml:space="preserve"> on the </w:t>
      </w:r>
      <w:r w:rsidR="00495022" w:rsidRPr="00495022">
        <w:rPr>
          <w:b/>
          <w:bCs/>
        </w:rPr>
        <w:t>Run Selected Test Cases</w:t>
      </w:r>
      <w:r w:rsidR="00495022">
        <w:t xml:space="preserve"> page of the PTM Wizard</w:t>
      </w:r>
      <w:r w:rsidR="000C55F3" w:rsidRPr="00175A72">
        <w:t xml:space="preserve">, click the </w:t>
      </w:r>
      <w:r w:rsidR="000C55F3" w:rsidRPr="00175A72">
        <w:rPr>
          <w:b/>
          <w:bCs/>
        </w:rPr>
        <w:t>Export/Import</w:t>
      </w:r>
      <w:r w:rsidR="000C55F3" w:rsidRPr="00175A72">
        <w:t xml:space="preserve"> link</w:t>
      </w:r>
      <w:r w:rsidR="00891DC4">
        <w:t>, as</w:t>
      </w:r>
      <w:r w:rsidR="000C55F3" w:rsidRPr="00175A72">
        <w:t xml:space="preserve"> </w:t>
      </w:r>
      <w:r w:rsidR="00450642">
        <w:t>shown in the figure that follows</w:t>
      </w:r>
      <w:r w:rsidR="00891DC4">
        <w:t>,</w:t>
      </w:r>
      <w:r w:rsidR="00450642">
        <w:t xml:space="preserve"> </w:t>
      </w:r>
      <w:r w:rsidR="000C55F3" w:rsidRPr="00175A72">
        <w:t xml:space="preserve">and </w:t>
      </w:r>
      <w:r w:rsidR="007F0F55">
        <w:t xml:space="preserve">then </w:t>
      </w:r>
      <w:r w:rsidR="00450642">
        <w:t>click</w:t>
      </w:r>
      <w:r w:rsidR="000C55F3" w:rsidRPr="00175A72">
        <w:t xml:space="preserve"> the </w:t>
      </w:r>
      <w:r w:rsidR="000C55F3" w:rsidRPr="00175A72">
        <w:rPr>
          <w:b/>
          <w:bCs/>
        </w:rPr>
        <w:t>Save Profile…</w:t>
      </w:r>
      <w:r w:rsidR="000C55F3" w:rsidRPr="00175A72">
        <w:t xml:space="preserve"> drop-down menu item to save the selected Test Cases </w:t>
      </w:r>
      <w:r w:rsidR="00C131C5">
        <w:t>in</w:t>
      </w:r>
      <w:r w:rsidR="000C55F3" w:rsidRPr="00175A72">
        <w:t xml:space="preserve"> the current</w:t>
      </w:r>
      <w:r w:rsidR="007C1CF0">
        <w:t xml:space="preserve"> test configuration </w:t>
      </w:r>
      <w:r w:rsidR="00891DC4">
        <w:t>along with</w:t>
      </w:r>
      <w:r w:rsidR="000C55F3" w:rsidRPr="00175A72">
        <w:t xml:space="preserve"> all </w:t>
      </w:r>
      <w:r w:rsidR="007C1CF0">
        <w:t xml:space="preserve">the underlying </w:t>
      </w:r>
      <w:r w:rsidR="007C1CF0" w:rsidRPr="00175A72">
        <w:t>related</w:t>
      </w:r>
      <w:r w:rsidR="007C1CF0">
        <w:t xml:space="preserve"> properties</w:t>
      </w:r>
      <w:r w:rsidR="000C55F3">
        <w:t>.</w:t>
      </w:r>
    </w:p>
    <w:p w14:paraId="618E016C" w14:textId="77777777" w:rsidR="00B678F2" w:rsidRDefault="000C55F3" w:rsidP="00B678F2">
      <w:pPr>
        <w:pStyle w:val="ListParagraph0"/>
        <w:keepNext/>
        <w:ind w:left="648"/>
      </w:pPr>
      <w:r>
        <w:rPr>
          <w:noProof/>
        </w:rPr>
        <w:drawing>
          <wp:inline distT="0" distB="0" distL="0" distR="0" wp14:anchorId="10A776B7" wp14:editId="038208AD">
            <wp:extent cx="3069590" cy="15132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69590" cy="1513205"/>
                    </a:xfrm>
                    <a:prstGeom prst="rect">
                      <a:avLst/>
                    </a:prstGeom>
                    <a:noFill/>
                    <a:ln>
                      <a:noFill/>
                    </a:ln>
                  </pic:spPr>
                </pic:pic>
              </a:graphicData>
            </a:graphic>
          </wp:inline>
        </w:drawing>
      </w:r>
    </w:p>
    <w:p w14:paraId="03CFBA5D" w14:textId="27A9A1A8" w:rsidR="000C55F3" w:rsidRDefault="00B678F2" w:rsidP="004C77F4">
      <w:pPr>
        <w:pStyle w:val="Caption"/>
      </w:pPr>
      <w:r>
        <w:tab/>
      </w:r>
      <w:r>
        <w:tab/>
      </w:r>
      <w:bookmarkStart w:id="876" w:name="_Toc67405478"/>
      <w:r w:rsidR="004C77F4">
        <w:t xml:space="preserve">Figure </w:t>
      </w:r>
      <w:r w:rsidR="004C77F4">
        <w:fldChar w:fldCharType="begin"/>
      </w:r>
      <w:r w:rsidR="004C77F4">
        <w:instrText xml:space="preserve"> SEQ Figure \* ARABIC </w:instrText>
      </w:r>
      <w:r w:rsidR="004C77F4">
        <w:fldChar w:fldCharType="separate"/>
      </w:r>
      <w:r w:rsidR="00B777D0">
        <w:rPr>
          <w:noProof/>
        </w:rPr>
        <w:t>22</w:t>
      </w:r>
      <w:r w:rsidR="004C77F4">
        <w:fldChar w:fldCharType="end"/>
      </w:r>
      <w:r>
        <w:t xml:space="preserve">.  </w:t>
      </w:r>
      <w:r w:rsidRPr="00D62C4E">
        <w:t xml:space="preserve">Protocol Test </w:t>
      </w:r>
      <w:del w:id="877" w:author="Harley Zhang" w:date="2021-03-11T10:12:00Z">
        <w:r w:rsidRPr="00D62C4E" w:rsidDel="00AE33CA">
          <w:delText>Manager :</w:delText>
        </w:r>
      </w:del>
      <w:ins w:id="878" w:author="Harley Zhang" w:date="2021-03-11T10:12:00Z">
        <w:r w:rsidR="00AE33CA" w:rsidRPr="00D62C4E">
          <w:t>Manager:</w:t>
        </w:r>
      </w:ins>
      <w:r w:rsidRPr="00D62C4E">
        <w:t xml:space="preserve"> Saving a test </w:t>
      </w:r>
      <w:del w:id="879" w:author="Harley Zhang" w:date="2021-03-11T13:59:00Z">
        <w:r w:rsidRPr="00D62C4E" w:rsidDel="005E2759">
          <w:delText>cases</w:delText>
        </w:r>
      </w:del>
      <w:ins w:id="880" w:author="Harley Zhang" w:date="2021-03-11T13:59:00Z">
        <w:r w:rsidR="005E2759" w:rsidRPr="00D62C4E">
          <w:t>case</w:t>
        </w:r>
      </w:ins>
      <w:r w:rsidRPr="00D62C4E">
        <w:t xml:space="preserve"> Profile</w:t>
      </w:r>
      <w:bookmarkEnd w:id="876"/>
    </w:p>
    <w:p w14:paraId="1DF7A99D" w14:textId="77777777" w:rsidR="007F0F55" w:rsidRPr="007F0F55" w:rsidRDefault="007F0F55" w:rsidP="007F0F55">
      <w:pPr>
        <w:pStyle w:val="BodyTextSpacer"/>
      </w:pPr>
    </w:p>
    <w:p w14:paraId="08A619E9" w14:textId="5052B09D" w:rsidR="000C55F3" w:rsidRDefault="000C55F3" w:rsidP="00D62C4E">
      <w:pPr>
        <w:pStyle w:val="BodyText"/>
        <w:ind w:left="720"/>
      </w:pPr>
      <w:r w:rsidRPr="002123BC">
        <w:lastRenderedPageBreak/>
        <w:t xml:space="preserve">This action should open a </w:t>
      </w:r>
      <w:r w:rsidRPr="00E01B0B">
        <w:rPr>
          <w:b/>
          <w:bCs/>
        </w:rPr>
        <w:t>Save</w:t>
      </w:r>
      <w:r w:rsidRPr="002123BC">
        <w:t xml:space="preserve"> dialog. By default, the </w:t>
      </w:r>
      <w:r w:rsidRPr="00E01B0B">
        <w:rPr>
          <w:b/>
          <w:bCs/>
        </w:rPr>
        <w:t>Profile</w:t>
      </w:r>
      <w:r w:rsidRPr="002123BC">
        <w:t xml:space="preserve"> is saved in the user </w:t>
      </w:r>
      <w:r w:rsidRPr="00E01B0B">
        <w:rPr>
          <w:b/>
          <w:bCs/>
        </w:rPr>
        <w:t>Documents</w:t>
      </w:r>
      <w:r w:rsidRPr="002123BC">
        <w:t xml:space="preserve"> folder, but you can change </w:t>
      </w:r>
      <w:r w:rsidR="007F0F55">
        <w:t>the default</w:t>
      </w:r>
      <w:r w:rsidRPr="002123BC">
        <w:t xml:space="preserve"> by navigating to another directory location as necessary</w:t>
      </w:r>
      <w:r>
        <w:t>.</w:t>
      </w:r>
    </w:p>
    <w:p w14:paraId="673CC2DA" w14:textId="7DAD4F59" w:rsidR="000C55F3" w:rsidRDefault="000C55F3" w:rsidP="00C05B58">
      <w:pPr>
        <w:pStyle w:val="BodyText"/>
        <w:numPr>
          <w:ilvl w:val="0"/>
          <w:numId w:val="82"/>
        </w:numPr>
      </w:pPr>
      <w:r>
        <w:t xml:space="preserve">Specify an appropriate name for the </w:t>
      </w:r>
      <w:r w:rsidRPr="00EF53BA">
        <w:rPr>
          <w:b/>
          <w:bCs/>
        </w:rPr>
        <w:t>Profile</w:t>
      </w:r>
      <w:r>
        <w:t xml:space="preserve"> and then close the open </w:t>
      </w:r>
      <w:r w:rsidRPr="00EF53BA">
        <w:rPr>
          <w:b/>
          <w:bCs/>
        </w:rPr>
        <w:t>Save</w:t>
      </w:r>
      <w:r>
        <w:t xml:space="preserve"> dialog.</w:t>
      </w:r>
    </w:p>
    <w:p w14:paraId="7CCA1140" w14:textId="56923AAF" w:rsidR="007448E0" w:rsidRDefault="007448E0" w:rsidP="007448E0">
      <w:pPr>
        <w:pStyle w:val="Heading4"/>
      </w:pPr>
      <w:bookmarkStart w:id="881" w:name="_Loading_a_Profile"/>
      <w:bookmarkStart w:id="882" w:name="_Toc67405048"/>
      <w:bookmarkEnd w:id="881"/>
      <w:r>
        <w:t>Loading a Profile</w:t>
      </w:r>
      <w:bookmarkEnd w:id="882"/>
    </w:p>
    <w:p w14:paraId="38D50097" w14:textId="06C06B53" w:rsidR="00EC7DAB" w:rsidRDefault="003D776B" w:rsidP="00EC7DAB">
      <w:pPr>
        <w:pStyle w:val="BodyText"/>
      </w:pPr>
      <w:r>
        <w:t>After</w:t>
      </w:r>
      <w:r w:rsidR="00EC7DAB">
        <w:t xml:space="preserve"> you have saved a </w:t>
      </w:r>
      <w:r w:rsidR="00EC7DAB" w:rsidRPr="00EC7DAB">
        <w:rPr>
          <w:b/>
          <w:bCs/>
        </w:rPr>
        <w:t>Profile</w:t>
      </w:r>
      <w:r w:rsidR="00EC7DAB">
        <w:t xml:space="preserve"> as described in </w:t>
      </w:r>
      <w:hyperlink w:anchor="_Saving_a_Profile" w:history="1">
        <w:r w:rsidR="00EC7DAB" w:rsidRPr="00EC7DAB">
          <w:rPr>
            <w:rStyle w:val="Hyperlink"/>
          </w:rPr>
          <w:t>Saving a Profile</w:t>
        </w:r>
      </w:hyperlink>
      <w:r w:rsidR="00EC7DAB">
        <w:t xml:space="preserve">, you can load the Test Case configuration of the saved </w:t>
      </w:r>
      <w:r w:rsidR="00EC7DAB" w:rsidRPr="00EC7DAB">
        <w:rPr>
          <w:b/>
          <w:bCs/>
        </w:rPr>
        <w:t>Profile</w:t>
      </w:r>
      <w:r w:rsidR="00EC7DAB">
        <w:t xml:space="preserve"> into the PTM where you can execute the Test Case configuration as is, or modify it before executing. To load a </w:t>
      </w:r>
      <w:r w:rsidR="00EC7DAB" w:rsidRPr="00EC7DAB">
        <w:rPr>
          <w:b/>
          <w:bCs/>
        </w:rPr>
        <w:t>Profile</w:t>
      </w:r>
      <w:r w:rsidR="00EC7DAB">
        <w:t>, perform the steps of the following procedure.</w:t>
      </w:r>
    </w:p>
    <w:p w14:paraId="282AA333" w14:textId="31B6D9BE" w:rsidR="00EC7DAB" w:rsidRDefault="00EC7DAB" w:rsidP="00EC7DAB">
      <w:pPr>
        <w:pStyle w:val="BodyText"/>
      </w:pPr>
      <w:r w:rsidRPr="00D72CB7">
        <w:rPr>
          <w:rStyle w:val="Hyperlink"/>
          <w:sz w:val="24"/>
          <w:u w:val="none"/>
        </w:rPr>
        <w:sym w:font="Wingdings 3" w:char="F084"/>
      </w:r>
      <w:r w:rsidRPr="00D72CB7">
        <w:rPr>
          <w:rStyle w:val="Hyperlink"/>
          <w:u w:val="none"/>
        </w:rPr>
        <w:t xml:space="preserve"> </w:t>
      </w:r>
      <w:r w:rsidR="006B37BD" w:rsidRPr="00D72CB7">
        <w:rPr>
          <w:rStyle w:val="Hyperlink"/>
          <w:u w:val="none"/>
        </w:rPr>
        <w:t xml:space="preserve">  </w:t>
      </w:r>
      <w:r w:rsidRPr="004A69F3">
        <w:rPr>
          <w:b/>
          <w:bCs/>
        </w:rPr>
        <w:t>To load a saved Profile into the PTM and execute the Test Case configuration</w:t>
      </w:r>
    </w:p>
    <w:p w14:paraId="5FB79CF8" w14:textId="1704480E" w:rsidR="00EC7DAB" w:rsidRDefault="00EC7DAB" w:rsidP="00C05B58">
      <w:pPr>
        <w:pStyle w:val="BodyText"/>
        <w:numPr>
          <w:ilvl w:val="0"/>
          <w:numId w:val="109"/>
        </w:numPr>
      </w:pPr>
      <w:r>
        <w:t xml:space="preserve">On the </w:t>
      </w:r>
      <w:r w:rsidRPr="00EC7DAB">
        <w:rPr>
          <w:b/>
          <w:bCs/>
        </w:rPr>
        <w:t>Configure Method</w:t>
      </w:r>
      <w:r>
        <w:t xml:space="preserve"> page of the PTM Wizard, click </w:t>
      </w:r>
      <w:r w:rsidRPr="00EC7DAB">
        <w:rPr>
          <w:b/>
          <w:bCs/>
        </w:rPr>
        <w:t>Load Profile</w:t>
      </w:r>
      <w:r>
        <w:t>.</w:t>
      </w:r>
    </w:p>
    <w:p w14:paraId="1A4D00DA" w14:textId="7D476913" w:rsidR="00EC7DAB" w:rsidRDefault="00EC7DAB" w:rsidP="00EC7DAB">
      <w:pPr>
        <w:pStyle w:val="BodyText"/>
        <w:ind w:left="720"/>
      </w:pPr>
      <w:r>
        <w:t xml:space="preserve">The Test Case configuration of the </w:t>
      </w:r>
      <w:r w:rsidRPr="00406D80">
        <w:rPr>
          <w:b/>
          <w:bCs/>
        </w:rPr>
        <w:t>Profile</w:t>
      </w:r>
      <w:r>
        <w:t xml:space="preserve"> displays in the </w:t>
      </w:r>
      <w:r w:rsidRPr="00406D80">
        <w:rPr>
          <w:b/>
          <w:bCs/>
        </w:rPr>
        <w:t>Run Selected Test Cases</w:t>
      </w:r>
      <w:r>
        <w:t xml:space="preserve"> tab of PTM.</w:t>
      </w:r>
    </w:p>
    <w:p w14:paraId="5D58D40C" w14:textId="6560CD88" w:rsidR="00EC7DAB" w:rsidRDefault="0075468B" w:rsidP="00C05B58">
      <w:pPr>
        <w:pStyle w:val="BodyText"/>
        <w:numPr>
          <w:ilvl w:val="0"/>
          <w:numId w:val="109"/>
        </w:numPr>
      </w:pPr>
      <w:r>
        <w:t xml:space="preserve">To run all Test Cases of the </w:t>
      </w:r>
      <w:r w:rsidRPr="00406D80">
        <w:rPr>
          <w:b/>
          <w:bCs/>
        </w:rPr>
        <w:t>Profile</w:t>
      </w:r>
      <w:r>
        <w:t>, click</w:t>
      </w:r>
      <w:r w:rsidR="00F14916">
        <w:t xml:space="preserve"> the</w:t>
      </w:r>
      <w:r>
        <w:t xml:space="preserve"> </w:t>
      </w:r>
      <w:r w:rsidRPr="0075468B">
        <w:rPr>
          <w:b/>
          <w:bCs/>
        </w:rPr>
        <w:t>Run All</w:t>
      </w:r>
      <w:r>
        <w:t xml:space="preserve"> </w:t>
      </w:r>
      <w:r w:rsidR="00F14916">
        <w:t xml:space="preserve">command </w:t>
      </w:r>
      <w:r>
        <w:t>beneath the Test Case list view.</w:t>
      </w:r>
    </w:p>
    <w:p w14:paraId="6AA7022C" w14:textId="361358A7" w:rsidR="0075468B" w:rsidRDefault="0075468B" w:rsidP="0075468B">
      <w:pPr>
        <w:pStyle w:val="BodyText"/>
        <w:ind w:left="720"/>
      </w:pPr>
      <w:r>
        <w:t>The Test Cases will run the same as any other set of Test Cases do with all the status indications that occur during normal Test Case execution</w:t>
      </w:r>
      <w:r w:rsidR="00F14916">
        <w:t xml:space="preserve"> progress</w:t>
      </w:r>
      <w:r>
        <w:t>.</w:t>
      </w:r>
    </w:p>
    <w:p w14:paraId="259B8A17" w14:textId="1044A9B4" w:rsidR="0075468B" w:rsidRDefault="0075468B" w:rsidP="00C05B58">
      <w:pPr>
        <w:pStyle w:val="BodyText"/>
        <w:numPr>
          <w:ilvl w:val="0"/>
          <w:numId w:val="109"/>
        </w:numPr>
      </w:pPr>
      <w:r>
        <w:t xml:space="preserve">To only run selected Test Cases from the </w:t>
      </w:r>
      <w:r w:rsidRPr="0075468B">
        <w:rPr>
          <w:b/>
          <w:bCs/>
        </w:rPr>
        <w:t>Profile</w:t>
      </w:r>
      <w:r>
        <w:t>, first select the Test Cases you want to run and then click</w:t>
      </w:r>
      <w:r w:rsidR="004E380E">
        <w:t xml:space="preserve"> the</w:t>
      </w:r>
      <w:r>
        <w:t xml:space="preserve"> </w:t>
      </w:r>
      <w:r w:rsidRPr="0075468B">
        <w:rPr>
          <w:b/>
          <w:bCs/>
        </w:rPr>
        <w:t>Run Selected Test Cases</w:t>
      </w:r>
      <w:r>
        <w:t xml:space="preserve"> </w:t>
      </w:r>
      <w:r w:rsidR="00F14916">
        <w:t xml:space="preserve">command </w:t>
      </w:r>
      <w:r>
        <w:t>beneath the Test Case list view.</w:t>
      </w:r>
    </w:p>
    <w:p w14:paraId="4EC579B9" w14:textId="67365CCC" w:rsidR="0075468B" w:rsidRDefault="0075468B" w:rsidP="00C05B58">
      <w:pPr>
        <w:pStyle w:val="BodyText"/>
        <w:numPr>
          <w:ilvl w:val="0"/>
          <w:numId w:val="109"/>
        </w:numPr>
      </w:pPr>
      <w:r>
        <w:t>In either execution mode, observe that Test Case execution provides all the normal indicators as the tests progress to completion.</w:t>
      </w:r>
    </w:p>
    <w:p w14:paraId="699EF040" w14:textId="5C9E1740" w:rsidR="000C55F3" w:rsidRPr="00E12924" w:rsidRDefault="000C55F3" w:rsidP="00F2763E">
      <w:pPr>
        <w:pStyle w:val="Heading3"/>
      </w:pPr>
      <w:bookmarkStart w:id="883" w:name="_6.0__Analyzing_1"/>
      <w:bookmarkStart w:id="884" w:name="_Executing_Test_Cases"/>
      <w:bookmarkStart w:id="885" w:name="_Toc31284011"/>
      <w:bookmarkStart w:id="886" w:name="_Toc67405049"/>
      <w:bookmarkEnd w:id="883"/>
      <w:bookmarkEnd w:id="884"/>
      <w:r w:rsidRPr="00E12924">
        <w:t xml:space="preserve">Executing Test Cases </w:t>
      </w:r>
      <w:r w:rsidR="00981BD3">
        <w:t>f</w:t>
      </w:r>
      <w:r w:rsidRPr="00E12924">
        <w:t>rom the Command Line</w:t>
      </w:r>
      <w:bookmarkEnd w:id="885"/>
      <w:bookmarkEnd w:id="886"/>
    </w:p>
    <w:p w14:paraId="1173BDCA" w14:textId="07CD1072" w:rsidR="000C55F3" w:rsidRDefault="000C55F3" w:rsidP="00E12924">
      <w:pPr>
        <w:pStyle w:val="BodyText"/>
      </w:pPr>
      <w:r>
        <w:t xml:space="preserve">The </w:t>
      </w:r>
      <w:r w:rsidR="008530F7">
        <w:t xml:space="preserve">PTM </w:t>
      </w:r>
      <w:r>
        <w:t xml:space="preserve">enables you execute the Test Case configuration of a previously saved </w:t>
      </w:r>
      <w:r w:rsidRPr="00081F1E">
        <w:rPr>
          <w:b/>
          <w:bCs/>
        </w:rPr>
        <w:t>Profile</w:t>
      </w:r>
      <w:r>
        <w:t xml:space="preserve"> with the use of a simple command string. </w:t>
      </w:r>
      <w:r w:rsidR="00D1782A">
        <w:t xml:space="preserve">In this mode of Test Case execution, you will </w:t>
      </w:r>
      <w:r w:rsidR="00E220FD">
        <w:t>trigger</w:t>
      </w:r>
      <w:r>
        <w:t xml:space="preserve"> </w:t>
      </w:r>
      <w:r w:rsidR="00E220FD">
        <w:t>this process</w:t>
      </w:r>
      <w:r>
        <w:t xml:space="preserve"> from outside the PTM UI test environment</w:t>
      </w:r>
      <w:r w:rsidR="00242D37">
        <w:t>, which could</w:t>
      </w:r>
      <w:r>
        <w:t xml:space="preserve"> </w:t>
      </w:r>
      <w:r w:rsidR="00F2763E">
        <w:t xml:space="preserve">also </w:t>
      </w:r>
      <w:r>
        <w:t xml:space="preserve">potentially </w:t>
      </w:r>
      <w:r w:rsidR="00242D37">
        <w:t xml:space="preserve">be </w:t>
      </w:r>
      <w:r>
        <w:t xml:space="preserve">from a remote location. </w:t>
      </w:r>
    </w:p>
    <w:p w14:paraId="2044AF7F" w14:textId="50370AE8" w:rsidR="000C55F3" w:rsidRPr="00653E6D" w:rsidDel="006D1F3C" w:rsidRDefault="000C55F3" w:rsidP="006D1F3C">
      <w:pPr>
        <w:pStyle w:val="BodyText"/>
        <w:rPr>
          <w:del w:id="887" w:author="Harley Zhang" w:date="2021-03-11T10:55:00Z"/>
          <w:color w:val="auto"/>
        </w:rPr>
      </w:pPr>
      <w:r w:rsidRPr="00653E6D">
        <w:rPr>
          <w:color w:val="auto"/>
        </w:rPr>
        <w:t xml:space="preserve">The application that enables you to do this is known as </w:t>
      </w:r>
      <w:r w:rsidRPr="00653E6D">
        <w:rPr>
          <w:rFonts w:ascii="Courier New" w:hAnsi="Courier New" w:cs="Courier New"/>
          <w:color w:val="auto"/>
          <w:szCs w:val="22"/>
        </w:rPr>
        <w:t>P</w:t>
      </w:r>
      <w:ins w:id="888" w:author="Harley Zhang" w:date="2021-03-11T10:54:00Z">
        <w:r w:rsidR="006D1F3C">
          <w:rPr>
            <w:rFonts w:ascii="Courier New" w:hAnsi="Courier New" w:cs="Courier New"/>
            <w:color w:val="auto"/>
            <w:szCs w:val="22"/>
          </w:rPr>
          <w:t>TM</w:t>
        </w:r>
      </w:ins>
      <w:del w:id="889" w:author="Harley Zhang" w:date="2021-03-11T10:54:00Z">
        <w:r w:rsidRPr="00653E6D" w:rsidDel="006D1F3C">
          <w:rPr>
            <w:rFonts w:ascii="Courier New" w:hAnsi="Courier New" w:cs="Courier New"/>
            <w:color w:val="auto"/>
            <w:szCs w:val="22"/>
          </w:rPr>
          <w:delText>tm</w:delText>
        </w:r>
      </w:del>
      <w:r w:rsidRPr="00653E6D">
        <w:rPr>
          <w:rFonts w:ascii="Courier New" w:hAnsi="Courier New" w:cs="Courier New"/>
          <w:color w:val="auto"/>
          <w:szCs w:val="22"/>
        </w:rPr>
        <w:t>Cli.exe</w:t>
      </w:r>
      <w:r w:rsidRPr="00653E6D">
        <w:rPr>
          <w:color w:val="auto"/>
        </w:rPr>
        <w:t xml:space="preserve">. </w:t>
      </w:r>
      <w:ins w:id="890" w:author="Harley Zhang" w:date="2021-03-11T10:54:00Z">
        <w:r w:rsidR="006D1F3C">
          <w:rPr>
            <w:color w:val="auto"/>
          </w:rPr>
          <w:t xml:space="preserve">The </w:t>
        </w:r>
        <w:r w:rsidR="006D1F3C" w:rsidRPr="006D1F3C">
          <w:rPr>
            <w:rFonts w:ascii="Courier New" w:hAnsi="Courier New" w:cs="Courier New"/>
            <w:color w:val="auto"/>
            <w:szCs w:val="22"/>
          </w:rPr>
          <w:t>PTMCli.exe</w:t>
        </w:r>
      </w:ins>
      <w:ins w:id="891" w:author="Harley Zhang" w:date="2021-03-11T10:56:00Z">
        <w:r w:rsidR="003F7EB8">
          <w:rPr>
            <w:rFonts w:ascii="Courier New" w:hAnsi="Courier New" w:cs="Courier New"/>
            <w:color w:val="auto"/>
            <w:szCs w:val="22"/>
          </w:rPr>
          <w:t xml:space="preserve"> is in </w:t>
        </w:r>
        <w:r w:rsidR="003F7EB8">
          <w:rPr>
            <w:color w:val="auto"/>
          </w:rPr>
          <w:t>PTMCli.zip that</w:t>
        </w:r>
      </w:ins>
      <w:ins w:id="892" w:author="Harley Zhang" w:date="2021-03-11T10:54:00Z">
        <w:r w:rsidR="006D1F3C">
          <w:rPr>
            <w:color w:val="auto"/>
          </w:rPr>
          <w:t xml:space="preserve"> can be </w:t>
        </w:r>
      </w:ins>
      <w:ins w:id="893" w:author="Harley Zhang" w:date="2021-03-11T10:55:00Z">
        <w:r w:rsidR="006D1F3C">
          <w:rPr>
            <w:color w:val="auto"/>
          </w:rPr>
          <w:t>download from</w:t>
        </w:r>
      </w:ins>
      <w:del w:id="894" w:author="Harley Zhang" w:date="2021-03-11T10:55:00Z">
        <w:r w:rsidRPr="00653E6D" w:rsidDel="006D1F3C">
          <w:rPr>
            <w:color w:val="auto"/>
          </w:rPr>
          <w:delText xml:space="preserve">This file resides in the following directory path on the </w:delText>
        </w:r>
        <w:r w:rsidRPr="00653E6D" w:rsidDel="006D1F3C">
          <w:rPr>
            <w:b/>
            <w:bCs/>
            <w:color w:val="auto"/>
          </w:rPr>
          <w:delText>Driver</w:delText>
        </w:r>
        <w:r w:rsidRPr="00653E6D" w:rsidDel="006D1F3C">
          <w:rPr>
            <w:color w:val="auto"/>
          </w:rPr>
          <w:delText xml:space="preserve"> computer:</w:delText>
        </w:r>
      </w:del>
      <w:ins w:id="895" w:author="Harley Zhang" w:date="2021-03-11T10:55:00Z">
        <w:r w:rsidR="006D1F3C">
          <w:rPr>
            <w:color w:val="auto"/>
          </w:rPr>
          <w:t xml:space="preserve"> </w:t>
        </w:r>
        <w:r w:rsidR="006D1F3C">
          <w:fldChar w:fldCharType="begin"/>
        </w:r>
        <w:r w:rsidR="006D1F3C">
          <w:rPr>
            <w:color w:val="auto"/>
          </w:rPr>
          <w:instrText xml:space="preserve"> HYPERLINK "https://github.com/microsoft/WindowsProtocolTestSuites/releases" </w:instrText>
        </w:r>
        <w:r w:rsidR="006D1F3C">
          <w:fldChar w:fldCharType="separate"/>
        </w:r>
        <w:r w:rsidR="006D1F3C" w:rsidRPr="006D1F3C">
          <w:rPr>
            <w:rStyle w:val="Hyperlink"/>
          </w:rPr>
          <w:t>GitHub</w:t>
        </w:r>
      </w:ins>
      <w:ins w:id="896" w:author="Harley Zhang" w:date="2021-03-11T10:56:00Z">
        <w:r w:rsidR="007B6404" w:rsidRPr="007B6404">
          <w:rPr>
            <w:color w:val="auto"/>
          </w:rPr>
          <w:t xml:space="preserve"> </w:t>
        </w:r>
      </w:ins>
      <w:ins w:id="897" w:author="Harley Zhang" w:date="2021-03-11T10:57:00Z">
        <w:r w:rsidR="007B6404" w:rsidRPr="007B6404">
          <w:rPr>
            <w:color w:val="auto"/>
          </w:rPr>
          <w:t>.</w:t>
        </w:r>
      </w:ins>
      <w:ins w:id="898" w:author="Harley Zhang" w:date="2021-03-11T10:55:00Z">
        <w:r w:rsidRPr="007B6404">
          <w:rPr>
            <w:color w:val="auto"/>
          </w:rPr>
          <w:t xml:space="preserve"> </w:t>
        </w:r>
        <w:r w:rsidR="006D1F3C">
          <w:fldChar w:fldCharType="end"/>
        </w:r>
      </w:ins>
      <w:ins w:id="899" w:author="Harley Zhang" w:date="2021-03-11T10:57:00Z">
        <w:r w:rsidR="00295A30">
          <w:rPr>
            <w:color w:val="auto"/>
          </w:rPr>
          <w:t xml:space="preserve"> then extract this zip package to C:</w:t>
        </w:r>
      </w:ins>
      <w:ins w:id="900" w:author="Harley Zhang" w:date="2021-03-11T10:58:00Z">
        <w:r w:rsidR="00295A30" w:rsidRPr="0019413E">
          <w:rPr>
            <w:color w:val="auto"/>
          </w:rPr>
          <w:t xml:space="preserve"> \</w:t>
        </w:r>
        <w:r w:rsidR="00295A30" w:rsidRPr="00295A30">
          <w:rPr>
            <w:color w:val="auto"/>
          </w:rPr>
          <w:t>PTMCli</w:t>
        </w:r>
      </w:ins>
      <w:del w:id="901" w:author="Harley Zhang" w:date="2021-03-11T10:56:00Z">
        <w:r w:rsidRPr="00653E6D" w:rsidDel="007B6404">
          <w:rPr>
            <w:color w:val="auto"/>
          </w:rPr>
          <w:delText xml:space="preserve"> </w:delText>
        </w:r>
      </w:del>
    </w:p>
    <w:p w14:paraId="060D6F0F" w14:textId="186700D3" w:rsidR="000C55F3" w:rsidRPr="00653E6D" w:rsidRDefault="000C55F3" w:rsidP="006D1F3C">
      <w:pPr>
        <w:pStyle w:val="BodyText"/>
      </w:pPr>
      <w:del w:id="902" w:author="Harley Zhang" w:date="2021-03-11T10:55:00Z">
        <w:r w:rsidRPr="00653E6D" w:rsidDel="006D1F3C">
          <w:delText>C:\Program Files\Protocol Test Manager\bin\PtmCli.exe</w:delText>
        </w:r>
      </w:del>
    </w:p>
    <w:p w14:paraId="1E67854D" w14:textId="28F7704B" w:rsidR="005B6BC5" w:rsidRDefault="000C55F3" w:rsidP="00E12924">
      <w:pPr>
        <w:pStyle w:val="BodyText"/>
      </w:pPr>
      <w:r w:rsidRPr="00653E6D">
        <w:rPr>
          <w:color w:val="auto"/>
        </w:rPr>
        <w:t xml:space="preserve">To execute the Test Cases of a </w:t>
      </w:r>
      <w:r w:rsidRPr="00653E6D">
        <w:rPr>
          <w:b/>
          <w:bCs/>
          <w:color w:val="auto"/>
        </w:rPr>
        <w:t>Profile</w:t>
      </w:r>
      <w:r w:rsidRPr="00653E6D">
        <w:rPr>
          <w:color w:val="auto"/>
        </w:rPr>
        <w:t xml:space="preserve"> by using a command string, perform the procedure </w:t>
      </w:r>
      <w:r w:rsidR="003E26E5" w:rsidRPr="00653E6D">
        <w:rPr>
          <w:color w:val="auto"/>
        </w:rPr>
        <w:t>that follows</w:t>
      </w:r>
      <w:r>
        <w:t>:</w:t>
      </w:r>
    </w:p>
    <w:p w14:paraId="379BAF69" w14:textId="6AA51187" w:rsidR="00653E6D" w:rsidRDefault="00653E6D" w:rsidP="00E12924">
      <w:pPr>
        <w:pStyle w:val="BodyText"/>
      </w:pPr>
    </w:p>
    <w:p w14:paraId="599E65B2" w14:textId="77777777" w:rsidR="00653E6D" w:rsidRDefault="00653E6D" w:rsidP="00E12924">
      <w:pPr>
        <w:pStyle w:val="BodyText"/>
      </w:pPr>
    </w:p>
    <w:p w14:paraId="268D49CD" w14:textId="77777777" w:rsidR="000C55F3" w:rsidRDefault="000C55F3" w:rsidP="00326EB5">
      <w:pPr>
        <w:pStyle w:val="BodyTextSpacer"/>
      </w:pPr>
    </w:p>
    <w:p w14:paraId="15551478" w14:textId="00735980" w:rsidR="000C55F3" w:rsidRPr="00CC6857" w:rsidRDefault="00326EB5" w:rsidP="00326EB5">
      <w:pPr>
        <w:pStyle w:val="MoreInfo"/>
      </w:pPr>
      <w:r>
        <w:rPr>
          <w:noProof/>
        </w:rPr>
        <w:drawing>
          <wp:inline distT="0" distB="0" distL="0" distR="0" wp14:anchorId="643D27B0" wp14:editId="058211E3">
            <wp:extent cx="291619" cy="177937"/>
            <wp:effectExtent l="0" t="0" r="0" b="0"/>
            <wp:docPr id="85" name="Picture 85">
              <a:hlinkClick xmlns:a="http://schemas.openxmlformats.org/drawingml/2006/main" r:id="rId38" tgtFrame="&quot;_blank&quot;"/>
            </wp:docPr>
            <wp:cNvGraphicFramePr/>
            <a:graphic xmlns:a="http://schemas.openxmlformats.org/drawingml/2006/main">
              <a:graphicData uri="http://schemas.openxmlformats.org/drawingml/2006/picture">
                <pic:pic xmlns:pic="http://schemas.openxmlformats.org/drawingml/2006/picture">
                  <pic:nvPicPr>
                    <pic:cNvPr id="39" name="Picture 39">
                      <a:hlinkClick r:id="rId38" tgtFrame="&quot;_blank&quo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568" cy="182177"/>
                    </a:xfrm>
                    <a:prstGeom prst="rect">
                      <a:avLst/>
                    </a:prstGeom>
                    <a:noFill/>
                    <a:ln>
                      <a:noFill/>
                    </a:ln>
                  </pic:spPr>
                </pic:pic>
              </a:graphicData>
            </a:graphic>
          </wp:inline>
        </w:drawing>
      </w:r>
      <w:r w:rsidR="000C55F3" w:rsidRPr="009536C4">
        <w:rPr>
          <w:color w:val="C00000"/>
        </w:rPr>
        <w:t>Important</w:t>
      </w:r>
    </w:p>
    <w:p w14:paraId="7BFEEEA5" w14:textId="78543C7C" w:rsidR="000C55F3" w:rsidRPr="00653E6D" w:rsidRDefault="000C55F3" w:rsidP="00326EB5">
      <w:pPr>
        <w:pStyle w:val="MoreInfoText"/>
      </w:pPr>
      <w:r w:rsidRPr="00653E6D">
        <w:t xml:space="preserve">You </w:t>
      </w:r>
      <w:r w:rsidRPr="00653E6D">
        <w:rPr>
          <w:i/>
          <w:iCs/>
        </w:rPr>
        <w:t>should not</w:t>
      </w:r>
      <w:r w:rsidRPr="00653E6D">
        <w:t xml:space="preserve"> run the </w:t>
      </w:r>
      <w:ins w:id="903" w:author="Harley Zhang" w:date="2021-03-11T13:57:00Z">
        <w:r w:rsidR="001B00D6" w:rsidRPr="00295A30">
          <w:t>PTMCli</w:t>
        </w:r>
      </w:ins>
      <w:del w:id="904" w:author="Harley Zhang" w:date="2021-03-11T13:57:00Z">
        <w:r w:rsidR="00EE187F" w:rsidRPr="00653E6D" w:rsidDel="001B00D6">
          <w:rPr>
            <w:rFonts w:ascii="Courier New" w:hAnsi="Courier New" w:cs="Courier New"/>
            <w:szCs w:val="22"/>
          </w:rPr>
          <w:delText>PtmCli</w:delText>
        </w:r>
      </w:del>
      <w:r w:rsidR="00EE187F" w:rsidRPr="00653E6D">
        <w:rPr>
          <w:rFonts w:ascii="Courier New" w:hAnsi="Courier New" w:cs="Courier New"/>
          <w:szCs w:val="22"/>
        </w:rPr>
        <w:t>.exe</w:t>
      </w:r>
      <w:r w:rsidR="00EE187F" w:rsidRPr="00653E6D">
        <w:t xml:space="preserve"> </w:t>
      </w:r>
      <w:r w:rsidRPr="00653E6D">
        <w:t xml:space="preserve">application while the PTM </w:t>
      </w:r>
      <w:r w:rsidR="00605655" w:rsidRPr="00653E6D">
        <w:t xml:space="preserve">is either open or </w:t>
      </w:r>
      <w:r w:rsidR="00E20777" w:rsidRPr="00653E6D">
        <w:t xml:space="preserve">has </w:t>
      </w:r>
      <w:r w:rsidR="009009EE" w:rsidRPr="00653E6D">
        <w:t>Test Case execution in progress</w:t>
      </w:r>
      <w:r w:rsidR="00605655" w:rsidRPr="00653E6D">
        <w:t xml:space="preserve">. If you do, the </w:t>
      </w:r>
      <w:ins w:id="905" w:author="Harley Zhang" w:date="2021-03-11T13:57:00Z">
        <w:r w:rsidR="001B00D6" w:rsidRPr="00295A30">
          <w:t>PTMCli</w:t>
        </w:r>
      </w:ins>
      <w:del w:id="906" w:author="Harley Zhang" w:date="2021-03-11T13:57:00Z">
        <w:r w:rsidR="00605655" w:rsidRPr="00653E6D" w:rsidDel="001B00D6">
          <w:delText>ptmcli</w:delText>
        </w:r>
      </w:del>
      <w:r w:rsidR="00605655" w:rsidRPr="00653E6D">
        <w:t xml:space="preserve">.exe application will not start or </w:t>
      </w:r>
      <w:r w:rsidRPr="00653E6D">
        <w:t>an error will occur</w:t>
      </w:r>
      <w:r w:rsidR="00605655" w:rsidRPr="00653E6D">
        <w:t>, respectively</w:t>
      </w:r>
      <w:r w:rsidRPr="00653E6D">
        <w:t>.</w:t>
      </w:r>
    </w:p>
    <w:p w14:paraId="7E1632D6" w14:textId="77777777" w:rsidR="000C55F3" w:rsidRPr="00653E6D" w:rsidRDefault="000C55F3" w:rsidP="000C55F3">
      <w:pPr>
        <w:pStyle w:val="NormalLineSpacing"/>
      </w:pPr>
    </w:p>
    <w:p w14:paraId="34A94889" w14:textId="4ECC1594" w:rsidR="000C55F3" w:rsidRPr="00653E6D" w:rsidRDefault="00F5086E" w:rsidP="00326EB5">
      <w:pPr>
        <w:pStyle w:val="Caption"/>
        <w:rPr>
          <w:color w:val="auto"/>
        </w:rPr>
      </w:pPr>
      <w:r w:rsidRPr="00653E6D">
        <w:rPr>
          <w:rStyle w:val="Hyperlink"/>
          <w:color w:val="auto"/>
          <w:sz w:val="24"/>
          <w:u w:val="none"/>
        </w:rPr>
        <w:sym w:font="Wingdings 3" w:char="F084"/>
      </w:r>
      <w:r w:rsidRPr="00653E6D">
        <w:rPr>
          <w:rStyle w:val="Hyperlink"/>
          <w:color w:val="auto"/>
          <w:u w:val="none"/>
        </w:rPr>
        <w:t xml:space="preserve">  </w:t>
      </w:r>
      <w:r w:rsidR="006B37BD" w:rsidRPr="00653E6D">
        <w:rPr>
          <w:rStyle w:val="Hyperlink"/>
          <w:color w:val="auto"/>
          <w:u w:val="none"/>
        </w:rPr>
        <w:t xml:space="preserve"> </w:t>
      </w:r>
      <w:r w:rsidR="000C55F3" w:rsidRPr="00653E6D">
        <w:rPr>
          <w:color w:val="auto"/>
        </w:rPr>
        <w:t>To load a Profile from the command line</w:t>
      </w:r>
    </w:p>
    <w:p w14:paraId="5D506EEF" w14:textId="5C7CFB38" w:rsidR="000C55F3" w:rsidRPr="00653E6D" w:rsidRDefault="000C55F3" w:rsidP="00C05B58">
      <w:pPr>
        <w:pStyle w:val="BodyText"/>
        <w:numPr>
          <w:ilvl w:val="0"/>
          <w:numId w:val="86"/>
        </w:numPr>
        <w:rPr>
          <w:color w:val="auto"/>
        </w:rPr>
      </w:pPr>
      <w:r w:rsidRPr="00653E6D">
        <w:rPr>
          <w:color w:val="auto"/>
        </w:rPr>
        <w:t xml:space="preserve">From the </w:t>
      </w:r>
      <w:r w:rsidRPr="00653E6D">
        <w:rPr>
          <w:b/>
          <w:bCs/>
          <w:color w:val="auto"/>
        </w:rPr>
        <w:t>Start</w:t>
      </w:r>
      <w:r w:rsidRPr="00653E6D">
        <w:rPr>
          <w:color w:val="auto"/>
        </w:rPr>
        <w:t xml:space="preserve"> menu, type “Cmd” and then double-click the </w:t>
      </w:r>
      <w:r w:rsidRPr="00653E6D">
        <w:rPr>
          <w:b/>
          <w:bCs/>
          <w:color w:val="auto"/>
        </w:rPr>
        <w:t>Command Prompt</w:t>
      </w:r>
      <w:r w:rsidRPr="00653E6D">
        <w:rPr>
          <w:color w:val="auto"/>
        </w:rPr>
        <w:t xml:space="preserve"> icon.</w:t>
      </w:r>
    </w:p>
    <w:p w14:paraId="41BE8BE8" w14:textId="10988F4B" w:rsidR="00685458" w:rsidRPr="00653E6D" w:rsidRDefault="00685458" w:rsidP="00685458">
      <w:pPr>
        <w:pStyle w:val="BodyText"/>
        <w:ind w:left="720"/>
        <w:rPr>
          <w:color w:val="auto"/>
        </w:rPr>
      </w:pPr>
      <w:r w:rsidRPr="00653E6D">
        <w:rPr>
          <w:color w:val="auto"/>
        </w:rPr>
        <w:t>Note that you might need to run the command console as Administrator.</w:t>
      </w:r>
    </w:p>
    <w:p w14:paraId="71BCA562" w14:textId="03D0199A" w:rsidR="000C55F3" w:rsidRPr="00653E6D" w:rsidRDefault="000C55F3" w:rsidP="00C05B58">
      <w:pPr>
        <w:pStyle w:val="BodyText"/>
        <w:numPr>
          <w:ilvl w:val="0"/>
          <w:numId w:val="86"/>
        </w:numPr>
        <w:rPr>
          <w:color w:val="auto"/>
        </w:rPr>
      </w:pPr>
      <w:r w:rsidRPr="00653E6D">
        <w:rPr>
          <w:color w:val="auto"/>
        </w:rPr>
        <w:t xml:space="preserve">From the command line, navigate to the following directory location on the </w:t>
      </w:r>
      <w:r w:rsidRPr="00653E6D">
        <w:rPr>
          <w:b/>
          <w:bCs/>
          <w:color w:val="auto"/>
        </w:rPr>
        <w:t>Driver</w:t>
      </w:r>
      <w:r w:rsidRPr="00653E6D">
        <w:rPr>
          <w:color w:val="auto"/>
        </w:rPr>
        <w:t xml:space="preserve"> computer</w:t>
      </w:r>
      <w:r w:rsidR="00312CFA" w:rsidRPr="00653E6D">
        <w:rPr>
          <w:color w:val="auto"/>
        </w:rPr>
        <w:t xml:space="preserve"> with the </w:t>
      </w:r>
      <w:r w:rsidR="00312CFA" w:rsidRPr="00653E6D">
        <w:rPr>
          <w:rStyle w:val="InlineCode"/>
          <w:color w:val="auto"/>
          <w:sz w:val="22"/>
          <w:szCs w:val="22"/>
        </w:rPr>
        <w:t>cd</w:t>
      </w:r>
      <w:r w:rsidR="00312CFA" w:rsidRPr="00653E6D">
        <w:rPr>
          <w:color w:val="auto"/>
        </w:rPr>
        <w:t xml:space="preserve"> command</w:t>
      </w:r>
      <w:r w:rsidRPr="00653E6D">
        <w:rPr>
          <w:color w:val="auto"/>
        </w:rPr>
        <w:t xml:space="preserve">:  </w:t>
      </w:r>
    </w:p>
    <w:p w14:paraId="6D218348" w14:textId="462214FE" w:rsidR="000C55F3" w:rsidRPr="00653E6D" w:rsidRDefault="00312CFA" w:rsidP="00326EB5">
      <w:pPr>
        <w:pStyle w:val="Code"/>
      </w:pPr>
      <w:r w:rsidRPr="00653E6D">
        <w:t xml:space="preserve">cd </w:t>
      </w:r>
      <w:ins w:id="907" w:author="Harley Zhang" w:date="2021-03-11T10:58:00Z">
        <w:r w:rsidR="0019413E">
          <w:t>C:</w:t>
        </w:r>
        <w:r w:rsidR="0019413E" w:rsidRPr="0019413E">
          <w:t>\</w:t>
        </w:r>
        <w:r w:rsidR="0019413E" w:rsidRPr="00295A30">
          <w:t>PTMCli</w:t>
        </w:r>
      </w:ins>
      <w:del w:id="908" w:author="Harley Zhang" w:date="2021-03-11T10:58:00Z">
        <w:r w:rsidR="000C55F3" w:rsidRPr="00653E6D" w:rsidDel="0019413E">
          <w:delText>C:\Program Files\Protocol Test Manager</w:delText>
        </w:r>
      </w:del>
      <w:del w:id="909" w:author="Harley Zhang" w:date="2021-03-11T10:59:00Z">
        <w:r w:rsidR="000C55F3" w:rsidRPr="00653E6D" w:rsidDel="0019413E">
          <w:delText>\bin</w:delText>
        </w:r>
      </w:del>
      <w:r w:rsidR="000C55F3" w:rsidRPr="00653E6D">
        <w:t>\</w:t>
      </w:r>
    </w:p>
    <w:p w14:paraId="39B6438A" w14:textId="77777777" w:rsidR="000C55F3" w:rsidRPr="00653E6D" w:rsidRDefault="000C55F3" w:rsidP="00C05B58">
      <w:pPr>
        <w:pStyle w:val="BodyText"/>
        <w:numPr>
          <w:ilvl w:val="0"/>
          <w:numId w:val="86"/>
        </w:numPr>
        <w:rPr>
          <w:color w:val="auto"/>
        </w:rPr>
      </w:pPr>
      <w:r w:rsidRPr="00653E6D">
        <w:rPr>
          <w:color w:val="auto"/>
        </w:rPr>
        <w:lastRenderedPageBreak/>
        <w:t>At the command line, type the following command string:</w:t>
      </w:r>
    </w:p>
    <w:p w14:paraId="2049CBA5" w14:textId="2D90421A" w:rsidR="000C55F3" w:rsidRPr="00653E6D" w:rsidRDefault="00BA4A72" w:rsidP="00326EB5">
      <w:pPr>
        <w:pStyle w:val="Code"/>
      </w:pPr>
      <w:ins w:id="910" w:author="Harley Zhang" w:date="2021-03-11T13:55:00Z">
        <w:r w:rsidRPr="00295A30">
          <w:t>PTMCli</w:t>
        </w:r>
      </w:ins>
      <w:del w:id="911" w:author="Harley Zhang" w:date="2021-03-11T13:55:00Z">
        <w:r w:rsidR="000C55F3" w:rsidRPr="00653E6D" w:rsidDel="00BA4A72">
          <w:delText>PtmCli</w:delText>
        </w:r>
      </w:del>
      <w:r w:rsidR="000C55F3" w:rsidRPr="00653E6D">
        <w:t>.exe -p &lt;profilepath&gt; -s</w:t>
      </w:r>
    </w:p>
    <w:p w14:paraId="554AB1C9" w14:textId="694B0F99" w:rsidR="006C2BEE" w:rsidRDefault="008335E1" w:rsidP="00FF14FC">
      <w:pPr>
        <w:pStyle w:val="MoreInfo"/>
        <w:ind w:left="720"/>
      </w:pPr>
      <w:r w:rsidRPr="00AB127A">
        <w:rPr>
          <w:noProof/>
          <w:color w:val="0366D6"/>
        </w:rPr>
        <w:drawing>
          <wp:inline distT="0" distB="0" distL="0" distR="0" wp14:anchorId="7FA23DCA" wp14:editId="0E296D17">
            <wp:extent cx="311391" cy="207594"/>
            <wp:effectExtent l="0" t="0" r="0" b="2540"/>
            <wp:docPr id="116" name="Picture 116">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0C55F3" w:rsidRPr="009A647B">
        <w:t>Note</w:t>
      </w:r>
    </w:p>
    <w:p w14:paraId="4A16297F" w14:textId="72CF2C9F" w:rsidR="000C55F3" w:rsidRPr="00653E6D" w:rsidRDefault="000C55F3" w:rsidP="00FF14FC">
      <w:pPr>
        <w:pStyle w:val="MoreInfoText"/>
        <w:ind w:left="720"/>
      </w:pPr>
      <w:r w:rsidRPr="00653E6D">
        <w:t xml:space="preserve">The -p switch requires </w:t>
      </w:r>
      <w:r w:rsidR="00E62BB4" w:rsidRPr="00653E6D">
        <w:t xml:space="preserve">you to specify </w:t>
      </w:r>
      <w:r w:rsidRPr="00653E6D">
        <w:t xml:space="preserve">the directory path to a saved </w:t>
      </w:r>
      <w:r w:rsidRPr="00653E6D">
        <w:rPr>
          <w:b/>
        </w:rPr>
        <w:t>Profile</w:t>
      </w:r>
      <w:r w:rsidRPr="00653E6D">
        <w:t xml:space="preserve"> and the  -s switch in this command enforces execution of selected Test Cases only.</w:t>
      </w:r>
    </w:p>
    <w:p w14:paraId="10EFBDAF" w14:textId="77777777" w:rsidR="00FF14FC" w:rsidRPr="00FF14FC" w:rsidRDefault="00FF14FC" w:rsidP="00FF14FC">
      <w:pPr>
        <w:pStyle w:val="BodyTextSpacer"/>
      </w:pPr>
    </w:p>
    <w:p w14:paraId="1905CACE" w14:textId="4FB531DE" w:rsidR="006C2BEE" w:rsidRDefault="006C2BEE" w:rsidP="00FF14FC">
      <w:pPr>
        <w:pStyle w:val="MoreInfoText"/>
        <w:ind w:left="720"/>
      </w:pPr>
      <w:r w:rsidRPr="00653E6D">
        <w:t xml:space="preserve">If you are using the -s switch and you have not selected any Test Cases, as described in </w:t>
      </w:r>
      <w:hyperlink w:anchor="_Saving_a_Profile" w:history="1">
        <w:r w:rsidRPr="00F2763E">
          <w:rPr>
            <w:rStyle w:val="Hyperlink"/>
          </w:rPr>
          <w:t>Saving a Profile</w:t>
        </w:r>
      </w:hyperlink>
      <w:r>
        <w:t xml:space="preserve">, </w:t>
      </w:r>
      <w:r w:rsidRPr="00653E6D">
        <w:t xml:space="preserve">the </w:t>
      </w:r>
      <w:ins w:id="912" w:author="Harley Zhang" w:date="2021-03-11T13:56:00Z">
        <w:r w:rsidR="00C82003" w:rsidRPr="00295A30">
          <w:t>PTMCli</w:t>
        </w:r>
      </w:ins>
      <w:del w:id="913" w:author="Harley Zhang" w:date="2021-03-11T13:56:00Z">
        <w:r w:rsidRPr="00653E6D" w:rsidDel="00C82003">
          <w:delText>ptmcli</w:delText>
        </w:r>
      </w:del>
      <w:r w:rsidRPr="00653E6D">
        <w:t xml:space="preserve">.exe will report shortly after it begins running that it “Finished running test cases”, which means that no tests were actually run. If this occurs, simply remove the -s switch from the </w:t>
      </w:r>
      <w:ins w:id="914" w:author="Harley Zhang" w:date="2021-03-11T13:56:00Z">
        <w:r w:rsidR="004D171B" w:rsidRPr="00295A30">
          <w:t>PTMCli</w:t>
        </w:r>
      </w:ins>
      <w:del w:id="915" w:author="Harley Zhang" w:date="2021-03-11T13:56:00Z">
        <w:r w:rsidRPr="00653E6D" w:rsidDel="004D171B">
          <w:delText>ptmcli</w:delText>
        </w:r>
      </w:del>
      <w:r w:rsidRPr="00653E6D">
        <w:t xml:space="preserve">.exe command string and run </w:t>
      </w:r>
      <w:ins w:id="916" w:author="Harley Zhang" w:date="2021-03-11T13:56:00Z">
        <w:r w:rsidR="00C82003" w:rsidRPr="00295A30">
          <w:t>PTMCli</w:t>
        </w:r>
      </w:ins>
      <w:del w:id="917" w:author="Harley Zhang" w:date="2021-03-11T13:56:00Z">
        <w:r w:rsidRPr="00653E6D" w:rsidDel="00C82003">
          <w:delText>ptmcli</w:delText>
        </w:r>
      </w:del>
      <w:r w:rsidRPr="00653E6D">
        <w:t>.exe again.</w:t>
      </w:r>
    </w:p>
    <w:p w14:paraId="6F1F261B" w14:textId="77777777" w:rsidR="006C2BEE" w:rsidRPr="009A647B" w:rsidRDefault="006C2BEE" w:rsidP="00A867E8">
      <w:pPr>
        <w:pStyle w:val="BodyTextSpacer"/>
      </w:pPr>
    </w:p>
    <w:p w14:paraId="4F42BB96" w14:textId="153440E1" w:rsidR="000C55F3" w:rsidRPr="00653E6D" w:rsidRDefault="000C55F3" w:rsidP="00C05B58">
      <w:pPr>
        <w:pStyle w:val="BodyText"/>
        <w:numPr>
          <w:ilvl w:val="0"/>
          <w:numId w:val="87"/>
        </w:numPr>
        <w:rPr>
          <w:rFonts w:ascii="Consolas" w:hAnsi="Consolas"/>
          <w:color w:val="auto"/>
          <w:szCs w:val="22"/>
        </w:rPr>
      </w:pPr>
      <w:r w:rsidRPr="00653E6D">
        <w:rPr>
          <w:color w:val="auto"/>
        </w:rPr>
        <w:t xml:space="preserve">Confirm that the Test Case execution results begin to appear in the command console. </w:t>
      </w:r>
    </w:p>
    <w:p w14:paraId="10A9B422" w14:textId="3D9105F1" w:rsidR="00A867E8" w:rsidRPr="00653E6D" w:rsidRDefault="00A867E8" w:rsidP="00A867E8">
      <w:pPr>
        <w:pStyle w:val="BodyText"/>
        <w:ind w:left="720"/>
        <w:rPr>
          <w:rFonts w:ascii="Consolas" w:hAnsi="Consolas"/>
          <w:color w:val="auto"/>
          <w:szCs w:val="22"/>
        </w:rPr>
      </w:pPr>
      <w:r w:rsidRPr="00653E6D">
        <w:rPr>
          <w:color w:val="auto"/>
        </w:rPr>
        <w:t xml:space="preserve">With </w:t>
      </w:r>
      <w:ins w:id="918" w:author="Harley Zhang" w:date="2021-03-11T13:56:00Z">
        <w:r w:rsidR="004D171B" w:rsidRPr="00295A30">
          <w:rPr>
            <w:color w:val="auto"/>
          </w:rPr>
          <w:t>PTMCli</w:t>
        </w:r>
      </w:ins>
      <w:del w:id="919" w:author="Harley Zhang" w:date="2021-03-11T13:56:00Z">
        <w:r w:rsidRPr="00653E6D" w:rsidDel="004D171B">
          <w:rPr>
            <w:color w:val="auto"/>
          </w:rPr>
          <w:delText>ptmcli</w:delText>
        </w:r>
      </w:del>
      <w:r w:rsidRPr="00653E6D">
        <w:rPr>
          <w:color w:val="auto"/>
        </w:rPr>
        <w:t xml:space="preserve">.exe, test progress typically appears as % complete at the command line while </w:t>
      </w:r>
      <w:r w:rsidR="00247354" w:rsidRPr="00653E6D">
        <w:rPr>
          <w:color w:val="auto"/>
        </w:rPr>
        <w:t xml:space="preserve">the </w:t>
      </w:r>
      <w:r w:rsidRPr="00653E6D">
        <w:rPr>
          <w:color w:val="auto"/>
        </w:rPr>
        <w:t>test results scroll through the command shell display.</w:t>
      </w:r>
    </w:p>
    <w:p w14:paraId="015D477E" w14:textId="77777777" w:rsidR="00DA3DE1" w:rsidRDefault="00DA3DE1" w:rsidP="00DA3DE1">
      <w:pPr>
        <w:pStyle w:val="BodyTextSpacer"/>
      </w:pPr>
    </w:p>
    <w:p w14:paraId="4E234A26" w14:textId="3BDC5098" w:rsidR="000C55F3" w:rsidRPr="003933B5" w:rsidRDefault="008335E1" w:rsidP="00326EB5">
      <w:pPr>
        <w:pStyle w:val="MoreInfo"/>
        <w:ind w:left="360"/>
      </w:pPr>
      <w:r w:rsidRPr="00AB127A">
        <w:rPr>
          <w:noProof/>
          <w:color w:val="0366D6"/>
        </w:rPr>
        <w:drawing>
          <wp:inline distT="0" distB="0" distL="0" distR="0" wp14:anchorId="0E0CA227" wp14:editId="15B557DC">
            <wp:extent cx="311391" cy="207594"/>
            <wp:effectExtent l="0" t="0" r="0" b="2540"/>
            <wp:docPr id="117" name="Picture 117">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0C55F3" w:rsidRPr="003933B5">
        <w:t>Note</w:t>
      </w:r>
    </w:p>
    <w:p w14:paraId="3AE079C8" w14:textId="3B51B297" w:rsidR="000C55F3" w:rsidRPr="00653E6D" w:rsidRDefault="000C55F3" w:rsidP="00326EB5">
      <w:pPr>
        <w:pStyle w:val="MoreInfoText"/>
        <w:ind w:left="360"/>
      </w:pPr>
      <w:r w:rsidRPr="00653E6D">
        <w:t xml:space="preserve">For additional information about functionality that is available with the </w:t>
      </w:r>
      <w:ins w:id="920" w:author="Harley Zhang" w:date="2021-03-11T13:56:00Z">
        <w:r w:rsidR="00A94ADA" w:rsidRPr="00295A30">
          <w:t>PTMCli</w:t>
        </w:r>
        <w:r w:rsidR="005565E8">
          <w:t xml:space="preserve"> </w:t>
        </w:r>
      </w:ins>
      <w:del w:id="921" w:author="Harley Zhang" w:date="2021-03-11T13:56:00Z">
        <w:r w:rsidRPr="00653E6D" w:rsidDel="00A94ADA">
          <w:delText xml:space="preserve">PtmCli </w:delText>
        </w:r>
      </w:del>
      <w:r w:rsidRPr="00653E6D">
        <w:t xml:space="preserve">tool, use the -help switch to display it:  </w:t>
      </w:r>
    </w:p>
    <w:p w14:paraId="01BC0439" w14:textId="366FB16A" w:rsidR="000C55F3" w:rsidRDefault="00C82003" w:rsidP="00326EB5">
      <w:pPr>
        <w:pStyle w:val="Code"/>
      </w:pPr>
      <w:ins w:id="922" w:author="Harley Zhang" w:date="2021-03-11T13:56:00Z">
        <w:r w:rsidRPr="00295A30">
          <w:t>PTMCli</w:t>
        </w:r>
      </w:ins>
      <w:del w:id="923" w:author="Harley Zhang" w:date="2021-03-11T13:56:00Z">
        <w:r w:rsidR="000C55F3" w:rsidDel="00C82003">
          <w:delText>PtmCli</w:delText>
        </w:r>
      </w:del>
      <w:r w:rsidR="000C55F3">
        <w:t xml:space="preserve">.exe </w:t>
      </w:r>
      <w:r w:rsidR="00ED3C04">
        <w:t>&lt;</w:t>
      </w:r>
      <w:r w:rsidR="000C55F3">
        <w:t>-help</w:t>
      </w:r>
      <w:r w:rsidR="00ED3C04">
        <w:t xml:space="preserve"> | -h&gt; </w:t>
      </w:r>
    </w:p>
    <w:p w14:paraId="0246C123" w14:textId="7F5757CA" w:rsidR="00AB127A" w:rsidRPr="00AB127A" w:rsidRDefault="00263868" w:rsidP="00164074">
      <w:pPr>
        <w:pStyle w:val="Heading1"/>
        <w:rPr>
          <w:lang w:val="en"/>
        </w:rPr>
      </w:pPr>
      <w:bookmarkStart w:id="924" w:name="_Viewing_RDP_Output"/>
      <w:bookmarkStart w:id="925" w:name="_Toc67405050"/>
      <w:bookmarkEnd w:id="924"/>
      <w:r w:rsidRPr="00474050">
        <w:rPr>
          <w:lang w:val="en"/>
        </w:rPr>
        <w:t>Viewing RDP Output Data with Message Analyzer</w:t>
      </w:r>
      <w:bookmarkEnd w:id="925"/>
    </w:p>
    <w:p w14:paraId="69BC0ADB" w14:textId="528BE077" w:rsidR="009447A6" w:rsidRDefault="00AB0A72" w:rsidP="00B71F39">
      <w:pPr>
        <w:shd w:val="clear" w:color="auto" w:fill="FFFFFF"/>
        <w:spacing w:before="0" w:after="150"/>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 xml:space="preserve">The </w:t>
      </w:r>
      <w:r w:rsidRPr="0049422A">
        <w:rPr>
          <w:rFonts w:ascii="Segoe UI" w:eastAsia="Times New Roman" w:hAnsi="Segoe UI" w:cs="Segoe UI"/>
          <w:b/>
          <w:bCs/>
          <w:color w:val="24292E"/>
          <w:sz w:val="21"/>
          <w:szCs w:val="21"/>
          <w:lang w:val="en"/>
        </w:rPr>
        <w:t>RDP Client Test Suite</w:t>
      </w:r>
      <w:r>
        <w:rPr>
          <w:rFonts w:ascii="Segoe UI" w:eastAsia="Times New Roman" w:hAnsi="Segoe UI" w:cs="Segoe UI"/>
          <w:color w:val="24292E"/>
          <w:sz w:val="21"/>
          <w:szCs w:val="21"/>
          <w:lang w:val="en"/>
        </w:rPr>
        <w:t xml:space="preserve"> ou</w:t>
      </w:r>
      <w:r w:rsidR="003E4646">
        <w:rPr>
          <w:rFonts w:ascii="Segoe UI" w:eastAsia="Times New Roman" w:hAnsi="Segoe UI" w:cs="Segoe UI"/>
          <w:color w:val="24292E"/>
          <w:sz w:val="21"/>
          <w:szCs w:val="21"/>
          <w:lang w:val="en"/>
        </w:rPr>
        <w:t>t</w:t>
      </w:r>
      <w:r>
        <w:rPr>
          <w:rFonts w:ascii="Segoe UI" w:eastAsia="Times New Roman" w:hAnsi="Segoe UI" w:cs="Segoe UI"/>
          <w:color w:val="24292E"/>
          <w:sz w:val="21"/>
          <w:szCs w:val="21"/>
          <w:lang w:val="en"/>
        </w:rPr>
        <w:t xml:space="preserve">put data consists of </w:t>
      </w:r>
      <w:r w:rsidR="003E4646">
        <w:rPr>
          <w:rFonts w:ascii="Segoe UI" w:eastAsia="Times New Roman" w:hAnsi="Segoe UI" w:cs="Segoe UI"/>
          <w:color w:val="24292E"/>
          <w:sz w:val="21"/>
          <w:szCs w:val="21"/>
          <w:lang w:val="en"/>
        </w:rPr>
        <w:t xml:space="preserve">text </w:t>
      </w:r>
      <w:r>
        <w:rPr>
          <w:rFonts w:ascii="Segoe UI" w:eastAsia="Times New Roman" w:hAnsi="Segoe UI" w:cs="Segoe UI"/>
          <w:color w:val="24292E"/>
          <w:sz w:val="21"/>
          <w:szCs w:val="21"/>
          <w:lang w:val="en"/>
        </w:rPr>
        <w:t xml:space="preserve">logs </w:t>
      </w:r>
      <w:r w:rsidR="003E4646">
        <w:rPr>
          <w:rFonts w:ascii="Segoe UI" w:eastAsia="Times New Roman" w:hAnsi="Segoe UI" w:cs="Segoe UI"/>
          <w:color w:val="24292E"/>
          <w:sz w:val="21"/>
          <w:szCs w:val="21"/>
          <w:lang w:val="en"/>
        </w:rPr>
        <w:t>and HTML-based logs</w:t>
      </w:r>
      <w:r w:rsidR="0049422A">
        <w:rPr>
          <w:rFonts w:ascii="Segoe UI" w:eastAsia="Times New Roman" w:hAnsi="Segoe UI" w:cs="Segoe UI"/>
          <w:color w:val="24292E"/>
          <w:sz w:val="21"/>
          <w:szCs w:val="21"/>
          <w:lang w:val="en"/>
        </w:rPr>
        <w:t xml:space="preserve"> that you can read manually or as Test Case result displays that are built into the PTM, as described in </w:t>
      </w:r>
      <w:hyperlink w:anchor="_Reviewing_the_Test" w:history="1">
        <w:r w:rsidR="0049422A" w:rsidRPr="0049422A">
          <w:rPr>
            <w:rStyle w:val="Hyperlink"/>
            <w:rFonts w:ascii="Segoe UI" w:eastAsia="Times New Roman" w:hAnsi="Segoe UI" w:cs="Segoe UI"/>
            <w:sz w:val="21"/>
            <w:szCs w:val="21"/>
            <w:lang w:val="en"/>
          </w:rPr>
          <w:t>Reviewing the Test Results</w:t>
        </w:r>
      </w:hyperlink>
      <w:r w:rsidR="0049422A">
        <w:rPr>
          <w:rFonts w:ascii="Segoe UI" w:eastAsia="Times New Roman" w:hAnsi="Segoe UI" w:cs="Segoe UI"/>
          <w:color w:val="24292E"/>
          <w:sz w:val="21"/>
          <w:szCs w:val="21"/>
          <w:lang w:val="en"/>
        </w:rPr>
        <w:t xml:space="preserve">. </w:t>
      </w:r>
      <w:r w:rsidR="0049422A" w:rsidRPr="0049422A">
        <w:rPr>
          <w:rFonts w:ascii="Segoe UI" w:eastAsia="Times New Roman" w:hAnsi="Segoe UI" w:cs="Segoe UI"/>
          <w:color w:val="24292E"/>
          <w:sz w:val="21"/>
          <w:szCs w:val="21"/>
          <w:lang w:val="en"/>
        </w:rPr>
        <w:t xml:space="preserve">You can </w:t>
      </w:r>
      <w:r w:rsidR="009447A6">
        <w:rPr>
          <w:rFonts w:ascii="Segoe UI" w:eastAsia="Times New Roman" w:hAnsi="Segoe UI" w:cs="Segoe UI"/>
          <w:color w:val="24292E"/>
          <w:sz w:val="21"/>
          <w:szCs w:val="21"/>
          <w:lang w:val="en"/>
        </w:rPr>
        <w:t xml:space="preserve">also </w:t>
      </w:r>
      <w:r w:rsidR="0049422A" w:rsidRPr="0049422A">
        <w:rPr>
          <w:rFonts w:ascii="Segoe UI" w:eastAsia="Times New Roman" w:hAnsi="Segoe UI" w:cs="Segoe UI"/>
          <w:color w:val="24292E"/>
          <w:sz w:val="21"/>
          <w:szCs w:val="21"/>
          <w:lang w:val="en"/>
        </w:rPr>
        <w:t xml:space="preserve">use Message Analyzer to capture </w:t>
      </w:r>
      <w:r w:rsidR="009447A6" w:rsidRPr="00561953">
        <w:rPr>
          <w:rFonts w:ascii="Segoe UI" w:eastAsia="Times New Roman" w:hAnsi="Segoe UI" w:cs="Segoe UI"/>
          <w:b/>
          <w:bCs/>
          <w:color w:val="24292E"/>
          <w:sz w:val="21"/>
          <w:szCs w:val="21"/>
          <w:lang w:val="en"/>
        </w:rPr>
        <w:t>RDP</w:t>
      </w:r>
      <w:r w:rsidR="009447A6">
        <w:rPr>
          <w:rFonts w:ascii="Segoe UI" w:eastAsia="Times New Roman" w:hAnsi="Segoe UI" w:cs="Segoe UI"/>
          <w:color w:val="24292E"/>
          <w:sz w:val="21"/>
          <w:szCs w:val="21"/>
          <w:lang w:val="en"/>
        </w:rPr>
        <w:t xml:space="preserve"> </w:t>
      </w:r>
      <w:r w:rsidR="00561953" w:rsidRPr="0049422A">
        <w:rPr>
          <w:rFonts w:ascii="Segoe UI" w:eastAsia="Times New Roman" w:hAnsi="Segoe UI" w:cs="Segoe UI"/>
          <w:b/>
          <w:bCs/>
          <w:color w:val="24292E"/>
          <w:sz w:val="21"/>
          <w:szCs w:val="21"/>
          <w:lang w:val="en"/>
        </w:rPr>
        <w:t>Client Test Suite</w:t>
      </w:r>
      <w:r w:rsidR="00561953">
        <w:rPr>
          <w:rFonts w:ascii="Segoe UI" w:eastAsia="Times New Roman" w:hAnsi="Segoe UI" w:cs="Segoe UI"/>
          <w:color w:val="24292E"/>
          <w:sz w:val="21"/>
          <w:szCs w:val="21"/>
          <w:lang w:val="en"/>
        </w:rPr>
        <w:t xml:space="preserve"> </w:t>
      </w:r>
      <w:r w:rsidR="009447A6">
        <w:rPr>
          <w:rFonts w:ascii="Segoe UI" w:eastAsia="Times New Roman" w:hAnsi="Segoe UI" w:cs="Segoe UI"/>
          <w:color w:val="24292E"/>
          <w:sz w:val="21"/>
          <w:szCs w:val="21"/>
          <w:lang w:val="en"/>
        </w:rPr>
        <w:t xml:space="preserve">output data with the use of the </w:t>
      </w:r>
      <w:r w:rsidR="00561953">
        <w:rPr>
          <w:rFonts w:ascii="Segoe UI" w:eastAsia="Times New Roman" w:hAnsi="Segoe UI" w:cs="Segoe UI"/>
          <w:color w:val="24292E"/>
          <w:sz w:val="21"/>
          <w:szCs w:val="21"/>
          <w:lang w:val="en"/>
        </w:rPr>
        <w:t xml:space="preserve">following </w:t>
      </w:r>
      <w:r w:rsidR="009447A6">
        <w:rPr>
          <w:rFonts w:ascii="Segoe UI" w:eastAsia="Times New Roman" w:hAnsi="Segoe UI" w:cs="Segoe UI"/>
          <w:color w:val="24292E"/>
          <w:sz w:val="21"/>
          <w:szCs w:val="21"/>
          <w:lang w:val="en"/>
        </w:rPr>
        <w:t>message providers:</w:t>
      </w:r>
    </w:p>
    <w:p w14:paraId="1636CD60" w14:textId="68425128" w:rsidR="009447A6" w:rsidRDefault="009447A6" w:rsidP="00B71F39">
      <w:pPr>
        <w:shd w:val="clear" w:color="auto" w:fill="FFFFFF"/>
        <w:spacing w:before="0" w:after="150"/>
        <w:rPr>
          <w:rFonts w:ascii="Segoe UI" w:eastAsia="Times New Roman" w:hAnsi="Segoe UI" w:cs="Segoe UI"/>
          <w:color w:val="24292E"/>
          <w:sz w:val="21"/>
          <w:szCs w:val="21"/>
          <w:lang w:val="en"/>
        </w:rPr>
      </w:pPr>
      <w:r w:rsidRPr="009447A6">
        <w:rPr>
          <w:rFonts w:ascii="Segoe UI" w:eastAsia="Times New Roman" w:hAnsi="Segoe UI" w:cs="Segoe UI"/>
          <w:b/>
          <w:bCs/>
          <w:color w:val="24292E"/>
          <w:sz w:val="21"/>
          <w:szCs w:val="21"/>
          <w:lang w:val="en"/>
        </w:rPr>
        <w:t>Protocol-Test-Suite</w:t>
      </w:r>
      <w:r>
        <w:rPr>
          <w:rFonts w:ascii="Segoe UI" w:eastAsia="Times New Roman" w:hAnsi="Segoe UI" w:cs="Segoe UI"/>
          <w:color w:val="24292E"/>
          <w:sz w:val="21"/>
          <w:szCs w:val="21"/>
          <w:lang w:val="en"/>
        </w:rPr>
        <w:t xml:space="preserve"> — enables you to capture</w:t>
      </w:r>
      <w:r w:rsidR="00C23D60">
        <w:rPr>
          <w:rFonts w:ascii="Segoe UI" w:eastAsia="Times New Roman" w:hAnsi="Segoe UI" w:cs="Segoe UI"/>
          <w:color w:val="24292E"/>
          <w:sz w:val="21"/>
          <w:szCs w:val="21"/>
          <w:lang w:val="en"/>
        </w:rPr>
        <w:t xml:space="preserve"> the</w:t>
      </w:r>
      <w:r>
        <w:rPr>
          <w:rFonts w:ascii="Segoe UI" w:eastAsia="Times New Roman" w:hAnsi="Segoe UI" w:cs="Segoe UI"/>
          <w:color w:val="24292E"/>
          <w:sz w:val="21"/>
          <w:szCs w:val="21"/>
          <w:lang w:val="en"/>
        </w:rPr>
        <w:t xml:space="preserve"> </w:t>
      </w:r>
      <w:r w:rsidR="00C23D60" w:rsidRPr="00C23D60">
        <w:rPr>
          <w:rFonts w:ascii="Segoe UI" w:eastAsia="Times New Roman" w:hAnsi="Segoe UI" w:cs="Segoe UI"/>
          <w:b/>
          <w:bCs/>
          <w:color w:val="24292E"/>
          <w:sz w:val="21"/>
          <w:szCs w:val="21"/>
          <w:lang w:val="en"/>
        </w:rPr>
        <w:t>Test Suite</w:t>
      </w:r>
      <w:r w:rsidR="00C23D60">
        <w:rPr>
          <w:rFonts w:ascii="Segoe UI" w:eastAsia="Times New Roman" w:hAnsi="Segoe UI" w:cs="Segoe UI"/>
          <w:color w:val="24292E"/>
          <w:sz w:val="21"/>
          <w:szCs w:val="21"/>
          <w:lang w:val="en"/>
        </w:rPr>
        <w:t xml:space="preserve"> </w:t>
      </w:r>
      <w:r>
        <w:rPr>
          <w:rFonts w:ascii="Segoe UI" w:eastAsia="Times New Roman" w:hAnsi="Segoe UI" w:cs="Segoe UI"/>
          <w:color w:val="24292E"/>
          <w:sz w:val="21"/>
          <w:szCs w:val="21"/>
          <w:lang w:val="en"/>
        </w:rPr>
        <w:t xml:space="preserve">output log data and to highlight </w:t>
      </w:r>
      <w:r w:rsidR="00C23D60">
        <w:rPr>
          <w:rFonts w:ascii="Segoe UI" w:eastAsia="Times New Roman" w:hAnsi="Segoe UI" w:cs="Segoe UI"/>
          <w:color w:val="24292E"/>
          <w:sz w:val="21"/>
          <w:szCs w:val="21"/>
          <w:lang w:val="en"/>
        </w:rPr>
        <w:t xml:space="preserve">and expose </w:t>
      </w:r>
      <w:r>
        <w:rPr>
          <w:rFonts w:ascii="Segoe UI" w:eastAsia="Times New Roman" w:hAnsi="Segoe UI" w:cs="Segoe UI"/>
          <w:color w:val="24292E"/>
          <w:sz w:val="21"/>
          <w:szCs w:val="21"/>
          <w:lang w:val="en"/>
        </w:rPr>
        <w:t xml:space="preserve">specific types of messages </w:t>
      </w:r>
      <w:r w:rsidR="00C23D60">
        <w:rPr>
          <w:rFonts w:ascii="Segoe UI" w:eastAsia="Times New Roman" w:hAnsi="Segoe UI" w:cs="Segoe UI"/>
          <w:color w:val="24292E"/>
          <w:sz w:val="21"/>
          <w:szCs w:val="21"/>
          <w:lang w:val="en"/>
        </w:rPr>
        <w:t xml:space="preserve">of interest </w:t>
      </w:r>
      <w:r>
        <w:rPr>
          <w:rFonts w:ascii="Segoe UI" w:eastAsia="Times New Roman" w:hAnsi="Segoe UI" w:cs="Segoe UI"/>
          <w:color w:val="24292E"/>
          <w:sz w:val="21"/>
          <w:szCs w:val="21"/>
          <w:lang w:val="en"/>
        </w:rPr>
        <w:t xml:space="preserve">with the use of Message Analyzer’s </w:t>
      </w:r>
      <w:r w:rsidRPr="009447A6">
        <w:rPr>
          <w:rFonts w:ascii="Segoe UI" w:eastAsia="Times New Roman" w:hAnsi="Segoe UI" w:cs="Segoe UI"/>
          <w:b/>
          <w:bCs/>
          <w:color w:val="24292E"/>
          <w:sz w:val="21"/>
          <w:szCs w:val="21"/>
          <w:lang w:val="en"/>
        </w:rPr>
        <w:t>Color Rule</w:t>
      </w:r>
      <w:r>
        <w:rPr>
          <w:rFonts w:ascii="Segoe UI" w:eastAsia="Times New Roman" w:hAnsi="Segoe UI" w:cs="Segoe UI"/>
          <w:color w:val="24292E"/>
          <w:sz w:val="21"/>
          <w:szCs w:val="21"/>
          <w:lang w:val="en"/>
        </w:rPr>
        <w:t xml:space="preserve"> feature.</w:t>
      </w:r>
    </w:p>
    <w:p w14:paraId="6A9F31B6" w14:textId="140A0CB6" w:rsidR="00AB0A72" w:rsidRDefault="009447A6" w:rsidP="00B71F39">
      <w:pPr>
        <w:shd w:val="clear" w:color="auto" w:fill="FFFFFF"/>
        <w:spacing w:before="0" w:after="150"/>
        <w:rPr>
          <w:rFonts w:ascii="Segoe UI" w:eastAsia="Times New Roman" w:hAnsi="Segoe UI" w:cs="Segoe UI"/>
          <w:color w:val="24292E"/>
          <w:sz w:val="21"/>
          <w:szCs w:val="21"/>
          <w:lang w:val="en"/>
        </w:rPr>
      </w:pPr>
      <w:r w:rsidRPr="009447A6">
        <w:rPr>
          <w:rFonts w:ascii="Segoe UI" w:eastAsia="Times New Roman" w:hAnsi="Segoe UI" w:cs="Segoe UI"/>
          <w:b/>
          <w:bCs/>
          <w:color w:val="24292E"/>
          <w:sz w:val="21"/>
          <w:szCs w:val="21"/>
          <w:lang w:val="en"/>
        </w:rPr>
        <w:t>Windows-NDIS-PacketCapture</w:t>
      </w:r>
      <w:r>
        <w:rPr>
          <w:rFonts w:ascii="Segoe UI" w:eastAsia="Times New Roman" w:hAnsi="Segoe UI" w:cs="Segoe UI"/>
          <w:color w:val="24292E"/>
          <w:sz w:val="21"/>
          <w:szCs w:val="21"/>
          <w:lang w:val="en"/>
        </w:rPr>
        <w:t xml:space="preserve"> — enables you to capture </w:t>
      </w:r>
      <w:r w:rsidR="0049422A" w:rsidRPr="00C90681">
        <w:rPr>
          <w:rFonts w:ascii="Segoe UI" w:eastAsia="Times New Roman" w:hAnsi="Segoe UI" w:cs="Segoe UI"/>
          <w:b/>
          <w:bCs/>
          <w:color w:val="24292E"/>
          <w:sz w:val="21"/>
          <w:szCs w:val="21"/>
          <w:lang w:val="en"/>
        </w:rPr>
        <w:t>Driver</w:t>
      </w:r>
      <w:r w:rsidR="0049422A" w:rsidRPr="0049422A">
        <w:rPr>
          <w:rFonts w:ascii="Segoe UI" w:eastAsia="Times New Roman" w:hAnsi="Segoe UI" w:cs="Segoe UI"/>
          <w:color w:val="24292E"/>
          <w:sz w:val="21"/>
          <w:szCs w:val="21"/>
          <w:lang w:val="en"/>
        </w:rPr>
        <w:t xml:space="preserve"> and </w:t>
      </w:r>
      <w:r w:rsidR="0049422A" w:rsidRPr="00C90681">
        <w:rPr>
          <w:rFonts w:ascii="Segoe UI" w:eastAsia="Times New Roman" w:hAnsi="Segoe UI" w:cs="Segoe UI"/>
          <w:b/>
          <w:bCs/>
          <w:color w:val="24292E"/>
          <w:sz w:val="21"/>
          <w:szCs w:val="21"/>
          <w:lang w:val="en"/>
        </w:rPr>
        <w:t>SUT</w:t>
      </w:r>
      <w:r w:rsidR="0049422A" w:rsidRPr="0049422A">
        <w:rPr>
          <w:rFonts w:ascii="Segoe UI" w:eastAsia="Times New Roman" w:hAnsi="Segoe UI" w:cs="Segoe UI"/>
          <w:color w:val="24292E"/>
          <w:sz w:val="21"/>
          <w:szCs w:val="21"/>
          <w:lang w:val="en"/>
        </w:rPr>
        <w:t xml:space="preserve"> computer communications </w:t>
      </w:r>
      <w:r>
        <w:rPr>
          <w:rFonts w:ascii="Segoe UI" w:eastAsia="Times New Roman" w:hAnsi="Segoe UI" w:cs="Segoe UI"/>
          <w:color w:val="24292E"/>
          <w:sz w:val="21"/>
          <w:szCs w:val="21"/>
          <w:lang w:val="en"/>
        </w:rPr>
        <w:t xml:space="preserve">on the wire </w:t>
      </w:r>
      <w:r w:rsidR="0049422A" w:rsidRPr="0049422A">
        <w:rPr>
          <w:rFonts w:ascii="Segoe UI" w:eastAsia="Times New Roman" w:hAnsi="Segoe UI" w:cs="Segoe UI"/>
          <w:color w:val="24292E"/>
          <w:sz w:val="21"/>
          <w:szCs w:val="21"/>
          <w:lang w:val="en"/>
        </w:rPr>
        <w:t>as Test Cases are executing</w:t>
      </w:r>
      <w:r w:rsidR="0049422A">
        <w:rPr>
          <w:rFonts w:ascii="Segoe UI" w:eastAsia="Times New Roman" w:hAnsi="Segoe UI" w:cs="Segoe UI"/>
          <w:color w:val="24292E"/>
          <w:sz w:val="21"/>
          <w:szCs w:val="21"/>
          <w:lang w:val="en"/>
        </w:rPr>
        <w:t>.</w:t>
      </w:r>
    </w:p>
    <w:p w14:paraId="235D39DC" w14:textId="32F4A5AB" w:rsidR="005C3EBE" w:rsidRDefault="005C3EBE" w:rsidP="00B71F39">
      <w:pPr>
        <w:shd w:val="clear" w:color="auto" w:fill="FFFFFF"/>
        <w:spacing w:before="0" w:after="150"/>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 xml:space="preserve">In merging these two sources of data into a single Message Analyzer session, it is much easier to understand what the Test Suite is doing when you are debugging Test Cases; as Message Analyzer has many types of filtering that you can apply to manipulate the data display </w:t>
      </w:r>
      <w:r w:rsidR="00561953">
        <w:rPr>
          <w:rFonts w:ascii="Segoe UI" w:eastAsia="Times New Roman" w:hAnsi="Segoe UI" w:cs="Segoe UI"/>
          <w:color w:val="24292E"/>
          <w:sz w:val="21"/>
          <w:szCs w:val="21"/>
          <w:lang w:val="en"/>
        </w:rPr>
        <w:t>to</w:t>
      </w:r>
      <w:r>
        <w:rPr>
          <w:rFonts w:ascii="Segoe UI" w:eastAsia="Times New Roman" w:hAnsi="Segoe UI" w:cs="Segoe UI"/>
          <w:color w:val="24292E"/>
          <w:sz w:val="21"/>
          <w:szCs w:val="21"/>
          <w:lang w:val="en"/>
        </w:rPr>
        <w:t xml:space="preserve"> expos</w:t>
      </w:r>
      <w:r w:rsidR="00561953">
        <w:rPr>
          <w:rFonts w:ascii="Segoe UI" w:eastAsia="Times New Roman" w:hAnsi="Segoe UI" w:cs="Segoe UI"/>
          <w:color w:val="24292E"/>
          <w:sz w:val="21"/>
          <w:szCs w:val="21"/>
          <w:lang w:val="en"/>
        </w:rPr>
        <w:t>e</w:t>
      </w:r>
      <w:r>
        <w:rPr>
          <w:rFonts w:ascii="Segoe UI" w:eastAsia="Times New Roman" w:hAnsi="Segoe UI" w:cs="Segoe UI"/>
          <w:color w:val="24292E"/>
          <w:sz w:val="21"/>
          <w:szCs w:val="21"/>
          <w:lang w:val="en"/>
        </w:rPr>
        <w:t xml:space="preserve"> and isolat</w:t>
      </w:r>
      <w:r w:rsidR="00561953">
        <w:rPr>
          <w:rFonts w:ascii="Segoe UI" w:eastAsia="Times New Roman" w:hAnsi="Segoe UI" w:cs="Segoe UI"/>
          <w:color w:val="24292E"/>
          <w:sz w:val="21"/>
          <w:szCs w:val="21"/>
          <w:lang w:val="en"/>
        </w:rPr>
        <w:t>e</w:t>
      </w:r>
      <w:r>
        <w:rPr>
          <w:rFonts w:ascii="Segoe UI" w:eastAsia="Times New Roman" w:hAnsi="Segoe UI" w:cs="Segoe UI"/>
          <w:color w:val="24292E"/>
          <w:sz w:val="21"/>
          <w:szCs w:val="21"/>
          <w:lang w:val="en"/>
        </w:rPr>
        <w:t xml:space="preserve"> target data of interest</w:t>
      </w:r>
      <w:r w:rsidR="00561953">
        <w:rPr>
          <w:rFonts w:ascii="Segoe UI" w:eastAsia="Times New Roman" w:hAnsi="Segoe UI" w:cs="Segoe UI"/>
          <w:color w:val="24292E"/>
          <w:sz w:val="21"/>
          <w:szCs w:val="21"/>
          <w:lang w:val="en"/>
        </w:rPr>
        <w:t>.</w:t>
      </w:r>
    </w:p>
    <w:p w14:paraId="22B02544" w14:textId="75BF9925" w:rsidR="003E4646" w:rsidRDefault="003E4646" w:rsidP="00561953">
      <w:pPr>
        <w:pStyle w:val="BodyTextSpacer"/>
      </w:pPr>
    </w:p>
    <w:p w14:paraId="0ED57FB2" w14:textId="03FDA9A9" w:rsidR="00474050" w:rsidRDefault="00474050" w:rsidP="00474050">
      <w:pPr>
        <w:pStyle w:val="MoreInfo"/>
      </w:pPr>
      <w:r>
        <w:rPr>
          <w:noProof/>
        </w:rPr>
        <w:drawing>
          <wp:inline distT="0" distB="0" distL="0" distR="0" wp14:anchorId="35625ED5" wp14:editId="77D23460">
            <wp:extent cx="281734" cy="202651"/>
            <wp:effectExtent l="0" t="0" r="4445" b="6985"/>
            <wp:docPr id="39" name="Picture 39">
              <a:hlinkClick xmlns:a="http://schemas.openxmlformats.org/drawingml/2006/main" r:id="rId42" tgtFrame="&quot;_blank&quot;"/>
            </wp:docPr>
            <wp:cNvGraphicFramePr/>
            <a:graphic xmlns:a="http://schemas.openxmlformats.org/drawingml/2006/main">
              <a:graphicData uri="http://schemas.openxmlformats.org/drawingml/2006/picture">
                <pic:pic xmlns:pic="http://schemas.openxmlformats.org/drawingml/2006/picture">
                  <pic:nvPicPr>
                    <pic:cNvPr id="39" name="Picture 39">
                      <a:hlinkClick r:id="rId38" tgtFrame="&quot;_blank&quo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823" cy="206311"/>
                    </a:xfrm>
                    <a:prstGeom prst="rect">
                      <a:avLst/>
                    </a:prstGeom>
                    <a:noFill/>
                    <a:ln>
                      <a:noFill/>
                    </a:ln>
                  </pic:spPr>
                </pic:pic>
              </a:graphicData>
            </a:graphic>
          </wp:inline>
        </w:drawing>
      </w:r>
      <w:r w:rsidRPr="009536C4">
        <w:rPr>
          <w:color w:val="C00000"/>
        </w:rPr>
        <w:t>Important</w:t>
      </w:r>
    </w:p>
    <w:p w14:paraId="57D66B5A" w14:textId="1E5B913F" w:rsidR="00D6653B" w:rsidRPr="00CB0CDC" w:rsidRDefault="00D057E8" w:rsidP="00D6653B">
      <w:pPr>
        <w:pStyle w:val="MoreInfoText"/>
      </w:pPr>
      <w:r w:rsidRPr="00CB0CDC">
        <w:t xml:space="preserve">As of </w:t>
      </w:r>
      <w:r w:rsidRPr="00474050">
        <w:rPr>
          <w:color w:val="0070C0"/>
        </w:rPr>
        <w:t>November 25 2019</w:t>
      </w:r>
      <w:r w:rsidRPr="00AB127A">
        <w:t xml:space="preserve"> - </w:t>
      </w:r>
      <w:r w:rsidRPr="00CB0CDC">
        <w:t xml:space="preserve">Microsoft Message Analyzer (MMA) was retired and removed from public-facing sites on microsoft.com. A private MMA build is available for testing purposes; to request it, send an email to </w:t>
      </w:r>
      <w:hyperlink r:id="rId97" w:history="1">
        <w:r w:rsidRPr="00AB127A">
          <w:rPr>
            <w:color w:val="0366D6"/>
          </w:rPr>
          <w:t>getmma@microsoft.com</w:t>
        </w:r>
      </w:hyperlink>
      <w:r w:rsidRPr="00CB0CDC">
        <w:t xml:space="preserve">. </w:t>
      </w:r>
      <w:r w:rsidR="00CF2643" w:rsidRPr="00CB0CDC">
        <w:t>However</w:t>
      </w:r>
      <w:r w:rsidRPr="00CB0CDC">
        <w:t xml:space="preserve">, note that Message Analyzer will continue to be supported </w:t>
      </w:r>
      <w:r w:rsidR="00CF2643" w:rsidRPr="00CB0CDC">
        <w:t xml:space="preserve">in this Test Suite only </w:t>
      </w:r>
      <w:r w:rsidRPr="00CB0CDC">
        <w:t xml:space="preserve">up until </w:t>
      </w:r>
      <w:r w:rsidRPr="00CB0CDC">
        <w:rPr>
          <w:b/>
          <w:bCs w:val="0"/>
        </w:rPr>
        <w:t xml:space="preserve">RDP Client </w:t>
      </w:r>
      <w:r w:rsidR="003E4646" w:rsidRPr="00CB0CDC">
        <w:rPr>
          <w:b/>
          <w:bCs w:val="0"/>
        </w:rPr>
        <w:t xml:space="preserve">Endpoint </w:t>
      </w:r>
      <w:r w:rsidRPr="00CB0CDC">
        <w:rPr>
          <w:b/>
          <w:bCs w:val="0"/>
        </w:rPr>
        <w:t>Test Suite</w:t>
      </w:r>
      <w:r w:rsidRPr="00CB0CDC">
        <w:t xml:space="preserve"> version 3.20.</w:t>
      </w:r>
      <w:r w:rsidR="00B14EE7" w:rsidRPr="00CB0CDC">
        <w:t>1</w:t>
      </w:r>
      <w:r w:rsidRPr="00CB0CDC">
        <w:t>.0. After that, a different tracing and message analysis tool will take its place</w:t>
      </w:r>
      <w:r w:rsidR="003E4646" w:rsidRPr="00CB0CDC">
        <w:t xml:space="preserve"> in this test suite</w:t>
      </w:r>
      <w:r w:rsidRPr="00CB0CDC">
        <w:t>.</w:t>
      </w:r>
    </w:p>
    <w:p w14:paraId="719BFFC6" w14:textId="77777777" w:rsidR="00D6653B" w:rsidRPr="00CB0CDC" w:rsidRDefault="00D6653B" w:rsidP="00D6653B">
      <w:pPr>
        <w:pStyle w:val="BodyTextSpacer"/>
        <w:rPr>
          <w:color w:val="auto"/>
        </w:rPr>
      </w:pPr>
    </w:p>
    <w:p w14:paraId="6F6C0E97" w14:textId="2A0B73AB" w:rsidR="00AB127A" w:rsidRPr="00CB0CDC" w:rsidRDefault="00AB127A" w:rsidP="00B71F39">
      <w:pPr>
        <w:shd w:val="clear" w:color="auto" w:fill="FFFFFF"/>
        <w:spacing w:before="0" w:after="150"/>
        <w:rPr>
          <w:rFonts w:ascii="Segoe UI" w:eastAsia="Times New Roman" w:hAnsi="Segoe UI" w:cs="Segoe UI"/>
          <w:sz w:val="21"/>
          <w:szCs w:val="21"/>
          <w:lang w:val="en"/>
        </w:rPr>
      </w:pPr>
      <w:r w:rsidRPr="00CB0CDC">
        <w:rPr>
          <w:rFonts w:ascii="Segoe UI" w:eastAsia="Times New Roman" w:hAnsi="Segoe UI" w:cs="Segoe UI"/>
          <w:sz w:val="21"/>
          <w:szCs w:val="21"/>
          <w:lang w:val="en"/>
        </w:rPr>
        <w:lastRenderedPageBreak/>
        <w:t xml:space="preserve">This section describes how to </w:t>
      </w:r>
      <w:r w:rsidR="001712A5" w:rsidRPr="00CB0CDC">
        <w:rPr>
          <w:rFonts w:ascii="Segoe UI" w:eastAsia="Times New Roman" w:hAnsi="Segoe UI" w:cs="Segoe UI"/>
          <w:sz w:val="21"/>
          <w:szCs w:val="21"/>
          <w:lang w:val="en"/>
        </w:rPr>
        <w:t xml:space="preserve">install and configure </w:t>
      </w:r>
      <w:r w:rsidR="007E0938" w:rsidRPr="00CB0CDC">
        <w:rPr>
          <w:rFonts w:ascii="Segoe UI" w:eastAsia="Times New Roman" w:hAnsi="Segoe UI" w:cs="Segoe UI"/>
          <w:sz w:val="21"/>
          <w:szCs w:val="21"/>
          <w:lang w:val="en"/>
        </w:rPr>
        <w:t>MMA</w:t>
      </w:r>
      <w:r w:rsidR="001712A5" w:rsidRPr="00CB0CDC">
        <w:rPr>
          <w:rFonts w:ascii="Segoe UI" w:eastAsia="Times New Roman" w:hAnsi="Segoe UI" w:cs="Segoe UI"/>
          <w:sz w:val="21"/>
          <w:szCs w:val="21"/>
          <w:lang w:val="en"/>
        </w:rPr>
        <w:t xml:space="preserve"> for use with the </w:t>
      </w:r>
      <w:r w:rsidR="001712A5" w:rsidRPr="00CB0CDC">
        <w:rPr>
          <w:rFonts w:ascii="Segoe UI" w:eastAsia="Times New Roman" w:hAnsi="Segoe UI" w:cs="Segoe UI"/>
          <w:b/>
          <w:bCs/>
          <w:sz w:val="21"/>
          <w:szCs w:val="21"/>
          <w:lang w:val="en"/>
        </w:rPr>
        <w:t>RDP Client Test Suite</w:t>
      </w:r>
      <w:r w:rsidR="001712A5" w:rsidRPr="00CB0CDC">
        <w:rPr>
          <w:rFonts w:ascii="Segoe UI" w:eastAsia="Times New Roman" w:hAnsi="Segoe UI" w:cs="Segoe UI"/>
          <w:sz w:val="21"/>
          <w:szCs w:val="21"/>
          <w:lang w:val="en"/>
        </w:rPr>
        <w:t xml:space="preserve">, which includes </w:t>
      </w:r>
      <w:r w:rsidR="00B709D9" w:rsidRPr="00CB0CDC">
        <w:rPr>
          <w:rFonts w:ascii="Segoe UI" w:eastAsia="Times New Roman" w:hAnsi="Segoe UI" w:cs="Segoe UI"/>
          <w:sz w:val="21"/>
          <w:szCs w:val="21"/>
          <w:lang w:val="en"/>
        </w:rPr>
        <w:t>d</w:t>
      </w:r>
      <w:r w:rsidR="001712A5" w:rsidRPr="00CB0CDC">
        <w:rPr>
          <w:rFonts w:ascii="Segoe UI" w:eastAsia="Times New Roman" w:hAnsi="Segoe UI" w:cs="Segoe UI"/>
          <w:sz w:val="21"/>
          <w:szCs w:val="21"/>
          <w:lang w:val="en"/>
        </w:rPr>
        <w:t xml:space="preserve">eploying a set of </w:t>
      </w:r>
      <w:r w:rsidR="001712A5" w:rsidRPr="00CB0CDC">
        <w:rPr>
          <w:rFonts w:ascii="Segoe UI" w:eastAsia="Times New Roman" w:hAnsi="Segoe UI" w:cs="Segoe UI"/>
          <w:b/>
          <w:bCs/>
          <w:sz w:val="21"/>
          <w:szCs w:val="21"/>
          <w:lang w:val="en"/>
        </w:rPr>
        <w:t>Color Rules</w:t>
      </w:r>
      <w:r w:rsidR="001712A5" w:rsidRPr="00CB0CDC">
        <w:rPr>
          <w:rFonts w:ascii="Segoe UI" w:eastAsia="Times New Roman" w:hAnsi="Segoe UI" w:cs="Segoe UI"/>
          <w:sz w:val="21"/>
          <w:szCs w:val="21"/>
          <w:lang w:val="en"/>
        </w:rPr>
        <w:t xml:space="preserve"> for detection of certain </w:t>
      </w:r>
      <w:r w:rsidR="001712A5" w:rsidRPr="00CB0CDC">
        <w:rPr>
          <w:rFonts w:ascii="Segoe UI" w:eastAsia="Times New Roman" w:hAnsi="Segoe UI" w:cs="Segoe UI"/>
          <w:b/>
          <w:bCs/>
          <w:sz w:val="21"/>
          <w:szCs w:val="21"/>
          <w:lang w:val="en"/>
        </w:rPr>
        <w:t xml:space="preserve">RDP </w:t>
      </w:r>
      <w:r w:rsidR="00561953" w:rsidRPr="00CB0CDC">
        <w:rPr>
          <w:rFonts w:ascii="Segoe UI" w:eastAsia="Times New Roman" w:hAnsi="Segoe UI" w:cs="Segoe UI"/>
          <w:b/>
          <w:bCs/>
          <w:sz w:val="21"/>
          <w:szCs w:val="21"/>
          <w:lang w:val="en"/>
        </w:rPr>
        <w:t>Client Test Suite</w:t>
      </w:r>
      <w:r w:rsidR="00561953" w:rsidRPr="00CB0CDC">
        <w:rPr>
          <w:rFonts w:ascii="Segoe UI" w:eastAsia="Times New Roman" w:hAnsi="Segoe UI" w:cs="Segoe UI"/>
          <w:sz w:val="21"/>
          <w:szCs w:val="21"/>
          <w:lang w:val="en"/>
        </w:rPr>
        <w:t xml:space="preserve"> </w:t>
      </w:r>
      <w:r w:rsidR="001712A5" w:rsidRPr="00CB0CDC">
        <w:rPr>
          <w:rFonts w:ascii="Segoe UI" w:eastAsia="Times New Roman" w:hAnsi="Segoe UI" w:cs="Segoe UI"/>
          <w:sz w:val="21"/>
          <w:szCs w:val="21"/>
          <w:lang w:val="en"/>
        </w:rPr>
        <w:t>output message types</w:t>
      </w:r>
      <w:r w:rsidRPr="00CB0CDC">
        <w:rPr>
          <w:rFonts w:ascii="Segoe UI" w:eastAsia="Times New Roman" w:hAnsi="Segoe UI" w:cs="Segoe UI"/>
          <w:sz w:val="21"/>
          <w:szCs w:val="21"/>
          <w:lang w:val="en"/>
        </w:rPr>
        <w:t>.</w:t>
      </w:r>
      <w:r w:rsidR="0035227D" w:rsidRPr="00CB0CDC">
        <w:rPr>
          <w:rFonts w:ascii="Segoe UI" w:eastAsia="Times New Roman" w:hAnsi="Segoe UI" w:cs="Segoe UI"/>
          <w:sz w:val="21"/>
          <w:szCs w:val="21"/>
          <w:lang w:val="en"/>
        </w:rPr>
        <w:t xml:space="preserve"> </w:t>
      </w:r>
    </w:p>
    <w:p w14:paraId="71A7134E" w14:textId="77777777" w:rsidR="009E2A7F" w:rsidRPr="00CB0CDC" w:rsidRDefault="009E2A7F" w:rsidP="009E2A7F">
      <w:pPr>
        <w:pStyle w:val="BodyText"/>
        <w:rPr>
          <w:color w:val="auto"/>
        </w:rPr>
      </w:pPr>
      <w:r>
        <w:rPr>
          <w:noProof/>
        </w:rPr>
        <w:drawing>
          <wp:inline distT="0" distB="0" distL="0" distR="0" wp14:anchorId="319C85A2" wp14:editId="5CBF59B6">
            <wp:extent cx="197708" cy="197708"/>
            <wp:effectExtent l="0" t="0" r="0" b="0"/>
            <wp:docPr id="48" name="Graphic 48" descr="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ic 40" descr="Magnifying glass"/>
                    <pic:cNvPicPr/>
                  </pic:nvPicPr>
                  <pic:blipFill>
                    <a:blip r:embed="rId73" cstate="print">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rot="10800000" flipV="1">
                      <a:off x="0" y="0"/>
                      <a:ext cx="198957" cy="198957"/>
                    </a:xfrm>
                    <a:prstGeom prst="rect">
                      <a:avLst/>
                    </a:prstGeom>
                  </pic:spPr>
                </pic:pic>
              </a:graphicData>
            </a:graphic>
          </wp:inline>
        </w:drawing>
      </w:r>
      <w:r>
        <w:rPr>
          <w:rStyle w:val="Hyperlink"/>
          <w:sz w:val="24"/>
          <w:u w:val="none"/>
        </w:rPr>
        <w:t xml:space="preserve">  </w:t>
      </w:r>
      <w:r w:rsidRPr="00CB0CDC">
        <w:rPr>
          <w:color w:val="auto"/>
        </w:rPr>
        <w:t xml:space="preserve">The major topics covered in this section include the following:   </w:t>
      </w:r>
    </w:p>
    <w:p w14:paraId="14613E7E" w14:textId="2D18D59B" w:rsidR="009E2A7F" w:rsidRDefault="00D8682D" w:rsidP="00F0192B">
      <w:pPr>
        <w:pStyle w:val="BodyText"/>
        <w:ind w:left="432"/>
      </w:pPr>
      <w:hyperlink w:anchor="_Install_and_Configure" w:history="1">
        <w:r w:rsidR="009E2A7F" w:rsidRPr="009E2A7F">
          <w:rPr>
            <w:rStyle w:val="Hyperlink"/>
            <w:rFonts w:ascii="Segoe UI" w:hAnsi="Segoe UI"/>
            <w:sz w:val="21"/>
          </w:rPr>
          <w:t>Install and Configure Microsoft Message Analyzer</w:t>
        </w:r>
      </w:hyperlink>
    </w:p>
    <w:p w14:paraId="2CC76E68" w14:textId="188BF66D" w:rsidR="009E2A7F" w:rsidRDefault="00D8682D" w:rsidP="00F0192B">
      <w:pPr>
        <w:pStyle w:val="BodyText"/>
        <w:ind w:left="432"/>
      </w:pPr>
      <w:hyperlink w:anchor="_Capturing_RDP_Traffic" w:history="1">
        <w:r w:rsidR="009E2A7F" w:rsidRPr="009E2A7F">
          <w:rPr>
            <w:rStyle w:val="Hyperlink"/>
            <w:rFonts w:ascii="Segoe UI" w:hAnsi="Segoe UI"/>
            <w:sz w:val="21"/>
          </w:rPr>
          <w:t>Capturing RDP Traffic with Microsoft Message Analyzer</w:t>
        </w:r>
      </w:hyperlink>
    </w:p>
    <w:p w14:paraId="1F789D83" w14:textId="1FCDB7A4" w:rsidR="00AB127A" w:rsidRPr="00AB127A" w:rsidRDefault="00AB127A" w:rsidP="00164074">
      <w:pPr>
        <w:pStyle w:val="Heading2"/>
        <w:rPr>
          <w:lang w:val="en"/>
        </w:rPr>
      </w:pPr>
      <w:bookmarkStart w:id="926" w:name="_Install_and_Configure"/>
      <w:bookmarkStart w:id="927" w:name="_Toc67405051"/>
      <w:bookmarkEnd w:id="926"/>
      <w:r w:rsidRPr="00AB127A">
        <w:rPr>
          <w:lang w:val="en"/>
        </w:rPr>
        <w:t>Install and Configure Microsoft Message Analyzer</w:t>
      </w:r>
      <w:bookmarkEnd w:id="927"/>
    </w:p>
    <w:p w14:paraId="713F6F4C" w14:textId="5A981175" w:rsidR="00AB127A" w:rsidRDefault="00AB127A" w:rsidP="001C086C">
      <w:pPr>
        <w:pStyle w:val="BodyText"/>
      </w:pPr>
      <w:r w:rsidRPr="00AB127A">
        <w:t xml:space="preserve">Microsoft Message Analyzer (MMA) is used to capture data on </w:t>
      </w:r>
      <w:r w:rsidR="00BA011D">
        <w:t xml:space="preserve">the </w:t>
      </w:r>
      <w:r w:rsidRPr="00AB127A">
        <w:t xml:space="preserve">wire and </w:t>
      </w:r>
      <w:r w:rsidR="00E92D81">
        <w:t>merge it with</w:t>
      </w:r>
      <w:r w:rsidR="00E92D81" w:rsidRPr="00AB127A">
        <w:t xml:space="preserve"> </w:t>
      </w:r>
      <w:r w:rsidRPr="00AB127A">
        <w:t>data dumped by</w:t>
      </w:r>
      <w:r w:rsidR="00FF7AE9">
        <w:t xml:space="preserve"> the</w:t>
      </w:r>
      <w:r w:rsidRPr="00AB127A">
        <w:t xml:space="preserve"> </w:t>
      </w:r>
      <w:r w:rsidRPr="00906E08">
        <w:rPr>
          <w:b/>
          <w:bCs/>
        </w:rPr>
        <w:t>RDP</w:t>
      </w:r>
      <w:r w:rsidR="001D0950">
        <w:rPr>
          <w:b/>
          <w:bCs/>
        </w:rPr>
        <w:t xml:space="preserve"> Client</w:t>
      </w:r>
      <w:r w:rsidRPr="00906E08">
        <w:rPr>
          <w:b/>
          <w:bCs/>
        </w:rPr>
        <w:t xml:space="preserve"> </w:t>
      </w:r>
      <w:r w:rsidR="00906E08" w:rsidRPr="00906E08">
        <w:rPr>
          <w:b/>
          <w:bCs/>
        </w:rPr>
        <w:t>T</w:t>
      </w:r>
      <w:r w:rsidRPr="00906E08">
        <w:rPr>
          <w:b/>
          <w:bCs/>
        </w:rPr>
        <w:t xml:space="preserve">est </w:t>
      </w:r>
      <w:r w:rsidR="00906E08" w:rsidRPr="00906E08">
        <w:rPr>
          <w:b/>
          <w:bCs/>
        </w:rPr>
        <w:t>S</w:t>
      </w:r>
      <w:r w:rsidRPr="00906E08">
        <w:rPr>
          <w:b/>
          <w:bCs/>
        </w:rPr>
        <w:t>uite</w:t>
      </w:r>
      <w:r w:rsidRPr="00AB127A">
        <w:t xml:space="preserve">. </w:t>
      </w:r>
      <w:r w:rsidR="00045E59">
        <w:t>T</w:t>
      </w:r>
      <w:r w:rsidRPr="00AB127A">
        <w:t xml:space="preserve">o </w:t>
      </w:r>
      <w:r w:rsidR="00906E08">
        <w:t xml:space="preserve">install and </w:t>
      </w:r>
      <w:r w:rsidRPr="00AB127A">
        <w:t>configure MMA</w:t>
      </w:r>
      <w:r w:rsidR="001D0950">
        <w:t xml:space="preserve"> for use with the </w:t>
      </w:r>
      <w:r w:rsidR="001D0950" w:rsidRPr="001D0950">
        <w:rPr>
          <w:b/>
          <w:bCs/>
        </w:rPr>
        <w:t>RDP Client Test Suite</w:t>
      </w:r>
      <w:r w:rsidR="00045E59">
        <w:t>, perform the steps that follow:</w:t>
      </w:r>
    </w:p>
    <w:p w14:paraId="071F4BF8" w14:textId="082DF396" w:rsidR="001C086C" w:rsidRPr="00AB127A" w:rsidRDefault="00F5086E" w:rsidP="001C086C">
      <w:pPr>
        <w:pStyle w:val="Caption"/>
      </w:pPr>
      <w:r w:rsidRPr="00D72CB7">
        <w:rPr>
          <w:rStyle w:val="Hyperlink"/>
          <w:sz w:val="24"/>
          <w:u w:val="none"/>
        </w:rPr>
        <w:sym w:font="Wingdings 3" w:char="F084"/>
      </w:r>
      <w:r w:rsidRPr="00D72CB7">
        <w:rPr>
          <w:rStyle w:val="Hyperlink"/>
          <w:u w:val="none"/>
        </w:rPr>
        <w:t xml:space="preserve">  </w:t>
      </w:r>
      <w:r w:rsidR="001C086C">
        <w:t>To configure MMA for use with the RDP Test Suite</w:t>
      </w:r>
    </w:p>
    <w:p w14:paraId="299DA61B" w14:textId="0F11B895" w:rsidR="00AB127A" w:rsidRPr="00AB127A" w:rsidRDefault="00AB127A" w:rsidP="00C05B58">
      <w:pPr>
        <w:pStyle w:val="BodyText"/>
        <w:numPr>
          <w:ilvl w:val="0"/>
          <w:numId w:val="95"/>
        </w:numPr>
      </w:pPr>
      <w:r w:rsidRPr="00AB127A">
        <w:t>Install Micr</w:t>
      </w:r>
      <w:r w:rsidR="00EE7D4B">
        <w:t>o</w:t>
      </w:r>
      <w:r w:rsidRPr="00AB127A">
        <w:t>soft Message Analyzer v1.4</w:t>
      </w:r>
      <w:r w:rsidR="001C086C">
        <w:t>, if you have not already done so</w:t>
      </w:r>
      <w:r w:rsidR="00F7492F">
        <w:t>.</w:t>
      </w:r>
      <w:r w:rsidR="001C086C">
        <w:t xml:space="preserve"> </w:t>
      </w:r>
      <w:r w:rsidR="007E0938">
        <w:t>S</w:t>
      </w:r>
      <w:r w:rsidR="001C086C">
        <w:t xml:space="preserve">ee </w:t>
      </w:r>
      <w:hyperlink w:anchor="_Optional_Software" w:history="1">
        <w:r w:rsidR="001C086C" w:rsidRPr="003B04C0">
          <w:rPr>
            <w:rStyle w:val="Hyperlink"/>
          </w:rPr>
          <w:t>Optional Software</w:t>
        </w:r>
      </w:hyperlink>
      <w:r w:rsidR="001C086C">
        <w:t xml:space="preserve"> for details</w:t>
      </w:r>
      <w:r w:rsidR="007E0938">
        <w:t xml:space="preserve"> on how to obtain the MMA installer.</w:t>
      </w:r>
    </w:p>
    <w:p w14:paraId="2CD7EC9E" w14:textId="35E2D33E" w:rsidR="00D7024F" w:rsidRDefault="00AB127A" w:rsidP="00C05B58">
      <w:pPr>
        <w:pStyle w:val="BodyText"/>
        <w:numPr>
          <w:ilvl w:val="0"/>
          <w:numId w:val="96"/>
        </w:numPr>
      </w:pPr>
      <w:r w:rsidRPr="00AB127A">
        <w:t xml:space="preserve">Copy </w:t>
      </w:r>
      <w:r w:rsidR="00C446C8">
        <w:t xml:space="preserve">the </w:t>
      </w:r>
      <w:r w:rsidRPr="00AB127A">
        <w:t>OPN</w:t>
      </w:r>
      <w:r w:rsidR="00C446C8">
        <w:t xml:space="preserve"> file</w:t>
      </w:r>
      <w:r w:rsidRPr="00AB127A">
        <w:t xml:space="preserve">s </w:t>
      </w:r>
      <w:r w:rsidR="00C446C8">
        <w:t>in the directory that follows</w:t>
      </w:r>
      <w:r w:rsidR="001C086C">
        <w:t xml:space="preserve"> to your clipboard:</w:t>
      </w:r>
      <w:r w:rsidR="00D7024F">
        <w:t xml:space="preserve"> </w:t>
      </w:r>
    </w:p>
    <w:p w14:paraId="5172ABE7" w14:textId="698010D7" w:rsidR="00D7024F" w:rsidRDefault="00D7024F" w:rsidP="00D7024F">
      <w:pPr>
        <w:pStyle w:val="Code"/>
      </w:pPr>
      <w:r w:rsidRPr="00AB127A">
        <w:t>C</w:t>
      </w:r>
      <w:ins w:id="928" w:author="Harley Zhang" w:date="2021-03-11T14:01:00Z">
        <w:r w:rsidR="007803E1" w:rsidRPr="007803E1">
          <w:t>:\RDP-TestSuite-ClientEP\Data\SuperLogViewer\OPNs</w:t>
        </w:r>
      </w:ins>
      <w:del w:id="929" w:author="Harley Zhang" w:date="2021-03-11T14:01:00Z">
        <w:r w:rsidRPr="00AB127A" w:rsidDel="007803E1">
          <w:delText>:\MicrosoftProtocolTests\RDP\Client-Endpoint\&lt;version#&gt;\Data\SuperLogViewer\OPNs</w:delText>
        </w:r>
      </w:del>
      <w:r w:rsidRPr="00AB127A">
        <w:t>\*.opn</w:t>
      </w:r>
    </w:p>
    <w:p w14:paraId="09FB7339" w14:textId="77777777" w:rsidR="00D7024F" w:rsidRDefault="00D7024F" w:rsidP="00C05B58">
      <w:pPr>
        <w:pStyle w:val="BodyText"/>
        <w:numPr>
          <w:ilvl w:val="0"/>
          <w:numId w:val="96"/>
        </w:numPr>
      </w:pPr>
      <w:r>
        <w:t xml:space="preserve">Paste the clipboard contents to the following </w:t>
      </w:r>
      <w:r w:rsidRPr="00AB127A">
        <w:t>MMA installation directory</w:t>
      </w:r>
      <w:r>
        <w:t xml:space="preserve">: </w:t>
      </w:r>
      <w:r w:rsidRPr="00AB127A">
        <w:t xml:space="preserve"> </w:t>
      </w:r>
    </w:p>
    <w:p w14:paraId="1FFA1814" w14:textId="449F36C3" w:rsidR="00AB127A" w:rsidRDefault="00D7024F" w:rsidP="00D7024F">
      <w:pPr>
        <w:pStyle w:val="Code"/>
      </w:pPr>
      <w:r w:rsidRPr="005E1438">
        <w:t>C:\Program Files\Microsoft Message</w:t>
      </w:r>
      <w:r>
        <w:t xml:space="preserve"> </w:t>
      </w:r>
      <w:r w:rsidRPr="005E1438">
        <w:t>Analyzer</w:t>
      </w:r>
      <w:r w:rsidRPr="00AB127A">
        <w:t>\OPNAndConfiguration\OPNs\</w:t>
      </w:r>
      <w:r>
        <w:t xml:space="preserve"> </w:t>
      </w:r>
      <w:r w:rsidRPr="00AB127A">
        <w:t>Microsoft\Windows\RemoteDesktop</w:t>
      </w:r>
      <w:r>
        <w:t>\</w:t>
      </w:r>
    </w:p>
    <w:p w14:paraId="3B86CBCE" w14:textId="67D7B155" w:rsidR="00D7024F" w:rsidRDefault="008335E1" w:rsidP="001B362A">
      <w:pPr>
        <w:pStyle w:val="MoreInfo"/>
        <w:ind w:left="720"/>
      </w:pPr>
      <w:r w:rsidRPr="00AB127A">
        <w:rPr>
          <w:noProof/>
          <w:color w:val="0366D6"/>
        </w:rPr>
        <w:drawing>
          <wp:inline distT="0" distB="0" distL="0" distR="0" wp14:anchorId="58BB0A74" wp14:editId="1A8CF8A8">
            <wp:extent cx="311391" cy="207594"/>
            <wp:effectExtent l="0" t="0" r="0" b="2540"/>
            <wp:docPr id="118" name="Picture 118">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FF47F1" w:rsidRPr="00CF2643">
        <w:rPr>
          <w:color w:val="C00000"/>
        </w:rPr>
        <w:t>Caution</w:t>
      </w:r>
    </w:p>
    <w:p w14:paraId="0E53F6C4" w14:textId="27E6ED9A" w:rsidR="001B362A" w:rsidRPr="002C5BF9" w:rsidRDefault="001B362A" w:rsidP="001B362A">
      <w:pPr>
        <w:pStyle w:val="MoreInfoText"/>
        <w:ind w:left="720"/>
      </w:pPr>
      <w:r w:rsidRPr="002C5BF9">
        <w:t>If this is not the first startup of MMA, then copy the OPN files to the following directory</w:t>
      </w:r>
      <w:r w:rsidR="00906E08" w:rsidRPr="002C5BF9">
        <w:t xml:space="preserve"> instead</w:t>
      </w:r>
      <w:r w:rsidRPr="002C5BF9">
        <w:t>:</w:t>
      </w:r>
    </w:p>
    <w:p w14:paraId="4D118BBA" w14:textId="61BE6A95" w:rsidR="00D7024F" w:rsidRDefault="001B362A" w:rsidP="00D7024F">
      <w:pPr>
        <w:pStyle w:val="Code"/>
      </w:pPr>
      <w:r w:rsidRPr="00AB127A">
        <w:t>C:\Users\&lt;user</w:t>
      </w:r>
      <w:r w:rsidR="009D27CE">
        <w:t>name</w:t>
      </w:r>
      <w:r w:rsidRPr="00AB127A">
        <w:t>&gt; \AppData\Local\Microsoft\MessageAnalyzer\OPNAndConfiguration\</w:t>
      </w:r>
      <w:r>
        <w:t xml:space="preserve"> </w:t>
      </w:r>
      <w:r w:rsidRPr="00AB127A">
        <w:t>OPNs\Microsoft\Windows\RemoteDesktop</w:t>
      </w:r>
    </w:p>
    <w:p w14:paraId="6E7D5DA9" w14:textId="0A7C9136" w:rsidR="00D7024F" w:rsidRPr="002C5BF9" w:rsidRDefault="00D7024F" w:rsidP="00C05B58">
      <w:pPr>
        <w:pStyle w:val="BodyText"/>
        <w:numPr>
          <w:ilvl w:val="0"/>
          <w:numId w:val="96"/>
        </w:numPr>
        <w:rPr>
          <w:color w:val="auto"/>
        </w:rPr>
      </w:pPr>
      <w:r w:rsidRPr="002C5BF9">
        <w:rPr>
          <w:color w:val="auto"/>
        </w:rPr>
        <w:t>Start MMA by running as Administrator.</w:t>
      </w:r>
    </w:p>
    <w:p w14:paraId="0AF058B9" w14:textId="0BA54702" w:rsidR="00D27BBA" w:rsidRPr="00D27BBA" w:rsidRDefault="00D27BBA" w:rsidP="00C05B58">
      <w:pPr>
        <w:pStyle w:val="BodyText"/>
        <w:numPr>
          <w:ilvl w:val="0"/>
          <w:numId w:val="97"/>
        </w:numPr>
        <w:ind w:left="720"/>
      </w:pPr>
      <w:r w:rsidRPr="00D27BBA">
        <w:t xml:space="preserve">Click </w:t>
      </w:r>
      <w:r w:rsidRPr="00D27BBA">
        <w:rPr>
          <w:b/>
          <w:bCs/>
        </w:rPr>
        <w:t>Start Local Trace</w:t>
      </w:r>
      <w:r w:rsidRPr="00D27BBA">
        <w:t xml:space="preserve"> to begin tracing </w:t>
      </w:r>
      <w:r w:rsidR="00906E08">
        <w:t>in order</w:t>
      </w:r>
      <w:r w:rsidRPr="00D27BBA">
        <w:t xml:space="preserve"> to expose the </w:t>
      </w:r>
      <w:r w:rsidRPr="00D27BBA">
        <w:rPr>
          <w:b/>
          <w:bCs/>
        </w:rPr>
        <w:t>Color Rules</w:t>
      </w:r>
      <w:r w:rsidRPr="00D27BBA">
        <w:t xml:space="preserve"> drop-down on the </w:t>
      </w:r>
      <w:r w:rsidRPr="00D27BBA">
        <w:rPr>
          <w:b/>
          <w:bCs/>
        </w:rPr>
        <w:t>Analysis Grid</w:t>
      </w:r>
      <w:r w:rsidRPr="00D27BBA">
        <w:t xml:space="preserve"> toolbar.</w:t>
      </w:r>
    </w:p>
    <w:p w14:paraId="418868F4" w14:textId="36835517" w:rsidR="00D27BBA" w:rsidRPr="00D27BBA" w:rsidRDefault="00D27BBA" w:rsidP="00C05B58">
      <w:pPr>
        <w:pStyle w:val="BodyText"/>
        <w:numPr>
          <w:ilvl w:val="0"/>
          <w:numId w:val="97"/>
        </w:numPr>
        <w:ind w:left="720"/>
      </w:pPr>
      <w:r w:rsidRPr="00D27BBA">
        <w:t xml:space="preserve">Stop tracing by clicking the </w:t>
      </w:r>
      <w:r w:rsidRPr="00D27BBA">
        <w:rPr>
          <w:b/>
          <w:bCs/>
        </w:rPr>
        <w:t>Stop</w:t>
      </w:r>
      <w:r w:rsidRPr="00D27BBA">
        <w:t xml:space="preserve"> button on the </w:t>
      </w:r>
      <w:r w:rsidR="003D26A0">
        <w:t xml:space="preserve">Message Analyzer </w:t>
      </w:r>
      <w:r w:rsidRPr="00D27BBA">
        <w:t>ribbon.</w:t>
      </w:r>
    </w:p>
    <w:p w14:paraId="292F37E0" w14:textId="3D7A0803" w:rsidR="00D27BBA" w:rsidRPr="00D27BBA" w:rsidRDefault="00D27BBA" w:rsidP="00C05B58">
      <w:pPr>
        <w:pStyle w:val="BodyText"/>
        <w:numPr>
          <w:ilvl w:val="0"/>
          <w:numId w:val="97"/>
        </w:numPr>
        <w:ind w:left="720"/>
      </w:pPr>
      <w:r w:rsidRPr="00D27BBA">
        <w:t xml:space="preserve">Click the </w:t>
      </w:r>
      <w:r w:rsidRPr="00D27BBA">
        <w:rPr>
          <w:b/>
          <w:bCs/>
        </w:rPr>
        <w:t>Color Rules</w:t>
      </w:r>
      <w:r w:rsidRPr="00D27BBA">
        <w:t xml:space="preserve"> drop</w:t>
      </w:r>
      <w:r w:rsidR="003D26A0">
        <w:t>-</w:t>
      </w:r>
      <w:r w:rsidRPr="00D27BBA">
        <w:t xml:space="preserve">down </w:t>
      </w:r>
      <w:r w:rsidR="003D26A0">
        <w:t xml:space="preserve">in the </w:t>
      </w:r>
      <w:r w:rsidR="003D26A0" w:rsidRPr="003D26A0">
        <w:rPr>
          <w:b/>
          <w:bCs/>
        </w:rPr>
        <w:t>Analysis Grid</w:t>
      </w:r>
      <w:r w:rsidR="003D26A0">
        <w:t xml:space="preserve"> toolbar </w:t>
      </w:r>
      <w:r w:rsidRPr="00D27BBA">
        <w:t xml:space="preserve">and select </w:t>
      </w:r>
      <w:r w:rsidRPr="00D27BBA">
        <w:rPr>
          <w:b/>
          <w:bCs/>
        </w:rPr>
        <w:t>Manage Color Rules</w:t>
      </w:r>
      <w:r w:rsidRPr="00D27BBA">
        <w:t>.</w:t>
      </w:r>
    </w:p>
    <w:p w14:paraId="137F610C" w14:textId="6C214391" w:rsidR="00D27BBA" w:rsidRDefault="00D27BBA" w:rsidP="00C05B58">
      <w:pPr>
        <w:pStyle w:val="BodyText"/>
        <w:numPr>
          <w:ilvl w:val="0"/>
          <w:numId w:val="97"/>
        </w:numPr>
        <w:ind w:left="720"/>
      </w:pPr>
      <w:r w:rsidRPr="00D27BBA">
        <w:t xml:space="preserve">In the </w:t>
      </w:r>
      <w:r w:rsidRPr="00D27BBA">
        <w:rPr>
          <w:b/>
          <w:bCs/>
        </w:rPr>
        <w:t>Manage Color Rule</w:t>
      </w:r>
      <w:r w:rsidRPr="00D27BBA">
        <w:t xml:space="preserve"> dialog, click the </w:t>
      </w:r>
      <w:r w:rsidRPr="00D27BBA">
        <w:rPr>
          <w:b/>
          <w:bCs/>
        </w:rPr>
        <w:t>Import</w:t>
      </w:r>
      <w:r w:rsidRPr="00D27BBA">
        <w:t xml:space="preserve"> button and navigate to the following directory location</w:t>
      </w:r>
      <w:r w:rsidR="00F33B3D">
        <w:t xml:space="preserve"> on the </w:t>
      </w:r>
      <w:r w:rsidR="00F33B3D" w:rsidRPr="00F33B3D">
        <w:rPr>
          <w:b/>
          <w:bCs/>
        </w:rPr>
        <w:t xml:space="preserve">Driver </w:t>
      </w:r>
      <w:r w:rsidR="00F33B3D" w:rsidRPr="00FB238A">
        <w:t>computer</w:t>
      </w:r>
      <w:r>
        <w:t>:</w:t>
      </w:r>
    </w:p>
    <w:p w14:paraId="18BAC694" w14:textId="542C244C" w:rsidR="00D27BBA" w:rsidRDefault="007803E1" w:rsidP="00375C26">
      <w:pPr>
        <w:pStyle w:val="Code"/>
        <w:tabs>
          <w:tab w:val="clear" w:pos="774"/>
        </w:tabs>
      </w:pPr>
      <w:ins w:id="930" w:author="Harley Zhang" w:date="2021-03-11T14:02:00Z">
        <w:r w:rsidRPr="00AB127A">
          <w:t>C</w:t>
        </w:r>
        <w:r w:rsidRPr="007803E1">
          <w:t>:\RDP-TestSuite-ClientEP</w:t>
        </w:r>
      </w:ins>
      <w:del w:id="931" w:author="Harley Zhang" w:date="2021-03-11T14:02:00Z">
        <w:r w:rsidR="00D27BBA" w:rsidDel="007803E1">
          <w:delText xml:space="preserve">C:\MicrosoftProtocolTests\RDP\Client-Endpoint\&lt;version#&gt; </w:delText>
        </w:r>
      </w:del>
      <w:r w:rsidR="00D27BBA">
        <w:t>\Data\SuperLogViewer\</w:t>
      </w:r>
    </w:p>
    <w:p w14:paraId="5060DE9A" w14:textId="77777777" w:rsidR="00D27BBA" w:rsidRDefault="00D27BBA" w:rsidP="00C05B58">
      <w:pPr>
        <w:pStyle w:val="BodyText"/>
        <w:numPr>
          <w:ilvl w:val="0"/>
          <w:numId w:val="97"/>
        </w:numPr>
        <w:ind w:left="720"/>
      </w:pPr>
      <w:r>
        <w:t xml:space="preserve">Select the </w:t>
      </w:r>
      <w:r w:rsidRPr="00316188">
        <w:rPr>
          <w:b/>
          <w:bCs/>
        </w:rPr>
        <w:t>RDPColorRule.asset</w:t>
      </w:r>
      <w:r>
        <w:t xml:space="preserve"> file and then click </w:t>
      </w:r>
      <w:r w:rsidRPr="00316188">
        <w:rPr>
          <w:b/>
          <w:bCs/>
        </w:rPr>
        <w:t>Open</w:t>
      </w:r>
      <w:r>
        <w:t xml:space="preserve"> in the </w:t>
      </w:r>
      <w:r w:rsidRPr="00316188">
        <w:rPr>
          <w:b/>
          <w:bCs/>
        </w:rPr>
        <w:t>Select Library to Open</w:t>
      </w:r>
      <w:r>
        <w:t xml:space="preserve"> dialog to import the RDP </w:t>
      </w:r>
      <w:r w:rsidRPr="009D27CE">
        <w:rPr>
          <w:b/>
          <w:bCs/>
        </w:rPr>
        <w:t>Color Rule</w:t>
      </w:r>
      <w:r>
        <w:t xml:space="preserve"> library.</w:t>
      </w:r>
    </w:p>
    <w:p w14:paraId="1E640BC1" w14:textId="36E2BD52" w:rsidR="00316188" w:rsidRDefault="00D27BBA" w:rsidP="00375C26">
      <w:pPr>
        <w:pStyle w:val="ListParagraph"/>
      </w:pPr>
      <w:r>
        <w:lastRenderedPageBreak/>
        <w:t xml:space="preserve">Observe that the RDP </w:t>
      </w:r>
      <w:r w:rsidRPr="00FF7AE9">
        <w:rPr>
          <w:b/>
          <w:bCs/>
        </w:rPr>
        <w:t>Color Rules</w:t>
      </w:r>
      <w:r>
        <w:t xml:space="preserve"> display in the </w:t>
      </w:r>
      <w:r w:rsidRPr="00316188">
        <w:rPr>
          <w:b/>
          <w:bCs/>
        </w:rPr>
        <w:t>Network</w:t>
      </w:r>
      <w:r>
        <w:t xml:space="preserve"> category</w:t>
      </w:r>
      <w:r w:rsidR="00316188">
        <w:t>, as shown in the figure that follows.</w:t>
      </w:r>
    </w:p>
    <w:p w14:paraId="2DEC2615" w14:textId="77777777" w:rsidR="00375C26" w:rsidRDefault="00375C26" w:rsidP="008335E1">
      <w:pPr>
        <w:pStyle w:val="BodyTextSpacer"/>
      </w:pPr>
    </w:p>
    <w:p w14:paraId="1795B55A" w14:textId="5E5A9953" w:rsidR="00316188" w:rsidRDefault="00316188" w:rsidP="002913D1">
      <w:pPr>
        <w:pStyle w:val="BodyTextSpacer"/>
      </w:pPr>
      <w:r w:rsidRPr="00AB127A">
        <w:rPr>
          <w:rFonts w:ascii="Segoe UI" w:hAnsi="Segoe UI"/>
          <w:noProof/>
          <w:color w:val="0366D6"/>
          <w:sz w:val="21"/>
        </w:rPr>
        <w:drawing>
          <wp:anchor distT="0" distB="0" distL="114300" distR="114300" simplePos="0" relativeHeight="251658244" behindDoc="0" locked="0" layoutInCell="1" allowOverlap="1" wp14:anchorId="28FCBC0F" wp14:editId="54B8EBA7">
            <wp:simplePos x="0" y="0"/>
            <wp:positionH relativeFrom="column">
              <wp:posOffset>497205</wp:posOffset>
            </wp:positionH>
            <wp:positionV relativeFrom="paragraph">
              <wp:posOffset>0</wp:posOffset>
            </wp:positionV>
            <wp:extent cx="3474720" cy="3909060"/>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74720" cy="3909060"/>
                    </a:xfrm>
                    <a:prstGeom prst="rect">
                      <a:avLst/>
                    </a:prstGeom>
                    <a:noFill/>
                    <a:ln>
                      <a:noFill/>
                    </a:ln>
                  </pic:spPr>
                </pic:pic>
              </a:graphicData>
            </a:graphic>
          </wp:anchor>
        </w:drawing>
      </w:r>
      <w:r w:rsidR="00375C26">
        <w:br w:type="textWrapping" w:clear="all"/>
      </w:r>
    </w:p>
    <w:p w14:paraId="4A464518" w14:textId="7B29C068" w:rsidR="00B678F2" w:rsidRDefault="00B678F2" w:rsidP="00985818">
      <w:pPr>
        <w:pStyle w:val="Caption"/>
      </w:pPr>
      <w:r>
        <w:tab/>
      </w:r>
      <w:r>
        <w:tab/>
      </w:r>
      <w:bookmarkStart w:id="932" w:name="_Toc67405479"/>
      <w:r w:rsidR="00985818">
        <w:t xml:space="preserve">Figure </w:t>
      </w:r>
      <w:r w:rsidR="00985818">
        <w:fldChar w:fldCharType="begin"/>
      </w:r>
      <w:r w:rsidR="00985818">
        <w:instrText xml:space="preserve"> SEQ Figure \* ARABIC </w:instrText>
      </w:r>
      <w:r w:rsidR="00985818">
        <w:fldChar w:fldCharType="separate"/>
      </w:r>
      <w:r w:rsidR="00B777D0">
        <w:rPr>
          <w:noProof/>
        </w:rPr>
        <w:t>23</w:t>
      </w:r>
      <w:r w:rsidR="00985818">
        <w:fldChar w:fldCharType="end"/>
      </w:r>
      <w:r>
        <w:t xml:space="preserve">.  </w:t>
      </w:r>
      <w:r w:rsidRPr="00B678F2">
        <w:t>Message Analyzer Select Items to Import dialog</w:t>
      </w:r>
      <w:bookmarkEnd w:id="932"/>
    </w:p>
    <w:p w14:paraId="46A7D96E" w14:textId="77777777" w:rsidR="00316188" w:rsidRPr="00316188" w:rsidRDefault="00316188" w:rsidP="00316188">
      <w:pPr>
        <w:pStyle w:val="BodyTextSpacer"/>
      </w:pPr>
    </w:p>
    <w:p w14:paraId="61911029" w14:textId="77777777" w:rsidR="00316188" w:rsidRDefault="00D27BBA" w:rsidP="00C05B58">
      <w:pPr>
        <w:pStyle w:val="BodyText"/>
        <w:numPr>
          <w:ilvl w:val="0"/>
          <w:numId w:val="97"/>
        </w:numPr>
        <w:ind w:left="720"/>
      </w:pPr>
      <w:r>
        <w:t xml:space="preserve">Click </w:t>
      </w:r>
      <w:r w:rsidRPr="00316188">
        <w:rPr>
          <w:b/>
          <w:bCs/>
        </w:rPr>
        <w:t>OK</w:t>
      </w:r>
      <w:r>
        <w:t xml:space="preserve"> in the </w:t>
      </w:r>
      <w:r w:rsidRPr="00316188">
        <w:rPr>
          <w:b/>
          <w:bCs/>
        </w:rPr>
        <w:t>Select Items to Import</w:t>
      </w:r>
      <w:r>
        <w:t xml:space="preserve"> dialog.</w:t>
      </w:r>
    </w:p>
    <w:p w14:paraId="16842092" w14:textId="2566965C" w:rsidR="00D27BBA" w:rsidRDefault="00316188" w:rsidP="00C05B58">
      <w:pPr>
        <w:pStyle w:val="BodyText"/>
        <w:numPr>
          <w:ilvl w:val="0"/>
          <w:numId w:val="97"/>
        </w:numPr>
        <w:ind w:left="720"/>
      </w:pPr>
      <w:r>
        <w:t xml:space="preserve">In the </w:t>
      </w:r>
      <w:r w:rsidRPr="00316188">
        <w:rPr>
          <w:b/>
          <w:bCs/>
        </w:rPr>
        <w:t>Manage Color Rule</w:t>
      </w:r>
      <w:r>
        <w:t xml:space="preserve"> dialog</w:t>
      </w:r>
      <w:r w:rsidR="00822248">
        <w:t xml:space="preserve"> that appears</w:t>
      </w:r>
      <w:r>
        <w:t>, e</w:t>
      </w:r>
      <w:r w:rsidR="00D27BBA">
        <w:t xml:space="preserve">nsure that all the RDP </w:t>
      </w:r>
      <w:r w:rsidR="00FF7AE9" w:rsidRPr="00FF7AE9">
        <w:rPr>
          <w:rFonts w:ascii="Segoe UI" w:hAnsi="Segoe UI"/>
          <w:b/>
          <w:bCs/>
          <w:sz w:val="21"/>
        </w:rPr>
        <w:t>Color Rules</w:t>
      </w:r>
      <w:r w:rsidR="00FF7AE9">
        <w:t xml:space="preserve"> </w:t>
      </w:r>
      <w:r w:rsidR="00D27BBA">
        <w:t xml:space="preserve">are selected in the </w:t>
      </w:r>
      <w:r w:rsidR="00D27BBA" w:rsidRPr="00316188">
        <w:rPr>
          <w:b/>
          <w:bCs/>
        </w:rPr>
        <w:t>Network</w:t>
      </w:r>
      <w:r w:rsidR="00D27BBA">
        <w:t xml:space="preserve"> category under </w:t>
      </w:r>
      <w:r w:rsidR="00D27BBA" w:rsidRPr="00316188">
        <w:rPr>
          <w:b/>
          <w:bCs/>
        </w:rPr>
        <w:t>My Items</w:t>
      </w:r>
      <w:r w:rsidR="00D27BBA">
        <w:t>.</w:t>
      </w:r>
    </w:p>
    <w:p w14:paraId="2E505A25" w14:textId="0BE17464" w:rsidR="00316188" w:rsidRDefault="008335E1" w:rsidP="00375C26">
      <w:pPr>
        <w:pStyle w:val="MoreInfo"/>
        <w:ind w:left="720"/>
      </w:pPr>
      <w:r w:rsidRPr="00AB127A">
        <w:rPr>
          <w:noProof/>
          <w:color w:val="0366D6"/>
        </w:rPr>
        <w:drawing>
          <wp:inline distT="0" distB="0" distL="0" distR="0" wp14:anchorId="633AE4BC" wp14:editId="6565FA47">
            <wp:extent cx="311391" cy="207594"/>
            <wp:effectExtent l="0" t="0" r="0" b="2540"/>
            <wp:docPr id="119" name="Picture 119">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4A4D53">
        <w:t>Note</w:t>
      </w:r>
    </w:p>
    <w:p w14:paraId="1A270844" w14:textId="6D35FD22" w:rsidR="00822248" w:rsidRPr="002C5BF9" w:rsidRDefault="004A4D53" w:rsidP="00375C26">
      <w:pPr>
        <w:pStyle w:val="MoreInfoText"/>
        <w:ind w:left="720"/>
      </w:pPr>
      <w:r w:rsidRPr="002C5BF9">
        <w:t xml:space="preserve">When you are reviewing trace results, all the RDP </w:t>
      </w:r>
      <w:r w:rsidR="00FF7AE9" w:rsidRPr="002C5BF9">
        <w:rPr>
          <w:rFonts w:ascii="Segoe UI" w:hAnsi="Segoe UI"/>
          <w:b/>
          <w:bCs w:val="0"/>
          <w:sz w:val="21"/>
        </w:rPr>
        <w:t>Color Rules</w:t>
      </w:r>
      <w:r w:rsidR="00FF7AE9" w:rsidRPr="002C5BF9">
        <w:t xml:space="preserve"> </w:t>
      </w:r>
      <w:r w:rsidRPr="002C5BF9">
        <w:t>should be selected</w:t>
      </w:r>
      <w:r w:rsidR="00E210DF" w:rsidRPr="002C5BF9">
        <w:t xml:space="preserve"> and highlighting the appropriate messages</w:t>
      </w:r>
      <w:r w:rsidR="00822248" w:rsidRPr="002C5BF9">
        <w:t xml:space="preserve">. However, note that only one of the following </w:t>
      </w:r>
      <w:r w:rsidR="00822248" w:rsidRPr="002C5BF9">
        <w:rPr>
          <w:b/>
          <w:bCs w:val="0"/>
        </w:rPr>
        <w:t>Color Rules</w:t>
      </w:r>
      <w:r w:rsidR="00822248" w:rsidRPr="002C5BF9">
        <w:t xml:space="preserve"> will </w:t>
      </w:r>
      <w:r w:rsidR="00A6756A" w:rsidRPr="002C5BF9">
        <w:t>display</w:t>
      </w:r>
      <w:r w:rsidR="00822248" w:rsidRPr="002C5BF9">
        <w:t xml:space="preserve"> in the trace results, depending on whether RDP session security is set to use standard RDP Security or enhanced RDP Security (TLS):</w:t>
      </w:r>
    </w:p>
    <w:p w14:paraId="63ACC79A" w14:textId="77777777" w:rsidR="00822248" w:rsidRPr="002C5BF9" w:rsidRDefault="004A4D53" w:rsidP="00C05B58">
      <w:pPr>
        <w:pStyle w:val="MoreInfoText"/>
        <w:numPr>
          <w:ilvl w:val="0"/>
          <w:numId w:val="99"/>
        </w:numPr>
        <w:ind w:left="1350"/>
      </w:pPr>
      <w:r w:rsidRPr="002C5BF9">
        <w:rPr>
          <w:b/>
          <w:bCs w:val="0"/>
        </w:rPr>
        <w:t>RDP_Decrypted</w:t>
      </w:r>
    </w:p>
    <w:p w14:paraId="41EEF569" w14:textId="77777777" w:rsidR="00822248" w:rsidRPr="002C5BF9" w:rsidRDefault="004A4D53" w:rsidP="00C05B58">
      <w:pPr>
        <w:pStyle w:val="MoreInfoText"/>
        <w:numPr>
          <w:ilvl w:val="0"/>
          <w:numId w:val="99"/>
        </w:numPr>
        <w:ind w:left="1350"/>
      </w:pPr>
      <w:r w:rsidRPr="002C5BF9">
        <w:rPr>
          <w:b/>
          <w:bCs w:val="0"/>
        </w:rPr>
        <w:t>TLS_Decrypted</w:t>
      </w:r>
      <w:r w:rsidRPr="002C5BF9">
        <w:t xml:space="preserve"> </w:t>
      </w:r>
    </w:p>
    <w:p w14:paraId="3E6625BB" w14:textId="57D530FA" w:rsidR="00822248" w:rsidRPr="002C5BF9" w:rsidRDefault="00822248" w:rsidP="006D45D5">
      <w:pPr>
        <w:pStyle w:val="BodyTextSpacer"/>
        <w:tabs>
          <w:tab w:val="left" w:pos="1080"/>
        </w:tabs>
        <w:rPr>
          <w:color w:val="auto"/>
        </w:rPr>
      </w:pPr>
      <w:r w:rsidRPr="002C5BF9">
        <w:rPr>
          <w:color w:val="auto"/>
        </w:rPr>
        <w:tab/>
      </w:r>
    </w:p>
    <w:p w14:paraId="4B604B72" w14:textId="0CE020CB" w:rsidR="004A4D53" w:rsidRPr="002E54E8" w:rsidRDefault="00822248" w:rsidP="00375C26">
      <w:pPr>
        <w:pStyle w:val="MoreInfoText"/>
        <w:tabs>
          <w:tab w:val="left" w:pos="1089"/>
        </w:tabs>
        <w:ind w:left="720"/>
      </w:pPr>
      <w:r w:rsidRPr="002C5BF9">
        <w:t xml:space="preserve">See </w:t>
      </w:r>
      <w:hyperlink w:anchor="_Common_Required_Property" w:history="1">
        <w:r w:rsidRPr="002E54E8">
          <w:rPr>
            <w:rStyle w:val="Hyperlink"/>
          </w:rPr>
          <w:t>Common Required Property Settings</w:t>
        </w:r>
      </w:hyperlink>
      <w:r w:rsidRPr="002E54E8">
        <w:t xml:space="preserve"> for further information.</w:t>
      </w:r>
    </w:p>
    <w:p w14:paraId="7143D445" w14:textId="73EED157" w:rsidR="006D45D5" w:rsidRPr="006D45D5" w:rsidRDefault="006D45D5" w:rsidP="006D45D5">
      <w:pPr>
        <w:pStyle w:val="BodyTextSpacer"/>
        <w:tabs>
          <w:tab w:val="left" w:pos="1089"/>
        </w:tabs>
      </w:pPr>
      <w:r>
        <w:tab/>
      </w:r>
    </w:p>
    <w:p w14:paraId="38A02DC8" w14:textId="30DC0809" w:rsidR="00AB127A" w:rsidRPr="00AB127A" w:rsidRDefault="00AB127A" w:rsidP="00164074">
      <w:pPr>
        <w:pStyle w:val="Heading2"/>
        <w:rPr>
          <w:lang w:val="en"/>
        </w:rPr>
      </w:pPr>
      <w:bookmarkStart w:id="933" w:name="_Capturinge_RDP_Traffic"/>
      <w:bookmarkStart w:id="934" w:name="_Capturing_RDP_Traffic"/>
      <w:bookmarkStart w:id="935" w:name="_Toc67405052"/>
      <w:bookmarkEnd w:id="933"/>
      <w:bookmarkEnd w:id="934"/>
      <w:r w:rsidRPr="00AB127A">
        <w:rPr>
          <w:lang w:val="en"/>
        </w:rPr>
        <w:t>Captur</w:t>
      </w:r>
      <w:r w:rsidR="001A2FC6">
        <w:rPr>
          <w:lang w:val="en"/>
        </w:rPr>
        <w:t>ing</w:t>
      </w:r>
      <w:r w:rsidRPr="00AB127A">
        <w:rPr>
          <w:lang w:val="en"/>
        </w:rPr>
        <w:t xml:space="preserve"> </w:t>
      </w:r>
      <w:r w:rsidR="004974F0">
        <w:rPr>
          <w:lang w:val="en"/>
        </w:rPr>
        <w:t xml:space="preserve">RDP </w:t>
      </w:r>
      <w:r w:rsidRPr="00AB127A">
        <w:rPr>
          <w:lang w:val="en"/>
        </w:rPr>
        <w:t xml:space="preserve">Traffic </w:t>
      </w:r>
      <w:r w:rsidR="001A2FC6">
        <w:rPr>
          <w:lang w:val="en"/>
        </w:rPr>
        <w:t>with</w:t>
      </w:r>
      <w:r w:rsidR="001A2FC6" w:rsidRPr="00AB127A">
        <w:rPr>
          <w:lang w:val="en"/>
        </w:rPr>
        <w:t xml:space="preserve"> </w:t>
      </w:r>
      <w:r w:rsidRPr="00AB127A">
        <w:rPr>
          <w:lang w:val="en"/>
        </w:rPr>
        <w:t>Microsoft Message Analyzer</w:t>
      </w:r>
      <w:bookmarkEnd w:id="935"/>
    </w:p>
    <w:p w14:paraId="740919A9" w14:textId="00C11EE3" w:rsidR="00AB127A" w:rsidRDefault="00AB127A" w:rsidP="00DF3FD4">
      <w:pPr>
        <w:shd w:val="clear" w:color="auto" w:fill="FFFFFF"/>
        <w:spacing w:before="0" w:after="150"/>
        <w:rPr>
          <w:rFonts w:ascii="Segoe UI" w:eastAsia="Times New Roman" w:hAnsi="Segoe UI" w:cs="Segoe UI"/>
          <w:color w:val="24292E"/>
          <w:sz w:val="21"/>
          <w:szCs w:val="21"/>
          <w:lang w:val="en"/>
        </w:rPr>
      </w:pPr>
      <w:r w:rsidRPr="00AB127A">
        <w:rPr>
          <w:rFonts w:ascii="Segoe UI" w:eastAsia="Times New Roman" w:hAnsi="Segoe UI" w:cs="Segoe UI"/>
          <w:color w:val="24292E"/>
          <w:sz w:val="21"/>
          <w:szCs w:val="21"/>
          <w:lang w:val="en"/>
        </w:rPr>
        <w:t xml:space="preserve">After </w:t>
      </w:r>
      <w:r w:rsidR="001A2FC6">
        <w:rPr>
          <w:rFonts w:ascii="Segoe UI" w:eastAsia="Times New Roman" w:hAnsi="Segoe UI" w:cs="Segoe UI"/>
          <w:color w:val="24292E"/>
          <w:sz w:val="21"/>
          <w:szCs w:val="21"/>
          <w:lang w:val="en"/>
        </w:rPr>
        <w:t xml:space="preserve">importing the RDP </w:t>
      </w:r>
      <w:r w:rsidR="001A2FC6" w:rsidRPr="00852103">
        <w:rPr>
          <w:rFonts w:ascii="Segoe UI" w:eastAsia="Times New Roman" w:hAnsi="Segoe UI" w:cs="Segoe UI"/>
          <w:b/>
          <w:bCs/>
          <w:color w:val="24292E"/>
          <w:sz w:val="21"/>
          <w:szCs w:val="21"/>
          <w:lang w:val="en"/>
        </w:rPr>
        <w:t>Color Rules</w:t>
      </w:r>
      <w:r w:rsidR="001A2FC6">
        <w:rPr>
          <w:rFonts w:ascii="Segoe UI" w:eastAsia="Times New Roman" w:hAnsi="Segoe UI" w:cs="Segoe UI"/>
          <w:color w:val="24292E"/>
          <w:sz w:val="21"/>
          <w:szCs w:val="21"/>
          <w:lang w:val="en"/>
        </w:rPr>
        <w:t xml:space="preserve"> for </w:t>
      </w:r>
      <w:r w:rsidRPr="00AB127A">
        <w:rPr>
          <w:rFonts w:ascii="Segoe UI" w:eastAsia="Times New Roman" w:hAnsi="Segoe UI" w:cs="Segoe UI"/>
          <w:color w:val="24292E"/>
          <w:sz w:val="21"/>
          <w:szCs w:val="21"/>
          <w:lang w:val="en"/>
        </w:rPr>
        <w:t xml:space="preserve">Microsoft Message Analyzer, </w:t>
      </w:r>
      <w:r w:rsidR="001A2FC6">
        <w:rPr>
          <w:rFonts w:ascii="Segoe UI" w:eastAsia="Times New Roman" w:hAnsi="Segoe UI" w:cs="Segoe UI"/>
          <w:color w:val="24292E"/>
          <w:sz w:val="21"/>
          <w:szCs w:val="21"/>
          <w:lang w:val="en"/>
        </w:rPr>
        <w:t>perform the steps that</w:t>
      </w:r>
      <w:r w:rsidRPr="00AB127A">
        <w:rPr>
          <w:rFonts w:ascii="Segoe UI" w:eastAsia="Times New Roman" w:hAnsi="Segoe UI" w:cs="Segoe UI"/>
          <w:color w:val="24292E"/>
          <w:sz w:val="21"/>
          <w:szCs w:val="21"/>
          <w:lang w:val="en"/>
        </w:rPr>
        <w:t xml:space="preserve"> follow to capture </w:t>
      </w:r>
      <w:r w:rsidR="001A2FC6">
        <w:rPr>
          <w:rFonts w:ascii="Segoe UI" w:eastAsia="Times New Roman" w:hAnsi="Segoe UI" w:cs="Segoe UI"/>
          <w:color w:val="24292E"/>
          <w:sz w:val="21"/>
          <w:szCs w:val="21"/>
          <w:lang w:val="en"/>
        </w:rPr>
        <w:t xml:space="preserve">RDP </w:t>
      </w:r>
      <w:r w:rsidRPr="00AB127A">
        <w:rPr>
          <w:rFonts w:ascii="Segoe UI" w:eastAsia="Times New Roman" w:hAnsi="Segoe UI" w:cs="Segoe UI"/>
          <w:color w:val="24292E"/>
          <w:sz w:val="21"/>
          <w:szCs w:val="21"/>
          <w:lang w:val="en"/>
        </w:rPr>
        <w:t>traffic</w:t>
      </w:r>
      <w:r w:rsidR="00E2337C">
        <w:rPr>
          <w:rFonts w:ascii="Segoe UI" w:eastAsia="Times New Roman" w:hAnsi="Segoe UI" w:cs="Segoe UI"/>
          <w:color w:val="24292E"/>
          <w:sz w:val="21"/>
          <w:szCs w:val="21"/>
          <w:lang w:val="en"/>
        </w:rPr>
        <w:t xml:space="preserve"> and apply </w:t>
      </w:r>
      <w:r w:rsidR="00E2337C" w:rsidRPr="00FF7AE9">
        <w:rPr>
          <w:rFonts w:ascii="Segoe UI" w:eastAsia="Times New Roman" w:hAnsi="Segoe UI" w:cs="Segoe UI"/>
          <w:b/>
          <w:bCs/>
          <w:color w:val="24292E"/>
          <w:sz w:val="21"/>
          <w:szCs w:val="21"/>
          <w:lang w:val="en"/>
        </w:rPr>
        <w:t>Color Rules</w:t>
      </w:r>
      <w:r w:rsidR="00E2337C">
        <w:rPr>
          <w:rFonts w:ascii="Segoe UI" w:eastAsia="Times New Roman" w:hAnsi="Segoe UI" w:cs="Segoe UI"/>
          <w:color w:val="24292E"/>
          <w:sz w:val="21"/>
          <w:szCs w:val="21"/>
          <w:lang w:val="en"/>
        </w:rPr>
        <w:t xml:space="preserve"> for identification of certain RDP messages</w:t>
      </w:r>
      <w:r w:rsidRPr="00AB127A">
        <w:rPr>
          <w:rFonts w:ascii="Segoe UI" w:eastAsia="Times New Roman" w:hAnsi="Segoe UI" w:cs="Segoe UI"/>
          <w:color w:val="24292E"/>
          <w:sz w:val="21"/>
          <w:szCs w:val="21"/>
          <w:lang w:val="en"/>
        </w:rPr>
        <w:t>.</w:t>
      </w:r>
    </w:p>
    <w:p w14:paraId="432FDEBB" w14:textId="49977B80" w:rsidR="001A2FC6" w:rsidRDefault="003B08DA" w:rsidP="006F56D8">
      <w:pPr>
        <w:pStyle w:val="Caption"/>
      </w:pPr>
      <w:r w:rsidRPr="00D72CB7">
        <w:rPr>
          <w:rStyle w:val="Hyperlink"/>
          <w:color w:val="0070C0"/>
          <w:u w:val="none"/>
        </w:rPr>
        <w:sym w:font="Wingdings 3" w:char="F084"/>
      </w:r>
      <w:r w:rsidRPr="00D72CB7">
        <w:rPr>
          <w:rStyle w:val="Hyperlink"/>
          <w:color w:val="auto"/>
          <w:u w:val="none"/>
        </w:rPr>
        <w:t xml:space="preserve">  </w:t>
      </w:r>
      <w:r w:rsidR="001A2FC6">
        <w:t xml:space="preserve">To </w:t>
      </w:r>
      <w:r w:rsidR="0096649C">
        <w:t xml:space="preserve">configure an </w:t>
      </w:r>
      <w:r w:rsidR="00D67116">
        <w:t>M</w:t>
      </w:r>
      <w:r w:rsidR="0096649C">
        <w:t xml:space="preserve">MA session and </w:t>
      </w:r>
      <w:r w:rsidR="001A2FC6">
        <w:t xml:space="preserve">capture </w:t>
      </w:r>
      <w:r w:rsidR="00D67116">
        <w:t xml:space="preserve">local </w:t>
      </w:r>
      <w:r w:rsidR="001A2FC6">
        <w:t xml:space="preserve">RDP </w:t>
      </w:r>
      <w:r w:rsidR="00866739">
        <w:t>traffic during Test Case</w:t>
      </w:r>
      <w:r w:rsidR="00A9324D">
        <w:t xml:space="preserve"> execution</w:t>
      </w:r>
    </w:p>
    <w:p w14:paraId="5E023C0A" w14:textId="59F1C3E3" w:rsidR="00C707B8" w:rsidRPr="006F56D8" w:rsidRDefault="00C707B8" w:rsidP="00C05B58">
      <w:pPr>
        <w:pStyle w:val="ListParagraph"/>
        <w:numPr>
          <w:ilvl w:val="0"/>
          <w:numId w:val="98"/>
        </w:numPr>
        <w:shd w:val="clear" w:color="auto" w:fill="FFFFFF"/>
        <w:spacing w:after="150"/>
        <w:rPr>
          <w:rFonts w:ascii="Segoe UI" w:hAnsi="Segoe UI" w:cs="Segoe UI"/>
          <w:color w:val="24292E"/>
          <w:sz w:val="21"/>
          <w:szCs w:val="21"/>
          <w:lang w:val="en"/>
        </w:rPr>
      </w:pPr>
      <w:r w:rsidRPr="006F56D8">
        <w:rPr>
          <w:rFonts w:ascii="Segoe UI" w:hAnsi="Segoe UI" w:cs="Segoe UI"/>
          <w:color w:val="24292E"/>
          <w:sz w:val="21"/>
          <w:szCs w:val="21"/>
          <w:lang w:val="en"/>
        </w:rPr>
        <w:t xml:space="preserve">On the Message Analyzer ribbon, click the </w:t>
      </w:r>
      <w:r w:rsidRPr="006F56D8">
        <w:rPr>
          <w:rFonts w:ascii="Segoe UI" w:hAnsi="Segoe UI" w:cs="Segoe UI"/>
          <w:b/>
          <w:bCs/>
          <w:color w:val="24292E"/>
          <w:sz w:val="21"/>
          <w:szCs w:val="21"/>
          <w:lang w:val="en"/>
        </w:rPr>
        <w:t>New Session</w:t>
      </w:r>
      <w:r w:rsidRPr="006F56D8">
        <w:rPr>
          <w:rFonts w:ascii="Segoe UI" w:hAnsi="Segoe UI" w:cs="Segoe UI"/>
          <w:color w:val="24292E"/>
          <w:sz w:val="21"/>
          <w:szCs w:val="21"/>
          <w:lang w:val="en"/>
        </w:rPr>
        <w:t xml:space="preserve"> </w:t>
      </w:r>
      <w:r w:rsidR="008C2AB5" w:rsidRPr="006F56D8">
        <w:rPr>
          <w:rFonts w:ascii="Segoe UI" w:hAnsi="Segoe UI" w:cs="Segoe UI"/>
          <w:color w:val="24292E"/>
          <w:sz w:val="21"/>
          <w:szCs w:val="21"/>
          <w:lang w:val="en"/>
        </w:rPr>
        <w:t xml:space="preserve">button to display the </w:t>
      </w:r>
      <w:r w:rsidR="008C2AB5" w:rsidRPr="006F56D8">
        <w:rPr>
          <w:rFonts w:ascii="Segoe UI" w:hAnsi="Segoe UI" w:cs="Segoe UI"/>
          <w:b/>
          <w:bCs/>
          <w:color w:val="24292E"/>
          <w:sz w:val="21"/>
          <w:szCs w:val="21"/>
          <w:lang w:val="en"/>
        </w:rPr>
        <w:t>New Session</w:t>
      </w:r>
      <w:r w:rsidR="008C2AB5" w:rsidRPr="006F56D8">
        <w:rPr>
          <w:rFonts w:ascii="Segoe UI" w:hAnsi="Segoe UI" w:cs="Segoe UI"/>
          <w:color w:val="24292E"/>
          <w:sz w:val="21"/>
          <w:szCs w:val="21"/>
          <w:lang w:val="en"/>
        </w:rPr>
        <w:t xml:space="preserve"> dialog.</w:t>
      </w:r>
    </w:p>
    <w:p w14:paraId="2AF4CDE2" w14:textId="24C9131D" w:rsidR="008C2AB5" w:rsidRPr="006F56D8" w:rsidRDefault="008C2AB5" w:rsidP="00C05B58">
      <w:pPr>
        <w:pStyle w:val="ListParagraph"/>
        <w:numPr>
          <w:ilvl w:val="0"/>
          <w:numId w:val="98"/>
        </w:numPr>
        <w:shd w:val="clear" w:color="auto" w:fill="FFFFFF"/>
        <w:spacing w:after="150"/>
        <w:rPr>
          <w:rFonts w:ascii="Segoe UI" w:hAnsi="Segoe UI" w:cs="Segoe UI"/>
          <w:color w:val="24292E"/>
          <w:sz w:val="21"/>
          <w:szCs w:val="21"/>
          <w:lang w:val="en"/>
        </w:rPr>
      </w:pPr>
      <w:r w:rsidRPr="006F56D8">
        <w:rPr>
          <w:rFonts w:ascii="Segoe UI" w:hAnsi="Segoe UI" w:cs="Segoe UI"/>
          <w:color w:val="24292E"/>
          <w:sz w:val="21"/>
          <w:szCs w:val="21"/>
          <w:lang w:val="en"/>
        </w:rPr>
        <w:lastRenderedPageBreak/>
        <w:t xml:space="preserve">On the </w:t>
      </w:r>
      <w:r w:rsidRPr="006F56D8">
        <w:rPr>
          <w:rFonts w:ascii="Segoe UI" w:hAnsi="Segoe UI" w:cs="Segoe UI"/>
          <w:b/>
          <w:bCs/>
          <w:color w:val="24292E"/>
          <w:sz w:val="21"/>
          <w:szCs w:val="21"/>
          <w:lang w:val="en"/>
        </w:rPr>
        <w:t>New Session</w:t>
      </w:r>
      <w:r w:rsidRPr="006F56D8">
        <w:rPr>
          <w:rFonts w:ascii="Segoe UI" w:hAnsi="Segoe UI" w:cs="Segoe UI"/>
          <w:color w:val="24292E"/>
          <w:sz w:val="21"/>
          <w:szCs w:val="21"/>
          <w:lang w:val="en"/>
        </w:rPr>
        <w:t xml:space="preserve"> dialog, click the </w:t>
      </w:r>
      <w:r w:rsidRPr="006F56D8">
        <w:rPr>
          <w:rFonts w:ascii="Segoe UI" w:hAnsi="Segoe UI" w:cs="Segoe UI"/>
          <w:b/>
          <w:bCs/>
          <w:color w:val="24292E"/>
          <w:sz w:val="21"/>
          <w:szCs w:val="21"/>
          <w:lang w:val="en"/>
        </w:rPr>
        <w:t>Live Trace</w:t>
      </w:r>
      <w:r w:rsidRPr="006F56D8">
        <w:rPr>
          <w:rFonts w:ascii="Segoe UI" w:hAnsi="Segoe UI" w:cs="Segoe UI"/>
          <w:color w:val="24292E"/>
          <w:sz w:val="21"/>
          <w:szCs w:val="21"/>
          <w:lang w:val="en"/>
        </w:rPr>
        <w:t xml:space="preserve"> button to display the configuration for a new session.</w:t>
      </w:r>
    </w:p>
    <w:p w14:paraId="31B69F06" w14:textId="1C4A7A40" w:rsidR="008C2AB5" w:rsidRPr="006F56D8" w:rsidRDefault="0096649C" w:rsidP="00C05B58">
      <w:pPr>
        <w:pStyle w:val="ListParagraph"/>
        <w:numPr>
          <w:ilvl w:val="0"/>
          <w:numId w:val="98"/>
        </w:numPr>
        <w:shd w:val="clear" w:color="auto" w:fill="FFFFFF"/>
        <w:spacing w:after="150"/>
        <w:rPr>
          <w:rFonts w:ascii="Segoe UI" w:hAnsi="Segoe UI" w:cs="Segoe UI"/>
          <w:color w:val="24292E"/>
          <w:sz w:val="21"/>
          <w:szCs w:val="21"/>
          <w:lang w:val="en"/>
        </w:rPr>
      </w:pPr>
      <w:r>
        <w:rPr>
          <w:rFonts w:ascii="Segoe UI" w:hAnsi="Segoe UI" w:cs="Segoe UI"/>
          <w:color w:val="24292E"/>
          <w:sz w:val="21"/>
          <w:szCs w:val="21"/>
          <w:lang w:val="en"/>
        </w:rPr>
        <w:t xml:space="preserve">In the </w:t>
      </w:r>
      <w:r w:rsidRPr="00852103">
        <w:rPr>
          <w:rFonts w:ascii="Segoe UI" w:hAnsi="Segoe UI" w:cs="Segoe UI"/>
          <w:b/>
          <w:bCs/>
          <w:color w:val="24292E"/>
          <w:sz w:val="21"/>
          <w:szCs w:val="21"/>
          <w:lang w:val="en"/>
        </w:rPr>
        <w:t>ETW Providers</w:t>
      </w:r>
      <w:r>
        <w:rPr>
          <w:rFonts w:ascii="Segoe UI" w:hAnsi="Segoe UI" w:cs="Segoe UI"/>
          <w:color w:val="24292E"/>
          <w:sz w:val="21"/>
          <w:szCs w:val="21"/>
          <w:lang w:val="en"/>
        </w:rPr>
        <w:t xml:space="preserve"> pane, c</w:t>
      </w:r>
      <w:r w:rsidR="008C2AB5" w:rsidRPr="006F56D8">
        <w:rPr>
          <w:rFonts w:ascii="Segoe UI" w:hAnsi="Segoe UI" w:cs="Segoe UI"/>
          <w:color w:val="24292E"/>
          <w:sz w:val="21"/>
          <w:szCs w:val="21"/>
          <w:lang w:val="en"/>
        </w:rPr>
        <w:t xml:space="preserve">lick </w:t>
      </w:r>
      <w:r w:rsidR="008C2AB5" w:rsidRPr="006F56D8">
        <w:rPr>
          <w:rFonts w:ascii="Segoe UI" w:hAnsi="Segoe UI" w:cs="Segoe UI"/>
          <w:b/>
          <w:bCs/>
          <w:color w:val="24292E"/>
          <w:sz w:val="21"/>
          <w:szCs w:val="21"/>
          <w:lang w:val="en"/>
        </w:rPr>
        <w:t>Add Providers</w:t>
      </w:r>
      <w:r w:rsidR="008C2AB5" w:rsidRPr="006F56D8">
        <w:rPr>
          <w:rFonts w:ascii="Segoe UI" w:hAnsi="Segoe UI" w:cs="Segoe UI"/>
          <w:color w:val="24292E"/>
          <w:sz w:val="21"/>
          <w:szCs w:val="21"/>
          <w:lang w:val="en"/>
        </w:rPr>
        <w:t xml:space="preserve"> and then click </w:t>
      </w:r>
      <w:r w:rsidR="008C2AB5" w:rsidRPr="006F56D8">
        <w:rPr>
          <w:rFonts w:ascii="Segoe UI" w:hAnsi="Segoe UI" w:cs="Segoe UI"/>
          <w:b/>
          <w:bCs/>
          <w:color w:val="24292E"/>
          <w:sz w:val="21"/>
          <w:szCs w:val="21"/>
          <w:lang w:val="en"/>
        </w:rPr>
        <w:t>Add System Providers</w:t>
      </w:r>
      <w:r w:rsidR="006F56D8">
        <w:rPr>
          <w:rFonts w:ascii="Segoe UI" w:hAnsi="Segoe UI" w:cs="Segoe UI"/>
          <w:color w:val="24292E"/>
          <w:sz w:val="21"/>
          <w:szCs w:val="21"/>
          <w:lang w:val="en"/>
        </w:rPr>
        <w:t xml:space="preserve"> in the context menu</w:t>
      </w:r>
      <w:r w:rsidR="008C2AB5" w:rsidRPr="006F56D8">
        <w:rPr>
          <w:rFonts w:ascii="Segoe UI" w:hAnsi="Segoe UI" w:cs="Segoe UI"/>
          <w:color w:val="24292E"/>
          <w:sz w:val="21"/>
          <w:szCs w:val="21"/>
          <w:lang w:val="en"/>
        </w:rPr>
        <w:t xml:space="preserve"> to display the </w:t>
      </w:r>
      <w:r w:rsidR="008C2AB5" w:rsidRPr="006F56D8">
        <w:rPr>
          <w:rFonts w:ascii="Segoe UI" w:hAnsi="Segoe UI" w:cs="Segoe UI"/>
          <w:b/>
          <w:bCs/>
          <w:color w:val="24292E"/>
          <w:sz w:val="21"/>
          <w:szCs w:val="21"/>
          <w:lang w:val="en"/>
        </w:rPr>
        <w:t>Available System Providers</w:t>
      </w:r>
      <w:r w:rsidR="008C2AB5" w:rsidRPr="006F56D8">
        <w:rPr>
          <w:rFonts w:ascii="Segoe UI" w:hAnsi="Segoe UI" w:cs="Segoe UI"/>
          <w:color w:val="24292E"/>
          <w:sz w:val="21"/>
          <w:szCs w:val="21"/>
          <w:lang w:val="en"/>
        </w:rPr>
        <w:t xml:space="preserve"> list.</w:t>
      </w:r>
    </w:p>
    <w:p w14:paraId="2E6F98FD" w14:textId="77777777" w:rsidR="009B4880" w:rsidRDefault="008C2AB5" w:rsidP="00C05B58">
      <w:pPr>
        <w:pStyle w:val="ListParagraph"/>
        <w:numPr>
          <w:ilvl w:val="0"/>
          <w:numId w:val="98"/>
        </w:numPr>
        <w:shd w:val="clear" w:color="auto" w:fill="FFFFFF"/>
        <w:spacing w:after="150"/>
        <w:rPr>
          <w:rFonts w:ascii="Segoe UI" w:hAnsi="Segoe UI" w:cs="Segoe UI"/>
          <w:color w:val="24292E"/>
          <w:sz w:val="21"/>
          <w:szCs w:val="21"/>
          <w:lang w:val="en"/>
        </w:rPr>
      </w:pPr>
      <w:r w:rsidRPr="006F56D8">
        <w:rPr>
          <w:rFonts w:ascii="Segoe UI" w:hAnsi="Segoe UI" w:cs="Segoe UI"/>
          <w:color w:val="24292E"/>
          <w:sz w:val="21"/>
          <w:szCs w:val="21"/>
          <w:lang w:val="en"/>
        </w:rPr>
        <w:t xml:space="preserve">In the search text box, type </w:t>
      </w:r>
      <w:r w:rsidRPr="006F56D8">
        <w:rPr>
          <w:rFonts w:ascii="Segoe UI" w:hAnsi="Segoe UI" w:cs="Segoe UI"/>
          <w:b/>
          <w:bCs/>
          <w:color w:val="24292E"/>
          <w:sz w:val="21"/>
          <w:szCs w:val="21"/>
          <w:lang w:val="en"/>
        </w:rPr>
        <w:t>Protocol-Test-Suite</w:t>
      </w:r>
      <w:r w:rsidR="006F56D8">
        <w:rPr>
          <w:rFonts w:ascii="Segoe UI" w:hAnsi="Segoe UI" w:cs="Segoe UI"/>
          <w:color w:val="24292E"/>
          <w:sz w:val="21"/>
          <w:szCs w:val="21"/>
          <w:lang w:val="en"/>
        </w:rPr>
        <w:t xml:space="preserve">. When this provider displays in the list, </w:t>
      </w:r>
      <w:r w:rsidR="0096649C">
        <w:rPr>
          <w:rFonts w:ascii="Segoe UI" w:hAnsi="Segoe UI" w:cs="Segoe UI"/>
          <w:color w:val="24292E"/>
          <w:sz w:val="21"/>
          <w:szCs w:val="21"/>
          <w:lang w:val="en"/>
        </w:rPr>
        <w:t xml:space="preserve">select it and then </w:t>
      </w:r>
      <w:r w:rsidRPr="006F56D8">
        <w:rPr>
          <w:rFonts w:ascii="Segoe UI" w:hAnsi="Segoe UI" w:cs="Segoe UI"/>
          <w:color w:val="24292E"/>
          <w:sz w:val="21"/>
          <w:szCs w:val="21"/>
          <w:lang w:val="en"/>
        </w:rPr>
        <w:t xml:space="preserve">click </w:t>
      </w:r>
      <w:r w:rsidRPr="006F56D8">
        <w:rPr>
          <w:rFonts w:ascii="Segoe UI" w:hAnsi="Segoe UI" w:cs="Segoe UI"/>
          <w:b/>
          <w:bCs/>
          <w:color w:val="24292E"/>
          <w:sz w:val="21"/>
          <w:szCs w:val="21"/>
          <w:lang w:val="en"/>
        </w:rPr>
        <w:t>Add To</w:t>
      </w:r>
      <w:r w:rsidRPr="006F56D8">
        <w:rPr>
          <w:rFonts w:ascii="Segoe UI" w:hAnsi="Segoe UI" w:cs="Segoe UI"/>
          <w:color w:val="24292E"/>
          <w:sz w:val="21"/>
          <w:szCs w:val="21"/>
          <w:lang w:val="en"/>
        </w:rPr>
        <w:t>.</w:t>
      </w:r>
      <w:r w:rsidR="003D26A0">
        <w:rPr>
          <w:rFonts w:ascii="Segoe UI" w:hAnsi="Segoe UI" w:cs="Segoe UI"/>
          <w:color w:val="24292E"/>
          <w:sz w:val="21"/>
          <w:szCs w:val="21"/>
          <w:lang w:val="en"/>
        </w:rPr>
        <w:t xml:space="preserve"> </w:t>
      </w:r>
    </w:p>
    <w:p w14:paraId="14488779" w14:textId="273B7120" w:rsidR="008C2AB5" w:rsidRPr="006F56D8" w:rsidRDefault="003D26A0" w:rsidP="009B4880">
      <w:pPr>
        <w:pStyle w:val="ListParagraph"/>
        <w:shd w:val="clear" w:color="auto" w:fill="FFFFFF"/>
        <w:spacing w:after="150"/>
        <w:rPr>
          <w:rFonts w:ascii="Segoe UI" w:hAnsi="Segoe UI" w:cs="Segoe UI"/>
          <w:color w:val="24292E"/>
          <w:sz w:val="21"/>
          <w:szCs w:val="21"/>
          <w:lang w:val="en"/>
        </w:rPr>
      </w:pPr>
      <w:r>
        <w:rPr>
          <w:rFonts w:ascii="Segoe UI" w:hAnsi="Segoe UI" w:cs="Segoe UI"/>
          <w:color w:val="24292E"/>
          <w:sz w:val="21"/>
          <w:szCs w:val="21"/>
          <w:lang w:val="en"/>
        </w:rPr>
        <w:t xml:space="preserve">The </w:t>
      </w:r>
      <w:r w:rsidRPr="00FA2E7E">
        <w:rPr>
          <w:rFonts w:ascii="Segoe UI" w:hAnsi="Segoe UI" w:cs="Segoe UI"/>
          <w:b/>
          <w:bCs/>
          <w:color w:val="24292E"/>
          <w:sz w:val="21"/>
          <w:szCs w:val="21"/>
          <w:lang w:val="en"/>
        </w:rPr>
        <w:t>Protocol-Test-Suite</w:t>
      </w:r>
      <w:r>
        <w:rPr>
          <w:rFonts w:ascii="Segoe UI" w:hAnsi="Segoe UI" w:cs="Segoe UI"/>
          <w:color w:val="24292E"/>
          <w:sz w:val="21"/>
          <w:szCs w:val="21"/>
          <w:lang w:val="en"/>
        </w:rPr>
        <w:t xml:space="preserve"> provider enables you to </w:t>
      </w:r>
      <w:r w:rsidR="00852103">
        <w:rPr>
          <w:rFonts w:ascii="Segoe UI" w:hAnsi="Segoe UI" w:cs="Segoe UI"/>
          <w:color w:val="24292E"/>
          <w:sz w:val="21"/>
          <w:szCs w:val="21"/>
          <w:lang w:val="en"/>
        </w:rPr>
        <w:t>aggregate</w:t>
      </w:r>
      <w:r>
        <w:rPr>
          <w:rFonts w:ascii="Segoe UI" w:hAnsi="Segoe UI" w:cs="Segoe UI"/>
          <w:color w:val="24292E"/>
          <w:sz w:val="21"/>
          <w:szCs w:val="21"/>
          <w:lang w:val="en"/>
        </w:rPr>
        <w:t xml:space="preserve"> the data </w:t>
      </w:r>
      <w:r w:rsidR="00852103">
        <w:rPr>
          <w:rFonts w:ascii="Segoe UI" w:hAnsi="Segoe UI" w:cs="Segoe UI"/>
          <w:color w:val="24292E"/>
          <w:sz w:val="21"/>
          <w:szCs w:val="21"/>
          <w:lang w:val="en"/>
        </w:rPr>
        <w:t xml:space="preserve">from </w:t>
      </w:r>
      <w:r w:rsidR="00852103" w:rsidRPr="00852103">
        <w:rPr>
          <w:rFonts w:ascii="Segoe UI" w:hAnsi="Segoe UI" w:cs="Segoe UI"/>
          <w:b/>
          <w:bCs/>
          <w:color w:val="24292E"/>
          <w:sz w:val="21"/>
          <w:szCs w:val="21"/>
          <w:lang w:val="en"/>
        </w:rPr>
        <w:t>RDP Client Test Suite</w:t>
      </w:r>
      <w:r w:rsidR="00852103">
        <w:rPr>
          <w:rFonts w:ascii="Segoe UI" w:hAnsi="Segoe UI" w:cs="Segoe UI"/>
          <w:color w:val="24292E"/>
          <w:sz w:val="21"/>
          <w:szCs w:val="21"/>
          <w:lang w:val="en"/>
        </w:rPr>
        <w:t xml:space="preserve"> logging.</w:t>
      </w:r>
    </w:p>
    <w:p w14:paraId="76FCE3C9" w14:textId="77777777" w:rsidR="0093243A" w:rsidRDefault="008C2AB5" w:rsidP="00C05B58">
      <w:pPr>
        <w:pStyle w:val="ListParagraph"/>
        <w:numPr>
          <w:ilvl w:val="0"/>
          <w:numId w:val="98"/>
        </w:numPr>
        <w:shd w:val="clear" w:color="auto" w:fill="FFFFFF"/>
        <w:spacing w:after="150"/>
        <w:rPr>
          <w:rFonts w:ascii="Segoe UI" w:hAnsi="Segoe UI" w:cs="Segoe UI"/>
          <w:color w:val="24292E"/>
          <w:sz w:val="21"/>
          <w:szCs w:val="21"/>
          <w:lang w:val="en"/>
        </w:rPr>
      </w:pPr>
      <w:r w:rsidRPr="006F56D8">
        <w:rPr>
          <w:rFonts w:ascii="Segoe UI" w:hAnsi="Segoe UI" w:cs="Segoe UI"/>
          <w:color w:val="24292E"/>
          <w:sz w:val="21"/>
          <w:szCs w:val="21"/>
          <w:lang w:val="en"/>
        </w:rPr>
        <w:t xml:space="preserve">Repeat the previous step for </w:t>
      </w:r>
      <w:r w:rsidRPr="006F56D8">
        <w:rPr>
          <w:rFonts w:ascii="Segoe UI" w:hAnsi="Segoe UI" w:cs="Segoe UI"/>
          <w:b/>
          <w:bCs/>
          <w:color w:val="24292E"/>
          <w:sz w:val="21"/>
          <w:szCs w:val="21"/>
          <w:lang w:val="en"/>
        </w:rPr>
        <w:t>Windows-NDIS-PacketCapture</w:t>
      </w:r>
      <w:r w:rsidRPr="006F56D8">
        <w:rPr>
          <w:rFonts w:ascii="Segoe UI" w:hAnsi="Segoe UI" w:cs="Segoe UI"/>
          <w:color w:val="24292E"/>
          <w:sz w:val="21"/>
          <w:szCs w:val="21"/>
          <w:lang w:val="en"/>
        </w:rPr>
        <w:t xml:space="preserve">. Click </w:t>
      </w:r>
      <w:r w:rsidRPr="006F56D8">
        <w:rPr>
          <w:rFonts w:ascii="Segoe UI" w:hAnsi="Segoe UI" w:cs="Segoe UI"/>
          <w:b/>
          <w:bCs/>
          <w:color w:val="24292E"/>
          <w:sz w:val="21"/>
          <w:szCs w:val="21"/>
          <w:lang w:val="en"/>
        </w:rPr>
        <w:t>OK</w:t>
      </w:r>
      <w:r w:rsidRPr="006F56D8">
        <w:rPr>
          <w:rFonts w:ascii="Segoe UI" w:hAnsi="Segoe UI" w:cs="Segoe UI"/>
          <w:color w:val="24292E"/>
          <w:sz w:val="21"/>
          <w:szCs w:val="21"/>
          <w:lang w:val="en"/>
        </w:rPr>
        <w:t xml:space="preserve"> when done.</w:t>
      </w:r>
      <w:r w:rsidR="00852103">
        <w:rPr>
          <w:rFonts w:ascii="Segoe UI" w:hAnsi="Segoe UI" w:cs="Segoe UI"/>
          <w:color w:val="24292E"/>
          <w:sz w:val="21"/>
          <w:szCs w:val="21"/>
          <w:lang w:val="en"/>
        </w:rPr>
        <w:t xml:space="preserve">  </w:t>
      </w:r>
    </w:p>
    <w:p w14:paraId="4E913EFD" w14:textId="3EB7B948" w:rsidR="008C2AB5" w:rsidRDefault="00852103" w:rsidP="0093243A">
      <w:pPr>
        <w:pStyle w:val="ListParagraph"/>
        <w:shd w:val="clear" w:color="auto" w:fill="FFFFFF"/>
        <w:spacing w:after="150"/>
        <w:rPr>
          <w:rFonts w:ascii="Segoe UI" w:hAnsi="Segoe UI" w:cs="Segoe UI"/>
          <w:color w:val="24292E"/>
          <w:sz w:val="21"/>
          <w:szCs w:val="21"/>
          <w:lang w:val="en"/>
        </w:rPr>
      </w:pPr>
      <w:r>
        <w:rPr>
          <w:rFonts w:ascii="Segoe UI" w:hAnsi="Segoe UI" w:cs="Segoe UI"/>
          <w:color w:val="24292E"/>
          <w:sz w:val="21"/>
          <w:szCs w:val="21"/>
          <w:lang w:val="en"/>
        </w:rPr>
        <w:t xml:space="preserve">This message provider enables you to capture data on the wire, such as any wire data </w:t>
      </w:r>
      <w:r w:rsidR="00CF2643">
        <w:rPr>
          <w:rFonts w:ascii="Segoe UI" w:hAnsi="Segoe UI" w:cs="Segoe UI"/>
          <w:color w:val="24292E"/>
          <w:sz w:val="21"/>
          <w:szCs w:val="21"/>
          <w:lang w:val="en"/>
        </w:rPr>
        <w:t xml:space="preserve">that is </w:t>
      </w:r>
      <w:r>
        <w:rPr>
          <w:rFonts w:ascii="Segoe UI" w:hAnsi="Segoe UI" w:cs="Segoe UI"/>
          <w:color w:val="24292E"/>
          <w:sz w:val="21"/>
          <w:szCs w:val="21"/>
          <w:lang w:val="en"/>
        </w:rPr>
        <w:t xml:space="preserve">produced by </w:t>
      </w:r>
      <w:r w:rsidR="00CF2643" w:rsidRPr="00CF2643">
        <w:rPr>
          <w:rFonts w:ascii="Segoe UI" w:hAnsi="Segoe UI" w:cs="Segoe UI"/>
          <w:b/>
          <w:bCs/>
          <w:color w:val="24292E"/>
          <w:sz w:val="21"/>
          <w:szCs w:val="21"/>
          <w:lang w:val="en"/>
        </w:rPr>
        <w:t>Driver</w:t>
      </w:r>
      <w:r w:rsidR="00CF2643">
        <w:rPr>
          <w:rFonts w:ascii="Segoe UI" w:hAnsi="Segoe UI" w:cs="Segoe UI"/>
          <w:color w:val="24292E"/>
          <w:sz w:val="21"/>
          <w:szCs w:val="21"/>
          <w:lang w:val="en"/>
        </w:rPr>
        <w:t xml:space="preserve"> and </w:t>
      </w:r>
      <w:r w:rsidR="00CF2643" w:rsidRPr="00CF2643">
        <w:rPr>
          <w:rFonts w:ascii="Segoe UI" w:hAnsi="Segoe UI" w:cs="Segoe UI"/>
          <w:b/>
          <w:bCs/>
          <w:color w:val="24292E"/>
          <w:sz w:val="21"/>
          <w:szCs w:val="21"/>
          <w:lang w:val="en"/>
        </w:rPr>
        <w:t>SUT</w:t>
      </w:r>
      <w:r w:rsidR="00CF2643">
        <w:rPr>
          <w:rFonts w:ascii="Segoe UI" w:hAnsi="Segoe UI" w:cs="Segoe UI"/>
          <w:color w:val="24292E"/>
          <w:sz w:val="21"/>
          <w:szCs w:val="21"/>
          <w:lang w:val="en"/>
        </w:rPr>
        <w:t xml:space="preserve"> computers during </w:t>
      </w:r>
      <w:r>
        <w:rPr>
          <w:rFonts w:ascii="Segoe UI" w:hAnsi="Segoe UI" w:cs="Segoe UI"/>
          <w:color w:val="24292E"/>
          <w:sz w:val="21"/>
          <w:szCs w:val="21"/>
          <w:lang w:val="en"/>
        </w:rPr>
        <w:t xml:space="preserve">Test Case execution. </w:t>
      </w:r>
    </w:p>
    <w:p w14:paraId="42F83D01" w14:textId="2D75E979" w:rsidR="006F56D8" w:rsidRPr="0000552D" w:rsidRDefault="006F56D8" w:rsidP="0000552D">
      <w:pPr>
        <w:pStyle w:val="ListParagraph"/>
        <w:shd w:val="clear" w:color="auto" w:fill="FFFFFF"/>
        <w:spacing w:after="150"/>
        <w:rPr>
          <w:rFonts w:ascii="Segoe UI" w:hAnsi="Segoe UI" w:cs="Segoe UI"/>
          <w:color w:val="24292E"/>
          <w:sz w:val="21"/>
          <w:szCs w:val="21"/>
          <w:lang w:val="en"/>
        </w:rPr>
      </w:pPr>
      <w:r>
        <w:rPr>
          <w:rFonts w:ascii="Segoe UI" w:hAnsi="Segoe UI" w:cs="Segoe UI"/>
          <w:color w:val="24292E"/>
          <w:sz w:val="21"/>
          <w:szCs w:val="21"/>
          <w:lang w:val="en"/>
        </w:rPr>
        <w:t xml:space="preserve">The specified message providers should display in the </w:t>
      </w:r>
      <w:r w:rsidRPr="0096649C">
        <w:rPr>
          <w:rFonts w:ascii="Segoe UI" w:hAnsi="Segoe UI" w:cs="Segoe UI"/>
          <w:b/>
          <w:bCs/>
          <w:color w:val="24292E"/>
          <w:sz w:val="21"/>
          <w:szCs w:val="21"/>
          <w:lang w:val="en"/>
        </w:rPr>
        <w:t>New Session</w:t>
      </w:r>
      <w:r>
        <w:rPr>
          <w:rFonts w:ascii="Segoe UI" w:hAnsi="Segoe UI" w:cs="Segoe UI"/>
          <w:color w:val="24292E"/>
          <w:sz w:val="21"/>
          <w:szCs w:val="21"/>
          <w:lang w:val="en"/>
        </w:rPr>
        <w:t xml:space="preserve"> dialog, as shown in the figure that follows:</w:t>
      </w:r>
    </w:p>
    <w:p w14:paraId="3B5F4ED0" w14:textId="525F44D9" w:rsidR="006F56D8" w:rsidRDefault="006F56D8" w:rsidP="0000552D">
      <w:pPr>
        <w:pStyle w:val="BodyTextSpacer"/>
      </w:pPr>
    </w:p>
    <w:p w14:paraId="2BE11705" w14:textId="0626CEF2" w:rsidR="006F56D8" w:rsidRDefault="00740E8C" w:rsidP="006F56D8">
      <w:pPr>
        <w:pStyle w:val="ListParagraph"/>
        <w:shd w:val="clear" w:color="auto" w:fill="FFFFFF"/>
        <w:spacing w:after="150"/>
        <w:rPr>
          <w:rFonts w:ascii="Segoe UI" w:hAnsi="Segoe UI" w:cs="Segoe UI"/>
          <w:color w:val="24292E"/>
          <w:sz w:val="21"/>
          <w:szCs w:val="21"/>
          <w:lang w:val="en"/>
        </w:rPr>
      </w:pPr>
      <w:r>
        <w:rPr>
          <w:rFonts w:ascii="Segoe UI" w:hAnsi="Segoe UI" w:cs="Segoe UI"/>
          <w:noProof/>
          <w:color w:val="24292E"/>
          <w:sz w:val="21"/>
          <w:szCs w:val="21"/>
          <w:lang w:val="en"/>
        </w:rPr>
        <w:drawing>
          <wp:inline distT="0" distB="0" distL="0" distR="0" wp14:anchorId="19DDBF28" wp14:editId="66A97181">
            <wp:extent cx="5951014" cy="4186963"/>
            <wp:effectExtent l="0" t="0" r="0" b="4445"/>
            <wp:docPr id="92" name="Picture 92" desc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969180" cy="4199744"/>
                    </a:xfrm>
                    <a:prstGeom prst="rect">
                      <a:avLst/>
                    </a:prstGeom>
                  </pic:spPr>
                </pic:pic>
              </a:graphicData>
            </a:graphic>
          </wp:inline>
        </w:drawing>
      </w:r>
    </w:p>
    <w:p w14:paraId="4D44CEFC" w14:textId="7E47EF50" w:rsidR="00B678F2" w:rsidRDefault="00B678F2" w:rsidP="00F402F0">
      <w:pPr>
        <w:pStyle w:val="Caption"/>
      </w:pPr>
      <w:r>
        <w:tab/>
      </w:r>
      <w:r>
        <w:tab/>
      </w:r>
      <w:bookmarkStart w:id="936" w:name="_Toc67405480"/>
      <w:r w:rsidR="00F402F0">
        <w:t xml:space="preserve">Figure </w:t>
      </w:r>
      <w:r w:rsidR="00F402F0">
        <w:fldChar w:fldCharType="begin"/>
      </w:r>
      <w:r w:rsidR="00F402F0">
        <w:instrText xml:space="preserve"> SEQ Figure \* ARABIC </w:instrText>
      </w:r>
      <w:r w:rsidR="00F402F0">
        <w:fldChar w:fldCharType="separate"/>
      </w:r>
      <w:r w:rsidR="00B777D0">
        <w:rPr>
          <w:noProof/>
        </w:rPr>
        <w:t>24</w:t>
      </w:r>
      <w:r w:rsidR="00F402F0">
        <w:fldChar w:fldCharType="end"/>
      </w:r>
      <w:r>
        <w:t>.  Message Analyzer session message providers</w:t>
      </w:r>
      <w:bookmarkEnd w:id="936"/>
    </w:p>
    <w:p w14:paraId="33961708" w14:textId="77777777" w:rsidR="008D66D8" w:rsidRPr="008D66D8" w:rsidRDefault="008D66D8" w:rsidP="008D66D8">
      <w:pPr>
        <w:pStyle w:val="BodyTextSpacer"/>
      </w:pPr>
    </w:p>
    <w:p w14:paraId="05833B91" w14:textId="0F009B02" w:rsidR="008C2AB5" w:rsidRPr="006F56D8" w:rsidRDefault="008C2AB5" w:rsidP="00C05B58">
      <w:pPr>
        <w:pStyle w:val="ListParagraph"/>
        <w:numPr>
          <w:ilvl w:val="0"/>
          <w:numId w:val="98"/>
        </w:numPr>
        <w:shd w:val="clear" w:color="auto" w:fill="FFFFFF"/>
        <w:spacing w:after="150"/>
        <w:rPr>
          <w:rFonts w:ascii="Segoe UI" w:hAnsi="Segoe UI" w:cs="Segoe UI"/>
          <w:color w:val="24292E"/>
          <w:sz w:val="21"/>
          <w:szCs w:val="21"/>
          <w:lang w:val="en"/>
        </w:rPr>
      </w:pPr>
      <w:r w:rsidRPr="006F56D8">
        <w:rPr>
          <w:rFonts w:ascii="Segoe UI" w:hAnsi="Segoe UI" w:cs="Segoe UI"/>
          <w:color w:val="24292E"/>
          <w:sz w:val="21"/>
          <w:szCs w:val="21"/>
          <w:lang w:val="en"/>
        </w:rPr>
        <w:t xml:space="preserve">Start </w:t>
      </w:r>
      <w:r w:rsidR="006F56D8" w:rsidRPr="006F56D8">
        <w:rPr>
          <w:rFonts w:ascii="Segoe UI" w:hAnsi="Segoe UI" w:cs="Segoe UI"/>
          <w:color w:val="24292E"/>
          <w:sz w:val="21"/>
          <w:szCs w:val="21"/>
          <w:lang w:val="en"/>
        </w:rPr>
        <w:t xml:space="preserve">Test Case execution from the Protocol Test Manager (PTM) or </w:t>
      </w:r>
      <w:r w:rsidR="00740E8C">
        <w:rPr>
          <w:rFonts w:ascii="Segoe UI" w:hAnsi="Segoe UI" w:cs="Segoe UI"/>
          <w:color w:val="24292E"/>
          <w:sz w:val="21"/>
          <w:szCs w:val="21"/>
          <w:lang w:val="en"/>
        </w:rPr>
        <w:t>by executing</w:t>
      </w:r>
      <w:r w:rsidR="006F56D8" w:rsidRPr="006F56D8">
        <w:rPr>
          <w:rFonts w:ascii="Segoe UI" w:hAnsi="Segoe UI" w:cs="Segoe UI"/>
          <w:color w:val="24292E"/>
          <w:sz w:val="21"/>
          <w:szCs w:val="21"/>
          <w:lang w:val="en"/>
        </w:rPr>
        <w:t xml:space="preserve"> a specific protocol .</w:t>
      </w:r>
      <w:del w:id="937" w:author="Harley Zhang" w:date="2021-03-11T14:02:00Z">
        <w:r w:rsidR="006F56D8" w:rsidRPr="006F56D8" w:rsidDel="00C13560">
          <w:rPr>
            <w:rFonts w:ascii="Segoe UI" w:hAnsi="Segoe UI" w:cs="Segoe UI"/>
            <w:color w:val="24292E"/>
            <w:sz w:val="21"/>
            <w:szCs w:val="21"/>
            <w:lang w:val="en"/>
          </w:rPr>
          <w:delText xml:space="preserve">cmd </w:delText>
        </w:r>
      </w:del>
      <w:ins w:id="938" w:author="Harley Zhang" w:date="2021-03-11T14:02:00Z">
        <w:r w:rsidR="00C13560">
          <w:rPr>
            <w:rFonts w:ascii="Segoe UI" w:hAnsi="Segoe UI" w:cs="Segoe UI"/>
            <w:color w:val="24292E"/>
            <w:sz w:val="21"/>
            <w:szCs w:val="21"/>
            <w:lang w:val="en"/>
          </w:rPr>
          <w:t>ps1</w:t>
        </w:r>
        <w:r w:rsidR="00C13560" w:rsidRPr="006F56D8">
          <w:rPr>
            <w:rFonts w:ascii="Segoe UI" w:hAnsi="Segoe UI" w:cs="Segoe UI"/>
            <w:color w:val="24292E"/>
            <w:sz w:val="21"/>
            <w:szCs w:val="21"/>
            <w:lang w:val="en"/>
          </w:rPr>
          <w:t xml:space="preserve"> </w:t>
        </w:r>
      </w:ins>
      <w:r w:rsidR="006F56D8" w:rsidRPr="006F56D8">
        <w:rPr>
          <w:rFonts w:ascii="Segoe UI" w:hAnsi="Segoe UI" w:cs="Segoe UI"/>
          <w:color w:val="24292E"/>
          <w:sz w:val="21"/>
          <w:szCs w:val="21"/>
          <w:lang w:val="en"/>
        </w:rPr>
        <w:t>file</w:t>
      </w:r>
      <w:r w:rsidR="0096649C">
        <w:rPr>
          <w:rFonts w:ascii="Segoe UI" w:hAnsi="Segoe UI" w:cs="Segoe UI"/>
          <w:color w:val="24292E"/>
          <w:sz w:val="21"/>
          <w:szCs w:val="21"/>
          <w:lang w:val="en"/>
        </w:rPr>
        <w:t xml:space="preserve"> on which you want to focus</w:t>
      </w:r>
      <w:r w:rsidR="006F56D8" w:rsidRPr="006F56D8">
        <w:rPr>
          <w:rFonts w:ascii="Segoe UI" w:hAnsi="Segoe UI" w:cs="Segoe UI"/>
          <w:color w:val="24292E"/>
          <w:sz w:val="21"/>
          <w:szCs w:val="21"/>
          <w:lang w:val="en"/>
        </w:rPr>
        <w:t>.</w:t>
      </w:r>
    </w:p>
    <w:p w14:paraId="4DC211C2" w14:textId="55F3AB7D" w:rsidR="006F56D8" w:rsidRPr="006F56D8" w:rsidRDefault="006F56D8" w:rsidP="00C05B58">
      <w:pPr>
        <w:pStyle w:val="ListParagraph"/>
        <w:numPr>
          <w:ilvl w:val="0"/>
          <w:numId w:val="98"/>
        </w:numPr>
        <w:shd w:val="clear" w:color="auto" w:fill="FFFFFF"/>
        <w:spacing w:after="150"/>
        <w:rPr>
          <w:rFonts w:ascii="Segoe UI" w:hAnsi="Segoe UI" w:cs="Segoe UI"/>
          <w:color w:val="24292E"/>
          <w:sz w:val="21"/>
          <w:szCs w:val="21"/>
          <w:lang w:val="en"/>
        </w:rPr>
      </w:pPr>
      <w:r w:rsidRPr="006F56D8">
        <w:rPr>
          <w:rFonts w:ascii="Segoe UI" w:hAnsi="Segoe UI" w:cs="Segoe UI"/>
          <w:color w:val="24292E"/>
          <w:sz w:val="21"/>
          <w:szCs w:val="21"/>
          <w:lang w:val="en"/>
        </w:rPr>
        <w:t xml:space="preserve">In the </w:t>
      </w:r>
      <w:r w:rsidRPr="006F56D8">
        <w:rPr>
          <w:rFonts w:ascii="Segoe UI" w:hAnsi="Segoe UI" w:cs="Segoe UI"/>
          <w:b/>
          <w:bCs/>
          <w:color w:val="24292E"/>
          <w:sz w:val="21"/>
          <w:szCs w:val="21"/>
          <w:lang w:val="en"/>
        </w:rPr>
        <w:t>New Session</w:t>
      </w:r>
      <w:r w:rsidRPr="006F56D8">
        <w:rPr>
          <w:rFonts w:ascii="Segoe UI" w:hAnsi="Segoe UI" w:cs="Segoe UI"/>
          <w:color w:val="24292E"/>
          <w:sz w:val="21"/>
          <w:szCs w:val="21"/>
          <w:lang w:val="en"/>
        </w:rPr>
        <w:t xml:space="preserve"> dialog of Message Analyzer, click the </w:t>
      </w:r>
      <w:r w:rsidRPr="006F56D8">
        <w:rPr>
          <w:rFonts w:ascii="Segoe UI" w:hAnsi="Segoe UI" w:cs="Segoe UI"/>
          <w:b/>
          <w:bCs/>
          <w:color w:val="24292E"/>
          <w:sz w:val="21"/>
          <w:szCs w:val="21"/>
          <w:lang w:val="en"/>
        </w:rPr>
        <w:t>Start</w:t>
      </w:r>
      <w:r w:rsidRPr="006F56D8">
        <w:rPr>
          <w:rFonts w:ascii="Segoe UI" w:hAnsi="Segoe UI" w:cs="Segoe UI"/>
          <w:color w:val="24292E"/>
          <w:sz w:val="21"/>
          <w:szCs w:val="21"/>
          <w:lang w:val="en"/>
        </w:rPr>
        <w:t xml:space="preserve"> button to begin tracing.</w:t>
      </w:r>
    </w:p>
    <w:p w14:paraId="0006CF61" w14:textId="4ABEA2BB" w:rsidR="006F56D8" w:rsidRDefault="006F56D8" w:rsidP="00C05B58">
      <w:pPr>
        <w:pStyle w:val="ListParagraph"/>
        <w:numPr>
          <w:ilvl w:val="0"/>
          <w:numId w:val="98"/>
        </w:numPr>
        <w:shd w:val="clear" w:color="auto" w:fill="FFFFFF"/>
        <w:spacing w:after="150"/>
        <w:rPr>
          <w:rFonts w:ascii="Segoe UI" w:hAnsi="Segoe UI" w:cs="Segoe UI"/>
          <w:color w:val="24292E"/>
          <w:sz w:val="21"/>
          <w:szCs w:val="21"/>
          <w:lang w:val="en"/>
        </w:rPr>
      </w:pPr>
      <w:r w:rsidRPr="006F56D8">
        <w:rPr>
          <w:rFonts w:ascii="Segoe UI" w:hAnsi="Segoe UI" w:cs="Segoe UI"/>
          <w:color w:val="24292E"/>
          <w:sz w:val="21"/>
          <w:szCs w:val="21"/>
          <w:lang w:val="en"/>
        </w:rPr>
        <w:lastRenderedPageBreak/>
        <w:t xml:space="preserve">As messages </w:t>
      </w:r>
      <w:r w:rsidR="00FA2E7E">
        <w:rPr>
          <w:rFonts w:ascii="Segoe UI" w:hAnsi="Segoe UI" w:cs="Segoe UI"/>
          <w:color w:val="24292E"/>
          <w:sz w:val="21"/>
          <w:szCs w:val="21"/>
          <w:lang w:val="en"/>
        </w:rPr>
        <w:t>accumulate</w:t>
      </w:r>
      <w:r w:rsidRPr="006F56D8">
        <w:rPr>
          <w:rFonts w:ascii="Segoe UI" w:hAnsi="Segoe UI" w:cs="Segoe UI"/>
          <w:color w:val="24292E"/>
          <w:sz w:val="21"/>
          <w:szCs w:val="21"/>
          <w:lang w:val="en"/>
        </w:rPr>
        <w:t xml:space="preserve"> in Message Analyzer, </w:t>
      </w:r>
      <w:r w:rsidR="00555042">
        <w:rPr>
          <w:rFonts w:ascii="Segoe UI" w:hAnsi="Segoe UI" w:cs="Segoe UI"/>
          <w:color w:val="24292E"/>
          <w:sz w:val="21"/>
          <w:szCs w:val="21"/>
          <w:lang w:val="en"/>
        </w:rPr>
        <w:t xml:space="preserve">observe that some of them will be highlighted with the </w:t>
      </w:r>
      <w:r w:rsidR="001837BA">
        <w:rPr>
          <w:rFonts w:ascii="Segoe UI" w:hAnsi="Segoe UI" w:cs="Segoe UI"/>
          <w:color w:val="24292E"/>
          <w:sz w:val="21"/>
          <w:szCs w:val="21"/>
          <w:lang w:val="en"/>
        </w:rPr>
        <w:t>activ</w:t>
      </w:r>
      <w:r w:rsidR="00D67116">
        <w:rPr>
          <w:rFonts w:ascii="Segoe UI" w:hAnsi="Segoe UI" w:cs="Segoe UI"/>
          <w:color w:val="24292E"/>
          <w:sz w:val="21"/>
          <w:szCs w:val="21"/>
          <w:lang w:val="en"/>
        </w:rPr>
        <w:t>ated</w:t>
      </w:r>
      <w:r w:rsidR="001837BA">
        <w:rPr>
          <w:rFonts w:ascii="Segoe UI" w:hAnsi="Segoe UI" w:cs="Segoe UI"/>
          <w:color w:val="24292E"/>
          <w:sz w:val="21"/>
          <w:szCs w:val="21"/>
          <w:lang w:val="en"/>
        </w:rPr>
        <w:t xml:space="preserve"> </w:t>
      </w:r>
      <w:r w:rsidR="00555042" w:rsidRPr="00FA2E7E">
        <w:rPr>
          <w:rFonts w:ascii="Segoe UI" w:hAnsi="Segoe UI" w:cs="Segoe UI"/>
          <w:b/>
          <w:bCs/>
          <w:color w:val="24292E"/>
          <w:sz w:val="21"/>
          <w:szCs w:val="21"/>
          <w:lang w:val="en"/>
        </w:rPr>
        <w:t>Color Rules</w:t>
      </w:r>
      <w:r w:rsidRPr="006F56D8">
        <w:rPr>
          <w:rFonts w:ascii="Segoe UI" w:hAnsi="Segoe UI" w:cs="Segoe UI"/>
          <w:color w:val="24292E"/>
          <w:sz w:val="21"/>
          <w:szCs w:val="21"/>
          <w:lang w:val="en"/>
        </w:rPr>
        <w:t>.</w:t>
      </w:r>
    </w:p>
    <w:p w14:paraId="3A0B8FC4" w14:textId="33E5F6E3" w:rsidR="00555042" w:rsidRDefault="00555042" w:rsidP="00C05B58">
      <w:pPr>
        <w:pStyle w:val="ListParagraph"/>
        <w:numPr>
          <w:ilvl w:val="0"/>
          <w:numId w:val="98"/>
        </w:numPr>
        <w:shd w:val="clear" w:color="auto" w:fill="FFFFFF"/>
        <w:spacing w:after="150"/>
        <w:rPr>
          <w:rFonts w:ascii="Segoe UI" w:hAnsi="Segoe UI" w:cs="Segoe UI"/>
          <w:color w:val="24292E"/>
          <w:sz w:val="21"/>
          <w:szCs w:val="21"/>
          <w:lang w:val="en"/>
        </w:rPr>
      </w:pPr>
      <w:r>
        <w:rPr>
          <w:rFonts w:ascii="Segoe UI" w:hAnsi="Segoe UI" w:cs="Segoe UI"/>
          <w:color w:val="24292E"/>
          <w:sz w:val="21"/>
          <w:szCs w:val="21"/>
          <w:lang w:val="en"/>
        </w:rPr>
        <w:t xml:space="preserve">When </w:t>
      </w:r>
      <w:r w:rsidR="00253A04">
        <w:rPr>
          <w:rFonts w:ascii="Segoe UI" w:hAnsi="Segoe UI" w:cs="Segoe UI"/>
          <w:color w:val="24292E"/>
          <w:sz w:val="21"/>
          <w:szCs w:val="21"/>
          <w:lang w:val="en"/>
        </w:rPr>
        <w:t xml:space="preserve">PTM </w:t>
      </w:r>
      <w:r>
        <w:rPr>
          <w:rFonts w:ascii="Segoe UI" w:hAnsi="Segoe UI" w:cs="Segoe UI"/>
          <w:color w:val="24292E"/>
          <w:sz w:val="21"/>
          <w:szCs w:val="21"/>
          <w:lang w:val="en"/>
        </w:rPr>
        <w:t xml:space="preserve">Test Case execution is complete, stop Message Analyzer </w:t>
      </w:r>
      <w:r w:rsidR="00FA2E7E">
        <w:rPr>
          <w:rFonts w:ascii="Segoe UI" w:hAnsi="Segoe UI" w:cs="Segoe UI"/>
          <w:color w:val="24292E"/>
          <w:sz w:val="21"/>
          <w:szCs w:val="21"/>
          <w:lang w:val="en"/>
        </w:rPr>
        <w:t>tracing</w:t>
      </w:r>
      <w:r>
        <w:rPr>
          <w:rFonts w:ascii="Segoe UI" w:hAnsi="Segoe UI" w:cs="Segoe UI"/>
          <w:color w:val="24292E"/>
          <w:sz w:val="21"/>
          <w:szCs w:val="21"/>
          <w:lang w:val="en"/>
        </w:rPr>
        <w:t>.</w:t>
      </w:r>
    </w:p>
    <w:p w14:paraId="70714B33" w14:textId="3D71AF55" w:rsidR="00555042" w:rsidRDefault="00B45466" w:rsidP="00C05B58">
      <w:pPr>
        <w:pStyle w:val="ListParagraph"/>
        <w:numPr>
          <w:ilvl w:val="0"/>
          <w:numId w:val="98"/>
        </w:numPr>
        <w:shd w:val="clear" w:color="auto" w:fill="FFFFFF"/>
        <w:spacing w:after="150"/>
        <w:rPr>
          <w:rFonts w:ascii="Segoe UI" w:hAnsi="Segoe UI" w:cs="Segoe UI"/>
          <w:color w:val="24292E"/>
          <w:sz w:val="21"/>
          <w:szCs w:val="21"/>
          <w:lang w:val="en"/>
        </w:rPr>
      </w:pPr>
      <w:r>
        <w:rPr>
          <w:rFonts w:ascii="Segoe UI" w:hAnsi="Segoe UI" w:cs="Segoe UI"/>
          <w:color w:val="24292E"/>
          <w:sz w:val="21"/>
          <w:szCs w:val="21"/>
          <w:lang w:val="en"/>
        </w:rPr>
        <w:t>Apply a filter to the test results by typing “</w:t>
      </w:r>
      <w:r w:rsidRPr="00B45466">
        <w:rPr>
          <w:rFonts w:ascii="Segoe UI" w:hAnsi="Segoe UI" w:cs="Segoe UI"/>
          <w:color w:val="24292E"/>
          <w:sz w:val="21"/>
          <w:szCs w:val="21"/>
          <w:lang w:val="en"/>
        </w:rPr>
        <w:t>Protocol_Test_Suite</w:t>
      </w:r>
      <w:r>
        <w:rPr>
          <w:rFonts w:ascii="Segoe UI" w:hAnsi="Segoe UI" w:cs="Segoe UI"/>
          <w:color w:val="24292E"/>
          <w:sz w:val="21"/>
          <w:szCs w:val="21"/>
          <w:lang w:val="en"/>
        </w:rPr>
        <w:t xml:space="preserve">” in the Filtering text box and then click the filter </w:t>
      </w:r>
      <w:r w:rsidRPr="00B45466">
        <w:rPr>
          <w:rFonts w:ascii="Segoe UI" w:hAnsi="Segoe UI" w:cs="Segoe UI"/>
          <w:b/>
          <w:bCs/>
          <w:color w:val="24292E"/>
          <w:sz w:val="21"/>
          <w:szCs w:val="21"/>
          <w:lang w:val="en"/>
        </w:rPr>
        <w:t>Apply</w:t>
      </w:r>
      <w:r>
        <w:rPr>
          <w:rFonts w:ascii="Segoe UI" w:hAnsi="Segoe UI" w:cs="Segoe UI"/>
          <w:color w:val="24292E"/>
          <w:sz w:val="21"/>
          <w:szCs w:val="21"/>
          <w:lang w:val="en"/>
        </w:rPr>
        <w:t xml:space="preserve"> button</w:t>
      </w:r>
      <w:r w:rsidR="00EA73E7">
        <w:rPr>
          <w:rFonts w:ascii="Segoe UI" w:hAnsi="Segoe UI" w:cs="Segoe UI"/>
          <w:color w:val="24292E"/>
          <w:sz w:val="21"/>
          <w:szCs w:val="21"/>
          <w:lang w:val="en"/>
        </w:rPr>
        <w:t xml:space="preserve"> in the Filtering panel under the session ID tab of the Message Analyzer user interface (UI)</w:t>
      </w:r>
      <w:r w:rsidR="00567681">
        <w:rPr>
          <w:rFonts w:ascii="Segoe UI" w:hAnsi="Segoe UI" w:cs="Segoe UI"/>
          <w:color w:val="24292E"/>
          <w:sz w:val="21"/>
          <w:szCs w:val="21"/>
          <w:lang w:val="en"/>
        </w:rPr>
        <w:t>, as</w:t>
      </w:r>
      <w:r w:rsidR="006D55CF">
        <w:rPr>
          <w:rFonts w:ascii="Segoe UI" w:hAnsi="Segoe UI" w:cs="Segoe UI"/>
          <w:color w:val="24292E"/>
          <w:sz w:val="21"/>
          <w:szCs w:val="21"/>
          <w:lang w:val="en"/>
        </w:rPr>
        <w:t xml:space="preserve"> shown in the figure that follows</w:t>
      </w:r>
      <w:r>
        <w:rPr>
          <w:rFonts w:ascii="Segoe UI" w:hAnsi="Segoe UI" w:cs="Segoe UI"/>
          <w:color w:val="24292E"/>
          <w:sz w:val="21"/>
          <w:szCs w:val="21"/>
          <w:lang w:val="en"/>
        </w:rPr>
        <w:t>.</w:t>
      </w:r>
    </w:p>
    <w:p w14:paraId="6FD4428C" w14:textId="2FA6EE75" w:rsidR="00B45466" w:rsidRDefault="00B45466" w:rsidP="00253A04">
      <w:pPr>
        <w:pStyle w:val="ListParagraph"/>
        <w:shd w:val="clear" w:color="auto" w:fill="FFFFFF"/>
        <w:spacing w:after="150"/>
        <w:rPr>
          <w:rFonts w:ascii="Segoe UI" w:hAnsi="Segoe UI" w:cs="Segoe UI"/>
          <w:color w:val="24292E"/>
          <w:sz w:val="21"/>
          <w:szCs w:val="21"/>
          <w:lang w:val="en"/>
        </w:rPr>
      </w:pPr>
      <w:r>
        <w:rPr>
          <w:rFonts w:ascii="Segoe UI" w:hAnsi="Segoe UI" w:cs="Segoe UI"/>
          <w:color w:val="24292E"/>
          <w:sz w:val="21"/>
          <w:szCs w:val="21"/>
          <w:lang w:val="en"/>
        </w:rPr>
        <w:t xml:space="preserve">Only the test result messages that originated from the </w:t>
      </w:r>
      <w:r w:rsidRPr="00253A04">
        <w:rPr>
          <w:rFonts w:ascii="Segoe UI" w:hAnsi="Segoe UI" w:cs="Segoe UI"/>
          <w:b/>
          <w:bCs/>
          <w:color w:val="24292E"/>
          <w:sz w:val="21"/>
          <w:szCs w:val="21"/>
          <w:lang w:val="en"/>
        </w:rPr>
        <w:t>Protocol Test Suite</w:t>
      </w:r>
      <w:r>
        <w:rPr>
          <w:rFonts w:ascii="Segoe UI" w:hAnsi="Segoe UI" w:cs="Segoe UI"/>
          <w:color w:val="24292E"/>
          <w:sz w:val="21"/>
          <w:szCs w:val="21"/>
          <w:lang w:val="en"/>
        </w:rPr>
        <w:t xml:space="preserve"> module should display in </w:t>
      </w:r>
      <w:r w:rsidR="000636F5">
        <w:rPr>
          <w:rFonts w:ascii="Segoe UI" w:hAnsi="Segoe UI" w:cs="Segoe UI"/>
          <w:color w:val="24292E"/>
          <w:sz w:val="21"/>
          <w:szCs w:val="21"/>
          <w:lang w:val="en"/>
        </w:rPr>
        <w:t xml:space="preserve">the </w:t>
      </w:r>
      <w:r>
        <w:rPr>
          <w:rFonts w:ascii="Segoe UI" w:hAnsi="Segoe UI" w:cs="Segoe UI"/>
          <w:color w:val="24292E"/>
          <w:sz w:val="21"/>
          <w:szCs w:val="21"/>
          <w:lang w:val="en"/>
        </w:rPr>
        <w:t>Message Analyzer</w:t>
      </w:r>
      <w:r w:rsidR="008D66D8">
        <w:rPr>
          <w:rFonts w:ascii="Segoe UI" w:hAnsi="Segoe UI" w:cs="Segoe UI"/>
          <w:color w:val="24292E"/>
          <w:sz w:val="21"/>
          <w:szCs w:val="21"/>
          <w:lang w:val="en"/>
        </w:rPr>
        <w:t xml:space="preserve"> default</w:t>
      </w:r>
      <w:r w:rsidR="000636F5">
        <w:rPr>
          <w:rFonts w:ascii="Segoe UI" w:hAnsi="Segoe UI" w:cs="Segoe UI"/>
          <w:color w:val="24292E"/>
          <w:sz w:val="21"/>
          <w:szCs w:val="21"/>
          <w:lang w:val="en"/>
        </w:rPr>
        <w:t xml:space="preserve"> </w:t>
      </w:r>
      <w:r w:rsidR="000636F5" w:rsidRPr="000636F5">
        <w:rPr>
          <w:rFonts w:ascii="Segoe UI" w:hAnsi="Segoe UI" w:cs="Segoe UI"/>
          <w:b/>
          <w:bCs/>
          <w:color w:val="24292E"/>
          <w:sz w:val="21"/>
          <w:szCs w:val="21"/>
          <w:lang w:val="en"/>
        </w:rPr>
        <w:t>Analysis Grid</w:t>
      </w:r>
      <w:r w:rsidR="000636F5">
        <w:rPr>
          <w:rFonts w:ascii="Segoe UI" w:hAnsi="Segoe UI" w:cs="Segoe UI"/>
          <w:color w:val="24292E"/>
          <w:sz w:val="21"/>
          <w:szCs w:val="21"/>
          <w:lang w:val="en"/>
        </w:rPr>
        <w:t xml:space="preserve"> viewer</w:t>
      </w:r>
      <w:r>
        <w:rPr>
          <w:rFonts w:ascii="Segoe UI" w:hAnsi="Segoe UI" w:cs="Segoe UI"/>
          <w:color w:val="24292E"/>
          <w:sz w:val="21"/>
          <w:szCs w:val="21"/>
          <w:lang w:val="en"/>
        </w:rPr>
        <w:t xml:space="preserve">. This should provide </w:t>
      </w:r>
      <w:r w:rsidR="00253A04">
        <w:rPr>
          <w:rFonts w:ascii="Segoe UI" w:hAnsi="Segoe UI" w:cs="Segoe UI"/>
          <w:color w:val="24292E"/>
          <w:sz w:val="21"/>
          <w:szCs w:val="21"/>
          <w:lang w:val="en"/>
        </w:rPr>
        <w:t xml:space="preserve">a simple way to get at </w:t>
      </w:r>
      <w:r w:rsidR="00EA73E7">
        <w:rPr>
          <w:rFonts w:ascii="Segoe UI" w:hAnsi="Segoe UI" w:cs="Segoe UI"/>
          <w:color w:val="24292E"/>
          <w:sz w:val="21"/>
          <w:szCs w:val="21"/>
          <w:lang w:val="en"/>
        </w:rPr>
        <w:t xml:space="preserve">the RDP output logging </w:t>
      </w:r>
      <w:r w:rsidR="00253A04">
        <w:rPr>
          <w:rFonts w:ascii="Segoe UI" w:hAnsi="Segoe UI" w:cs="Segoe UI"/>
          <w:color w:val="24292E"/>
          <w:sz w:val="21"/>
          <w:szCs w:val="21"/>
          <w:lang w:val="en"/>
        </w:rPr>
        <w:t xml:space="preserve">messages while filtering out all the others, as shown </w:t>
      </w:r>
      <w:r w:rsidR="005E05CA">
        <w:rPr>
          <w:rFonts w:ascii="Segoe UI" w:hAnsi="Segoe UI" w:cs="Segoe UI"/>
          <w:color w:val="24292E"/>
          <w:sz w:val="21"/>
          <w:szCs w:val="21"/>
          <w:lang w:val="en"/>
        </w:rPr>
        <w:t>immediately below</w:t>
      </w:r>
      <w:r w:rsidR="00253A04">
        <w:rPr>
          <w:rFonts w:ascii="Segoe UI" w:hAnsi="Segoe UI" w:cs="Segoe UI"/>
          <w:color w:val="24292E"/>
          <w:sz w:val="21"/>
          <w:szCs w:val="21"/>
          <w:lang w:val="en"/>
        </w:rPr>
        <w:t>.</w:t>
      </w:r>
    </w:p>
    <w:p w14:paraId="5558D770" w14:textId="2792D4E2" w:rsidR="00253A04" w:rsidRDefault="000636F5" w:rsidP="00253A04">
      <w:pPr>
        <w:pStyle w:val="ListParagraph"/>
        <w:shd w:val="clear" w:color="auto" w:fill="FFFFFF"/>
        <w:spacing w:after="150"/>
        <w:rPr>
          <w:rFonts w:ascii="Segoe UI" w:hAnsi="Segoe UI" w:cs="Segoe UI"/>
          <w:color w:val="24292E"/>
          <w:sz w:val="21"/>
          <w:szCs w:val="21"/>
          <w:lang w:val="en"/>
        </w:rPr>
      </w:pPr>
      <w:r>
        <w:rPr>
          <w:rFonts w:ascii="Segoe UI" w:hAnsi="Segoe UI" w:cs="Segoe UI"/>
          <w:noProof/>
          <w:color w:val="24292E"/>
          <w:sz w:val="21"/>
          <w:szCs w:val="21"/>
          <w:lang w:val="en"/>
        </w:rPr>
        <w:drawing>
          <wp:inline distT="0" distB="0" distL="0" distR="0" wp14:anchorId="46FDB426" wp14:editId="2B6CBA8B">
            <wp:extent cx="5980671" cy="3513644"/>
            <wp:effectExtent l="0" t="0" r="1270" b="0"/>
            <wp:docPr id="95" name="Picture 9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enshot of a cell phone&#10;&#10;Description automatically generat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999967" cy="3524981"/>
                    </a:xfrm>
                    <a:prstGeom prst="rect">
                      <a:avLst/>
                    </a:prstGeom>
                  </pic:spPr>
                </pic:pic>
              </a:graphicData>
            </a:graphic>
          </wp:inline>
        </w:drawing>
      </w:r>
    </w:p>
    <w:p w14:paraId="16B20962" w14:textId="0604D011" w:rsidR="00B678F2" w:rsidRDefault="00B678F2" w:rsidP="00955DD8">
      <w:pPr>
        <w:pStyle w:val="Caption"/>
      </w:pPr>
      <w:r>
        <w:tab/>
      </w:r>
      <w:r>
        <w:tab/>
      </w:r>
      <w:bookmarkStart w:id="939" w:name="_Toc67405481"/>
      <w:r w:rsidR="00955DD8">
        <w:t xml:space="preserve">Figure </w:t>
      </w:r>
      <w:r w:rsidR="00955DD8">
        <w:fldChar w:fldCharType="begin"/>
      </w:r>
      <w:r w:rsidR="00955DD8">
        <w:instrText xml:space="preserve"> SEQ Figure \* ARABIC </w:instrText>
      </w:r>
      <w:r w:rsidR="00955DD8">
        <w:fldChar w:fldCharType="separate"/>
      </w:r>
      <w:r w:rsidR="00B777D0">
        <w:rPr>
          <w:noProof/>
        </w:rPr>
        <w:t>25</w:t>
      </w:r>
      <w:r w:rsidR="00955DD8">
        <w:fldChar w:fldCharType="end"/>
      </w:r>
      <w:r>
        <w:t>.  Message Analyzer trace results with filtering</w:t>
      </w:r>
      <w:bookmarkEnd w:id="939"/>
    </w:p>
    <w:p w14:paraId="1EBF9256" w14:textId="77777777" w:rsidR="000636F5" w:rsidRPr="000636F5" w:rsidRDefault="000636F5" w:rsidP="000636F5">
      <w:pPr>
        <w:pStyle w:val="BodyTextSpacer"/>
      </w:pPr>
    </w:p>
    <w:p w14:paraId="6452D29E" w14:textId="13212189" w:rsidR="00EA73E7" w:rsidRDefault="008335E1" w:rsidP="00EA73E7">
      <w:pPr>
        <w:pStyle w:val="MoreInfo"/>
        <w:ind w:left="720"/>
      </w:pPr>
      <w:r w:rsidRPr="00AB127A">
        <w:rPr>
          <w:noProof/>
          <w:color w:val="0366D6"/>
        </w:rPr>
        <w:drawing>
          <wp:inline distT="0" distB="0" distL="0" distR="0" wp14:anchorId="7910408F" wp14:editId="7F89AC33">
            <wp:extent cx="311391" cy="207594"/>
            <wp:effectExtent l="0" t="0" r="0" b="2540"/>
            <wp:docPr id="120" name="Picture 120">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6" tgtFrame="&quot;_blank&quot;"/>
                    </pic:cNvPr>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23548" cy="215699"/>
                    </a:xfrm>
                    <a:prstGeom prst="rect">
                      <a:avLst/>
                    </a:prstGeom>
                    <a:noFill/>
                    <a:ln>
                      <a:noFill/>
                    </a:ln>
                  </pic:spPr>
                </pic:pic>
              </a:graphicData>
            </a:graphic>
          </wp:inline>
        </w:drawing>
      </w:r>
      <w:r w:rsidR="00EA73E7">
        <w:t>Note</w:t>
      </w:r>
    </w:p>
    <w:p w14:paraId="056E1336" w14:textId="267DE051" w:rsidR="00EA73E7" w:rsidRPr="00DF187F" w:rsidRDefault="00C11B7F" w:rsidP="00EA73E7">
      <w:pPr>
        <w:pStyle w:val="MoreInfoText"/>
        <w:ind w:left="720"/>
      </w:pPr>
      <w:r w:rsidRPr="00DF187F">
        <w:t>At any point, you can</w:t>
      </w:r>
      <w:r w:rsidR="00EA73E7" w:rsidRPr="00DF187F">
        <w:t xml:space="preserve"> merge the messages captured by the Microsoft-Windows-NDIS-PacketCapture provider back into the </w:t>
      </w:r>
      <w:r w:rsidR="00EA73E7" w:rsidRPr="00DF187F">
        <w:rPr>
          <w:b/>
          <w:bCs w:val="0"/>
        </w:rPr>
        <w:t>Analysis Grid</w:t>
      </w:r>
      <w:r w:rsidR="00EA73E7" w:rsidRPr="00DF187F">
        <w:t xml:space="preserve"> display, </w:t>
      </w:r>
      <w:r w:rsidRPr="00DF187F">
        <w:t xml:space="preserve">by </w:t>
      </w:r>
      <w:r w:rsidR="00EA73E7" w:rsidRPr="00DF187F">
        <w:t>simply click</w:t>
      </w:r>
      <w:r w:rsidRPr="00DF187F">
        <w:t xml:space="preserve">ing </w:t>
      </w:r>
      <w:r w:rsidR="00EA73E7" w:rsidRPr="00DF187F">
        <w:t xml:space="preserve">the </w:t>
      </w:r>
      <w:r w:rsidR="00EA73E7" w:rsidRPr="00DF187F">
        <w:rPr>
          <w:b/>
          <w:bCs w:val="0"/>
        </w:rPr>
        <w:t>Remove</w:t>
      </w:r>
      <w:r w:rsidR="00EA73E7" w:rsidRPr="00DF187F">
        <w:t xml:space="preserve"> button in the Filter panel under the session ID tab of the Message Analyzer </w:t>
      </w:r>
      <w:r w:rsidR="006B37BD" w:rsidRPr="00DF187F">
        <w:t>UI</w:t>
      </w:r>
      <w:r w:rsidR="00F5086E" w:rsidRPr="00DF187F">
        <w:t xml:space="preserve"> to remove the filter you added</w:t>
      </w:r>
      <w:r w:rsidR="00EA73E7" w:rsidRPr="00DF187F">
        <w:t>.</w:t>
      </w:r>
    </w:p>
    <w:p w14:paraId="0BD10FD2" w14:textId="77777777" w:rsidR="00EA73E7" w:rsidRPr="00DF187F" w:rsidRDefault="00EA73E7" w:rsidP="00EA73E7">
      <w:pPr>
        <w:pStyle w:val="BodyTextSpacer"/>
        <w:rPr>
          <w:color w:val="auto"/>
        </w:rPr>
      </w:pPr>
    </w:p>
    <w:p w14:paraId="706B5C1F" w14:textId="1FBE586B" w:rsidR="000D4D2C" w:rsidRPr="00DF187F" w:rsidRDefault="000636F5" w:rsidP="000636F5">
      <w:pPr>
        <w:pStyle w:val="ListParagraph"/>
        <w:shd w:val="clear" w:color="auto" w:fill="FFFFFF"/>
        <w:spacing w:after="150"/>
        <w:rPr>
          <w:rFonts w:ascii="Segoe UI" w:hAnsi="Segoe UI" w:cs="Segoe UI"/>
          <w:sz w:val="21"/>
          <w:szCs w:val="21"/>
          <w:lang w:val="en"/>
        </w:rPr>
      </w:pPr>
      <w:r w:rsidRPr="00DF187F">
        <w:rPr>
          <w:rFonts w:ascii="Segoe UI" w:hAnsi="Segoe UI" w:cs="Segoe UI"/>
          <w:sz w:val="21"/>
          <w:szCs w:val="21"/>
          <w:lang w:val="en"/>
        </w:rPr>
        <w:t>T</w:t>
      </w:r>
      <w:r w:rsidR="00253A04" w:rsidRPr="00DF187F">
        <w:rPr>
          <w:rFonts w:ascii="Segoe UI" w:hAnsi="Segoe UI" w:cs="Segoe UI"/>
          <w:sz w:val="21"/>
          <w:szCs w:val="21"/>
          <w:lang w:val="en"/>
        </w:rPr>
        <w:t>he</w:t>
      </w:r>
      <w:r w:rsidRPr="00DF187F">
        <w:rPr>
          <w:rFonts w:ascii="Segoe UI" w:hAnsi="Segoe UI" w:cs="Segoe UI"/>
          <w:sz w:val="21"/>
          <w:szCs w:val="21"/>
          <w:lang w:val="en"/>
        </w:rPr>
        <w:t xml:space="preserve"> table that follows describes the</w:t>
      </w:r>
      <w:r w:rsidR="00253A04" w:rsidRPr="00DF187F">
        <w:rPr>
          <w:rFonts w:ascii="Segoe UI" w:hAnsi="Segoe UI" w:cs="Segoe UI"/>
          <w:sz w:val="21"/>
          <w:szCs w:val="21"/>
          <w:lang w:val="en"/>
        </w:rPr>
        <w:t xml:space="preserve"> </w:t>
      </w:r>
      <w:r w:rsidR="00253A04" w:rsidRPr="00DF187F">
        <w:rPr>
          <w:rFonts w:ascii="Segoe UI" w:hAnsi="Segoe UI" w:cs="Segoe UI"/>
          <w:b/>
          <w:bCs/>
          <w:sz w:val="21"/>
          <w:szCs w:val="21"/>
          <w:lang w:val="en"/>
        </w:rPr>
        <w:t>Color Rules</w:t>
      </w:r>
      <w:r w:rsidR="001837BA" w:rsidRPr="00DF187F">
        <w:rPr>
          <w:rFonts w:ascii="Segoe UI" w:hAnsi="Segoe UI" w:cs="Segoe UI"/>
          <w:sz w:val="21"/>
          <w:szCs w:val="21"/>
          <w:lang w:val="en"/>
        </w:rPr>
        <w:t xml:space="preserve"> and</w:t>
      </w:r>
      <w:r w:rsidRPr="00DF187F">
        <w:rPr>
          <w:rFonts w:ascii="Segoe UI" w:hAnsi="Segoe UI" w:cs="Segoe UI"/>
          <w:sz w:val="21"/>
          <w:szCs w:val="21"/>
          <w:lang w:val="en"/>
        </w:rPr>
        <w:t xml:space="preserve"> the </w:t>
      </w:r>
      <w:r w:rsidR="001837BA" w:rsidRPr="00DF187F">
        <w:rPr>
          <w:rFonts w:ascii="Segoe UI" w:hAnsi="Segoe UI" w:cs="Segoe UI"/>
          <w:sz w:val="21"/>
          <w:szCs w:val="21"/>
          <w:lang w:val="en"/>
        </w:rPr>
        <w:t>origin</w:t>
      </w:r>
      <w:r w:rsidRPr="00DF187F">
        <w:rPr>
          <w:rFonts w:ascii="Segoe UI" w:hAnsi="Segoe UI" w:cs="Segoe UI"/>
          <w:sz w:val="21"/>
          <w:szCs w:val="21"/>
          <w:lang w:val="en"/>
        </w:rPr>
        <w:t xml:space="preserve"> of </w:t>
      </w:r>
      <w:r w:rsidR="001837BA" w:rsidRPr="00DF187F">
        <w:rPr>
          <w:rFonts w:ascii="Segoe UI" w:hAnsi="Segoe UI" w:cs="Segoe UI"/>
          <w:sz w:val="21"/>
          <w:szCs w:val="21"/>
          <w:lang w:val="en"/>
        </w:rPr>
        <w:t xml:space="preserve">the </w:t>
      </w:r>
      <w:r w:rsidRPr="00DF187F">
        <w:rPr>
          <w:rFonts w:ascii="Segoe UI" w:hAnsi="Segoe UI" w:cs="Segoe UI"/>
          <w:sz w:val="21"/>
          <w:szCs w:val="21"/>
          <w:lang w:val="en"/>
        </w:rPr>
        <w:t>message</w:t>
      </w:r>
      <w:r w:rsidR="001837BA" w:rsidRPr="00DF187F">
        <w:rPr>
          <w:rFonts w:ascii="Segoe UI" w:hAnsi="Segoe UI" w:cs="Segoe UI"/>
          <w:sz w:val="21"/>
          <w:szCs w:val="21"/>
          <w:lang w:val="en"/>
        </w:rPr>
        <w:t>s</w:t>
      </w:r>
      <w:r w:rsidRPr="00DF187F">
        <w:rPr>
          <w:rFonts w:ascii="Segoe UI" w:hAnsi="Segoe UI" w:cs="Segoe UI"/>
          <w:sz w:val="21"/>
          <w:szCs w:val="21"/>
          <w:lang w:val="en"/>
        </w:rPr>
        <w:t xml:space="preserve"> that trigger them to display</w:t>
      </w:r>
      <w:r w:rsidR="00253A04" w:rsidRPr="00DF187F">
        <w:rPr>
          <w:rFonts w:ascii="Segoe UI" w:hAnsi="Segoe UI" w:cs="Segoe UI"/>
          <w:sz w:val="21"/>
          <w:szCs w:val="21"/>
          <w:lang w:val="en"/>
        </w:rPr>
        <w:t>:</w:t>
      </w:r>
    </w:p>
    <w:p w14:paraId="101352EF" w14:textId="1D1A6234" w:rsidR="000636F5" w:rsidRDefault="007A57AC" w:rsidP="000636F5">
      <w:pPr>
        <w:pStyle w:val="BodyTextSpacer"/>
      </w:pPr>
      <w:r>
        <w:tab/>
      </w:r>
    </w:p>
    <w:p w14:paraId="2C587591" w14:textId="574F70E4" w:rsidR="00253A04" w:rsidRPr="00253A04" w:rsidRDefault="00253A04" w:rsidP="000636F5">
      <w:pPr>
        <w:pStyle w:val="Caption"/>
        <w:ind w:left="720"/>
      </w:pPr>
      <w:r>
        <w:t xml:space="preserve">Table </w:t>
      </w:r>
      <w:r w:rsidR="003034F0">
        <w:t>20</w:t>
      </w:r>
      <w:r>
        <w:t xml:space="preserve">. </w:t>
      </w:r>
      <w:r w:rsidR="000636F5">
        <w:t>Message Analyzer Color Rule</w:t>
      </w:r>
      <w:r w:rsidR="00BE4E8F">
        <w:t xml:space="preserve"> data for RDP Test Suite</w:t>
      </w:r>
    </w:p>
    <w:tbl>
      <w:tblPr>
        <w:tblStyle w:val="TableGrid"/>
        <w:tblW w:w="0" w:type="auto"/>
        <w:tblCellSpacing w:w="7" w:type="dxa"/>
        <w:tblInd w:w="715" w:type="dxa"/>
        <w:tblLayout w:type="fixed"/>
        <w:tblCellMar>
          <w:left w:w="115" w:type="dxa"/>
          <w:right w:w="115" w:type="dxa"/>
        </w:tblCellMar>
        <w:tblLook w:val="04A0" w:firstRow="1" w:lastRow="0" w:firstColumn="1" w:lastColumn="0" w:noHBand="0" w:noVBand="1"/>
      </w:tblPr>
      <w:tblGrid>
        <w:gridCol w:w="2610"/>
        <w:gridCol w:w="2778"/>
        <w:gridCol w:w="3967"/>
      </w:tblGrid>
      <w:tr w:rsidR="00D50174" w:rsidRPr="00D50174" w14:paraId="5CA006D4" w14:textId="77777777" w:rsidTr="002913D1">
        <w:trPr>
          <w:tblCellSpacing w:w="7" w:type="dxa"/>
        </w:trPr>
        <w:tc>
          <w:tcPr>
            <w:tcW w:w="2589" w:type="dxa"/>
            <w:shd w:val="clear" w:color="auto" w:fill="D9E2F3" w:themeFill="accent1" w:themeFillTint="33"/>
          </w:tcPr>
          <w:p w14:paraId="5CE04502" w14:textId="39843F28" w:rsidR="00D50174" w:rsidRPr="00D50174" w:rsidRDefault="00D50174" w:rsidP="00DF3FD4">
            <w:pPr>
              <w:spacing w:before="0" w:after="150"/>
              <w:rPr>
                <w:rFonts w:ascii="Segoe UI" w:hAnsi="Segoe UI" w:cs="Segoe UI"/>
                <w:b/>
                <w:bCs/>
                <w:color w:val="24292E"/>
                <w:sz w:val="21"/>
                <w:szCs w:val="21"/>
                <w:lang w:val="en"/>
              </w:rPr>
            </w:pPr>
            <w:r w:rsidRPr="00D50174">
              <w:rPr>
                <w:rFonts w:ascii="Segoe UI" w:hAnsi="Segoe UI" w:cs="Segoe UI"/>
                <w:b/>
                <w:bCs/>
                <w:color w:val="24292E"/>
                <w:sz w:val="21"/>
                <w:szCs w:val="21"/>
                <w:lang w:val="en"/>
              </w:rPr>
              <w:t>Color Rule</w:t>
            </w:r>
          </w:p>
        </w:tc>
        <w:tc>
          <w:tcPr>
            <w:tcW w:w="2764" w:type="dxa"/>
            <w:shd w:val="clear" w:color="auto" w:fill="D9E2F3" w:themeFill="accent1" w:themeFillTint="33"/>
          </w:tcPr>
          <w:p w14:paraId="180D149A" w14:textId="7DD736F7" w:rsidR="00D50174" w:rsidRPr="00D50174" w:rsidRDefault="00F11A8F" w:rsidP="002913D1">
            <w:pPr>
              <w:spacing w:before="0" w:after="150"/>
              <w:rPr>
                <w:rFonts w:ascii="Segoe UI" w:hAnsi="Segoe UI" w:cs="Segoe UI"/>
                <w:b/>
                <w:bCs/>
                <w:color w:val="24292E"/>
                <w:sz w:val="21"/>
                <w:szCs w:val="21"/>
                <w:lang w:val="en"/>
              </w:rPr>
            </w:pPr>
            <w:r>
              <w:rPr>
                <w:rFonts w:ascii="Segoe UI" w:hAnsi="Segoe UI" w:cs="Segoe UI"/>
                <w:b/>
                <w:bCs/>
                <w:color w:val="24292E"/>
                <w:sz w:val="21"/>
                <w:szCs w:val="21"/>
                <w:lang w:val="en"/>
              </w:rPr>
              <w:t>Rule Activation</w:t>
            </w:r>
            <w:r w:rsidR="000636F5">
              <w:rPr>
                <w:rFonts w:ascii="Segoe UI" w:hAnsi="Segoe UI" w:cs="Segoe UI"/>
                <w:b/>
                <w:bCs/>
                <w:color w:val="24292E"/>
                <w:sz w:val="21"/>
                <w:szCs w:val="21"/>
                <w:lang w:val="en"/>
              </w:rPr>
              <w:t xml:space="preserve"> Trigger</w:t>
            </w:r>
          </w:p>
        </w:tc>
        <w:tc>
          <w:tcPr>
            <w:tcW w:w="3946" w:type="dxa"/>
            <w:shd w:val="clear" w:color="auto" w:fill="D9E2F3" w:themeFill="accent1" w:themeFillTint="33"/>
          </w:tcPr>
          <w:p w14:paraId="22C437DE" w14:textId="5EAD78D7" w:rsidR="00D50174" w:rsidRPr="00D50174" w:rsidRDefault="000B0E34" w:rsidP="00DF3FD4">
            <w:pPr>
              <w:spacing w:before="0" w:after="150"/>
              <w:rPr>
                <w:rFonts w:ascii="Segoe UI" w:hAnsi="Segoe UI" w:cs="Segoe UI"/>
                <w:b/>
                <w:bCs/>
                <w:color w:val="24292E"/>
                <w:sz w:val="21"/>
                <w:szCs w:val="21"/>
                <w:lang w:val="en"/>
              </w:rPr>
            </w:pPr>
            <w:r>
              <w:rPr>
                <w:rFonts w:ascii="Segoe UI" w:hAnsi="Segoe UI" w:cs="Segoe UI"/>
                <w:b/>
                <w:bCs/>
                <w:color w:val="24292E"/>
                <w:sz w:val="21"/>
                <w:szCs w:val="21"/>
                <w:lang w:val="en"/>
              </w:rPr>
              <w:t>Description</w:t>
            </w:r>
          </w:p>
        </w:tc>
      </w:tr>
      <w:tr w:rsidR="00D50174" w14:paraId="6204608E" w14:textId="77777777" w:rsidTr="002913D1">
        <w:trPr>
          <w:tblCellSpacing w:w="7" w:type="dxa"/>
        </w:trPr>
        <w:tc>
          <w:tcPr>
            <w:tcW w:w="2589" w:type="dxa"/>
          </w:tcPr>
          <w:p w14:paraId="368B2470" w14:textId="77777777" w:rsidR="00D50174" w:rsidRPr="0032567B" w:rsidRDefault="0049355E" w:rsidP="00DF3FD4">
            <w:pPr>
              <w:spacing w:before="0" w:after="150"/>
              <w:rPr>
                <w:rFonts w:ascii="Segoe UI" w:hAnsi="Segoe UI" w:cs="Segoe UI"/>
                <w:b/>
                <w:bCs/>
                <w:color w:val="24292E"/>
                <w:sz w:val="21"/>
                <w:szCs w:val="21"/>
                <w:lang w:val="en"/>
              </w:rPr>
            </w:pPr>
            <w:r w:rsidRPr="0032567B">
              <w:rPr>
                <w:rFonts w:ascii="Segoe UI" w:hAnsi="Segoe UI" w:cs="Segoe UI"/>
                <w:b/>
                <w:bCs/>
                <w:color w:val="24292E"/>
                <w:sz w:val="21"/>
                <w:szCs w:val="21"/>
                <w:lang w:val="en"/>
              </w:rPr>
              <w:lastRenderedPageBreak/>
              <w:t>RDP_CheckFailed</w:t>
            </w:r>
          </w:p>
          <w:p w14:paraId="0232E24A" w14:textId="4B23C6B6" w:rsidR="008B10A3" w:rsidRPr="0032567B" w:rsidRDefault="008B10A3" w:rsidP="00DF3FD4">
            <w:pPr>
              <w:spacing w:before="0" w:after="150"/>
              <w:rPr>
                <w:rFonts w:ascii="Segoe UI" w:hAnsi="Segoe UI" w:cs="Segoe UI"/>
                <w:b/>
                <w:bCs/>
                <w:color w:val="24292E"/>
                <w:sz w:val="21"/>
                <w:szCs w:val="21"/>
                <w:lang w:val="en"/>
              </w:rPr>
            </w:pPr>
          </w:p>
        </w:tc>
        <w:tc>
          <w:tcPr>
            <w:tcW w:w="2764" w:type="dxa"/>
          </w:tcPr>
          <w:p w14:paraId="5E204BCA" w14:textId="60BB6D42" w:rsidR="00D50174" w:rsidRDefault="001837BA" w:rsidP="002913D1">
            <w:pPr>
              <w:spacing w:before="0" w:after="150"/>
              <w:rPr>
                <w:rFonts w:ascii="Segoe UI" w:hAnsi="Segoe UI" w:cs="Segoe UI"/>
                <w:color w:val="24292E"/>
                <w:sz w:val="21"/>
                <w:szCs w:val="21"/>
                <w:lang w:val="en"/>
              </w:rPr>
            </w:pPr>
            <w:r>
              <w:rPr>
                <w:rFonts w:ascii="Segoe UI" w:hAnsi="Segoe UI" w:cs="Segoe UI"/>
                <w:color w:val="24292E"/>
                <w:sz w:val="21"/>
                <w:szCs w:val="21"/>
                <w:lang w:val="en"/>
              </w:rPr>
              <w:t xml:space="preserve">RDP </w:t>
            </w:r>
            <w:r w:rsidR="00C07133">
              <w:rPr>
                <w:rFonts w:ascii="Segoe UI" w:hAnsi="Segoe UI" w:cs="Segoe UI"/>
                <w:color w:val="24292E"/>
                <w:sz w:val="21"/>
                <w:szCs w:val="21"/>
                <w:lang w:val="en"/>
              </w:rPr>
              <w:t>Test</w:t>
            </w:r>
            <w:r w:rsidR="002913D1">
              <w:rPr>
                <w:rFonts w:ascii="Segoe UI" w:hAnsi="Segoe UI" w:cs="Segoe UI"/>
                <w:color w:val="24292E"/>
                <w:sz w:val="21"/>
                <w:szCs w:val="21"/>
                <w:lang w:val="en"/>
              </w:rPr>
              <w:t xml:space="preserve"> </w:t>
            </w:r>
            <w:r w:rsidR="00C07133">
              <w:rPr>
                <w:rFonts w:ascii="Segoe UI" w:hAnsi="Segoe UI" w:cs="Segoe UI"/>
                <w:color w:val="24292E"/>
                <w:sz w:val="21"/>
                <w:szCs w:val="21"/>
                <w:lang w:val="en"/>
              </w:rPr>
              <w:t>Suite</w:t>
            </w:r>
            <w:r w:rsidR="00751617">
              <w:rPr>
                <w:rFonts w:ascii="Segoe UI" w:hAnsi="Segoe UI" w:cs="Segoe UI"/>
                <w:color w:val="24292E"/>
                <w:sz w:val="21"/>
                <w:szCs w:val="21"/>
                <w:lang w:val="en"/>
              </w:rPr>
              <w:t>/Test Cases</w:t>
            </w:r>
          </w:p>
        </w:tc>
        <w:tc>
          <w:tcPr>
            <w:tcW w:w="3946" w:type="dxa"/>
          </w:tcPr>
          <w:p w14:paraId="751FDA3E" w14:textId="49FE7A77" w:rsidR="00D50174" w:rsidRDefault="000B0E34" w:rsidP="001837BA">
            <w:pPr>
              <w:pStyle w:val="BodyText"/>
              <w:rPr>
                <w:rFonts w:ascii="Segoe UI" w:hAnsi="Segoe UI"/>
                <w:sz w:val="21"/>
              </w:rPr>
            </w:pPr>
            <w:r>
              <w:rPr>
                <w:rFonts w:ascii="Segoe UI" w:hAnsi="Segoe UI"/>
                <w:sz w:val="21"/>
              </w:rPr>
              <w:t>Red background indicating that a check made in a Test Case failed</w:t>
            </w:r>
            <w:r w:rsidR="001837BA">
              <w:rPr>
                <w:rFonts w:ascii="Segoe UI" w:hAnsi="Segoe UI"/>
                <w:sz w:val="21"/>
              </w:rPr>
              <w:t xml:space="preserve">. These are the same </w:t>
            </w:r>
            <w:r w:rsidR="001837BA" w:rsidRPr="001837BA">
              <w:rPr>
                <w:b/>
                <w:bCs/>
              </w:rPr>
              <w:t>[CheckFailed]</w:t>
            </w:r>
            <w:r w:rsidR="00137662">
              <w:t xml:space="preserve"> </w:t>
            </w:r>
            <w:r w:rsidR="001837BA" w:rsidRPr="001837BA">
              <w:t xml:space="preserve">messages </w:t>
            </w:r>
            <w:r w:rsidR="001837BA">
              <w:t xml:space="preserve">you will find in </w:t>
            </w:r>
            <w:r w:rsidR="001837BA" w:rsidRPr="001837BA">
              <w:rPr>
                <w:b/>
                <w:bCs/>
              </w:rPr>
              <w:t>StandardOut</w:t>
            </w:r>
            <w:r w:rsidR="001837BA">
              <w:t xml:space="preserve"> category data in the PTM when selecting a Test Case following test execution.</w:t>
            </w:r>
          </w:p>
        </w:tc>
      </w:tr>
      <w:tr w:rsidR="00D50174" w14:paraId="2D5E2B6E" w14:textId="77777777" w:rsidTr="002913D1">
        <w:trPr>
          <w:tblCellSpacing w:w="7" w:type="dxa"/>
        </w:trPr>
        <w:tc>
          <w:tcPr>
            <w:tcW w:w="2589" w:type="dxa"/>
          </w:tcPr>
          <w:p w14:paraId="5CF904DF" w14:textId="27AF163F" w:rsidR="00D50174" w:rsidRPr="0032567B" w:rsidRDefault="0049355E" w:rsidP="00DF3FD4">
            <w:pPr>
              <w:spacing w:before="0" w:after="150"/>
              <w:rPr>
                <w:rFonts w:ascii="Segoe UI" w:hAnsi="Segoe UI" w:cs="Segoe UI"/>
                <w:b/>
                <w:bCs/>
                <w:color w:val="24292E"/>
                <w:sz w:val="21"/>
                <w:szCs w:val="21"/>
                <w:lang w:val="en"/>
              </w:rPr>
            </w:pPr>
            <w:r w:rsidRPr="0032567B">
              <w:rPr>
                <w:rFonts w:ascii="Segoe UI" w:hAnsi="Segoe UI" w:cs="Segoe UI"/>
                <w:b/>
                <w:bCs/>
                <w:color w:val="24292E"/>
                <w:sz w:val="21"/>
                <w:szCs w:val="21"/>
                <w:lang w:val="en"/>
              </w:rPr>
              <w:t>RDP_Comment</w:t>
            </w:r>
          </w:p>
        </w:tc>
        <w:tc>
          <w:tcPr>
            <w:tcW w:w="2764" w:type="dxa"/>
          </w:tcPr>
          <w:p w14:paraId="078138B1" w14:textId="061B55EE" w:rsidR="00D50174" w:rsidRDefault="001837BA" w:rsidP="002913D1">
            <w:pPr>
              <w:spacing w:before="0" w:after="150"/>
              <w:rPr>
                <w:rFonts w:ascii="Segoe UI" w:hAnsi="Segoe UI" w:cs="Segoe UI"/>
                <w:color w:val="24292E"/>
                <w:sz w:val="21"/>
                <w:szCs w:val="21"/>
                <w:lang w:val="en"/>
              </w:rPr>
            </w:pPr>
            <w:r>
              <w:rPr>
                <w:rFonts w:ascii="Segoe UI" w:hAnsi="Segoe UI" w:cs="Segoe UI"/>
                <w:color w:val="24292E"/>
                <w:sz w:val="21"/>
                <w:szCs w:val="21"/>
                <w:lang w:val="en"/>
              </w:rPr>
              <w:t xml:space="preserve">RDP </w:t>
            </w:r>
            <w:r w:rsidR="00751617">
              <w:rPr>
                <w:rFonts w:ascii="Segoe UI" w:hAnsi="Segoe UI" w:cs="Segoe UI"/>
                <w:color w:val="24292E"/>
                <w:sz w:val="21"/>
                <w:szCs w:val="21"/>
                <w:lang w:val="en"/>
              </w:rPr>
              <w:t>Test Suite Logs</w:t>
            </w:r>
          </w:p>
        </w:tc>
        <w:tc>
          <w:tcPr>
            <w:tcW w:w="3946" w:type="dxa"/>
          </w:tcPr>
          <w:p w14:paraId="583CBE52" w14:textId="6F1A72B0" w:rsidR="00D50174" w:rsidRDefault="000B0E34" w:rsidP="00DF3FD4">
            <w:pPr>
              <w:spacing w:before="0" w:after="150"/>
              <w:rPr>
                <w:rFonts w:ascii="Segoe UI" w:hAnsi="Segoe UI" w:cs="Segoe UI"/>
                <w:color w:val="24292E"/>
                <w:sz w:val="21"/>
                <w:szCs w:val="21"/>
                <w:lang w:val="en"/>
              </w:rPr>
            </w:pPr>
            <w:r>
              <w:rPr>
                <w:rFonts w:ascii="Segoe UI" w:hAnsi="Segoe UI" w:cs="Segoe UI"/>
                <w:color w:val="24292E"/>
                <w:sz w:val="21"/>
                <w:szCs w:val="21"/>
                <w:lang w:val="en"/>
              </w:rPr>
              <w:t>Brown background</w:t>
            </w:r>
            <w:r w:rsidR="00BE4E8F">
              <w:rPr>
                <w:rFonts w:ascii="Segoe UI" w:hAnsi="Segoe UI" w:cs="Segoe UI"/>
                <w:color w:val="24292E"/>
                <w:sz w:val="21"/>
                <w:szCs w:val="21"/>
                <w:lang w:val="en"/>
              </w:rPr>
              <w:t xml:space="preserve"> indicating a log message was dumped by the RDP Test Suite.</w:t>
            </w:r>
            <w:r w:rsidR="004F7DFA">
              <w:rPr>
                <w:rFonts w:ascii="Segoe UI" w:hAnsi="Segoe UI" w:cs="Segoe UI"/>
                <w:color w:val="24292E"/>
                <w:sz w:val="21"/>
                <w:szCs w:val="21"/>
                <w:lang w:val="en"/>
              </w:rPr>
              <w:t xml:space="preserve"> These are the same </w:t>
            </w:r>
            <w:r w:rsidR="004F7DFA" w:rsidRPr="000542CE">
              <w:rPr>
                <w:rFonts w:ascii="Segoe UI" w:hAnsi="Segoe UI" w:cs="Segoe UI"/>
                <w:b/>
                <w:bCs/>
                <w:color w:val="24292E"/>
                <w:sz w:val="21"/>
                <w:szCs w:val="21"/>
                <w:lang w:val="en"/>
              </w:rPr>
              <w:t>[Comment]</w:t>
            </w:r>
            <w:r w:rsidR="004F7DFA">
              <w:rPr>
                <w:rFonts w:ascii="Segoe UI" w:hAnsi="Segoe UI" w:cs="Segoe UI"/>
                <w:color w:val="24292E"/>
                <w:sz w:val="21"/>
                <w:szCs w:val="21"/>
                <w:lang w:val="en"/>
              </w:rPr>
              <w:t xml:space="preserve"> messages that you will find in </w:t>
            </w:r>
            <w:r w:rsidR="004F7DFA" w:rsidRPr="004F7DFA">
              <w:rPr>
                <w:rFonts w:ascii="Segoe UI" w:hAnsi="Segoe UI" w:cs="Segoe UI"/>
                <w:b/>
                <w:bCs/>
                <w:color w:val="24292E"/>
                <w:sz w:val="21"/>
                <w:szCs w:val="21"/>
                <w:lang w:val="en"/>
              </w:rPr>
              <w:t>StandardOut</w:t>
            </w:r>
            <w:r w:rsidR="004F7DFA">
              <w:rPr>
                <w:rFonts w:ascii="Segoe UI" w:hAnsi="Segoe UI" w:cs="Segoe UI"/>
                <w:color w:val="24292E"/>
                <w:sz w:val="21"/>
                <w:szCs w:val="21"/>
                <w:lang w:val="en"/>
              </w:rPr>
              <w:t xml:space="preserve"> category </w:t>
            </w:r>
            <w:r w:rsidR="0055509B">
              <w:rPr>
                <w:rFonts w:ascii="Segoe UI" w:hAnsi="Segoe UI" w:cs="Segoe UI"/>
                <w:color w:val="24292E"/>
                <w:sz w:val="21"/>
                <w:szCs w:val="21"/>
                <w:lang w:val="en"/>
              </w:rPr>
              <w:t xml:space="preserve">data </w:t>
            </w:r>
            <w:r w:rsidR="004F7DFA">
              <w:rPr>
                <w:rFonts w:ascii="Segoe UI" w:hAnsi="Segoe UI" w:cs="Segoe UI"/>
                <w:color w:val="24292E"/>
                <w:sz w:val="21"/>
                <w:szCs w:val="21"/>
                <w:lang w:val="en"/>
              </w:rPr>
              <w:t xml:space="preserve">in the PTM when selecting a Test Case following test execution. </w:t>
            </w:r>
          </w:p>
        </w:tc>
      </w:tr>
      <w:tr w:rsidR="00D50174" w14:paraId="7464589C" w14:textId="77777777" w:rsidTr="002913D1">
        <w:trPr>
          <w:tblCellSpacing w:w="7" w:type="dxa"/>
        </w:trPr>
        <w:tc>
          <w:tcPr>
            <w:tcW w:w="2589" w:type="dxa"/>
          </w:tcPr>
          <w:p w14:paraId="10B4D40F" w14:textId="7CEDB9C3" w:rsidR="00D50174" w:rsidRPr="0032567B" w:rsidRDefault="0049355E" w:rsidP="00DF3FD4">
            <w:pPr>
              <w:spacing w:before="0" w:after="150"/>
              <w:rPr>
                <w:rFonts w:ascii="Segoe UI" w:hAnsi="Segoe UI" w:cs="Segoe UI"/>
                <w:b/>
                <w:bCs/>
                <w:color w:val="24292E"/>
                <w:sz w:val="21"/>
                <w:szCs w:val="21"/>
                <w:lang w:val="en"/>
              </w:rPr>
            </w:pPr>
            <w:r w:rsidRPr="0032567B">
              <w:rPr>
                <w:rFonts w:ascii="Segoe UI" w:hAnsi="Segoe UI" w:cs="Segoe UI"/>
                <w:b/>
                <w:bCs/>
                <w:color w:val="24292E"/>
                <w:sz w:val="21"/>
                <w:szCs w:val="21"/>
                <w:lang w:val="en"/>
              </w:rPr>
              <w:t>RDP_Decompressed</w:t>
            </w:r>
          </w:p>
        </w:tc>
        <w:tc>
          <w:tcPr>
            <w:tcW w:w="2764" w:type="dxa"/>
          </w:tcPr>
          <w:p w14:paraId="5FF5B65F" w14:textId="611F277D" w:rsidR="00D50174" w:rsidRDefault="001837BA" w:rsidP="002913D1">
            <w:pPr>
              <w:spacing w:before="0" w:after="150"/>
              <w:rPr>
                <w:rFonts w:ascii="Segoe UI" w:hAnsi="Segoe UI" w:cs="Segoe UI"/>
                <w:color w:val="24292E"/>
                <w:sz w:val="21"/>
                <w:szCs w:val="21"/>
                <w:lang w:val="en"/>
              </w:rPr>
            </w:pPr>
            <w:r>
              <w:rPr>
                <w:rFonts w:ascii="Segoe UI" w:hAnsi="Segoe UI" w:cs="Segoe UI"/>
                <w:color w:val="24292E"/>
                <w:sz w:val="21"/>
                <w:szCs w:val="21"/>
                <w:lang w:val="en"/>
              </w:rPr>
              <w:t xml:space="preserve">RDP </w:t>
            </w:r>
            <w:r w:rsidR="00630BAE">
              <w:rPr>
                <w:rFonts w:ascii="Segoe UI" w:hAnsi="Segoe UI" w:cs="Segoe UI"/>
                <w:color w:val="24292E"/>
                <w:sz w:val="21"/>
                <w:szCs w:val="21"/>
                <w:lang w:val="en"/>
              </w:rPr>
              <w:t>Test Suite/Test Cases</w:t>
            </w:r>
          </w:p>
        </w:tc>
        <w:tc>
          <w:tcPr>
            <w:tcW w:w="3946" w:type="dxa"/>
          </w:tcPr>
          <w:p w14:paraId="043806AA" w14:textId="6AA2520C" w:rsidR="00D50174" w:rsidRDefault="00BE4E8F" w:rsidP="00DF3FD4">
            <w:pPr>
              <w:spacing w:before="0" w:after="150"/>
              <w:rPr>
                <w:rFonts w:ascii="Segoe UI" w:hAnsi="Segoe UI" w:cs="Segoe UI"/>
                <w:color w:val="24292E"/>
                <w:sz w:val="21"/>
                <w:szCs w:val="21"/>
                <w:lang w:val="en"/>
              </w:rPr>
            </w:pPr>
            <w:r>
              <w:rPr>
                <w:rFonts w:ascii="Segoe UI" w:hAnsi="Segoe UI" w:cs="Segoe UI"/>
                <w:color w:val="24292E"/>
                <w:sz w:val="21"/>
                <w:szCs w:val="21"/>
                <w:lang w:val="en"/>
              </w:rPr>
              <w:t>Blue text indicating an RDP message was decompressed.</w:t>
            </w:r>
          </w:p>
        </w:tc>
      </w:tr>
      <w:tr w:rsidR="00D50174" w14:paraId="1271CC8D" w14:textId="77777777" w:rsidTr="002913D1">
        <w:trPr>
          <w:tblCellSpacing w:w="7" w:type="dxa"/>
        </w:trPr>
        <w:tc>
          <w:tcPr>
            <w:tcW w:w="2589" w:type="dxa"/>
          </w:tcPr>
          <w:p w14:paraId="48A842FF" w14:textId="40A84048" w:rsidR="00D50174" w:rsidRPr="0032567B" w:rsidRDefault="0049355E" w:rsidP="00DF3FD4">
            <w:pPr>
              <w:spacing w:before="0" w:after="150"/>
              <w:rPr>
                <w:rFonts w:ascii="Segoe UI" w:hAnsi="Segoe UI" w:cs="Segoe UI"/>
                <w:b/>
                <w:bCs/>
                <w:color w:val="24292E"/>
                <w:sz w:val="21"/>
                <w:szCs w:val="21"/>
                <w:lang w:val="en"/>
              </w:rPr>
            </w:pPr>
            <w:r w:rsidRPr="0032567B">
              <w:rPr>
                <w:rFonts w:ascii="Segoe UI" w:hAnsi="Segoe UI" w:cs="Segoe UI"/>
                <w:b/>
                <w:bCs/>
                <w:color w:val="24292E"/>
                <w:sz w:val="21"/>
                <w:szCs w:val="21"/>
                <w:lang w:val="en"/>
              </w:rPr>
              <w:t>RDP_Decrypted</w:t>
            </w:r>
          </w:p>
        </w:tc>
        <w:tc>
          <w:tcPr>
            <w:tcW w:w="2764" w:type="dxa"/>
          </w:tcPr>
          <w:p w14:paraId="0D8ACB9C" w14:textId="3E7F0F14" w:rsidR="00D50174" w:rsidRDefault="001837BA" w:rsidP="002913D1">
            <w:pPr>
              <w:spacing w:before="0" w:after="150"/>
              <w:rPr>
                <w:rFonts w:ascii="Segoe UI" w:hAnsi="Segoe UI" w:cs="Segoe UI"/>
                <w:color w:val="24292E"/>
                <w:sz w:val="21"/>
                <w:szCs w:val="21"/>
                <w:lang w:val="en"/>
              </w:rPr>
            </w:pPr>
            <w:r>
              <w:rPr>
                <w:rFonts w:ascii="Segoe UI" w:hAnsi="Segoe UI" w:cs="Segoe UI"/>
                <w:color w:val="24292E"/>
                <w:sz w:val="21"/>
                <w:szCs w:val="21"/>
                <w:lang w:val="en"/>
              </w:rPr>
              <w:t xml:space="preserve">RDP </w:t>
            </w:r>
            <w:r w:rsidR="007D0E44">
              <w:rPr>
                <w:rFonts w:ascii="Segoe UI" w:hAnsi="Segoe UI" w:cs="Segoe UI"/>
                <w:color w:val="24292E"/>
                <w:sz w:val="21"/>
                <w:szCs w:val="21"/>
                <w:lang w:val="en"/>
              </w:rPr>
              <w:t>Test Suite/Test Cases</w:t>
            </w:r>
          </w:p>
        </w:tc>
        <w:tc>
          <w:tcPr>
            <w:tcW w:w="3946" w:type="dxa"/>
          </w:tcPr>
          <w:p w14:paraId="7A1F00E2" w14:textId="0540FD56" w:rsidR="00D50174" w:rsidRDefault="007D0E44" w:rsidP="00DF3FD4">
            <w:pPr>
              <w:spacing w:before="0" w:after="150"/>
              <w:rPr>
                <w:rFonts w:ascii="Segoe UI" w:hAnsi="Segoe UI" w:cs="Segoe UI"/>
                <w:color w:val="24292E"/>
                <w:sz w:val="21"/>
                <w:szCs w:val="21"/>
                <w:lang w:val="en"/>
              </w:rPr>
            </w:pPr>
            <w:r>
              <w:rPr>
                <w:rFonts w:ascii="Segoe UI" w:hAnsi="Segoe UI" w:cs="Segoe UI"/>
                <w:color w:val="24292E"/>
                <w:sz w:val="21"/>
                <w:szCs w:val="21"/>
                <w:lang w:val="en"/>
              </w:rPr>
              <w:t>Light green text indicating a decrypted message that used RDP security in the RDP session.</w:t>
            </w:r>
          </w:p>
        </w:tc>
      </w:tr>
      <w:tr w:rsidR="00D50174" w14:paraId="7A4E4FE0" w14:textId="77777777" w:rsidTr="002913D1">
        <w:trPr>
          <w:tblCellSpacing w:w="7" w:type="dxa"/>
        </w:trPr>
        <w:tc>
          <w:tcPr>
            <w:tcW w:w="2589" w:type="dxa"/>
          </w:tcPr>
          <w:p w14:paraId="0F8E72FE" w14:textId="15286CCD" w:rsidR="00D50174" w:rsidRPr="0032567B" w:rsidRDefault="0049355E" w:rsidP="00DF3FD4">
            <w:pPr>
              <w:spacing w:before="0" w:after="150"/>
              <w:rPr>
                <w:rFonts w:ascii="Segoe UI" w:hAnsi="Segoe UI" w:cs="Segoe UI"/>
                <w:b/>
                <w:bCs/>
                <w:color w:val="24292E"/>
                <w:sz w:val="21"/>
                <w:szCs w:val="21"/>
                <w:lang w:val="en"/>
              </w:rPr>
            </w:pPr>
            <w:r w:rsidRPr="0032567B">
              <w:rPr>
                <w:rFonts w:ascii="Segoe UI" w:hAnsi="Segoe UI" w:cs="Segoe UI"/>
                <w:b/>
                <w:bCs/>
                <w:color w:val="24292E"/>
                <w:sz w:val="21"/>
                <w:szCs w:val="21"/>
                <w:lang w:val="en"/>
              </w:rPr>
              <w:t>RDP_TestFailed</w:t>
            </w:r>
          </w:p>
        </w:tc>
        <w:tc>
          <w:tcPr>
            <w:tcW w:w="2764" w:type="dxa"/>
          </w:tcPr>
          <w:p w14:paraId="66DE33BE" w14:textId="7B50EA4B" w:rsidR="00D50174" w:rsidRDefault="002913D1" w:rsidP="002913D1">
            <w:pPr>
              <w:spacing w:before="0" w:after="150"/>
              <w:rPr>
                <w:rFonts w:ascii="Segoe UI" w:hAnsi="Segoe UI" w:cs="Segoe UI"/>
                <w:color w:val="24292E"/>
                <w:sz w:val="21"/>
                <w:szCs w:val="21"/>
                <w:lang w:val="en"/>
              </w:rPr>
            </w:pPr>
            <w:r>
              <w:rPr>
                <w:rFonts w:ascii="Segoe UI" w:hAnsi="Segoe UI" w:cs="Segoe UI"/>
                <w:color w:val="24292E"/>
                <w:sz w:val="21"/>
                <w:szCs w:val="21"/>
                <w:lang w:val="en"/>
              </w:rPr>
              <w:t>RDP Test Suite/Test Cases</w:t>
            </w:r>
          </w:p>
        </w:tc>
        <w:tc>
          <w:tcPr>
            <w:tcW w:w="3946" w:type="dxa"/>
          </w:tcPr>
          <w:p w14:paraId="69C00826" w14:textId="77777777" w:rsidR="00D50174" w:rsidRDefault="00BE4E8F" w:rsidP="00DF3FD4">
            <w:pPr>
              <w:spacing w:before="0" w:after="150"/>
              <w:rPr>
                <w:rFonts w:ascii="Segoe UI" w:hAnsi="Segoe UI" w:cs="Segoe UI"/>
                <w:color w:val="24292E"/>
                <w:sz w:val="21"/>
                <w:szCs w:val="21"/>
                <w:lang w:val="en"/>
              </w:rPr>
            </w:pPr>
            <w:r>
              <w:rPr>
                <w:rFonts w:ascii="Segoe UI" w:hAnsi="Segoe UI" w:cs="Segoe UI"/>
                <w:color w:val="24292E"/>
                <w:sz w:val="21"/>
                <w:szCs w:val="21"/>
                <w:lang w:val="en"/>
              </w:rPr>
              <w:t>Red background indicating that a test failed, with which the message is associated.</w:t>
            </w:r>
          </w:p>
          <w:p w14:paraId="7573E613" w14:textId="7C726B6B" w:rsidR="0055509B" w:rsidRDefault="0055509B" w:rsidP="00DF3FD4">
            <w:pPr>
              <w:spacing w:before="0" w:after="150"/>
              <w:rPr>
                <w:rFonts w:ascii="Segoe UI" w:hAnsi="Segoe UI" w:cs="Segoe UI"/>
                <w:color w:val="24292E"/>
                <w:sz w:val="21"/>
                <w:szCs w:val="21"/>
                <w:lang w:val="en"/>
              </w:rPr>
            </w:pPr>
            <w:r>
              <w:rPr>
                <w:rFonts w:ascii="Segoe UI" w:hAnsi="Segoe UI" w:cs="Segoe UI"/>
                <w:color w:val="24292E"/>
                <w:sz w:val="21"/>
                <w:szCs w:val="21"/>
                <w:lang w:val="en"/>
              </w:rPr>
              <w:t xml:space="preserve">These are the same </w:t>
            </w:r>
            <w:r w:rsidRPr="000542CE">
              <w:rPr>
                <w:rFonts w:ascii="Segoe UI" w:hAnsi="Segoe UI" w:cs="Segoe UI"/>
                <w:b/>
                <w:bCs/>
                <w:color w:val="24292E"/>
                <w:sz w:val="21"/>
                <w:szCs w:val="21"/>
                <w:lang w:val="en"/>
              </w:rPr>
              <w:t>[Test</w:t>
            </w:r>
            <w:r>
              <w:rPr>
                <w:rFonts w:ascii="Segoe UI" w:hAnsi="Segoe UI" w:cs="Segoe UI"/>
                <w:b/>
                <w:bCs/>
                <w:color w:val="24292E"/>
                <w:sz w:val="21"/>
                <w:szCs w:val="21"/>
                <w:lang w:val="en"/>
              </w:rPr>
              <w:t>Failed</w:t>
            </w:r>
            <w:r w:rsidRPr="000542CE">
              <w:rPr>
                <w:rFonts w:ascii="Segoe UI" w:hAnsi="Segoe UI" w:cs="Segoe UI"/>
                <w:b/>
                <w:bCs/>
                <w:color w:val="24292E"/>
                <w:sz w:val="21"/>
                <w:szCs w:val="21"/>
                <w:lang w:val="en"/>
              </w:rPr>
              <w:t>]</w:t>
            </w:r>
            <w:r>
              <w:rPr>
                <w:rFonts w:ascii="Segoe UI" w:hAnsi="Segoe UI" w:cs="Segoe UI"/>
                <w:color w:val="24292E"/>
                <w:sz w:val="21"/>
                <w:szCs w:val="21"/>
                <w:lang w:val="en"/>
              </w:rPr>
              <w:t xml:space="preserve"> messages that you will find at the end of </w:t>
            </w:r>
            <w:r w:rsidRPr="004F7DFA">
              <w:rPr>
                <w:rFonts w:ascii="Segoe UI" w:hAnsi="Segoe UI" w:cs="Segoe UI"/>
                <w:b/>
                <w:bCs/>
                <w:color w:val="24292E"/>
                <w:sz w:val="21"/>
                <w:szCs w:val="21"/>
                <w:lang w:val="en"/>
              </w:rPr>
              <w:t>StandardOut</w:t>
            </w:r>
            <w:r>
              <w:rPr>
                <w:rFonts w:ascii="Segoe UI" w:hAnsi="Segoe UI" w:cs="Segoe UI"/>
                <w:color w:val="24292E"/>
                <w:sz w:val="21"/>
                <w:szCs w:val="21"/>
                <w:lang w:val="en"/>
              </w:rPr>
              <w:t xml:space="preserve"> category data in the PTM when selecting a Test Case following test execution.</w:t>
            </w:r>
          </w:p>
        </w:tc>
      </w:tr>
      <w:tr w:rsidR="00D50174" w14:paraId="1E11E514" w14:textId="77777777" w:rsidTr="002913D1">
        <w:trPr>
          <w:tblCellSpacing w:w="7" w:type="dxa"/>
        </w:trPr>
        <w:tc>
          <w:tcPr>
            <w:tcW w:w="2589" w:type="dxa"/>
          </w:tcPr>
          <w:p w14:paraId="682D0FC0" w14:textId="7BB80EBC" w:rsidR="00D50174" w:rsidRPr="0032567B" w:rsidRDefault="0049355E" w:rsidP="00DF3FD4">
            <w:pPr>
              <w:spacing w:before="0" w:after="150"/>
              <w:rPr>
                <w:rFonts w:ascii="Segoe UI" w:hAnsi="Segoe UI" w:cs="Segoe UI"/>
                <w:b/>
                <w:bCs/>
                <w:color w:val="24292E"/>
                <w:sz w:val="21"/>
                <w:szCs w:val="21"/>
                <w:lang w:val="en"/>
              </w:rPr>
            </w:pPr>
            <w:r w:rsidRPr="0032567B">
              <w:rPr>
                <w:rFonts w:ascii="Segoe UI" w:hAnsi="Segoe UI" w:cs="Segoe UI"/>
                <w:b/>
                <w:bCs/>
                <w:color w:val="24292E"/>
                <w:sz w:val="21"/>
                <w:szCs w:val="21"/>
                <w:lang w:val="en"/>
              </w:rPr>
              <w:t>RDP_TestPassed</w:t>
            </w:r>
          </w:p>
        </w:tc>
        <w:tc>
          <w:tcPr>
            <w:tcW w:w="2764" w:type="dxa"/>
          </w:tcPr>
          <w:p w14:paraId="23C21643" w14:textId="00549713" w:rsidR="00D50174" w:rsidRDefault="001837BA" w:rsidP="002913D1">
            <w:pPr>
              <w:spacing w:before="0" w:after="150"/>
              <w:rPr>
                <w:rFonts w:ascii="Segoe UI" w:hAnsi="Segoe UI" w:cs="Segoe UI"/>
                <w:color w:val="24292E"/>
                <w:sz w:val="21"/>
                <w:szCs w:val="21"/>
                <w:lang w:val="en"/>
              </w:rPr>
            </w:pPr>
            <w:r>
              <w:rPr>
                <w:rFonts w:ascii="Segoe UI" w:hAnsi="Segoe UI" w:cs="Segoe UI"/>
                <w:color w:val="24292E"/>
                <w:sz w:val="21"/>
                <w:szCs w:val="21"/>
                <w:lang w:val="en"/>
              </w:rPr>
              <w:t xml:space="preserve">RDP </w:t>
            </w:r>
            <w:r w:rsidR="00BD196B">
              <w:rPr>
                <w:rFonts w:ascii="Segoe UI" w:hAnsi="Segoe UI" w:cs="Segoe UI"/>
                <w:color w:val="24292E"/>
                <w:sz w:val="21"/>
                <w:szCs w:val="21"/>
                <w:lang w:val="en"/>
              </w:rPr>
              <w:t>Test Suite/Test Cases</w:t>
            </w:r>
          </w:p>
        </w:tc>
        <w:tc>
          <w:tcPr>
            <w:tcW w:w="3946" w:type="dxa"/>
          </w:tcPr>
          <w:p w14:paraId="29CC8126" w14:textId="77777777" w:rsidR="000542CE" w:rsidRDefault="00BE4E8F" w:rsidP="00DF3FD4">
            <w:pPr>
              <w:spacing w:before="0" w:after="150"/>
              <w:rPr>
                <w:rFonts w:ascii="Segoe UI" w:hAnsi="Segoe UI" w:cs="Segoe UI"/>
                <w:color w:val="24292E"/>
                <w:sz w:val="21"/>
                <w:szCs w:val="21"/>
                <w:lang w:val="en"/>
              </w:rPr>
            </w:pPr>
            <w:r>
              <w:rPr>
                <w:rFonts w:ascii="Segoe UI" w:hAnsi="Segoe UI" w:cs="Segoe UI"/>
                <w:color w:val="24292E"/>
                <w:sz w:val="21"/>
                <w:szCs w:val="21"/>
                <w:lang w:val="en"/>
              </w:rPr>
              <w:t>Green background indicating that a test passed, with which the message is associated.</w:t>
            </w:r>
            <w:r w:rsidR="000542CE">
              <w:rPr>
                <w:rFonts w:ascii="Segoe UI" w:hAnsi="Segoe UI" w:cs="Segoe UI"/>
                <w:color w:val="24292E"/>
                <w:sz w:val="21"/>
                <w:szCs w:val="21"/>
                <w:lang w:val="en"/>
              </w:rPr>
              <w:t xml:space="preserve"> </w:t>
            </w:r>
          </w:p>
          <w:p w14:paraId="67DCD630" w14:textId="03818336" w:rsidR="00D50174" w:rsidRDefault="000542CE" w:rsidP="00DF3FD4">
            <w:pPr>
              <w:spacing w:before="0" w:after="150"/>
              <w:rPr>
                <w:rFonts w:ascii="Segoe UI" w:hAnsi="Segoe UI" w:cs="Segoe UI"/>
                <w:color w:val="24292E"/>
                <w:sz w:val="21"/>
                <w:szCs w:val="21"/>
                <w:lang w:val="en"/>
              </w:rPr>
            </w:pPr>
            <w:r>
              <w:rPr>
                <w:rFonts w:ascii="Segoe UI" w:hAnsi="Segoe UI" w:cs="Segoe UI"/>
                <w:color w:val="24292E"/>
                <w:sz w:val="21"/>
                <w:szCs w:val="21"/>
                <w:lang w:val="en"/>
              </w:rPr>
              <w:t xml:space="preserve">These are the same </w:t>
            </w:r>
            <w:r w:rsidRPr="000542CE">
              <w:rPr>
                <w:rFonts w:ascii="Segoe UI" w:hAnsi="Segoe UI" w:cs="Segoe UI"/>
                <w:b/>
                <w:bCs/>
                <w:color w:val="24292E"/>
                <w:sz w:val="21"/>
                <w:szCs w:val="21"/>
                <w:lang w:val="en"/>
              </w:rPr>
              <w:t>[TestPassed]</w:t>
            </w:r>
            <w:r>
              <w:rPr>
                <w:rFonts w:ascii="Segoe UI" w:hAnsi="Segoe UI" w:cs="Segoe UI"/>
                <w:color w:val="24292E"/>
                <w:sz w:val="21"/>
                <w:szCs w:val="21"/>
                <w:lang w:val="en"/>
              </w:rPr>
              <w:t xml:space="preserve"> messages that you will find at the end of </w:t>
            </w:r>
            <w:r w:rsidRPr="004F7DFA">
              <w:rPr>
                <w:rFonts w:ascii="Segoe UI" w:hAnsi="Segoe UI" w:cs="Segoe UI"/>
                <w:b/>
                <w:bCs/>
                <w:color w:val="24292E"/>
                <w:sz w:val="21"/>
                <w:szCs w:val="21"/>
                <w:lang w:val="en"/>
              </w:rPr>
              <w:t>StandardOut</w:t>
            </w:r>
            <w:r>
              <w:rPr>
                <w:rFonts w:ascii="Segoe UI" w:hAnsi="Segoe UI" w:cs="Segoe UI"/>
                <w:color w:val="24292E"/>
                <w:sz w:val="21"/>
                <w:szCs w:val="21"/>
                <w:lang w:val="en"/>
              </w:rPr>
              <w:t xml:space="preserve"> category data in the PTM when selecting a Test Case following test execution.</w:t>
            </w:r>
          </w:p>
        </w:tc>
      </w:tr>
      <w:tr w:rsidR="00D50174" w14:paraId="532F9498" w14:textId="77777777" w:rsidTr="002913D1">
        <w:trPr>
          <w:tblCellSpacing w:w="7" w:type="dxa"/>
        </w:trPr>
        <w:tc>
          <w:tcPr>
            <w:tcW w:w="2589" w:type="dxa"/>
          </w:tcPr>
          <w:p w14:paraId="69804671" w14:textId="04FB8D55" w:rsidR="00D50174" w:rsidRPr="0032567B" w:rsidRDefault="0049355E" w:rsidP="00DF3FD4">
            <w:pPr>
              <w:spacing w:before="0" w:after="150"/>
              <w:rPr>
                <w:rFonts w:ascii="Segoe UI" w:hAnsi="Segoe UI" w:cs="Segoe UI"/>
                <w:b/>
                <w:bCs/>
                <w:color w:val="24292E"/>
                <w:sz w:val="21"/>
                <w:szCs w:val="21"/>
                <w:lang w:val="en"/>
              </w:rPr>
            </w:pPr>
            <w:r w:rsidRPr="0032567B">
              <w:rPr>
                <w:rFonts w:ascii="Segoe UI" w:hAnsi="Segoe UI" w:cs="Segoe UI"/>
                <w:b/>
                <w:bCs/>
                <w:color w:val="24292E"/>
                <w:sz w:val="21"/>
                <w:szCs w:val="21"/>
                <w:lang w:val="en"/>
              </w:rPr>
              <w:t>TLS_Decrypted</w:t>
            </w:r>
          </w:p>
        </w:tc>
        <w:tc>
          <w:tcPr>
            <w:tcW w:w="2764" w:type="dxa"/>
          </w:tcPr>
          <w:p w14:paraId="791B5F93" w14:textId="4E62D026" w:rsidR="00D50174" w:rsidRDefault="001837BA" w:rsidP="002913D1">
            <w:pPr>
              <w:spacing w:before="0" w:after="150"/>
              <w:rPr>
                <w:rFonts w:ascii="Segoe UI" w:hAnsi="Segoe UI" w:cs="Segoe UI"/>
                <w:color w:val="24292E"/>
                <w:sz w:val="21"/>
                <w:szCs w:val="21"/>
                <w:lang w:val="en"/>
              </w:rPr>
            </w:pPr>
            <w:r>
              <w:rPr>
                <w:rFonts w:ascii="Segoe UI" w:hAnsi="Segoe UI" w:cs="Segoe UI"/>
                <w:color w:val="24292E"/>
                <w:sz w:val="21"/>
                <w:szCs w:val="21"/>
                <w:lang w:val="en"/>
              </w:rPr>
              <w:t xml:space="preserve">RDP </w:t>
            </w:r>
            <w:r w:rsidR="007D0E44">
              <w:rPr>
                <w:rFonts w:ascii="Segoe UI" w:hAnsi="Segoe UI" w:cs="Segoe UI"/>
                <w:color w:val="24292E"/>
                <w:sz w:val="21"/>
                <w:szCs w:val="21"/>
                <w:lang w:val="en"/>
              </w:rPr>
              <w:t>Test Suite/Test Cases</w:t>
            </w:r>
          </w:p>
        </w:tc>
        <w:tc>
          <w:tcPr>
            <w:tcW w:w="3946" w:type="dxa"/>
          </w:tcPr>
          <w:p w14:paraId="2A2E7447" w14:textId="2CB3EFEB" w:rsidR="00D50174" w:rsidRDefault="007D0E44" w:rsidP="00DF3FD4">
            <w:pPr>
              <w:spacing w:before="0" w:after="150"/>
              <w:rPr>
                <w:rFonts w:ascii="Segoe UI" w:hAnsi="Segoe UI" w:cs="Segoe UI"/>
                <w:color w:val="24292E"/>
                <w:sz w:val="21"/>
                <w:szCs w:val="21"/>
                <w:lang w:val="en"/>
              </w:rPr>
            </w:pPr>
            <w:r>
              <w:rPr>
                <w:rFonts w:ascii="Segoe UI" w:hAnsi="Segoe UI" w:cs="Segoe UI"/>
                <w:color w:val="24292E"/>
                <w:sz w:val="21"/>
                <w:szCs w:val="21"/>
                <w:lang w:val="en"/>
              </w:rPr>
              <w:t>Light green text indicating a decrypted message that used TLS security in the RDP session.</w:t>
            </w:r>
          </w:p>
        </w:tc>
      </w:tr>
    </w:tbl>
    <w:p w14:paraId="3E86F485" w14:textId="644CA472" w:rsidR="00137662" w:rsidRDefault="00FE5DFC" w:rsidP="00137662">
      <w:pPr>
        <w:pStyle w:val="BodyTextSpacer"/>
      </w:pPr>
      <w:r>
        <w:tab/>
      </w:r>
    </w:p>
    <w:p w14:paraId="643293AC" w14:textId="24EA87C2" w:rsidR="00FA2E7E" w:rsidRDefault="00137662" w:rsidP="00C05B58">
      <w:pPr>
        <w:pStyle w:val="BodyText"/>
        <w:numPr>
          <w:ilvl w:val="0"/>
          <w:numId w:val="100"/>
        </w:numPr>
      </w:pPr>
      <w:r w:rsidRPr="00E70A4F">
        <w:rPr>
          <w:szCs w:val="22"/>
        </w:rPr>
        <w:t>Th</w:t>
      </w:r>
      <w:r w:rsidR="00B56AC6" w:rsidRPr="00E70A4F">
        <w:rPr>
          <w:szCs w:val="22"/>
        </w:rPr>
        <w:t xml:space="preserve">e </w:t>
      </w:r>
      <w:r w:rsidR="00B56AC6" w:rsidRPr="00E70A4F">
        <w:rPr>
          <w:b/>
          <w:bCs/>
          <w:szCs w:val="22"/>
        </w:rPr>
        <w:t>[CheckFailed]</w:t>
      </w:r>
      <w:r w:rsidRPr="00E70A4F">
        <w:rPr>
          <w:szCs w:val="22"/>
        </w:rPr>
        <w:t xml:space="preserve"> information tag and the others mentioned in this table are specified in </w:t>
      </w:r>
      <w:hyperlink w:anchor="_Test_Results_Output" w:history="1">
        <w:r w:rsidRPr="00E70A4F">
          <w:rPr>
            <w:rStyle w:val="Hyperlink"/>
            <w:szCs w:val="22"/>
          </w:rPr>
          <w:t>Test Results Output Status Indicators</w:t>
        </w:r>
      </w:hyperlink>
      <w:r w:rsidRPr="00E70A4F">
        <w:rPr>
          <w:szCs w:val="22"/>
        </w:rPr>
        <w:t>.</w:t>
      </w:r>
      <w:r w:rsidR="00C94A7B">
        <w:rPr>
          <w:szCs w:val="22"/>
        </w:rPr>
        <w:t xml:space="preserve"> </w:t>
      </w:r>
      <w:r w:rsidR="00FA2E7E">
        <w:t xml:space="preserve">You might also consider using the Message Analyzer </w:t>
      </w:r>
      <w:r w:rsidR="00FA2E7E" w:rsidRPr="00FA2E7E">
        <w:rPr>
          <w:b/>
          <w:bCs/>
        </w:rPr>
        <w:t>Grouping Viewer</w:t>
      </w:r>
      <w:r w:rsidR="00FA2E7E">
        <w:t xml:space="preserve"> to isolate and organize the RDP data according to certain criteria, such as </w:t>
      </w:r>
      <w:r w:rsidR="00FA2E7E" w:rsidRPr="00FA2E7E">
        <w:rPr>
          <w:b/>
          <w:bCs/>
        </w:rPr>
        <w:t>Case Name</w:t>
      </w:r>
      <w:r w:rsidR="00FA2E7E">
        <w:t xml:space="preserve">, </w:t>
      </w:r>
      <w:r w:rsidR="00FA2E7E" w:rsidRPr="00FA2E7E">
        <w:rPr>
          <w:b/>
          <w:bCs/>
        </w:rPr>
        <w:lastRenderedPageBreak/>
        <w:t>Message Name</w:t>
      </w:r>
      <w:r w:rsidR="00FA2E7E">
        <w:t xml:space="preserve">, and </w:t>
      </w:r>
      <w:r w:rsidR="00FA2E7E" w:rsidRPr="00FA2E7E">
        <w:rPr>
          <w:b/>
          <w:bCs/>
        </w:rPr>
        <w:t>Comments</w:t>
      </w:r>
      <w:r w:rsidR="00FA2E7E">
        <w:t xml:space="preserve">. If you do so, you may see your data organized in the </w:t>
      </w:r>
      <w:r w:rsidR="00FA2E7E" w:rsidRPr="0043630F">
        <w:rPr>
          <w:b/>
          <w:bCs/>
        </w:rPr>
        <w:t>Grouping Viewer</w:t>
      </w:r>
      <w:r w:rsidR="00FA2E7E">
        <w:t xml:space="preserve"> in a fashion similar to what is shown in the figure that follows:</w:t>
      </w:r>
    </w:p>
    <w:p w14:paraId="5390A870" w14:textId="7EB11993" w:rsidR="00FA2E7E" w:rsidRDefault="008C2EA0" w:rsidP="008C2EA0">
      <w:pPr>
        <w:pStyle w:val="BodyText"/>
        <w:ind w:left="720"/>
      </w:pPr>
      <w:r>
        <w:rPr>
          <w:noProof/>
        </w:rPr>
        <w:drawing>
          <wp:inline distT="0" distB="0" distL="0" distR="0" wp14:anchorId="570C8EF2" wp14:editId="471ECB12">
            <wp:extent cx="5960900" cy="3501437"/>
            <wp:effectExtent l="0" t="0" r="1905" b="3810"/>
            <wp:docPr id="56" name="Picture 56" desc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10;&#10;Description automatically generated"/>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977864" cy="3511402"/>
                    </a:xfrm>
                    <a:prstGeom prst="rect">
                      <a:avLst/>
                    </a:prstGeom>
                  </pic:spPr>
                </pic:pic>
              </a:graphicData>
            </a:graphic>
          </wp:inline>
        </w:drawing>
      </w:r>
    </w:p>
    <w:p w14:paraId="59A43C85" w14:textId="445815AD" w:rsidR="00B678F2" w:rsidRDefault="00B678F2" w:rsidP="001815E7">
      <w:pPr>
        <w:pStyle w:val="Caption"/>
      </w:pPr>
      <w:r>
        <w:tab/>
      </w:r>
      <w:r>
        <w:tab/>
      </w:r>
      <w:bookmarkStart w:id="940" w:name="_Toc67405482"/>
      <w:r w:rsidR="001815E7">
        <w:t xml:space="preserve">Figure </w:t>
      </w:r>
      <w:r w:rsidR="001815E7">
        <w:fldChar w:fldCharType="begin"/>
      </w:r>
      <w:r w:rsidR="001815E7">
        <w:instrText xml:space="preserve"> SEQ Figure \* ARABIC </w:instrText>
      </w:r>
      <w:r w:rsidR="001815E7">
        <w:fldChar w:fldCharType="separate"/>
      </w:r>
      <w:r w:rsidR="00B777D0">
        <w:rPr>
          <w:noProof/>
        </w:rPr>
        <w:t>26</w:t>
      </w:r>
      <w:r w:rsidR="001815E7">
        <w:fldChar w:fldCharType="end"/>
      </w:r>
      <w:r>
        <w:t>.  Message Analyzer Grouping viewer with RDP data</w:t>
      </w:r>
      <w:bookmarkEnd w:id="940"/>
    </w:p>
    <w:p w14:paraId="19126890" w14:textId="514D9060" w:rsidR="0029210C" w:rsidRPr="0029210C" w:rsidRDefault="0029210C" w:rsidP="0029210C">
      <w:pPr>
        <w:pStyle w:val="BodyTextSpacer"/>
      </w:pPr>
      <w:r>
        <w:tab/>
      </w:r>
    </w:p>
    <w:p w14:paraId="5403CD76" w14:textId="02B88C52" w:rsidR="0029210C" w:rsidRDefault="0029210C" w:rsidP="0029210C">
      <w:pPr>
        <w:pStyle w:val="BodyText"/>
        <w:ind w:left="720"/>
      </w:pPr>
      <w:r>
        <w:t>In the figure, note the Grouping viewer to the</w:t>
      </w:r>
      <w:r w:rsidR="00652C57">
        <w:t xml:space="preserve"> left of the </w:t>
      </w:r>
      <w:r>
        <w:t xml:space="preserve"> </w:t>
      </w:r>
      <w:r w:rsidRPr="0029210C">
        <w:rPr>
          <w:b/>
          <w:bCs/>
        </w:rPr>
        <w:t>Analysis Grid</w:t>
      </w:r>
      <w:r>
        <w:t xml:space="preserve">.  The </w:t>
      </w:r>
      <w:r w:rsidR="00652C57">
        <w:t>groups are</w:t>
      </w:r>
      <w:r>
        <w:t xml:space="preserve"> organized such that you see the </w:t>
      </w:r>
      <w:r w:rsidRPr="00652C57">
        <w:rPr>
          <w:b/>
          <w:bCs/>
        </w:rPr>
        <w:t>CaseName</w:t>
      </w:r>
      <w:r>
        <w:t xml:space="preserve"> </w:t>
      </w:r>
      <w:r w:rsidR="00652C57">
        <w:t xml:space="preserve">group data at top level with the </w:t>
      </w:r>
      <w:r w:rsidR="00652C57" w:rsidRPr="00652C57">
        <w:rPr>
          <w:b/>
          <w:bCs/>
        </w:rPr>
        <w:t>MessageName</w:t>
      </w:r>
      <w:r w:rsidR="00652C57">
        <w:t xml:space="preserve"> and </w:t>
      </w:r>
      <w:r w:rsidR="00652C57" w:rsidRPr="00652C57">
        <w:rPr>
          <w:b/>
          <w:bCs/>
        </w:rPr>
        <w:t>Comments</w:t>
      </w:r>
      <w:r>
        <w:t xml:space="preserve"> </w:t>
      </w:r>
      <w:r w:rsidR="00652C57">
        <w:t>group data nested successively underneath.</w:t>
      </w:r>
      <w:r w:rsidR="00993400">
        <w:t xml:space="preserve"> Group data is </w:t>
      </w:r>
      <w:r w:rsidR="00D82FE9">
        <w:t xml:space="preserve">defined by the Group identifiers above and is </w:t>
      </w:r>
      <w:r w:rsidR="00993400">
        <w:t>delineated by indented lines</w:t>
      </w:r>
      <w:r w:rsidR="00D82FE9">
        <w:t xml:space="preserve"> below</w:t>
      </w:r>
      <w:r w:rsidR="00993400">
        <w:t>.</w:t>
      </w:r>
    </w:p>
    <w:p w14:paraId="5C6D1756" w14:textId="4543362F" w:rsidR="00652C57" w:rsidRDefault="002A00F5" w:rsidP="0029210C">
      <w:pPr>
        <w:pStyle w:val="BodyText"/>
        <w:ind w:left="720"/>
      </w:pPr>
      <w:r>
        <w:t xml:space="preserve">For example, </w:t>
      </w:r>
      <w:r w:rsidR="00CF716F">
        <w:t xml:space="preserve">in the figure that follows, observe how the data is nested in the graphic part of the viewer with </w:t>
      </w:r>
      <w:r w:rsidR="00652C57">
        <w:t xml:space="preserve">the </w:t>
      </w:r>
      <w:r w:rsidR="0041050C" w:rsidRPr="0041050C">
        <w:rPr>
          <w:b/>
          <w:bCs/>
        </w:rPr>
        <w:t>Server_Control_PDU</w:t>
      </w:r>
      <w:r w:rsidR="0041050C">
        <w:t xml:space="preserve"> </w:t>
      </w:r>
      <w:r w:rsidR="00CF716F">
        <w:t>line</w:t>
      </w:r>
      <w:r w:rsidR="0041050C">
        <w:t xml:space="preserve"> (</w:t>
      </w:r>
      <w:r w:rsidR="0041050C" w:rsidRPr="0041050C">
        <w:rPr>
          <w:b/>
          <w:bCs/>
        </w:rPr>
        <w:t>Comment</w:t>
      </w:r>
      <w:r w:rsidR="0041050C">
        <w:rPr>
          <w:b/>
          <w:bCs/>
        </w:rPr>
        <w:t>s</w:t>
      </w:r>
      <w:r w:rsidR="0041050C">
        <w:t xml:space="preserve"> node</w:t>
      </w:r>
      <w:r w:rsidR="00CF716F">
        <w:t xml:space="preserve"> data</w:t>
      </w:r>
      <w:r w:rsidR="0041050C">
        <w:t xml:space="preserve">) </w:t>
      </w:r>
      <w:r w:rsidR="00CF716F">
        <w:t xml:space="preserve">under </w:t>
      </w:r>
      <w:r w:rsidR="0041050C">
        <w:t xml:space="preserve">the message </w:t>
      </w:r>
      <w:r w:rsidR="0041050C" w:rsidRPr="0041050C">
        <w:rPr>
          <w:b/>
          <w:bCs/>
        </w:rPr>
        <w:t>RDPBCGR : SentSlowPathPDU</w:t>
      </w:r>
      <w:r w:rsidR="0041050C">
        <w:t xml:space="preserve"> (</w:t>
      </w:r>
      <w:r w:rsidR="0041050C" w:rsidRPr="0041050C">
        <w:rPr>
          <w:b/>
          <w:bCs/>
        </w:rPr>
        <w:t>MessageName</w:t>
      </w:r>
      <w:r w:rsidR="0041050C">
        <w:t xml:space="preserve"> node</w:t>
      </w:r>
      <w:r w:rsidR="00CF716F">
        <w:t xml:space="preserve"> data</w:t>
      </w:r>
      <w:r w:rsidR="0041050C">
        <w:t xml:space="preserve">) </w:t>
      </w:r>
      <w:r w:rsidR="00CF716F">
        <w:t xml:space="preserve">and this </w:t>
      </w:r>
      <w:r w:rsidR="00993400">
        <w:t xml:space="preserve">latter </w:t>
      </w:r>
      <w:r w:rsidR="00CF716F">
        <w:t xml:space="preserve">message </w:t>
      </w:r>
      <w:r w:rsidR="0041050C">
        <w:t xml:space="preserve">under the test </w:t>
      </w:r>
      <w:r w:rsidR="0041050C" w:rsidRPr="0041050C">
        <w:rPr>
          <w:b/>
          <w:bCs/>
        </w:rPr>
        <w:t>BVT_AutoReconnect_PositiveTest</w:t>
      </w:r>
      <w:r w:rsidR="0041050C">
        <w:t xml:space="preserve"> (</w:t>
      </w:r>
      <w:r w:rsidR="0041050C" w:rsidRPr="0041050C">
        <w:rPr>
          <w:b/>
          <w:bCs/>
        </w:rPr>
        <w:t>CaseName</w:t>
      </w:r>
      <w:r w:rsidR="0041050C">
        <w:t xml:space="preserve"> node</w:t>
      </w:r>
      <w:r w:rsidR="00CF716F">
        <w:t xml:space="preserve"> data</w:t>
      </w:r>
      <w:r w:rsidR="0041050C">
        <w:t>).</w:t>
      </w:r>
    </w:p>
    <w:p w14:paraId="72CEBC7E" w14:textId="0F3C10A4" w:rsidR="0041050C" w:rsidRDefault="00CF716F" w:rsidP="0029210C">
      <w:pPr>
        <w:pStyle w:val="BodyText"/>
        <w:ind w:left="720"/>
      </w:pPr>
      <w:r>
        <w:t>Also, w</w:t>
      </w:r>
      <w:r w:rsidR="0041050C">
        <w:t xml:space="preserve">hen the </w:t>
      </w:r>
      <w:r w:rsidR="0041050C" w:rsidRPr="0041050C">
        <w:rPr>
          <w:b/>
          <w:bCs/>
        </w:rPr>
        <w:t>Server_Control_PDU</w:t>
      </w:r>
      <w:r w:rsidR="0041050C">
        <w:rPr>
          <w:b/>
          <w:bCs/>
        </w:rPr>
        <w:t xml:space="preserve"> </w:t>
      </w:r>
      <w:r w:rsidR="0041050C" w:rsidRPr="0041050C">
        <w:t>node is clicked</w:t>
      </w:r>
      <w:r w:rsidR="0041050C" w:rsidRPr="002A00F5">
        <w:t xml:space="preserve">, the </w:t>
      </w:r>
      <w:r w:rsidR="002A00F5" w:rsidRPr="002A00F5">
        <w:t xml:space="preserve">number of messages captured for that operation are shown to the right in the </w:t>
      </w:r>
      <w:r w:rsidR="002A00F5" w:rsidRPr="00CF716F">
        <w:rPr>
          <w:b/>
          <w:bCs/>
        </w:rPr>
        <w:t>Analysis Grid</w:t>
      </w:r>
      <w:r w:rsidR="002A00F5" w:rsidRPr="002A00F5">
        <w:t xml:space="preserve"> viewer.</w:t>
      </w:r>
      <w:r w:rsidR="002A00F5">
        <w:t xml:space="preserve"> When you click one of those messages, you can get more message information in the</w:t>
      </w:r>
      <w:r w:rsidR="00593C57">
        <w:t xml:space="preserve"> MMA</w:t>
      </w:r>
      <w:r w:rsidR="002A00F5">
        <w:t xml:space="preserve"> </w:t>
      </w:r>
      <w:r w:rsidR="002A00F5" w:rsidRPr="00CF716F">
        <w:rPr>
          <w:b/>
          <w:bCs/>
        </w:rPr>
        <w:t>Details</w:t>
      </w:r>
      <w:r w:rsidR="002A00F5">
        <w:t xml:space="preserve"> view.  </w:t>
      </w:r>
    </w:p>
    <w:p w14:paraId="362CD6E2" w14:textId="0AF57840" w:rsidR="002A00F5" w:rsidRDefault="002A00F5" w:rsidP="00652C57">
      <w:pPr>
        <w:pStyle w:val="BodyText"/>
        <w:ind w:left="720"/>
      </w:pPr>
      <w:r>
        <w:t xml:space="preserve">Note that the message groups are determined by the field selections you make under the </w:t>
      </w:r>
      <w:r w:rsidRPr="00D62C8C">
        <w:rPr>
          <w:b/>
          <w:bCs/>
        </w:rPr>
        <w:t>Protocol_Test_Suite</w:t>
      </w:r>
      <w:r>
        <w:t xml:space="preserve"> node in </w:t>
      </w:r>
      <w:r w:rsidRPr="00D62C8C">
        <w:rPr>
          <w:b/>
          <w:bCs/>
        </w:rPr>
        <w:t>Field Chooser</w:t>
      </w:r>
      <w:r w:rsidR="00CF716F">
        <w:t xml:space="preserve"> when you are setting up the </w:t>
      </w:r>
      <w:r w:rsidR="00CF716F" w:rsidRPr="00D62C8C">
        <w:rPr>
          <w:b/>
          <w:bCs/>
        </w:rPr>
        <w:t>Grouping Viewer</w:t>
      </w:r>
      <w:r>
        <w:t>, as shown in the right sector of the UI in the figure that follows.</w:t>
      </w:r>
    </w:p>
    <w:p w14:paraId="4D4D26E1" w14:textId="77777777" w:rsidR="00B678F2" w:rsidRDefault="00652C57" w:rsidP="00B678F2">
      <w:pPr>
        <w:pStyle w:val="BodyText"/>
        <w:keepNext/>
        <w:ind w:left="720"/>
      </w:pPr>
      <w:r>
        <w:rPr>
          <w:noProof/>
        </w:rPr>
        <w:lastRenderedPageBreak/>
        <w:drawing>
          <wp:inline distT="0" distB="0" distL="0" distR="0" wp14:anchorId="71830F18" wp14:editId="20EC6F1B">
            <wp:extent cx="5910455" cy="2792627"/>
            <wp:effectExtent l="0" t="0" r="0" b="8255"/>
            <wp:docPr id="91" name="Picture 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screenshot of a computer&#10;&#10;Description automatically generated"/>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937623" cy="2805463"/>
                    </a:xfrm>
                    <a:prstGeom prst="rect">
                      <a:avLst/>
                    </a:prstGeom>
                  </pic:spPr>
                </pic:pic>
              </a:graphicData>
            </a:graphic>
          </wp:inline>
        </w:drawing>
      </w:r>
    </w:p>
    <w:p w14:paraId="503D04D4" w14:textId="0946B695" w:rsidR="00652C57" w:rsidRDefault="00B678F2" w:rsidP="00B777D0">
      <w:pPr>
        <w:pStyle w:val="Caption"/>
      </w:pPr>
      <w:r>
        <w:tab/>
      </w:r>
      <w:r>
        <w:tab/>
      </w:r>
      <w:bookmarkStart w:id="941" w:name="_Toc67405483"/>
      <w:r w:rsidR="00B777D0">
        <w:t xml:space="preserve">Figure </w:t>
      </w:r>
      <w:r w:rsidR="00B777D0">
        <w:fldChar w:fldCharType="begin"/>
      </w:r>
      <w:r w:rsidR="00B777D0">
        <w:instrText xml:space="preserve"> SEQ Figure \* ARABIC </w:instrText>
      </w:r>
      <w:r w:rsidR="00B777D0">
        <w:fldChar w:fldCharType="separate"/>
      </w:r>
      <w:r w:rsidR="00B777D0">
        <w:rPr>
          <w:noProof/>
        </w:rPr>
        <w:t>27</w:t>
      </w:r>
      <w:r w:rsidR="00B777D0">
        <w:fldChar w:fldCharType="end"/>
      </w:r>
      <w:r>
        <w:t>.  Message Analyzer Grouping viewer analysis</w:t>
      </w:r>
      <w:bookmarkEnd w:id="941"/>
    </w:p>
    <w:p w14:paraId="1A07CB7B" w14:textId="77777777" w:rsidR="00B678F2" w:rsidRDefault="00652C57" w:rsidP="00B678F2">
      <w:pPr>
        <w:pStyle w:val="BodyTextSpacer"/>
      </w:pPr>
      <w:r>
        <w:tab/>
      </w:r>
    </w:p>
    <w:p w14:paraId="64722A5F" w14:textId="4401F459" w:rsidR="00182E78" w:rsidRDefault="00182E78" w:rsidP="00B678F2">
      <w:pPr>
        <w:pStyle w:val="MoreInfo"/>
        <w:ind w:firstLine="720"/>
      </w:pPr>
      <w:r>
        <w:t>More Information</w:t>
      </w:r>
    </w:p>
    <w:p w14:paraId="721DCCB6" w14:textId="0E274086" w:rsidR="00182E78" w:rsidRDefault="008851AD" w:rsidP="00182E78">
      <w:pPr>
        <w:pStyle w:val="MoreInfoText"/>
        <w:ind w:left="720"/>
      </w:pPr>
      <w:r w:rsidRPr="00501E90">
        <w:rPr>
          <w:b/>
          <w:bCs w:val="0"/>
        </w:rPr>
        <w:t>To learn more</w:t>
      </w:r>
      <w:r w:rsidR="00182E78" w:rsidRPr="00501E90">
        <w:t xml:space="preserve"> about Message Analyzer operation</w:t>
      </w:r>
      <w:r w:rsidR="008C2EA0" w:rsidRPr="00501E90">
        <w:t>s</w:t>
      </w:r>
      <w:r w:rsidR="00182E78" w:rsidRPr="00501E90">
        <w:t xml:space="preserve">, including </w:t>
      </w:r>
      <w:hyperlink r:id="rId103" w:history="1">
        <w:r w:rsidRPr="008851AD">
          <w:rPr>
            <w:rStyle w:val="Hyperlink"/>
          </w:rPr>
          <w:t>Using and Managing</w:t>
        </w:r>
        <w:r w:rsidR="00182E78" w:rsidRPr="008851AD">
          <w:rPr>
            <w:rStyle w:val="Hyperlink"/>
          </w:rPr>
          <w:t xml:space="preserve"> Color Rules</w:t>
        </w:r>
      </w:hyperlink>
      <w:r w:rsidR="00182E78" w:rsidRPr="00501E90">
        <w:t xml:space="preserve"> </w:t>
      </w:r>
      <w:r w:rsidR="008C2EA0" w:rsidRPr="00501E90">
        <w:t xml:space="preserve">and the </w:t>
      </w:r>
      <w:hyperlink r:id="rId104" w:history="1">
        <w:r w:rsidR="008C2EA0" w:rsidRPr="008C2EA0">
          <w:rPr>
            <w:rStyle w:val="Hyperlink"/>
          </w:rPr>
          <w:t>Grouping Viewer</w:t>
        </w:r>
      </w:hyperlink>
      <w:r w:rsidR="008C2EA0" w:rsidRPr="00501E90">
        <w:t xml:space="preserve">, </w:t>
      </w:r>
      <w:r w:rsidR="00182E78" w:rsidRPr="00501E90">
        <w:t xml:space="preserve">see the </w:t>
      </w:r>
      <w:hyperlink r:id="rId105" w:history="1">
        <w:r w:rsidR="00182E78" w:rsidRPr="006605B8">
          <w:rPr>
            <w:rStyle w:val="Hyperlink"/>
          </w:rPr>
          <w:t>Message Analyzer Operating Guide</w:t>
        </w:r>
      </w:hyperlink>
      <w:r w:rsidR="00182E78">
        <w:t>.</w:t>
      </w:r>
    </w:p>
    <w:p w14:paraId="060A49DA" w14:textId="77777777" w:rsidR="00AB127A" w:rsidRPr="00AB127A" w:rsidRDefault="00AB127A" w:rsidP="00164074">
      <w:pPr>
        <w:pStyle w:val="Heading1"/>
        <w:rPr>
          <w:lang w:val="en"/>
        </w:rPr>
      </w:pPr>
      <w:bookmarkStart w:id="942" w:name="_Troubleshooting"/>
      <w:bookmarkStart w:id="943" w:name="_Toc67405053"/>
      <w:bookmarkEnd w:id="942"/>
      <w:r w:rsidRPr="00AB127A">
        <w:rPr>
          <w:lang w:val="en"/>
        </w:rPr>
        <w:t>Troubleshooting</w:t>
      </w:r>
      <w:bookmarkEnd w:id="943"/>
    </w:p>
    <w:p w14:paraId="110761D7" w14:textId="00457ADD" w:rsidR="000B2208" w:rsidRDefault="00EF6BF5" w:rsidP="00BE0C9E">
      <w:pPr>
        <w:shd w:val="clear" w:color="auto" w:fill="FFFFFF"/>
        <w:spacing w:before="0" w:after="150"/>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In this</w:t>
      </w:r>
      <w:r w:rsidRPr="00AB127A">
        <w:rPr>
          <w:rFonts w:ascii="Segoe UI" w:eastAsia="Times New Roman" w:hAnsi="Segoe UI" w:cs="Segoe UI"/>
          <w:color w:val="24292E"/>
          <w:sz w:val="21"/>
          <w:szCs w:val="21"/>
          <w:lang w:val="en"/>
        </w:rPr>
        <w:t xml:space="preserve"> </w:t>
      </w:r>
      <w:r w:rsidR="00AB127A" w:rsidRPr="00AB127A">
        <w:rPr>
          <w:rFonts w:ascii="Segoe UI" w:eastAsia="Times New Roman" w:hAnsi="Segoe UI" w:cs="Segoe UI"/>
          <w:color w:val="24292E"/>
          <w:sz w:val="21"/>
          <w:szCs w:val="21"/>
          <w:lang w:val="en"/>
        </w:rPr>
        <w:t xml:space="preserve">section </w:t>
      </w:r>
      <w:r>
        <w:rPr>
          <w:rFonts w:ascii="Segoe UI" w:eastAsia="Times New Roman" w:hAnsi="Segoe UI" w:cs="Segoe UI"/>
          <w:color w:val="24292E"/>
          <w:sz w:val="21"/>
          <w:szCs w:val="21"/>
          <w:lang w:val="en"/>
        </w:rPr>
        <w:t>you will find information about</w:t>
      </w:r>
      <w:r w:rsidRPr="00AB127A">
        <w:rPr>
          <w:rFonts w:ascii="Segoe UI" w:eastAsia="Times New Roman" w:hAnsi="Segoe UI" w:cs="Segoe UI"/>
          <w:color w:val="24292E"/>
          <w:sz w:val="21"/>
          <w:szCs w:val="21"/>
          <w:lang w:val="en"/>
        </w:rPr>
        <w:t xml:space="preserve"> </w:t>
      </w:r>
      <w:r w:rsidR="00AB127A" w:rsidRPr="00AB127A">
        <w:rPr>
          <w:rFonts w:ascii="Segoe UI" w:eastAsia="Times New Roman" w:hAnsi="Segoe UI" w:cs="Segoe UI"/>
          <w:color w:val="24292E"/>
          <w:sz w:val="21"/>
          <w:szCs w:val="21"/>
          <w:lang w:val="en"/>
        </w:rPr>
        <w:t>troubleshoot</w:t>
      </w:r>
      <w:r>
        <w:rPr>
          <w:rFonts w:ascii="Segoe UI" w:eastAsia="Times New Roman" w:hAnsi="Segoe UI" w:cs="Segoe UI"/>
          <w:color w:val="24292E"/>
          <w:sz w:val="21"/>
          <w:szCs w:val="21"/>
          <w:lang w:val="en"/>
        </w:rPr>
        <w:t>ing</w:t>
      </w:r>
      <w:r w:rsidR="00AB127A" w:rsidRPr="00AB127A">
        <w:rPr>
          <w:rFonts w:ascii="Segoe UI" w:eastAsia="Times New Roman" w:hAnsi="Segoe UI" w:cs="Segoe UI"/>
          <w:color w:val="24292E"/>
          <w:sz w:val="21"/>
          <w:szCs w:val="21"/>
          <w:lang w:val="en"/>
        </w:rPr>
        <w:t xml:space="preserve"> common </w:t>
      </w:r>
      <w:r w:rsidRPr="00EF6BF5">
        <w:rPr>
          <w:rFonts w:ascii="Segoe UI" w:eastAsia="Times New Roman" w:hAnsi="Segoe UI" w:cs="Segoe UI"/>
          <w:b/>
          <w:bCs/>
          <w:color w:val="24292E"/>
          <w:sz w:val="21"/>
          <w:szCs w:val="21"/>
          <w:lang w:val="en"/>
        </w:rPr>
        <w:t>RDP Client T</w:t>
      </w:r>
      <w:r w:rsidR="00AB127A" w:rsidRPr="00EF6BF5">
        <w:rPr>
          <w:rFonts w:ascii="Segoe UI" w:eastAsia="Times New Roman" w:hAnsi="Segoe UI" w:cs="Segoe UI"/>
          <w:b/>
          <w:bCs/>
          <w:color w:val="24292E"/>
          <w:sz w:val="21"/>
          <w:szCs w:val="21"/>
          <w:lang w:val="en"/>
        </w:rPr>
        <w:t xml:space="preserve">est </w:t>
      </w:r>
      <w:r w:rsidRPr="00EF6BF5">
        <w:rPr>
          <w:rFonts w:ascii="Segoe UI" w:eastAsia="Times New Roman" w:hAnsi="Segoe UI" w:cs="Segoe UI"/>
          <w:b/>
          <w:bCs/>
          <w:color w:val="24292E"/>
          <w:sz w:val="21"/>
          <w:szCs w:val="21"/>
          <w:lang w:val="en"/>
        </w:rPr>
        <w:t>S</w:t>
      </w:r>
      <w:r w:rsidR="00AB127A" w:rsidRPr="00EF6BF5">
        <w:rPr>
          <w:rFonts w:ascii="Segoe UI" w:eastAsia="Times New Roman" w:hAnsi="Segoe UI" w:cs="Segoe UI"/>
          <w:b/>
          <w:bCs/>
          <w:color w:val="24292E"/>
          <w:sz w:val="21"/>
          <w:szCs w:val="21"/>
          <w:lang w:val="en"/>
        </w:rPr>
        <w:t>uite</w:t>
      </w:r>
      <w:r w:rsidR="00AB127A" w:rsidRPr="00AB127A">
        <w:rPr>
          <w:rFonts w:ascii="Segoe UI" w:eastAsia="Times New Roman" w:hAnsi="Segoe UI" w:cs="Segoe UI"/>
          <w:color w:val="24292E"/>
          <w:sz w:val="21"/>
          <w:szCs w:val="21"/>
          <w:lang w:val="en"/>
        </w:rPr>
        <w:t xml:space="preserve"> </w:t>
      </w:r>
      <w:r>
        <w:rPr>
          <w:rFonts w:ascii="Segoe UI" w:eastAsia="Times New Roman" w:hAnsi="Segoe UI" w:cs="Segoe UI"/>
          <w:color w:val="24292E"/>
          <w:sz w:val="21"/>
          <w:szCs w:val="21"/>
          <w:lang w:val="en"/>
        </w:rPr>
        <w:t xml:space="preserve">and environment </w:t>
      </w:r>
      <w:r w:rsidR="00AB127A" w:rsidRPr="00AB127A">
        <w:rPr>
          <w:rFonts w:ascii="Segoe UI" w:eastAsia="Times New Roman" w:hAnsi="Segoe UI" w:cs="Segoe UI"/>
          <w:color w:val="24292E"/>
          <w:sz w:val="21"/>
          <w:szCs w:val="21"/>
          <w:lang w:val="en"/>
        </w:rPr>
        <w:t>issues.</w:t>
      </w:r>
    </w:p>
    <w:p w14:paraId="4E00F232" w14:textId="77777777" w:rsidR="00782751" w:rsidRDefault="00782751" w:rsidP="00782751">
      <w:pPr>
        <w:pStyle w:val="BodyText"/>
      </w:pPr>
      <w:r>
        <w:rPr>
          <w:noProof/>
        </w:rPr>
        <w:drawing>
          <wp:inline distT="0" distB="0" distL="0" distR="0" wp14:anchorId="15584A75" wp14:editId="772D397A">
            <wp:extent cx="197708" cy="197708"/>
            <wp:effectExtent l="0" t="0" r="0" b="0"/>
            <wp:docPr id="49" name="Graphic 49" descr="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ic 40" descr="Magnifying glass"/>
                    <pic:cNvPicPr/>
                  </pic:nvPicPr>
                  <pic:blipFill>
                    <a:blip r:embed="rId73" cstate="print">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rot="10800000" flipV="1">
                      <a:off x="0" y="0"/>
                      <a:ext cx="198957" cy="198957"/>
                    </a:xfrm>
                    <a:prstGeom prst="rect">
                      <a:avLst/>
                    </a:prstGeom>
                  </pic:spPr>
                </pic:pic>
              </a:graphicData>
            </a:graphic>
          </wp:inline>
        </w:drawing>
      </w:r>
      <w:r>
        <w:rPr>
          <w:rStyle w:val="Hyperlink"/>
          <w:sz w:val="24"/>
          <w:u w:val="none"/>
        </w:rPr>
        <w:t xml:space="preserve">  </w:t>
      </w:r>
      <w:r>
        <w:t xml:space="preserve">The major topics covered in this section include the following:   </w:t>
      </w:r>
    </w:p>
    <w:p w14:paraId="04871A19" w14:textId="2621C68B" w:rsidR="00782751" w:rsidRDefault="00D8682D" w:rsidP="009D0382">
      <w:pPr>
        <w:pStyle w:val="BodyText"/>
        <w:ind w:left="432"/>
      </w:pPr>
      <w:hyperlink w:anchor="_Ping_Failure" w:history="1">
        <w:r w:rsidR="00782751" w:rsidRPr="00782751">
          <w:rPr>
            <w:rStyle w:val="Hyperlink"/>
          </w:rPr>
          <w:t>Ping Failure</w:t>
        </w:r>
      </w:hyperlink>
    </w:p>
    <w:p w14:paraId="6D06CB46" w14:textId="0FAB330E" w:rsidR="00782751" w:rsidRDefault="00D8682D" w:rsidP="009D0382">
      <w:pPr>
        <w:pStyle w:val="BodyText"/>
        <w:ind w:left="432"/>
      </w:pPr>
      <w:hyperlink w:anchor="_Test_Run_Issues" w:history="1">
        <w:r w:rsidR="00782751" w:rsidRPr="00782751">
          <w:rPr>
            <w:rStyle w:val="Hyperlink"/>
          </w:rPr>
          <w:t>Test Run Issues</w:t>
        </w:r>
      </w:hyperlink>
    </w:p>
    <w:p w14:paraId="35D24819" w14:textId="33DBFAAF" w:rsidR="00782751" w:rsidRDefault="00D8682D" w:rsidP="009D0382">
      <w:pPr>
        <w:pStyle w:val="BodyText"/>
        <w:ind w:left="432"/>
      </w:pPr>
      <w:hyperlink w:anchor="_RDPEUSB_Test_Cases" w:history="1">
        <w:r w:rsidR="00782751" w:rsidRPr="00782751">
          <w:rPr>
            <w:rStyle w:val="Hyperlink"/>
          </w:rPr>
          <w:t>RDPEUSB Test Cases Fail</w:t>
        </w:r>
      </w:hyperlink>
    </w:p>
    <w:p w14:paraId="192CEBA3" w14:textId="051613DC" w:rsidR="00782751" w:rsidRDefault="00D8682D" w:rsidP="009D0382">
      <w:pPr>
        <w:pStyle w:val="BodyText"/>
        <w:ind w:left="432"/>
      </w:pPr>
      <w:hyperlink w:anchor="_RDPEUDP_and_RDPEMT" w:history="1">
        <w:r w:rsidR="00782751" w:rsidRPr="00782751">
          <w:rPr>
            <w:rStyle w:val="Hyperlink"/>
          </w:rPr>
          <w:t>RDPEUDP and RDPEMT Test Cases Fail</w:t>
        </w:r>
      </w:hyperlink>
    </w:p>
    <w:p w14:paraId="3B049ACA" w14:textId="3F39CAEB" w:rsidR="00782751" w:rsidRDefault="00D8682D" w:rsidP="009D0382">
      <w:pPr>
        <w:pStyle w:val="BodyText"/>
        <w:ind w:left="432"/>
      </w:pPr>
      <w:hyperlink w:anchor="_RDPBCGR_Test_Cases" w:history="1">
        <w:r w:rsidR="00782751" w:rsidRPr="00782751">
          <w:rPr>
            <w:rStyle w:val="Hyperlink"/>
          </w:rPr>
          <w:t>RDPBCGR Test Cases Fail When Running in PowerShell Mode</w:t>
        </w:r>
      </w:hyperlink>
    </w:p>
    <w:p w14:paraId="272A7CA7" w14:textId="6D8FD38C" w:rsidR="00782751" w:rsidRDefault="00D8682D" w:rsidP="009D0382">
      <w:pPr>
        <w:pStyle w:val="BodyText"/>
        <w:ind w:left="432"/>
      </w:pPr>
      <w:hyperlink w:anchor="_RDPEGFX_Test_Cases" w:history="1">
        <w:r w:rsidR="00782751" w:rsidRPr="00782751">
          <w:rPr>
            <w:rStyle w:val="Hyperlink"/>
          </w:rPr>
          <w:t>RDPEGFX Test Cases Require H264 Enabled on SUT</w:t>
        </w:r>
      </w:hyperlink>
    </w:p>
    <w:p w14:paraId="6BAB59C0" w14:textId="49B90FE0" w:rsidR="00782751" w:rsidRPr="00AB127A" w:rsidRDefault="00D8682D" w:rsidP="009D0382">
      <w:pPr>
        <w:pStyle w:val="BodyText"/>
        <w:ind w:left="432"/>
      </w:pPr>
      <w:hyperlink w:anchor="_Test_Cases_Fail" w:history="1">
        <w:r w:rsidR="00782751" w:rsidRPr="00782751">
          <w:rPr>
            <w:rStyle w:val="Hyperlink"/>
          </w:rPr>
          <w:t>Test Cases Fail When Using the TLS or CredSSP Protocol</w:t>
        </w:r>
      </w:hyperlink>
    </w:p>
    <w:p w14:paraId="02C4D837" w14:textId="0C3736BE" w:rsidR="00AB127A" w:rsidRDefault="00AB127A" w:rsidP="00164074">
      <w:pPr>
        <w:pStyle w:val="Heading2"/>
        <w:rPr>
          <w:lang w:val="en"/>
        </w:rPr>
      </w:pPr>
      <w:bookmarkStart w:id="944" w:name="_Ping_Failure"/>
      <w:bookmarkStart w:id="945" w:name="_Toc67405054"/>
      <w:bookmarkEnd w:id="944"/>
      <w:r w:rsidRPr="00AB127A">
        <w:rPr>
          <w:lang w:val="en"/>
        </w:rPr>
        <w:t>Ping Failure</w:t>
      </w:r>
      <w:bookmarkEnd w:id="945"/>
    </w:p>
    <w:p w14:paraId="3D3BE181" w14:textId="77777777" w:rsidR="003134CE" w:rsidRPr="003134CE" w:rsidRDefault="003134CE" w:rsidP="003134CE">
      <w:pPr>
        <w:pStyle w:val="BodyTextSpacer"/>
      </w:pPr>
    </w:p>
    <w:p w14:paraId="00702B16" w14:textId="45217C77" w:rsidR="00EF6BF5" w:rsidRPr="00EF6BF5" w:rsidRDefault="003134CE" w:rsidP="00240BAE">
      <w:pPr>
        <w:pStyle w:val="Caption"/>
      </w:pPr>
      <w:r>
        <w:t xml:space="preserve">Table </w:t>
      </w:r>
      <w:r w:rsidR="006C6203">
        <w:t>21</w:t>
      </w:r>
      <w:r>
        <w:t xml:space="preserve">.  </w:t>
      </w:r>
      <w:r w:rsidR="00AE679D">
        <w:t xml:space="preserve">Problem, Cause, and Resolution </w:t>
      </w:r>
      <w:r>
        <w:t>of Ping failure</w:t>
      </w:r>
      <w:r w:rsidR="007A7FFA">
        <w:t>s</w:t>
      </w:r>
    </w:p>
    <w:tbl>
      <w:tblPr>
        <w:tblW w:w="0" w:type="auto"/>
        <w:tblCellSpacing w:w="7" w:type="dxa"/>
        <w:tblCellMar>
          <w:top w:w="15" w:type="dxa"/>
          <w:left w:w="15" w:type="dxa"/>
          <w:bottom w:w="15" w:type="dxa"/>
          <w:right w:w="15" w:type="dxa"/>
        </w:tblCellMar>
        <w:tblLook w:val="04A0" w:firstRow="1" w:lastRow="0" w:firstColumn="1" w:lastColumn="0" w:noHBand="0" w:noVBand="1"/>
      </w:tblPr>
      <w:tblGrid>
        <w:gridCol w:w="1620"/>
        <w:gridCol w:w="8460"/>
      </w:tblGrid>
      <w:tr w:rsidR="00AB127A" w:rsidRPr="00AB127A" w14:paraId="501C954B" w14:textId="77777777" w:rsidTr="003A100E">
        <w:trPr>
          <w:tblHeader/>
          <w:tblCellSpacing w:w="7" w:type="dxa"/>
        </w:trPr>
        <w:tc>
          <w:tcPr>
            <w:tcW w:w="1599" w:type="dxa"/>
            <w:tcMar>
              <w:top w:w="0" w:type="dxa"/>
              <w:left w:w="0" w:type="dxa"/>
              <w:bottom w:w="0" w:type="dxa"/>
              <w:right w:w="0" w:type="dxa"/>
            </w:tcMar>
            <w:vAlign w:val="center"/>
            <w:hideMark/>
          </w:tcPr>
          <w:p w14:paraId="54A75693" w14:textId="77777777" w:rsidR="00AB127A" w:rsidRPr="00AB127A" w:rsidRDefault="00AB127A" w:rsidP="00AB127A">
            <w:pPr>
              <w:spacing w:before="0" w:after="0"/>
              <w:rPr>
                <w:rFonts w:ascii="Segoe UI" w:eastAsia="Times New Roman" w:hAnsi="Segoe UI" w:cs="Segoe UI"/>
                <w:color w:val="24292E"/>
                <w:sz w:val="24"/>
                <w:lang w:val="en"/>
              </w:rPr>
            </w:pPr>
          </w:p>
        </w:tc>
        <w:tc>
          <w:tcPr>
            <w:tcW w:w="8439" w:type="dxa"/>
            <w:tcMar>
              <w:top w:w="0" w:type="dxa"/>
              <w:left w:w="0" w:type="dxa"/>
              <w:bottom w:w="0" w:type="dxa"/>
              <w:right w:w="0" w:type="dxa"/>
            </w:tcMar>
            <w:vAlign w:val="center"/>
            <w:hideMark/>
          </w:tcPr>
          <w:p w14:paraId="32B11FC5" w14:textId="77777777" w:rsidR="00AB127A" w:rsidRPr="00AB127A" w:rsidRDefault="00AB127A" w:rsidP="00AB127A">
            <w:pPr>
              <w:spacing w:before="0" w:after="0"/>
              <w:jc w:val="center"/>
              <w:rPr>
                <w:rFonts w:ascii="Times New Roman" w:eastAsia="Times New Roman" w:hAnsi="Times New Roman"/>
                <w:sz w:val="20"/>
                <w:szCs w:val="20"/>
              </w:rPr>
            </w:pPr>
          </w:p>
        </w:tc>
      </w:tr>
      <w:tr w:rsidR="00AB127A" w:rsidRPr="00AB127A" w14:paraId="402AD44C" w14:textId="77777777" w:rsidTr="00FA259B">
        <w:trPr>
          <w:tblCellSpacing w:w="7" w:type="dxa"/>
        </w:trPr>
        <w:tc>
          <w:tcPr>
            <w:tcW w:w="1599" w:type="dxa"/>
            <w:tcBorders>
              <w:top w:val="single" w:sz="4" w:space="0" w:color="auto"/>
              <w:left w:val="single" w:sz="4" w:space="0" w:color="auto"/>
              <w:bottom w:val="single" w:sz="4" w:space="0" w:color="auto"/>
              <w:right w:val="single" w:sz="4" w:space="0" w:color="auto"/>
            </w:tcBorders>
            <w:shd w:val="clear" w:color="auto" w:fill="D9E2F3" w:themeFill="accent1" w:themeFillTint="33"/>
            <w:tcMar>
              <w:top w:w="0" w:type="dxa"/>
              <w:left w:w="0" w:type="dxa"/>
              <w:bottom w:w="0" w:type="dxa"/>
              <w:right w:w="0" w:type="dxa"/>
            </w:tcMar>
            <w:hideMark/>
          </w:tcPr>
          <w:p w14:paraId="73983815" w14:textId="77777777" w:rsidR="00AB127A" w:rsidRPr="00EF6BF5" w:rsidRDefault="00AB127A" w:rsidP="00E52FB4">
            <w:pPr>
              <w:pStyle w:val="BodyText"/>
              <w:rPr>
                <w:b/>
                <w:bCs/>
              </w:rPr>
            </w:pPr>
            <w:r w:rsidRPr="00EF6BF5">
              <w:rPr>
                <w:b/>
                <w:bCs/>
              </w:rPr>
              <w:t>PROBLEM</w:t>
            </w:r>
          </w:p>
        </w:tc>
        <w:tc>
          <w:tcPr>
            <w:tcW w:w="843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31AC75AA" w14:textId="790225BB" w:rsidR="00AB127A" w:rsidRPr="00AB127A" w:rsidRDefault="00AB127A" w:rsidP="00EF6BF5">
            <w:pPr>
              <w:pStyle w:val="BodyText"/>
            </w:pPr>
            <w:r w:rsidRPr="00AB127A">
              <w:t xml:space="preserve">The </w:t>
            </w:r>
            <w:r w:rsidRPr="00EF6BF5">
              <w:rPr>
                <w:b/>
                <w:bCs/>
              </w:rPr>
              <w:t xml:space="preserve">SUT </w:t>
            </w:r>
            <w:r w:rsidR="00EF6BF5" w:rsidRPr="00D717D6">
              <w:t>computer</w:t>
            </w:r>
            <w:r w:rsidR="00EF6BF5">
              <w:t xml:space="preserve"> </w:t>
            </w:r>
            <w:r w:rsidRPr="00AB127A">
              <w:t xml:space="preserve">does not respond to pings from the </w:t>
            </w:r>
            <w:r w:rsidR="00EF6BF5" w:rsidRPr="00EF6BF5">
              <w:rPr>
                <w:b/>
                <w:bCs/>
              </w:rPr>
              <w:t>D</w:t>
            </w:r>
            <w:r w:rsidRPr="00EF6BF5">
              <w:rPr>
                <w:b/>
                <w:bCs/>
              </w:rPr>
              <w:t xml:space="preserve">river </w:t>
            </w:r>
            <w:r w:rsidRPr="00D717D6">
              <w:t>computer</w:t>
            </w:r>
            <w:r w:rsidRPr="00AB127A">
              <w:t>.</w:t>
            </w:r>
          </w:p>
        </w:tc>
      </w:tr>
      <w:tr w:rsidR="00AB127A" w:rsidRPr="00AB127A" w14:paraId="6604A9C6" w14:textId="77777777" w:rsidTr="00FA259B">
        <w:trPr>
          <w:tblCellSpacing w:w="7" w:type="dxa"/>
        </w:trPr>
        <w:tc>
          <w:tcPr>
            <w:tcW w:w="1599" w:type="dxa"/>
            <w:tcBorders>
              <w:top w:val="single" w:sz="4" w:space="0" w:color="auto"/>
              <w:left w:val="single" w:sz="4" w:space="0" w:color="auto"/>
              <w:bottom w:val="single" w:sz="4" w:space="0" w:color="auto"/>
              <w:right w:val="single" w:sz="4" w:space="0" w:color="auto"/>
            </w:tcBorders>
            <w:shd w:val="clear" w:color="auto" w:fill="D9E2F3" w:themeFill="accent1" w:themeFillTint="33"/>
            <w:tcMar>
              <w:top w:w="0" w:type="dxa"/>
              <w:left w:w="0" w:type="dxa"/>
              <w:bottom w:w="0" w:type="dxa"/>
              <w:right w:w="0" w:type="dxa"/>
            </w:tcMar>
            <w:hideMark/>
          </w:tcPr>
          <w:p w14:paraId="461F43C5" w14:textId="77777777" w:rsidR="00AB127A" w:rsidRPr="00EF6BF5" w:rsidRDefault="00AB127A" w:rsidP="00E52FB4">
            <w:pPr>
              <w:pStyle w:val="BodyText"/>
              <w:rPr>
                <w:b/>
                <w:bCs/>
              </w:rPr>
            </w:pPr>
            <w:r w:rsidRPr="00EF6BF5">
              <w:rPr>
                <w:b/>
                <w:bCs/>
              </w:rPr>
              <w:t>CAUSE</w:t>
            </w:r>
          </w:p>
        </w:tc>
        <w:tc>
          <w:tcPr>
            <w:tcW w:w="843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3877C671" w14:textId="4133DE9A" w:rsidR="00AB127A" w:rsidRPr="00AB127A" w:rsidRDefault="00AB127A" w:rsidP="00EF6BF5">
            <w:pPr>
              <w:pStyle w:val="BodyText"/>
            </w:pPr>
            <w:r w:rsidRPr="00AB127A">
              <w:t xml:space="preserve">The </w:t>
            </w:r>
            <w:r w:rsidR="00EF6BF5" w:rsidRPr="00EF6BF5">
              <w:rPr>
                <w:b/>
                <w:bCs/>
              </w:rPr>
              <w:t>D</w:t>
            </w:r>
            <w:r w:rsidRPr="00EF6BF5">
              <w:rPr>
                <w:b/>
                <w:bCs/>
              </w:rPr>
              <w:t>river</w:t>
            </w:r>
            <w:r w:rsidRPr="00AB127A">
              <w:t xml:space="preserve"> computer </w:t>
            </w:r>
            <w:r w:rsidR="00731159">
              <w:t>is</w:t>
            </w:r>
            <w:r w:rsidR="00731159" w:rsidRPr="00AB127A">
              <w:t xml:space="preserve"> </w:t>
            </w:r>
            <w:r w:rsidRPr="00AB127A">
              <w:t xml:space="preserve">not in the same network segment as the </w:t>
            </w:r>
            <w:r w:rsidRPr="00EF6BF5">
              <w:rPr>
                <w:b/>
                <w:bCs/>
              </w:rPr>
              <w:t>SUT</w:t>
            </w:r>
            <w:r w:rsidR="00EF6BF5">
              <w:t xml:space="preserve"> computer</w:t>
            </w:r>
            <w:r w:rsidRPr="00AB127A">
              <w:t xml:space="preserve">, or the </w:t>
            </w:r>
            <w:r w:rsidRPr="00EF6BF5">
              <w:rPr>
                <w:b/>
                <w:bCs/>
              </w:rPr>
              <w:t>SUT</w:t>
            </w:r>
            <w:r w:rsidRPr="00AB127A">
              <w:t xml:space="preserve"> </w:t>
            </w:r>
            <w:r w:rsidR="00EF6BF5">
              <w:t xml:space="preserve">computer </w:t>
            </w:r>
            <w:r w:rsidRPr="00AB127A">
              <w:t>firewall is enabled.</w:t>
            </w:r>
          </w:p>
        </w:tc>
      </w:tr>
      <w:tr w:rsidR="00AB127A" w:rsidRPr="00AB127A" w14:paraId="2FE81A92" w14:textId="77777777" w:rsidTr="00FA259B">
        <w:trPr>
          <w:tblCellSpacing w:w="7" w:type="dxa"/>
        </w:trPr>
        <w:tc>
          <w:tcPr>
            <w:tcW w:w="1599" w:type="dxa"/>
            <w:tcBorders>
              <w:top w:val="single" w:sz="4" w:space="0" w:color="auto"/>
              <w:left w:val="single" w:sz="4" w:space="0" w:color="auto"/>
              <w:bottom w:val="single" w:sz="4" w:space="0" w:color="auto"/>
              <w:right w:val="single" w:sz="4" w:space="0" w:color="auto"/>
            </w:tcBorders>
            <w:shd w:val="clear" w:color="auto" w:fill="D9E2F3" w:themeFill="accent1" w:themeFillTint="33"/>
            <w:tcMar>
              <w:top w:w="0" w:type="dxa"/>
              <w:left w:w="0" w:type="dxa"/>
              <w:bottom w:w="0" w:type="dxa"/>
              <w:right w:w="0" w:type="dxa"/>
            </w:tcMar>
            <w:hideMark/>
          </w:tcPr>
          <w:p w14:paraId="5BF21121" w14:textId="77777777" w:rsidR="00AB127A" w:rsidRPr="00EF6BF5" w:rsidRDefault="00AB127A" w:rsidP="00E52FB4">
            <w:pPr>
              <w:pStyle w:val="BodyText"/>
              <w:rPr>
                <w:b/>
                <w:bCs/>
              </w:rPr>
            </w:pPr>
            <w:r w:rsidRPr="00EF6BF5">
              <w:rPr>
                <w:b/>
                <w:bCs/>
              </w:rPr>
              <w:lastRenderedPageBreak/>
              <w:t>RESOLUTION</w:t>
            </w:r>
          </w:p>
        </w:tc>
        <w:tc>
          <w:tcPr>
            <w:tcW w:w="843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70881705" w14:textId="7DEF9667" w:rsidR="00AB127A" w:rsidRPr="00AB127A" w:rsidRDefault="00AB127A" w:rsidP="00EF6BF5">
            <w:pPr>
              <w:pStyle w:val="BodyText"/>
            </w:pPr>
            <w:r w:rsidRPr="00AB127A">
              <w:t xml:space="preserve">Move the </w:t>
            </w:r>
            <w:r w:rsidR="00EF6BF5" w:rsidRPr="00EF6BF5">
              <w:rPr>
                <w:b/>
                <w:bCs/>
              </w:rPr>
              <w:t>D</w:t>
            </w:r>
            <w:r w:rsidRPr="00EF6BF5">
              <w:rPr>
                <w:b/>
                <w:bCs/>
              </w:rPr>
              <w:t>river</w:t>
            </w:r>
            <w:r w:rsidRPr="00AB127A">
              <w:t xml:space="preserve"> computer and the </w:t>
            </w:r>
            <w:r w:rsidRPr="00EF6BF5">
              <w:rPr>
                <w:b/>
                <w:bCs/>
              </w:rPr>
              <w:t>SUT</w:t>
            </w:r>
            <w:r w:rsidRPr="00AB127A">
              <w:t xml:space="preserve"> </w:t>
            </w:r>
            <w:r w:rsidR="00EF6BF5">
              <w:t xml:space="preserve">computer </w:t>
            </w:r>
            <w:r w:rsidRPr="00AB127A">
              <w:t xml:space="preserve">to the same network segment or disable the </w:t>
            </w:r>
            <w:r w:rsidRPr="00EF6BF5">
              <w:rPr>
                <w:b/>
                <w:bCs/>
              </w:rPr>
              <w:t>SUT</w:t>
            </w:r>
            <w:r w:rsidRPr="00AB127A">
              <w:t xml:space="preserve"> </w:t>
            </w:r>
            <w:r w:rsidR="00EF6BF5">
              <w:t xml:space="preserve">computer </w:t>
            </w:r>
            <w:r w:rsidRPr="00AB127A">
              <w:t>firewall.</w:t>
            </w:r>
          </w:p>
        </w:tc>
      </w:tr>
    </w:tbl>
    <w:p w14:paraId="3B2EC88D" w14:textId="77777777" w:rsidR="00231C56" w:rsidRDefault="00231C56" w:rsidP="00EF6BF5">
      <w:pPr>
        <w:pStyle w:val="BodyTextSpacer"/>
      </w:pPr>
    </w:p>
    <w:p w14:paraId="76502156" w14:textId="6DBF9B74" w:rsidR="00AB127A" w:rsidRDefault="00AB127A" w:rsidP="00164074">
      <w:pPr>
        <w:pStyle w:val="Heading2"/>
        <w:rPr>
          <w:lang w:val="en"/>
        </w:rPr>
      </w:pPr>
      <w:bookmarkStart w:id="946" w:name="_Test_Run_Issues"/>
      <w:bookmarkStart w:id="947" w:name="_Toc67405055"/>
      <w:bookmarkEnd w:id="946"/>
      <w:r w:rsidRPr="00AB127A">
        <w:rPr>
          <w:lang w:val="en"/>
        </w:rPr>
        <w:t>Test Run Issues</w:t>
      </w:r>
      <w:bookmarkEnd w:id="947"/>
    </w:p>
    <w:p w14:paraId="6ABB97DD" w14:textId="77777777" w:rsidR="00240BAE" w:rsidRPr="00240BAE" w:rsidRDefault="00240BAE" w:rsidP="00240BAE">
      <w:pPr>
        <w:pStyle w:val="BodyTextSpacer"/>
      </w:pPr>
    </w:p>
    <w:p w14:paraId="1411FFA9" w14:textId="5EFB2140" w:rsidR="00EF6BF5" w:rsidRPr="00EF6BF5" w:rsidRDefault="003134CE" w:rsidP="00240BAE">
      <w:pPr>
        <w:pStyle w:val="Caption"/>
      </w:pPr>
      <w:r>
        <w:t xml:space="preserve">Table </w:t>
      </w:r>
      <w:r w:rsidR="0000594B">
        <w:t>22</w:t>
      </w:r>
      <w:r>
        <w:t xml:space="preserve">.  </w:t>
      </w:r>
      <w:r w:rsidR="00AE679D">
        <w:t>Problem, Cause, and R</w:t>
      </w:r>
      <w:r>
        <w:t>esolution of Test Case execution issues</w:t>
      </w:r>
    </w:p>
    <w:tbl>
      <w:tblPr>
        <w:tblW w:w="0" w:type="auto"/>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5"/>
        <w:gridCol w:w="8455"/>
      </w:tblGrid>
      <w:tr w:rsidR="00AB127A" w:rsidRPr="00AB127A" w14:paraId="621A5C86" w14:textId="77777777" w:rsidTr="00FA259B">
        <w:trPr>
          <w:tblCellSpacing w:w="7" w:type="dxa"/>
        </w:trPr>
        <w:tc>
          <w:tcPr>
            <w:tcW w:w="1594" w:type="dxa"/>
            <w:shd w:val="clear" w:color="auto" w:fill="D9E2F3" w:themeFill="accent1" w:themeFillTint="33"/>
            <w:tcMar>
              <w:top w:w="0" w:type="dxa"/>
              <w:left w:w="0" w:type="dxa"/>
              <w:bottom w:w="0" w:type="dxa"/>
              <w:right w:w="0" w:type="dxa"/>
            </w:tcMar>
            <w:hideMark/>
          </w:tcPr>
          <w:p w14:paraId="21B8CA83" w14:textId="78E8084F" w:rsidR="00AB127A" w:rsidRPr="00240BAE" w:rsidRDefault="00AB127A" w:rsidP="00E52FB4">
            <w:pPr>
              <w:pStyle w:val="BodyText"/>
              <w:rPr>
                <w:b/>
                <w:bCs/>
              </w:rPr>
            </w:pPr>
            <w:r w:rsidRPr="00240BAE">
              <w:rPr>
                <w:b/>
                <w:bCs/>
              </w:rPr>
              <w:t>PROBLEM</w:t>
            </w:r>
            <w:r w:rsidR="003134CE" w:rsidRPr="00240BAE">
              <w:rPr>
                <w:b/>
                <w:bCs/>
              </w:rPr>
              <w:t xml:space="preserve"> 1</w:t>
            </w:r>
          </w:p>
        </w:tc>
        <w:tc>
          <w:tcPr>
            <w:tcW w:w="8434" w:type="dxa"/>
            <w:tcMar>
              <w:top w:w="0" w:type="dxa"/>
              <w:left w:w="0" w:type="dxa"/>
              <w:bottom w:w="0" w:type="dxa"/>
              <w:right w:w="0" w:type="dxa"/>
            </w:tcMar>
            <w:vAlign w:val="center"/>
            <w:hideMark/>
          </w:tcPr>
          <w:p w14:paraId="493DC77A" w14:textId="3F0655C8" w:rsidR="00AB127A" w:rsidRPr="00AB127A" w:rsidRDefault="00EF6BF5" w:rsidP="00EF6BF5">
            <w:pPr>
              <w:pStyle w:val="BodyText"/>
            </w:pPr>
            <w:r>
              <w:t xml:space="preserve">One or more </w:t>
            </w:r>
            <w:r w:rsidR="00AB127A" w:rsidRPr="00AB127A">
              <w:t xml:space="preserve">Test </w:t>
            </w:r>
            <w:r>
              <w:t>C</w:t>
            </w:r>
            <w:r w:rsidR="00AB127A" w:rsidRPr="00AB127A">
              <w:t xml:space="preserve">ases failed with </w:t>
            </w:r>
            <w:r>
              <w:t xml:space="preserve">a </w:t>
            </w:r>
            <w:r w:rsidR="00AB127A" w:rsidRPr="00AB127A">
              <w:t xml:space="preserve">message </w:t>
            </w:r>
            <w:r>
              <w:t>such as</w:t>
            </w:r>
            <w:r w:rsidRPr="00AB127A">
              <w:t xml:space="preserve"> </w:t>
            </w:r>
            <w:r w:rsidR="00AB127A" w:rsidRPr="00AB127A">
              <w:t>“Timeout when expecting &lt;Message Type&gt; ”.</w:t>
            </w:r>
          </w:p>
        </w:tc>
      </w:tr>
      <w:tr w:rsidR="00AB127A" w:rsidRPr="00AB127A" w14:paraId="6E96D862" w14:textId="77777777" w:rsidTr="00FA259B">
        <w:trPr>
          <w:tblCellSpacing w:w="7" w:type="dxa"/>
        </w:trPr>
        <w:tc>
          <w:tcPr>
            <w:tcW w:w="1594" w:type="dxa"/>
            <w:shd w:val="clear" w:color="auto" w:fill="D9E2F3" w:themeFill="accent1" w:themeFillTint="33"/>
            <w:tcMar>
              <w:top w:w="0" w:type="dxa"/>
              <w:left w:w="0" w:type="dxa"/>
              <w:bottom w:w="0" w:type="dxa"/>
              <w:right w:w="0" w:type="dxa"/>
            </w:tcMar>
            <w:hideMark/>
          </w:tcPr>
          <w:p w14:paraId="285C6C47" w14:textId="7A72B373" w:rsidR="00AB127A" w:rsidRPr="00240BAE" w:rsidRDefault="00AB127A" w:rsidP="00E52FB4">
            <w:pPr>
              <w:pStyle w:val="BodyText"/>
              <w:rPr>
                <w:b/>
                <w:bCs/>
              </w:rPr>
            </w:pPr>
            <w:r w:rsidRPr="00240BAE">
              <w:rPr>
                <w:b/>
                <w:bCs/>
              </w:rPr>
              <w:t>CAUSE</w:t>
            </w:r>
            <w:r w:rsidR="003A100E">
              <w:rPr>
                <w:b/>
                <w:bCs/>
              </w:rPr>
              <w:t xml:space="preserve"> 1</w:t>
            </w:r>
          </w:p>
        </w:tc>
        <w:tc>
          <w:tcPr>
            <w:tcW w:w="8434" w:type="dxa"/>
            <w:tcMar>
              <w:top w:w="0" w:type="dxa"/>
              <w:left w:w="0" w:type="dxa"/>
              <w:bottom w:w="0" w:type="dxa"/>
              <w:right w:w="0" w:type="dxa"/>
            </w:tcMar>
            <w:vAlign w:val="center"/>
            <w:hideMark/>
          </w:tcPr>
          <w:p w14:paraId="0CE948BD" w14:textId="2037AD6D" w:rsidR="00AB127A" w:rsidRDefault="00AB127A" w:rsidP="00EF6BF5">
            <w:pPr>
              <w:pStyle w:val="BodyText"/>
            </w:pPr>
            <w:r w:rsidRPr="00AB127A">
              <w:t>For Windows RDP client</w:t>
            </w:r>
            <w:r w:rsidR="00EF6BF5">
              <w:t>s</w:t>
            </w:r>
            <w:r w:rsidRPr="00AB127A">
              <w:t xml:space="preserve">, the </w:t>
            </w:r>
            <w:r w:rsidR="00EF6BF5" w:rsidRPr="00EF6BF5">
              <w:rPr>
                <w:b/>
                <w:bCs/>
              </w:rPr>
              <w:t>T</w:t>
            </w:r>
            <w:r w:rsidRPr="00EF6BF5">
              <w:rPr>
                <w:b/>
                <w:bCs/>
              </w:rPr>
              <w:t xml:space="preserve">est </w:t>
            </w:r>
            <w:r w:rsidR="00EF6BF5" w:rsidRPr="00EF6BF5">
              <w:rPr>
                <w:b/>
                <w:bCs/>
              </w:rPr>
              <w:t>S</w:t>
            </w:r>
            <w:r w:rsidRPr="00EF6BF5">
              <w:rPr>
                <w:b/>
                <w:bCs/>
              </w:rPr>
              <w:t>uite</w:t>
            </w:r>
            <w:r w:rsidRPr="00AB127A">
              <w:t xml:space="preserve"> must be run </w:t>
            </w:r>
            <w:r w:rsidR="00EF6BF5">
              <w:t>under</w:t>
            </w:r>
            <w:r w:rsidR="00EF6BF5" w:rsidRPr="00AB127A">
              <w:t xml:space="preserve"> </w:t>
            </w:r>
            <w:r w:rsidRPr="00AB127A">
              <w:t>the Administrator account.</w:t>
            </w:r>
          </w:p>
          <w:p w14:paraId="7CB2B356" w14:textId="5BAC1FE3" w:rsidR="00731159" w:rsidRPr="00AB127A" w:rsidRDefault="00731159" w:rsidP="00EF6BF5">
            <w:pPr>
              <w:pStyle w:val="BodyText"/>
            </w:pPr>
            <w:r w:rsidRPr="00AB127A">
              <w:t>For non-Windows RDP client</w:t>
            </w:r>
            <w:r>
              <w:t>s</w:t>
            </w:r>
            <w:r w:rsidRPr="00AB127A">
              <w:t xml:space="preserve">, the </w:t>
            </w:r>
            <w:r w:rsidRPr="00EF6BF5">
              <w:rPr>
                <w:b/>
                <w:bCs/>
              </w:rPr>
              <w:t>SUT</w:t>
            </w:r>
            <w:r w:rsidRPr="00AB127A">
              <w:t xml:space="preserve"> </w:t>
            </w:r>
            <w:r>
              <w:t xml:space="preserve">computer </w:t>
            </w:r>
            <w:r w:rsidRPr="00AB127A">
              <w:t>control adapter may be not implemented properly.</w:t>
            </w:r>
            <w:r w:rsidR="00241FB7">
              <w:t xml:space="preserve"> See </w:t>
            </w:r>
            <w:hyperlink r:id="rId106" w:history="1">
              <w:r w:rsidR="00241FB7" w:rsidRPr="00241FB7">
                <w:rPr>
                  <w:rStyle w:val="Hyperlink"/>
                </w:rPr>
                <w:t>RDPSUTControlAgent</w:t>
              </w:r>
            </w:hyperlink>
            <w:r w:rsidR="00241FB7">
              <w:t xml:space="preserve"> for development information.</w:t>
            </w:r>
          </w:p>
        </w:tc>
      </w:tr>
      <w:tr w:rsidR="00AB127A" w:rsidRPr="00AB127A" w14:paraId="752B0555" w14:textId="77777777" w:rsidTr="00FA259B">
        <w:trPr>
          <w:tblCellSpacing w:w="7" w:type="dxa"/>
        </w:trPr>
        <w:tc>
          <w:tcPr>
            <w:tcW w:w="1594" w:type="dxa"/>
            <w:shd w:val="clear" w:color="auto" w:fill="D9E2F3" w:themeFill="accent1" w:themeFillTint="33"/>
            <w:tcMar>
              <w:top w:w="0" w:type="dxa"/>
              <w:left w:w="0" w:type="dxa"/>
              <w:bottom w:w="0" w:type="dxa"/>
              <w:right w:w="0" w:type="dxa"/>
            </w:tcMar>
            <w:hideMark/>
          </w:tcPr>
          <w:p w14:paraId="1091DE24" w14:textId="5EB57DC9" w:rsidR="00AB127A" w:rsidRPr="00240BAE" w:rsidRDefault="00AB127A" w:rsidP="00E52FB4">
            <w:pPr>
              <w:pStyle w:val="BodyText"/>
              <w:rPr>
                <w:b/>
                <w:bCs/>
              </w:rPr>
            </w:pPr>
            <w:r w:rsidRPr="00240BAE">
              <w:rPr>
                <w:b/>
                <w:bCs/>
              </w:rPr>
              <w:t>RESOLUTION</w:t>
            </w:r>
            <w:r w:rsidR="003A100E">
              <w:rPr>
                <w:b/>
                <w:bCs/>
              </w:rPr>
              <w:t xml:space="preserve"> 1</w:t>
            </w:r>
          </w:p>
        </w:tc>
        <w:tc>
          <w:tcPr>
            <w:tcW w:w="8434" w:type="dxa"/>
            <w:tcMar>
              <w:top w:w="0" w:type="dxa"/>
              <w:left w:w="0" w:type="dxa"/>
              <w:bottom w:w="0" w:type="dxa"/>
              <w:right w:w="0" w:type="dxa"/>
            </w:tcMar>
            <w:vAlign w:val="center"/>
            <w:hideMark/>
          </w:tcPr>
          <w:p w14:paraId="4703BB08" w14:textId="06124B29" w:rsidR="003A100E" w:rsidRPr="00AB127A" w:rsidRDefault="00AB127A" w:rsidP="00EF6BF5">
            <w:pPr>
              <w:pStyle w:val="BodyText"/>
            </w:pPr>
            <w:r w:rsidRPr="00AB127A">
              <w:t>For Windows RDP client</w:t>
            </w:r>
            <w:r w:rsidR="00D72916">
              <w:t>s</w:t>
            </w:r>
            <w:r w:rsidRPr="00AB127A">
              <w:t xml:space="preserve">, enable </w:t>
            </w:r>
            <w:r w:rsidR="00D72916">
              <w:t xml:space="preserve">the </w:t>
            </w:r>
            <w:r w:rsidRPr="00AB127A">
              <w:t xml:space="preserve">Administrator </w:t>
            </w:r>
            <w:r w:rsidR="00D72916">
              <w:t xml:space="preserve">account </w:t>
            </w:r>
            <w:r w:rsidRPr="00AB127A">
              <w:t>and log on</w:t>
            </w:r>
            <w:r w:rsidR="00D72916">
              <w:t xml:space="preserve"> as Administrator</w:t>
            </w:r>
            <w:r w:rsidR="00240BAE">
              <w:t xml:space="preserve">, as described in </w:t>
            </w:r>
            <w:hyperlink w:anchor="_Configure_the_SUT" w:history="1">
              <w:r w:rsidR="009869AC" w:rsidRPr="009869AC">
                <w:rPr>
                  <w:rStyle w:val="Hyperlink"/>
                  <w:lang w:val="en-US"/>
                </w:rPr>
                <w:t>Configur</w:t>
              </w:r>
              <w:r w:rsidR="00262A0B">
                <w:rPr>
                  <w:rStyle w:val="Hyperlink"/>
                  <w:lang w:val="en-US"/>
                </w:rPr>
                <w:t>ing</w:t>
              </w:r>
              <w:r w:rsidR="009869AC" w:rsidRPr="009869AC">
                <w:rPr>
                  <w:rStyle w:val="Hyperlink"/>
                  <w:lang w:val="en-US"/>
                </w:rPr>
                <w:t xml:space="preserve"> the SUT</w:t>
              </w:r>
            </w:hyperlink>
            <w:r w:rsidRPr="00AB127A">
              <w:t>.</w:t>
            </w:r>
          </w:p>
        </w:tc>
      </w:tr>
      <w:tr w:rsidR="00FA259B" w:rsidRPr="00AB127A" w14:paraId="120F2F1D" w14:textId="77777777" w:rsidTr="002C1962">
        <w:trPr>
          <w:trHeight w:val="181"/>
          <w:tblCellSpacing w:w="7" w:type="dxa"/>
        </w:trPr>
        <w:tc>
          <w:tcPr>
            <w:tcW w:w="10042" w:type="dxa"/>
            <w:gridSpan w:val="2"/>
            <w:shd w:val="clear" w:color="auto" w:fill="D9E2F3" w:themeFill="accent1" w:themeFillTint="33"/>
            <w:tcMar>
              <w:top w:w="0" w:type="dxa"/>
              <w:left w:w="0" w:type="dxa"/>
              <w:bottom w:w="0" w:type="dxa"/>
              <w:right w:w="0" w:type="dxa"/>
            </w:tcMar>
            <w:vAlign w:val="center"/>
          </w:tcPr>
          <w:p w14:paraId="4A64A4B2" w14:textId="77777777" w:rsidR="00FA259B" w:rsidRPr="00AB127A" w:rsidRDefault="00FA259B" w:rsidP="00EF6BF5">
            <w:pPr>
              <w:pStyle w:val="BodyText"/>
            </w:pPr>
          </w:p>
        </w:tc>
      </w:tr>
      <w:tr w:rsidR="00240BAE" w:rsidRPr="00AB127A" w14:paraId="5C828642" w14:textId="77777777" w:rsidTr="00FA259B">
        <w:trPr>
          <w:tblCellSpacing w:w="7" w:type="dxa"/>
        </w:trPr>
        <w:tc>
          <w:tcPr>
            <w:tcW w:w="1594" w:type="dxa"/>
            <w:shd w:val="clear" w:color="auto" w:fill="D9E2F3" w:themeFill="accent1" w:themeFillTint="33"/>
            <w:tcMar>
              <w:top w:w="0" w:type="dxa"/>
              <w:left w:w="0" w:type="dxa"/>
              <w:bottom w:w="0" w:type="dxa"/>
              <w:right w:w="0" w:type="dxa"/>
            </w:tcMar>
          </w:tcPr>
          <w:p w14:paraId="1378499B" w14:textId="67010DD1" w:rsidR="00240BAE" w:rsidRPr="00240BAE" w:rsidRDefault="00240BAE" w:rsidP="00E52FB4">
            <w:pPr>
              <w:pStyle w:val="BodyText"/>
              <w:rPr>
                <w:b/>
                <w:bCs/>
              </w:rPr>
            </w:pPr>
            <w:r w:rsidRPr="00240BAE">
              <w:rPr>
                <w:b/>
                <w:bCs/>
              </w:rPr>
              <w:t>PROBLEM 2</w:t>
            </w:r>
          </w:p>
        </w:tc>
        <w:tc>
          <w:tcPr>
            <w:tcW w:w="8434" w:type="dxa"/>
            <w:tcMar>
              <w:top w:w="0" w:type="dxa"/>
              <w:left w:w="0" w:type="dxa"/>
              <w:bottom w:w="0" w:type="dxa"/>
              <w:right w:w="0" w:type="dxa"/>
            </w:tcMar>
            <w:vAlign w:val="center"/>
          </w:tcPr>
          <w:p w14:paraId="08AC7EA0" w14:textId="5F8EF83C" w:rsidR="00240BAE" w:rsidRPr="00240BAE" w:rsidRDefault="00596E27" w:rsidP="00240BAE">
            <w:pPr>
              <w:pStyle w:val="BodyText"/>
            </w:pPr>
            <w:r>
              <w:t xml:space="preserve">One or more </w:t>
            </w:r>
            <w:r w:rsidR="00240BAE" w:rsidRPr="00240BAE">
              <w:t xml:space="preserve">Test </w:t>
            </w:r>
            <w:r>
              <w:t>C</w:t>
            </w:r>
            <w:r w:rsidR="00240BAE" w:rsidRPr="00240BAE">
              <w:t xml:space="preserve">ases failed with </w:t>
            </w:r>
            <w:r w:rsidR="002833F5">
              <w:t>the E</w:t>
            </w:r>
            <w:r w:rsidR="00240BAE" w:rsidRPr="00240BAE">
              <w:t>xception “The handle is invalid”.</w:t>
            </w:r>
          </w:p>
        </w:tc>
      </w:tr>
      <w:tr w:rsidR="00240BAE" w:rsidRPr="00AB127A" w14:paraId="3758F9A6" w14:textId="77777777" w:rsidTr="00FA259B">
        <w:trPr>
          <w:tblCellSpacing w:w="7" w:type="dxa"/>
        </w:trPr>
        <w:tc>
          <w:tcPr>
            <w:tcW w:w="1594" w:type="dxa"/>
            <w:shd w:val="clear" w:color="auto" w:fill="D9E2F3" w:themeFill="accent1" w:themeFillTint="33"/>
            <w:tcMar>
              <w:top w:w="0" w:type="dxa"/>
              <w:left w:w="0" w:type="dxa"/>
              <w:bottom w:w="0" w:type="dxa"/>
              <w:right w:w="0" w:type="dxa"/>
            </w:tcMar>
          </w:tcPr>
          <w:p w14:paraId="6C7AAFE1" w14:textId="3E98625E" w:rsidR="00240BAE" w:rsidRPr="00240BAE" w:rsidRDefault="00240BAE" w:rsidP="00E52FB4">
            <w:pPr>
              <w:pStyle w:val="BodyText"/>
              <w:rPr>
                <w:b/>
                <w:bCs/>
              </w:rPr>
            </w:pPr>
            <w:r w:rsidRPr="00240BAE">
              <w:rPr>
                <w:b/>
                <w:bCs/>
              </w:rPr>
              <w:t>CAUSE</w:t>
            </w:r>
            <w:r w:rsidR="003A100E">
              <w:rPr>
                <w:b/>
                <w:bCs/>
              </w:rPr>
              <w:t xml:space="preserve"> 2</w:t>
            </w:r>
          </w:p>
        </w:tc>
        <w:tc>
          <w:tcPr>
            <w:tcW w:w="8434" w:type="dxa"/>
            <w:tcMar>
              <w:top w:w="0" w:type="dxa"/>
              <w:left w:w="0" w:type="dxa"/>
              <w:bottom w:w="0" w:type="dxa"/>
              <w:right w:w="0" w:type="dxa"/>
            </w:tcMar>
            <w:vAlign w:val="center"/>
          </w:tcPr>
          <w:p w14:paraId="39BA3390" w14:textId="104ABB66" w:rsidR="00240BAE" w:rsidRPr="00240BAE" w:rsidRDefault="00240BAE" w:rsidP="00240BAE">
            <w:pPr>
              <w:pStyle w:val="BodyText"/>
            </w:pPr>
            <w:r w:rsidRPr="00240BAE">
              <w:t xml:space="preserve">The </w:t>
            </w:r>
            <w:r w:rsidR="00596E27" w:rsidRPr="00596E27">
              <w:rPr>
                <w:b/>
                <w:bCs/>
              </w:rPr>
              <w:t>D</w:t>
            </w:r>
            <w:r w:rsidRPr="00596E27">
              <w:rPr>
                <w:b/>
                <w:bCs/>
              </w:rPr>
              <w:t xml:space="preserve">river </w:t>
            </w:r>
            <w:del w:id="948" w:author="Harley Zhang" w:date="2021-03-11T14:06:00Z">
              <w:r w:rsidRPr="001F0C04" w:rsidDel="008608D1">
                <w:delText>computer  is</w:delText>
              </w:r>
            </w:del>
            <w:ins w:id="949" w:author="Harley Zhang" w:date="2021-03-11T14:06:00Z">
              <w:r w:rsidR="008608D1" w:rsidRPr="001F0C04">
                <w:t>computer</w:t>
              </w:r>
              <w:r w:rsidR="008608D1" w:rsidRPr="00240BAE">
                <w:t xml:space="preserve"> </w:t>
              </w:r>
              <w:r w:rsidR="008608D1" w:rsidRPr="008608D1">
                <w:t>is</w:t>
              </w:r>
            </w:ins>
            <w:r w:rsidRPr="00240BAE">
              <w:t xml:space="preserve"> locked </w:t>
            </w:r>
            <w:r w:rsidR="00ED3187">
              <w:t xml:space="preserve">while </w:t>
            </w:r>
            <w:r w:rsidR="00596E27">
              <w:t>T</w:t>
            </w:r>
            <w:r w:rsidRPr="00240BAE">
              <w:t xml:space="preserve">est </w:t>
            </w:r>
            <w:r w:rsidR="00596E27">
              <w:t>C</w:t>
            </w:r>
            <w:r w:rsidRPr="00240BAE">
              <w:t>ases</w:t>
            </w:r>
            <w:r w:rsidR="00ED3187">
              <w:t xml:space="preserve"> are running</w:t>
            </w:r>
            <w:r w:rsidRPr="00240BAE">
              <w:t>.</w:t>
            </w:r>
          </w:p>
        </w:tc>
      </w:tr>
      <w:tr w:rsidR="00240BAE" w:rsidRPr="00AB127A" w14:paraId="59E0BA27" w14:textId="77777777" w:rsidTr="00FA259B">
        <w:trPr>
          <w:trHeight w:val="172"/>
          <w:tblCellSpacing w:w="7" w:type="dxa"/>
        </w:trPr>
        <w:tc>
          <w:tcPr>
            <w:tcW w:w="1594" w:type="dxa"/>
            <w:shd w:val="clear" w:color="auto" w:fill="D9E2F3" w:themeFill="accent1" w:themeFillTint="33"/>
            <w:tcMar>
              <w:top w:w="0" w:type="dxa"/>
              <w:left w:w="0" w:type="dxa"/>
              <w:bottom w:w="0" w:type="dxa"/>
              <w:right w:w="0" w:type="dxa"/>
            </w:tcMar>
          </w:tcPr>
          <w:p w14:paraId="20509B2C" w14:textId="32881B3A" w:rsidR="00240BAE" w:rsidRPr="00240BAE" w:rsidRDefault="00240BAE" w:rsidP="00E52FB4">
            <w:pPr>
              <w:pStyle w:val="BodyText"/>
              <w:rPr>
                <w:b/>
                <w:bCs/>
              </w:rPr>
            </w:pPr>
            <w:r w:rsidRPr="00240BAE">
              <w:rPr>
                <w:b/>
                <w:bCs/>
              </w:rPr>
              <w:t>RESOLUTION</w:t>
            </w:r>
            <w:r w:rsidR="003A100E">
              <w:rPr>
                <w:b/>
                <w:bCs/>
              </w:rPr>
              <w:t xml:space="preserve"> 2</w:t>
            </w:r>
          </w:p>
        </w:tc>
        <w:tc>
          <w:tcPr>
            <w:tcW w:w="8434" w:type="dxa"/>
            <w:tcMar>
              <w:top w:w="0" w:type="dxa"/>
              <w:left w:w="0" w:type="dxa"/>
              <w:bottom w:w="0" w:type="dxa"/>
              <w:right w:w="0" w:type="dxa"/>
            </w:tcMar>
            <w:vAlign w:val="center"/>
          </w:tcPr>
          <w:p w14:paraId="4F5DBB21" w14:textId="20B009E8" w:rsidR="00240BAE" w:rsidRPr="00240BAE" w:rsidRDefault="00596E27" w:rsidP="00240BAE">
            <w:pPr>
              <w:pStyle w:val="BodyText"/>
            </w:pPr>
            <w:r>
              <w:t>Unlock the</w:t>
            </w:r>
            <w:r w:rsidR="00240BAE" w:rsidRPr="00240BAE">
              <w:t xml:space="preserve"> </w:t>
            </w:r>
            <w:r w:rsidRPr="00596E27">
              <w:rPr>
                <w:b/>
                <w:bCs/>
              </w:rPr>
              <w:t>D</w:t>
            </w:r>
            <w:r w:rsidR="00240BAE" w:rsidRPr="00596E27">
              <w:rPr>
                <w:b/>
                <w:bCs/>
              </w:rPr>
              <w:t>river</w:t>
            </w:r>
            <w:r w:rsidR="00240BAE" w:rsidRPr="00240BAE">
              <w:t xml:space="preserve"> computer when </w:t>
            </w:r>
            <w:r>
              <w:t>T</w:t>
            </w:r>
            <w:r w:rsidR="00240BAE" w:rsidRPr="00240BAE">
              <w:t xml:space="preserve">est </w:t>
            </w:r>
            <w:r>
              <w:t>C</w:t>
            </w:r>
            <w:r w:rsidR="00240BAE" w:rsidRPr="00240BAE">
              <w:t>ases</w:t>
            </w:r>
            <w:r w:rsidR="00320130">
              <w:t xml:space="preserve"> are running</w:t>
            </w:r>
            <w:r w:rsidR="00240BAE" w:rsidRPr="00240BAE">
              <w:t>.</w:t>
            </w:r>
          </w:p>
        </w:tc>
      </w:tr>
    </w:tbl>
    <w:p w14:paraId="000E31A6" w14:textId="3A245426" w:rsidR="00AB127A" w:rsidRDefault="00AB127A" w:rsidP="00891633">
      <w:pPr>
        <w:pStyle w:val="BodyTextSpacer"/>
      </w:pPr>
    </w:p>
    <w:p w14:paraId="1EBD10C5" w14:textId="77777777" w:rsidR="00891633" w:rsidRPr="00AB127A" w:rsidRDefault="00891633" w:rsidP="00EF6BF5">
      <w:pPr>
        <w:pStyle w:val="BodyText"/>
        <w:rPr>
          <w:vanish/>
        </w:rPr>
      </w:pPr>
    </w:p>
    <w:p w14:paraId="17306177" w14:textId="1577AAB8" w:rsidR="00AB127A" w:rsidRDefault="00AB127A" w:rsidP="00164074">
      <w:pPr>
        <w:pStyle w:val="Heading2"/>
        <w:rPr>
          <w:lang w:val="en"/>
        </w:rPr>
      </w:pPr>
      <w:bookmarkStart w:id="950" w:name="_RDPEUSB_Test_Cases"/>
      <w:bookmarkStart w:id="951" w:name="_Toc67405056"/>
      <w:bookmarkEnd w:id="950"/>
      <w:r w:rsidRPr="00AB127A">
        <w:rPr>
          <w:lang w:val="en"/>
        </w:rPr>
        <w:t>RDPEUSB Test Cases Fail</w:t>
      </w:r>
      <w:bookmarkEnd w:id="951"/>
    </w:p>
    <w:p w14:paraId="043A41A2" w14:textId="77777777" w:rsidR="00891633" w:rsidRPr="00891633" w:rsidRDefault="00891633" w:rsidP="00891633">
      <w:pPr>
        <w:pStyle w:val="BodyTextSpacer"/>
      </w:pPr>
    </w:p>
    <w:p w14:paraId="1E5F5923" w14:textId="1537418E" w:rsidR="00891633" w:rsidRPr="00EF6BF5" w:rsidRDefault="00891633" w:rsidP="00891633">
      <w:pPr>
        <w:pStyle w:val="Caption"/>
      </w:pPr>
      <w:r>
        <w:t xml:space="preserve">Table </w:t>
      </w:r>
      <w:r w:rsidR="00233951">
        <w:t>23</w:t>
      </w:r>
      <w:r>
        <w:t xml:space="preserve">.  </w:t>
      </w:r>
      <w:r w:rsidR="00AE679D">
        <w:t>Problem, Cause,</w:t>
      </w:r>
      <w:r>
        <w:t xml:space="preserve"> and </w:t>
      </w:r>
      <w:r w:rsidR="007A7FFA">
        <w:t>R</w:t>
      </w:r>
      <w:r>
        <w:t xml:space="preserve">esolution of </w:t>
      </w:r>
      <w:r w:rsidRPr="00891633">
        <w:rPr>
          <w:lang w:val="en-US"/>
        </w:rPr>
        <w:t xml:space="preserve">RDPEUSB </w:t>
      </w:r>
      <w:r>
        <w:t>Test Case execution issues</w:t>
      </w:r>
    </w:p>
    <w:tbl>
      <w:tblPr>
        <w:tblW w:w="0" w:type="auto"/>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5"/>
        <w:gridCol w:w="8455"/>
      </w:tblGrid>
      <w:tr w:rsidR="00AB127A" w:rsidRPr="00AB127A" w14:paraId="05FED164" w14:textId="77777777" w:rsidTr="00FA259B">
        <w:trPr>
          <w:tblCellSpacing w:w="7" w:type="dxa"/>
        </w:trPr>
        <w:tc>
          <w:tcPr>
            <w:tcW w:w="1594" w:type="dxa"/>
            <w:shd w:val="clear" w:color="auto" w:fill="D9E2F3" w:themeFill="accent1" w:themeFillTint="33"/>
            <w:tcMar>
              <w:top w:w="0" w:type="dxa"/>
              <w:left w:w="0" w:type="dxa"/>
              <w:bottom w:w="0" w:type="dxa"/>
              <w:right w:w="0" w:type="dxa"/>
            </w:tcMar>
            <w:hideMark/>
          </w:tcPr>
          <w:p w14:paraId="55D445E3" w14:textId="77777777" w:rsidR="00AB127A" w:rsidRPr="002A471F" w:rsidRDefault="00AB127A" w:rsidP="00E52FB4">
            <w:pPr>
              <w:pStyle w:val="BodyText"/>
              <w:rPr>
                <w:b/>
                <w:bCs/>
              </w:rPr>
            </w:pPr>
            <w:r w:rsidRPr="002A471F">
              <w:rPr>
                <w:b/>
                <w:bCs/>
              </w:rPr>
              <w:t>PROBLEM</w:t>
            </w:r>
          </w:p>
        </w:tc>
        <w:tc>
          <w:tcPr>
            <w:tcW w:w="8434" w:type="dxa"/>
            <w:tcMar>
              <w:top w:w="0" w:type="dxa"/>
              <w:left w:w="0" w:type="dxa"/>
              <w:bottom w:w="0" w:type="dxa"/>
              <w:right w:w="0" w:type="dxa"/>
            </w:tcMar>
            <w:vAlign w:val="center"/>
            <w:hideMark/>
          </w:tcPr>
          <w:p w14:paraId="4B89F167" w14:textId="26A311E3" w:rsidR="00AB127A" w:rsidRPr="00AB127A" w:rsidRDefault="00644D5E" w:rsidP="002A471F">
            <w:pPr>
              <w:pStyle w:val="BodyText"/>
            </w:pPr>
            <w:r>
              <w:t>A significant number of</w:t>
            </w:r>
            <w:r w:rsidRPr="00AB127A">
              <w:t xml:space="preserve"> </w:t>
            </w:r>
            <w:r w:rsidR="00AB127A" w:rsidRPr="00AB127A">
              <w:t xml:space="preserve">MS-RDPEUSB </w:t>
            </w:r>
            <w:r>
              <w:t>T</w:t>
            </w:r>
            <w:r w:rsidR="00AB127A" w:rsidRPr="00AB127A">
              <w:t xml:space="preserve">est </w:t>
            </w:r>
            <w:r>
              <w:t>C</w:t>
            </w:r>
            <w:r w:rsidR="00AB127A" w:rsidRPr="00AB127A">
              <w:t>ases are fail</w:t>
            </w:r>
            <w:r w:rsidR="007A7FFA">
              <w:t>ing</w:t>
            </w:r>
            <w:r w:rsidR="00AB127A" w:rsidRPr="00AB127A">
              <w:t>.</w:t>
            </w:r>
          </w:p>
        </w:tc>
      </w:tr>
      <w:tr w:rsidR="00AB127A" w:rsidRPr="00AB127A" w14:paraId="65909DB5" w14:textId="77777777" w:rsidTr="00FA259B">
        <w:trPr>
          <w:tblCellSpacing w:w="7" w:type="dxa"/>
        </w:trPr>
        <w:tc>
          <w:tcPr>
            <w:tcW w:w="1594" w:type="dxa"/>
            <w:shd w:val="clear" w:color="auto" w:fill="D9E2F3" w:themeFill="accent1" w:themeFillTint="33"/>
            <w:tcMar>
              <w:top w:w="0" w:type="dxa"/>
              <w:left w:w="0" w:type="dxa"/>
              <w:bottom w:w="0" w:type="dxa"/>
              <w:right w:w="0" w:type="dxa"/>
            </w:tcMar>
            <w:hideMark/>
          </w:tcPr>
          <w:p w14:paraId="1BB39C0F" w14:textId="77777777" w:rsidR="00AB127A" w:rsidRPr="002A471F" w:rsidRDefault="00AB127A" w:rsidP="00E52FB4">
            <w:pPr>
              <w:pStyle w:val="BodyText"/>
              <w:rPr>
                <w:b/>
                <w:bCs/>
              </w:rPr>
            </w:pPr>
            <w:r w:rsidRPr="002A471F">
              <w:rPr>
                <w:b/>
                <w:bCs/>
              </w:rPr>
              <w:t>CAUSE</w:t>
            </w:r>
          </w:p>
        </w:tc>
        <w:tc>
          <w:tcPr>
            <w:tcW w:w="8434" w:type="dxa"/>
            <w:tcMar>
              <w:top w:w="0" w:type="dxa"/>
              <w:left w:w="0" w:type="dxa"/>
              <w:bottom w:w="0" w:type="dxa"/>
              <w:right w:w="0" w:type="dxa"/>
            </w:tcMar>
            <w:vAlign w:val="center"/>
            <w:hideMark/>
          </w:tcPr>
          <w:p w14:paraId="54769DCD" w14:textId="5D0E2EB4" w:rsidR="00AB127A" w:rsidRPr="00AB127A" w:rsidRDefault="00AB127A" w:rsidP="002A471F">
            <w:pPr>
              <w:pStyle w:val="BodyText"/>
            </w:pPr>
            <w:r w:rsidRPr="00AB127A">
              <w:t xml:space="preserve">The OSR USB FX2 board is not plugged into the </w:t>
            </w:r>
            <w:r w:rsidRPr="002A471F">
              <w:rPr>
                <w:b/>
                <w:bCs/>
              </w:rPr>
              <w:t>SUT</w:t>
            </w:r>
            <w:r w:rsidR="00644D5E" w:rsidRPr="002A471F">
              <w:rPr>
                <w:b/>
                <w:bCs/>
              </w:rPr>
              <w:t xml:space="preserve"> </w:t>
            </w:r>
            <w:r w:rsidR="00644D5E" w:rsidRPr="00EC1A93">
              <w:t>computer</w:t>
            </w:r>
            <w:r w:rsidRPr="00AB127A">
              <w:t xml:space="preserve"> or the USB Redirection </w:t>
            </w:r>
            <w:r w:rsidR="00644D5E">
              <w:t xml:space="preserve">feature </w:t>
            </w:r>
            <w:r w:rsidRPr="00AB127A">
              <w:t xml:space="preserve">is not enabled </w:t>
            </w:r>
            <w:r w:rsidR="00644D5E">
              <w:t>in</w:t>
            </w:r>
            <w:r w:rsidR="00644D5E" w:rsidRPr="00AB127A">
              <w:t xml:space="preserve"> </w:t>
            </w:r>
            <w:r w:rsidRPr="00AB127A">
              <w:t xml:space="preserve">the </w:t>
            </w:r>
            <w:r w:rsidRPr="002A471F">
              <w:rPr>
                <w:b/>
                <w:bCs/>
              </w:rPr>
              <w:t>SUT</w:t>
            </w:r>
            <w:r w:rsidR="00644D5E">
              <w:t xml:space="preserve"> computer</w:t>
            </w:r>
            <w:r w:rsidRPr="00AB127A">
              <w:t>.</w:t>
            </w:r>
          </w:p>
        </w:tc>
      </w:tr>
      <w:tr w:rsidR="00AB127A" w:rsidRPr="00AB127A" w14:paraId="77D0CAB9" w14:textId="77777777" w:rsidTr="00FA259B">
        <w:trPr>
          <w:tblCellSpacing w:w="7" w:type="dxa"/>
        </w:trPr>
        <w:tc>
          <w:tcPr>
            <w:tcW w:w="1594" w:type="dxa"/>
            <w:shd w:val="clear" w:color="auto" w:fill="D9E2F3" w:themeFill="accent1" w:themeFillTint="33"/>
            <w:tcMar>
              <w:top w:w="0" w:type="dxa"/>
              <w:left w:w="0" w:type="dxa"/>
              <w:bottom w:w="0" w:type="dxa"/>
              <w:right w:w="0" w:type="dxa"/>
            </w:tcMar>
            <w:hideMark/>
          </w:tcPr>
          <w:p w14:paraId="77FF1998" w14:textId="77777777" w:rsidR="00AB127A" w:rsidRPr="002A471F" w:rsidRDefault="00AB127A" w:rsidP="00E52FB4">
            <w:pPr>
              <w:pStyle w:val="BodyText"/>
              <w:rPr>
                <w:b/>
                <w:bCs/>
              </w:rPr>
            </w:pPr>
            <w:r w:rsidRPr="002A471F">
              <w:rPr>
                <w:b/>
                <w:bCs/>
              </w:rPr>
              <w:t>RESOLUTION</w:t>
            </w:r>
          </w:p>
        </w:tc>
        <w:tc>
          <w:tcPr>
            <w:tcW w:w="8434" w:type="dxa"/>
            <w:tcMar>
              <w:top w:w="0" w:type="dxa"/>
              <w:left w:w="0" w:type="dxa"/>
              <w:bottom w:w="0" w:type="dxa"/>
              <w:right w:w="0" w:type="dxa"/>
            </w:tcMar>
            <w:vAlign w:val="center"/>
            <w:hideMark/>
          </w:tcPr>
          <w:p w14:paraId="3FED6500" w14:textId="4CCC42B1" w:rsidR="00B56FC3" w:rsidRPr="00B56FC3" w:rsidRDefault="00AB127A" w:rsidP="002A471F">
            <w:pPr>
              <w:pStyle w:val="BodyText"/>
            </w:pPr>
            <w:r w:rsidRPr="00B56FC3">
              <w:t xml:space="preserve">Plug </w:t>
            </w:r>
            <w:r w:rsidR="004A4429" w:rsidRPr="00B56FC3">
              <w:t>an</w:t>
            </w:r>
            <w:r w:rsidR="000B1E63" w:rsidRPr="00B56FC3">
              <w:t xml:space="preserve"> </w:t>
            </w:r>
            <w:r w:rsidRPr="00B56FC3">
              <w:t xml:space="preserve">OSR USB FX2 board into the </w:t>
            </w:r>
            <w:r w:rsidRPr="002A471F">
              <w:rPr>
                <w:b/>
                <w:bCs/>
              </w:rPr>
              <w:t>SUT</w:t>
            </w:r>
            <w:r w:rsidRPr="00B56FC3">
              <w:t xml:space="preserve"> </w:t>
            </w:r>
            <w:r w:rsidR="00644D5E" w:rsidRPr="00B56FC3">
              <w:t xml:space="preserve">computer </w:t>
            </w:r>
            <w:r w:rsidR="0088395D">
              <w:t>USB hub</w:t>
            </w:r>
            <w:r w:rsidRPr="00B56FC3">
              <w:t xml:space="preserve">. </w:t>
            </w:r>
            <w:r w:rsidR="00B56FC3">
              <w:t xml:space="preserve">If you need to purchase an </w:t>
            </w:r>
            <w:r w:rsidR="00093AF9" w:rsidRPr="00B56FC3">
              <w:t>OSR USB FX2 board</w:t>
            </w:r>
            <w:r w:rsidR="00CE3D63">
              <w:t>,</w:t>
            </w:r>
            <w:r w:rsidRPr="00B56FC3">
              <w:t xml:space="preserve"> </w:t>
            </w:r>
            <w:r w:rsidR="00CE3D63">
              <w:t>s</w:t>
            </w:r>
            <w:r w:rsidR="00202B22" w:rsidRPr="00CE3D63">
              <w:rPr>
                <w:color w:val="auto"/>
              </w:rPr>
              <w:t>e</w:t>
            </w:r>
            <w:r w:rsidR="00B56FC3" w:rsidRPr="00CE3D63">
              <w:rPr>
                <w:color w:val="auto"/>
              </w:rPr>
              <w:t>e</w:t>
            </w:r>
            <w:r w:rsidR="00202B22" w:rsidRPr="00CE3D63">
              <w:rPr>
                <w:color w:val="auto"/>
              </w:rPr>
              <w:t xml:space="preserve"> Table 2 in </w:t>
            </w:r>
            <w:hyperlink w:anchor="_Environment_Computer_Requirements" w:history="1">
              <w:r w:rsidR="00093AF9" w:rsidRPr="00B56FC3">
                <w:rPr>
                  <w:rStyle w:val="Hyperlink"/>
                  <w:rFonts w:ascii="Segoe UI" w:hAnsi="Segoe UI"/>
                  <w:sz w:val="21"/>
                </w:rPr>
                <w:t>Test Environment Computer Requirements</w:t>
              </w:r>
            </w:hyperlink>
            <w:r w:rsidRPr="00B56FC3">
              <w:t>.</w:t>
            </w:r>
            <w:r w:rsidR="00356138" w:rsidRPr="00B56FC3">
              <w:t xml:space="preserve"> </w:t>
            </w:r>
          </w:p>
          <w:p w14:paraId="1085CB31" w14:textId="328E557F" w:rsidR="00AB127A" w:rsidRPr="00B56FC3" w:rsidRDefault="00356138" w:rsidP="002A471F">
            <w:pPr>
              <w:pStyle w:val="BodyText"/>
            </w:pPr>
            <w:r w:rsidRPr="00B56FC3">
              <w:t xml:space="preserve">Enable RDP USB Redirection via the Local Group Policy Editor, as described in </w:t>
            </w:r>
            <w:hyperlink w:anchor="_Configure_the_SUT" w:history="1">
              <w:r w:rsidRPr="00B56FC3">
                <w:rPr>
                  <w:rStyle w:val="Hyperlink"/>
                  <w:rFonts w:ascii="Segoe UI" w:hAnsi="Segoe UI"/>
                  <w:sz w:val="21"/>
                </w:rPr>
                <w:t>Configur</w:t>
              </w:r>
              <w:r w:rsidR="00262A0B">
                <w:rPr>
                  <w:rStyle w:val="Hyperlink"/>
                  <w:rFonts w:ascii="Segoe UI" w:hAnsi="Segoe UI"/>
                  <w:sz w:val="21"/>
                </w:rPr>
                <w:t>ing</w:t>
              </w:r>
              <w:r w:rsidRPr="00B56FC3">
                <w:rPr>
                  <w:rStyle w:val="Hyperlink"/>
                  <w:rFonts w:ascii="Segoe UI" w:hAnsi="Segoe UI"/>
                  <w:sz w:val="21"/>
                </w:rPr>
                <w:t xml:space="preserve"> the SUT</w:t>
              </w:r>
            </w:hyperlink>
            <w:r w:rsidRPr="00B56FC3">
              <w:t>.</w:t>
            </w:r>
          </w:p>
        </w:tc>
      </w:tr>
    </w:tbl>
    <w:p w14:paraId="41A1C83F" w14:textId="77777777" w:rsidR="00231C56" w:rsidRDefault="00231C56" w:rsidP="00B56FC3">
      <w:pPr>
        <w:pStyle w:val="BodyTextSpacer"/>
      </w:pPr>
    </w:p>
    <w:p w14:paraId="1FFE16B1" w14:textId="28819CE7" w:rsidR="00AB127A" w:rsidRDefault="00AB127A" w:rsidP="00164074">
      <w:pPr>
        <w:pStyle w:val="Heading2"/>
        <w:rPr>
          <w:lang w:val="en"/>
        </w:rPr>
      </w:pPr>
      <w:bookmarkStart w:id="952" w:name="_RDPEUDP_and_RDPEMT"/>
      <w:bookmarkStart w:id="953" w:name="_Toc67405057"/>
      <w:bookmarkEnd w:id="952"/>
      <w:r w:rsidRPr="00AB127A">
        <w:rPr>
          <w:lang w:val="en"/>
        </w:rPr>
        <w:t>RDPEUDP and RDPEMT Test Cases Fail</w:t>
      </w:r>
      <w:bookmarkEnd w:id="953"/>
    </w:p>
    <w:p w14:paraId="37490C4F" w14:textId="34C760D3" w:rsidR="002A471F" w:rsidRDefault="002A471F" w:rsidP="002A471F">
      <w:pPr>
        <w:pStyle w:val="BodyTextSpacer"/>
      </w:pPr>
    </w:p>
    <w:p w14:paraId="5FDA56EB" w14:textId="6F1CD9AA" w:rsidR="002A471F" w:rsidRPr="002A471F" w:rsidRDefault="002A471F" w:rsidP="002A471F">
      <w:pPr>
        <w:pStyle w:val="Caption"/>
      </w:pPr>
      <w:r>
        <w:t xml:space="preserve">Table </w:t>
      </w:r>
      <w:r w:rsidR="00331539">
        <w:t>24</w:t>
      </w:r>
      <w:r>
        <w:t xml:space="preserve">.  Problem, Cause, and Resolution of </w:t>
      </w:r>
      <w:r w:rsidRPr="00891633">
        <w:rPr>
          <w:lang w:val="en-US"/>
        </w:rPr>
        <w:t>RDPEU</w:t>
      </w:r>
      <w:r>
        <w:rPr>
          <w:lang w:val="en-US"/>
        </w:rPr>
        <w:t xml:space="preserve">DP and RDPEMT </w:t>
      </w:r>
      <w:r>
        <w:t>Test Case execution issues</w:t>
      </w:r>
    </w:p>
    <w:tbl>
      <w:tblPr>
        <w:tblW w:w="0" w:type="auto"/>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5"/>
        <w:gridCol w:w="8455"/>
      </w:tblGrid>
      <w:tr w:rsidR="00AB127A" w:rsidRPr="00AB127A" w14:paraId="5639C610" w14:textId="77777777" w:rsidTr="00FA259B">
        <w:trPr>
          <w:tblCellSpacing w:w="7" w:type="dxa"/>
        </w:trPr>
        <w:tc>
          <w:tcPr>
            <w:tcW w:w="1594" w:type="dxa"/>
            <w:shd w:val="clear" w:color="auto" w:fill="D9E2F3" w:themeFill="accent1" w:themeFillTint="33"/>
            <w:tcMar>
              <w:top w:w="0" w:type="dxa"/>
              <w:left w:w="0" w:type="dxa"/>
              <w:bottom w:w="0" w:type="dxa"/>
              <w:right w:w="0" w:type="dxa"/>
            </w:tcMar>
            <w:hideMark/>
          </w:tcPr>
          <w:p w14:paraId="53E0ADFD" w14:textId="77777777" w:rsidR="00AB127A" w:rsidRPr="002A471F" w:rsidRDefault="00AB127A" w:rsidP="00E52FB4">
            <w:pPr>
              <w:pStyle w:val="BodyText"/>
              <w:rPr>
                <w:b/>
                <w:bCs/>
              </w:rPr>
            </w:pPr>
            <w:r w:rsidRPr="002A471F">
              <w:rPr>
                <w:b/>
                <w:bCs/>
              </w:rPr>
              <w:t>PROBLEM</w:t>
            </w:r>
          </w:p>
        </w:tc>
        <w:tc>
          <w:tcPr>
            <w:tcW w:w="8434" w:type="dxa"/>
            <w:tcMar>
              <w:top w:w="0" w:type="dxa"/>
              <w:left w:w="0" w:type="dxa"/>
              <w:bottom w:w="0" w:type="dxa"/>
              <w:right w:w="0" w:type="dxa"/>
            </w:tcMar>
            <w:vAlign w:val="center"/>
            <w:hideMark/>
          </w:tcPr>
          <w:p w14:paraId="6D7FADC1" w14:textId="7ABBAAD5" w:rsidR="00AB127A" w:rsidRPr="00AB127A" w:rsidRDefault="00CD3C6A" w:rsidP="002A471F">
            <w:pPr>
              <w:pStyle w:val="BodyText"/>
            </w:pPr>
            <w:r>
              <w:t>A significant number of</w:t>
            </w:r>
            <w:r w:rsidRPr="00AB127A">
              <w:t xml:space="preserve"> </w:t>
            </w:r>
            <w:r w:rsidR="00AB127A" w:rsidRPr="00AB127A">
              <w:t>MS-RDPEUDP</w:t>
            </w:r>
            <w:r w:rsidR="00970820">
              <w:t xml:space="preserve"> and </w:t>
            </w:r>
            <w:r w:rsidR="00AB127A" w:rsidRPr="00AB127A">
              <w:t xml:space="preserve">MS-RDPEMT </w:t>
            </w:r>
            <w:r>
              <w:t>T</w:t>
            </w:r>
            <w:r w:rsidR="00AB127A" w:rsidRPr="00AB127A">
              <w:t xml:space="preserve">est </w:t>
            </w:r>
            <w:r>
              <w:t>C</w:t>
            </w:r>
            <w:r w:rsidR="00AB127A" w:rsidRPr="00AB127A">
              <w:t>ases are fail</w:t>
            </w:r>
            <w:r>
              <w:t>ing</w:t>
            </w:r>
            <w:r w:rsidR="00AB127A" w:rsidRPr="00AB127A">
              <w:t>.</w:t>
            </w:r>
          </w:p>
        </w:tc>
      </w:tr>
      <w:tr w:rsidR="00AB127A" w:rsidRPr="00AB127A" w14:paraId="2479EA1B" w14:textId="77777777" w:rsidTr="00FA259B">
        <w:trPr>
          <w:tblCellSpacing w:w="7" w:type="dxa"/>
        </w:trPr>
        <w:tc>
          <w:tcPr>
            <w:tcW w:w="1594" w:type="dxa"/>
            <w:shd w:val="clear" w:color="auto" w:fill="D9E2F3" w:themeFill="accent1" w:themeFillTint="33"/>
            <w:tcMar>
              <w:top w:w="0" w:type="dxa"/>
              <w:left w:w="0" w:type="dxa"/>
              <w:bottom w:w="0" w:type="dxa"/>
              <w:right w:w="0" w:type="dxa"/>
            </w:tcMar>
            <w:hideMark/>
          </w:tcPr>
          <w:p w14:paraId="017044E2" w14:textId="77777777" w:rsidR="00AB127A" w:rsidRPr="002A471F" w:rsidRDefault="00AB127A" w:rsidP="00E52FB4">
            <w:pPr>
              <w:pStyle w:val="BodyText"/>
              <w:rPr>
                <w:b/>
                <w:bCs/>
              </w:rPr>
            </w:pPr>
            <w:r w:rsidRPr="002A471F">
              <w:rPr>
                <w:b/>
                <w:bCs/>
              </w:rPr>
              <w:lastRenderedPageBreak/>
              <w:t>CAUSE</w:t>
            </w:r>
          </w:p>
        </w:tc>
        <w:tc>
          <w:tcPr>
            <w:tcW w:w="8434" w:type="dxa"/>
            <w:tcMar>
              <w:top w:w="0" w:type="dxa"/>
              <w:left w:w="0" w:type="dxa"/>
              <w:bottom w:w="0" w:type="dxa"/>
              <w:right w:w="0" w:type="dxa"/>
            </w:tcMar>
            <w:vAlign w:val="center"/>
            <w:hideMark/>
          </w:tcPr>
          <w:p w14:paraId="4B0F4940" w14:textId="5A1C9F7C" w:rsidR="00AB127A" w:rsidRPr="00AB127A" w:rsidRDefault="00AB127A" w:rsidP="002A471F">
            <w:pPr>
              <w:pStyle w:val="BodyText"/>
            </w:pPr>
            <w:r w:rsidRPr="00AB127A">
              <w:t xml:space="preserve">Some MS-RDPEUDP and MS-RDPEMT </w:t>
            </w:r>
            <w:r w:rsidR="00CD3C6A">
              <w:t>T</w:t>
            </w:r>
            <w:r w:rsidRPr="00AB127A">
              <w:t xml:space="preserve">est </w:t>
            </w:r>
            <w:r w:rsidR="00CD3C6A">
              <w:t>C</w:t>
            </w:r>
            <w:r w:rsidRPr="00AB127A">
              <w:t xml:space="preserve">ases create </w:t>
            </w:r>
            <w:r w:rsidR="00CD3C6A">
              <w:t xml:space="preserve">an </w:t>
            </w:r>
            <w:r w:rsidRPr="00AB127A">
              <w:t xml:space="preserve">RDP-UDP connection, which </w:t>
            </w:r>
            <w:r w:rsidR="00CD3C6A">
              <w:t>must</w:t>
            </w:r>
            <w:r w:rsidRPr="00AB127A">
              <w:t xml:space="preserve"> use </w:t>
            </w:r>
            <w:r w:rsidR="00CD3C6A">
              <w:t xml:space="preserve">the </w:t>
            </w:r>
            <w:r w:rsidRPr="00AB127A">
              <w:t>TLS or CredSSP security protocol</w:t>
            </w:r>
            <w:r w:rsidR="00C1438F">
              <w:t xml:space="preserve"> to secure the RDP session</w:t>
            </w:r>
            <w:r w:rsidRPr="00AB127A">
              <w:t>.</w:t>
            </w:r>
          </w:p>
        </w:tc>
      </w:tr>
      <w:tr w:rsidR="00AB127A" w:rsidRPr="00AB127A" w14:paraId="16292B08" w14:textId="77777777" w:rsidTr="00FA259B">
        <w:trPr>
          <w:tblCellSpacing w:w="7" w:type="dxa"/>
        </w:trPr>
        <w:tc>
          <w:tcPr>
            <w:tcW w:w="1594" w:type="dxa"/>
            <w:shd w:val="clear" w:color="auto" w:fill="D9E2F3" w:themeFill="accent1" w:themeFillTint="33"/>
            <w:tcMar>
              <w:top w:w="0" w:type="dxa"/>
              <w:left w:w="0" w:type="dxa"/>
              <w:bottom w:w="0" w:type="dxa"/>
              <w:right w:w="0" w:type="dxa"/>
            </w:tcMar>
            <w:hideMark/>
          </w:tcPr>
          <w:p w14:paraId="7416C22E" w14:textId="77777777" w:rsidR="00AB127A" w:rsidRPr="002A471F" w:rsidRDefault="00AB127A" w:rsidP="00E52FB4">
            <w:pPr>
              <w:pStyle w:val="BodyText"/>
              <w:rPr>
                <w:b/>
                <w:bCs/>
              </w:rPr>
            </w:pPr>
            <w:r w:rsidRPr="002A471F">
              <w:rPr>
                <w:b/>
                <w:bCs/>
              </w:rPr>
              <w:t>RESOLUTION</w:t>
            </w:r>
          </w:p>
        </w:tc>
        <w:tc>
          <w:tcPr>
            <w:tcW w:w="8434" w:type="dxa"/>
            <w:tcMar>
              <w:top w:w="0" w:type="dxa"/>
              <w:left w:w="0" w:type="dxa"/>
              <w:bottom w:w="0" w:type="dxa"/>
              <w:right w:w="0" w:type="dxa"/>
            </w:tcMar>
            <w:vAlign w:val="center"/>
            <w:hideMark/>
          </w:tcPr>
          <w:p w14:paraId="28245DA4" w14:textId="03F986C6" w:rsidR="00AB127A" w:rsidRPr="00AB127A" w:rsidRDefault="00AB127A" w:rsidP="002A471F">
            <w:pPr>
              <w:pStyle w:val="BodyText"/>
            </w:pPr>
            <w:r w:rsidRPr="00AB127A">
              <w:t xml:space="preserve">In </w:t>
            </w:r>
            <w:r w:rsidR="00C1438F">
              <w:t xml:space="preserve">the </w:t>
            </w:r>
            <w:r w:rsidRPr="00AB127A">
              <w:t>RDP_ClientTestSuite.deployment.ptfconfig</w:t>
            </w:r>
            <w:r w:rsidR="00C1438F">
              <w:t xml:space="preserve"> file</w:t>
            </w:r>
            <w:r w:rsidRPr="00AB127A">
              <w:t xml:space="preserve">, configure </w:t>
            </w:r>
            <w:r w:rsidR="00C1438F">
              <w:t xml:space="preserve">the </w:t>
            </w:r>
            <w:r w:rsidRPr="00AB127A">
              <w:t>RDP.Security.Protocol to TLS or CredSSP</w:t>
            </w:r>
            <w:r w:rsidR="00C1438F">
              <w:t xml:space="preserve">, as described in </w:t>
            </w:r>
            <w:hyperlink w:anchor="_Common_Required_Property" w:history="1">
              <w:r w:rsidR="00720654" w:rsidRPr="00720654">
                <w:rPr>
                  <w:rStyle w:val="Hyperlink"/>
                  <w:lang w:val="en-US"/>
                </w:rPr>
                <w:t>Common Required Property Settings</w:t>
              </w:r>
            </w:hyperlink>
            <w:r w:rsidRPr="00AB127A">
              <w:t>.</w:t>
            </w:r>
          </w:p>
        </w:tc>
      </w:tr>
    </w:tbl>
    <w:p w14:paraId="7033CF07" w14:textId="77777777" w:rsidR="00231C56" w:rsidRDefault="00231C56" w:rsidP="00061D61">
      <w:pPr>
        <w:pStyle w:val="BodyTextSpacer"/>
      </w:pPr>
    </w:p>
    <w:p w14:paraId="44648C33" w14:textId="652EDD10" w:rsidR="00AB127A" w:rsidRDefault="00AB127A" w:rsidP="00164074">
      <w:pPr>
        <w:pStyle w:val="Heading2"/>
        <w:rPr>
          <w:lang w:val="en"/>
        </w:rPr>
      </w:pPr>
      <w:bookmarkStart w:id="954" w:name="_RDPBCGR_Test_Cases"/>
      <w:bookmarkStart w:id="955" w:name="_Toc67405058"/>
      <w:bookmarkEnd w:id="954"/>
      <w:r w:rsidRPr="00AB127A">
        <w:rPr>
          <w:lang w:val="en"/>
        </w:rPr>
        <w:t xml:space="preserve">RDPBCGR Test Cases </w:t>
      </w:r>
      <w:r w:rsidR="00061D61">
        <w:rPr>
          <w:lang w:val="en"/>
        </w:rPr>
        <w:t xml:space="preserve">Fail When </w:t>
      </w:r>
      <w:r w:rsidRPr="00AB127A">
        <w:rPr>
          <w:lang w:val="en"/>
        </w:rPr>
        <w:t>Run</w:t>
      </w:r>
      <w:r w:rsidR="00061D61">
        <w:rPr>
          <w:lang w:val="en"/>
        </w:rPr>
        <w:t>ning in</w:t>
      </w:r>
      <w:r w:rsidRPr="00AB127A">
        <w:rPr>
          <w:lang w:val="en"/>
        </w:rPr>
        <w:t xml:space="preserve"> </w:t>
      </w:r>
      <w:r w:rsidR="00061D61">
        <w:rPr>
          <w:lang w:val="en"/>
        </w:rPr>
        <w:t>PowerShell</w:t>
      </w:r>
      <w:r w:rsidR="00061D61" w:rsidRPr="00AB127A">
        <w:rPr>
          <w:lang w:val="en"/>
        </w:rPr>
        <w:t xml:space="preserve"> </w:t>
      </w:r>
      <w:r w:rsidRPr="00AB127A">
        <w:rPr>
          <w:lang w:val="en"/>
        </w:rPr>
        <w:t>Mode</w:t>
      </w:r>
      <w:bookmarkEnd w:id="955"/>
    </w:p>
    <w:p w14:paraId="544A8C56" w14:textId="77777777" w:rsidR="00061D61" w:rsidRPr="00061D61" w:rsidRDefault="00061D61" w:rsidP="00061D61">
      <w:pPr>
        <w:pStyle w:val="BodyTextSpacer"/>
      </w:pPr>
    </w:p>
    <w:p w14:paraId="4E28B2AC" w14:textId="3A6A1956" w:rsidR="00061D61" w:rsidRPr="00061D61" w:rsidRDefault="00061D61" w:rsidP="00061D61">
      <w:pPr>
        <w:pStyle w:val="Caption"/>
      </w:pPr>
      <w:r>
        <w:t xml:space="preserve">Table </w:t>
      </w:r>
      <w:r w:rsidR="00EA5AF0">
        <w:t>25</w:t>
      </w:r>
      <w:r>
        <w:t>.  Problem, Cause, and Resolution of</w:t>
      </w:r>
      <w:r w:rsidRPr="00061D61">
        <w:rPr>
          <w:rFonts w:ascii="Verdana" w:eastAsiaTheme="minorHAnsi" w:hAnsi="Verdana" w:cs="Times New Roman"/>
          <w:color w:val="auto"/>
          <w:sz w:val="18"/>
          <w:szCs w:val="24"/>
        </w:rPr>
        <w:t xml:space="preserve"> </w:t>
      </w:r>
      <w:r w:rsidRPr="00061D61">
        <w:rPr>
          <w:lang w:val="en-US"/>
        </w:rPr>
        <w:t>RDPBCGR Test Case</w:t>
      </w:r>
      <w:r>
        <w:rPr>
          <w:lang w:val="en-US"/>
        </w:rPr>
        <w:t xml:space="preserve"> failures</w:t>
      </w:r>
    </w:p>
    <w:tbl>
      <w:tblPr>
        <w:tblW w:w="0" w:type="auto"/>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5"/>
        <w:gridCol w:w="8455"/>
      </w:tblGrid>
      <w:tr w:rsidR="00AB127A" w:rsidRPr="00AB127A" w:rsidDel="00F61395" w14:paraId="2A4DFCE0" w14:textId="7377B648" w:rsidTr="00FA259B">
        <w:trPr>
          <w:tblCellSpacing w:w="7" w:type="dxa"/>
          <w:del w:id="956" w:author="Harley Zhang" w:date="2021-03-11T15:10:00Z"/>
        </w:trPr>
        <w:tc>
          <w:tcPr>
            <w:tcW w:w="1594" w:type="dxa"/>
            <w:shd w:val="clear" w:color="auto" w:fill="D9E2F3" w:themeFill="accent1" w:themeFillTint="33"/>
            <w:tcMar>
              <w:top w:w="0" w:type="dxa"/>
              <w:left w:w="0" w:type="dxa"/>
              <w:bottom w:w="0" w:type="dxa"/>
              <w:right w:w="0" w:type="dxa"/>
            </w:tcMar>
            <w:hideMark/>
          </w:tcPr>
          <w:p w14:paraId="507C3049" w14:textId="41CBB27B" w:rsidR="00AB127A" w:rsidRPr="009129DB" w:rsidDel="00F61395" w:rsidRDefault="00AB127A" w:rsidP="00E52FB4">
            <w:pPr>
              <w:pStyle w:val="BodyText"/>
              <w:rPr>
                <w:del w:id="957" w:author="Harley Zhang" w:date="2021-03-11T15:10:00Z"/>
                <w:b/>
                <w:bCs/>
              </w:rPr>
            </w:pPr>
            <w:del w:id="958" w:author="Harley Zhang" w:date="2021-03-11T15:10:00Z">
              <w:r w:rsidRPr="009129DB" w:rsidDel="00F61395">
                <w:rPr>
                  <w:b/>
                  <w:bCs/>
                </w:rPr>
                <w:delText>PROBLEM</w:delText>
              </w:r>
            </w:del>
          </w:p>
        </w:tc>
        <w:tc>
          <w:tcPr>
            <w:tcW w:w="8434" w:type="dxa"/>
            <w:tcMar>
              <w:top w:w="0" w:type="dxa"/>
              <w:left w:w="0" w:type="dxa"/>
              <w:bottom w:w="0" w:type="dxa"/>
              <w:right w:w="0" w:type="dxa"/>
            </w:tcMar>
            <w:vAlign w:val="center"/>
            <w:hideMark/>
          </w:tcPr>
          <w:p w14:paraId="2BCDE04A" w14:textId="422A22F2" w:rsidR="00AB127A" w:rsidRPr="009129DB" w:rsidDel="00F61395" w:rsidRDefault="00AB127A" w:rsidP="009129DB">
            <w:pPr>
              <w:pStyle w:val="BodyText"/>
              <w:rPr>
                <w:del w:id="959" w:author="Harley Zhang" w:date="2021-03-11T15:10:00Z"/>
              </w:rPr>
            </w:pPr>
            <w:del w:id="960" w:author="Harley Zhang" w:date="2021-03-11T15:10:00Z">
              <w:r w:rsidRPr="009129DB" w:rsidDel="00F61395">
                <w:delText xml:space="preserve">The following </w:delText>
              </w:r>
              <w:r w:rsidR="006611C9" w:rsidDel="00F61395">
                <w:delText xml:space="preserve">three </w:delText>
              </w:r>
              <w:r w:rsidRPr="009129DB" w:rsidDel="00F61395">
                <w:delText xml:space="preserve">RDPBCGR </w:delText>
              </w:r>
              <w:r w:rsidR="00061D61" w:rsidRPr="009129DB" w:rsidDel="00F61395">
                <w:delText>T</w:delText>
              </w:r>
              <w:r w:rsidRPr="009129DB" w:rsidDel="00F61395">
                <w:delText xml:space="preserve">est </w:delText>
              </w:r>
              <w:r w:rsidR="00061D61" w:rsidRPr="009129DB" w:rsidDel="00F61395">
                <w:delText>C</w:delText>
              </w:r>
              <w:r w:rsidRPr="009129DB" w:rsidDel="00F61395">
                <w:delText xml:space="preserve">ases fail when running </w:delText>
              </w:r>
              <w:r w:rsidR="00061D61" w:rsidRPr="009129DB" w:rsidDel="00F61395">
                <w:delText xml:space="preserve">in </w:delText>
              </w:r>
              <w:r w:rsidRPr="009129DB" w:rsidDel="00F61395">
                <w:delText>Power</w:delText>
              </w:r>
              <w:r w:rsidR="00C94A7B" w:rsidDel="00F61395">
                <w:delText>S</w:delText>
              </w:r>
              <w:r w:rsidRPr="009129DB" w:rsidDel="00F61395">
                <w:delText>hell mode:</w:delText>
              </w:r>
            </w:del>
          </w:p>
          <w:p w14:paraId="3D1E235F" w14:textId="32139D92" w:rsidR="00061D61" w:rsidRPr="009129DB" w:rsidDel="00F61395" w:rsidRDefault="00061D61" w:rsidP="00C05B58">
            <w:pPr>
              <w:pStyle w:val="BodyText"/>
              <w:numPr>
                <w:ilvl w:val="0"/>
                <w:numId w:val="101"/>
              </w:numPr>
              <w:rPr>
                <w:del w:id="961" w:author="Harley Zhang" w:date="2021-03-11T15:10:00Z"/>
              </w:rPr>
            </w:pPr>
            <w:del w:id="962" w:author="Harley Zhang" w:date="2021-03-11T15:10:00Z">
              <w:r w:rsidRPr="009129DB" w:rsidDel="00F61395">
                <w:delText>BVT_ClientInputTest_FastPath</w:delText>
              </w:r>
            </w:del>
          </w:p>
          <w:p w14:paraId="17339A5F" w14:textId="1FC0999D" w:rsidR="00061D61" w:rsidRPr="009129DB" w:rsidDel="00F61395" w:rsidRDefault="00061D61" w:rsidP="00C05B58">
            <w:pPr>
              <w:pStyle w:val="BodyText"/>
              <w:numPr>
                <w:ilvl w:val="0"/>
                <w:numId w:val="101"/>
              </w:numPr>
              <w:rPr>
                <w:del w:id="963" w:author="Harley Zhang" w:date="2021-03-11T15:10:00Z"/>
              </w:rPr>
            </w:pPr>
            <w:del w:id="964" w:author="Harley Zhang" w:date="2021-03-11T15:10:00Z">
              <w:r w:rsidRPr="009129DB" w:rsidDel="00F61395">
                <w:delText>BVT_ClientInputTest_SlowPath</w:delText>
              </w:r>
            </w:del>
          </w:p>
          <w:p w14:paraId="6737A903" w14:textId="2103C461" w:rsidR="00061D61" w:rsidRPr="009129DB" w:rsidDel="00F61395" w:rsidRDefault="00061D61" w:rsidP="00C05B58">
            <w:pPr>
              <w:pStyle w:val="BodyText"/>
              <w:numPr>
                <w:ilvl w:val="0"/>
                <w:numId w:val="101"/>
              </w:numPr>
              <w:rPr>
                <w:del w:id="965" w:author="Harley Zhang" w:date="2021-03-11T15:10:00Z"/>
              </w:rPr>
            </w:pPr>
            <w:del w:id="966" w:author="Harley Zhang" w:date="2021-03-11T15:10:00Z">
              <w:r w:rsidRPr="009129DB" w:rsidDel="00F61395">
                <w:delText>S1_ConnectionTest_Disconnection_PositiveTest_ClientInitiated</w:delText>
              </w:r>
            </w:del>
          </w:p>
          <w:p w14:paraId="47553138" w14:textId="28919116" w:rsidR="00061D61" w:rsidRPr="009129DB" w:rsidDel="00F61395" w:rsidRDefault="00061D61" w:rsidP="009129DB">
            <w:pPr>
              <w:pStyle w:val="BodyText"/>
              <w:rPr>
                <w:del w:id="967" w:author="Harley Zhang" w:date="2021-03-11T15:10:00Z"/>
              </w:rPr>
            </w:pPr>
          </w:p>
        </w:tc>
      </w:tr>
      <w:tr w:rsidR="00AB127A" w:rsidRPr="00AB127A" w:rsidDel="00F61395" w14:paraId="1AFCD017" w14:textId="0502A039" w:rsidTr="00FA259B">
        <w:trPr>
          <w:tblCellSpacing w:w="7" w:type="dxa"/>
          <w:del w:id="968" w:author="Harley Zhang" w:date="2021-03-11T15:10:00Z"/>
        </w:trPr>
        <w:tc>
          <w:tcPr>
            <w:tcW w:w="1594" w:type="dxa"/>
            <w:shd w:val="clear" w:color="auto" w:fill="D9E2F3" w:themeFill="accent1" w:themeFillTint="33"/>
            <w:tcMar>
              <w:top w:w="0" w:type="dxa"/>
              <w:left w:w="0" w:type="dxa"/>
              <w:bottom w:w="0" w:type="dxa"/>
              <w:right w:w="0" w:type="dxa"/>
            </w:tcMar>
            <w:hideMark/>
          </w:tcPr>
          <w:p w14:paraId="48DC15F1" w14:textId="4CAFBED8" w:rsidR="00AB127A" w:rsidRPr="009129DB" w:rsidDel="00F61395" w:rsidRDefault="00AB127A" w:rsidP="00E52FB4">
            <w:pPr>
              <w:pStyle w:val="BodyText"/>
              <w:rPr>
                <w:del w:id="969" w:author="Harley Zhang" w:date="2021-03-11T15:10:00Z"/>
                <w:b/>
                <w:bCs/>
              </w:rPr>
            </w:pPr>
            <w:del w:id="970" w:author="Harley Zhang" w:date="2021-03-11T15:10:00Z">
              <w:r w:rsidRPr="009129DB" w:rsidDel="00F61395">
                <w:rPr>
                  <w:b/>
                  <w:bCs/>
                </w:rPr>
                <w:delText>CAUSE</w:delText>
              </w:r>
            </w:del>
          </w:p>
        </w:tc>
        <w:tc>
          <w:tcPr>
            <w:tcW w:w="8434" w:type="dxa"/>
            <w:tcMar>
              <w:top w:w="0" w:type="dxa"/>
              <w:left w:w="0" w:type="dxa"/>
              <w:bottom w:w="0" w:type="dxa"/>
              <w:right w:w="0" w:type="dxa"/>
            </w:tcMar>
            <w:vAlign w:val="center"/>
            <w:hideMark/>
          </w:tcPr>
          <w:p w14:paraId="3E42928C" w14:textId="54CE2F8A" w:rsidR="00AB127A" w:rsidRPr="009129DB" w:rsidDel="00F61395" w:rsidRDefault="00AB127A" w:rsidP="00F77FE9">
            <w:pPr>
              <w:pStyle w:val="BodyText"/>
              <w:rPr>
                <w:del w:id="971" w:author="Harley Zhang" w:date="2021-03-11T15:10:00Z"/>
              </w:rPr>
            </w:pPr>
            <w:del w:id="972" w:author="Harley Zhang" w:date="2021-03-11T15:10:00Z">
              <w:r w:rsidRPr="009129DB" w:rsidDel="00F61395">
                <w:delText xml:space="preserve">The </w:delText>
              </w:r>
              <w:r w:rsidR="009129DB" w:rsidDel="00F61395">
                <w:delText>specified T</w:delText>
              </w:r>
              <w:r w:rsidRPr="009129DB" w:rsidDel="00F61395">
                <w:delText xml:space="preserve">est </w:delText>
              </w:r>
              <w:r w:rsidR="009129DB" w:rsidDel="00F61395">
                <w:delText>C</w:delText>
              </w:r>
              <w:r w:rsidRPr="009129DB" w:rsidDel="00F61395">
                <w:delText xml:space="preserve">ases </w:delText>
              </w:r>
              <w:r w:rsidR="009129DB" w:rsidDel="00F61395">
                <w:delText xml:space="preserve">are </w:delText>
              </w:r>
              <w:r w:rsidR="009129DB" w:rsidRPr="00F77FE9" w:rsidDel="00F61395">
                <w:delText>configured</w:delText>
              </w:r>
              <w:r w:rsidR="009129DB" w:rsidDel="00F61395">
                <w:delText xml:space="preserve"> to run in an invalid mode</w:delText>
              </w:r>
              <w:r w:rsidRPr="009129DB" w:rsidDel="00F61395">
                <w:delText>.</w:delText>
              </w:r>
            </w:del>
          </w:p>
        </w:tc>
      </w:tr>
      <w:tr w:rsidR="00AB127A" w:rsidRPr="00AB127A" w14:paraId="598155B5" w14:textId="77777777" w:rsidTr="00FA259B">
        <w:trPr>
          <w:tblCellSpacing w:w="7" w:type="dxa"/>
        </w:trPr>
        <w:tc>
          <w:tcPr>
            <w:tcW w:w="1594" w:type="dxa"/>
            <w:shd w:val="clear" w:color="auto" w:fill="D9E2F3" w:themeFill="accent1" w:themeFillTint="33"/>
            <w:tcMar>
              <w:top w:w="0" w:type="dxa"/>
              <w:left w:w="0" w:type="dxa"/>
              <w:bottom w:w="0" w:type="dxa"/>
              <w:right w:w="0" w:type="dxa"/>
            </w:tcMar>
            <w:hideMark/>
          </w:tcPr>
          <w:p w14:paraId="6FC7C3EA" w14:textId="77777777" w:rsidR="00AB127A" w:rsidRPr="009129DB" w:rsidRDefault="00AB127A" w:rsidP="00E52FB4">
            <w:pPr>
              <w:pStyle w:val="BodyText"/>
              <w:rPr>
                <w:b/>
                <w:bCs/>
              </w:rPr>
            </w:pPr>
            <w:r w:rsidRPr="009129DB">
              <w:rPr>
                <w:b/>
                <w:bCs/>
              </w:rPr>
              <w:t>RESOLUTION</w:t>
            </w:r>
          </w:p>
        </w:tc>
        <w:tc>
          <w:tcPr>
            <w:tcW w:w="8434" w:type="dxa"/>
            <w:tcMar>
              <w:top w:w="0" w:type="dxa"/>
              <w:left w:w="0" w:type="dxa"/>
              <w:bottom w:w="0" w:type="dxa"/>
              <w:right w:w="0" w:type="dxa"/>
            </w:tcMar>
            <w:vAlign w:val="center"/>
            <w:hideMark/>
          </w:tcPr>
          <w:p w14:paraId="4281B137" w14:textId="0EA31CD7" w:rsidR="0088395D" w:rsidRDefault="0088395D" w:rsidP="0088395D">
            <w:pPr>
              <w:pStyle w:val="BodyText"/>
            </w:pPr>
            <w:r>
              <w:t>Run each RDPBCGR Test Case above using the following command:</w:t>
            </w:r>
          </w:p>
          <w:p w14:paraId="5DB3E5BC" w14:textId="0ACE3E9C" w:rsidR="0052638C" w:rsidRPr="009129DB" w:rsidRDefault="0088395D" w:rsidP="004D00BE">
            <w:pPr>
              <w:pStyle w:val="Code"/>
            </w:pPr>
            <w:del w:id="973" w:author="Harley Zhang" w:date="2021-03-11T14:06:00Z">
              <w:r w:rsidRPr="0088395D" w:rsidDel="0052638C">
                <w:delText>CommonRunSingleCase.cmd</w:delText>
              </w:r>
              <w:r w:rsidDel="0052638C">
                <w:delText xml:space="preserve"> &lt;TestCaseName&gt;</w:delText>
              </w:r>
            </w:del>
            <w:ins w:id="974" w:author="Harley Zhang" w:date="2021-03-11T14:06:00Z">
              <w:r w:rsidR="0052638C" w:rsidRPr="0052638C">
                <w:t>RunTestCasesByFilter.ps1 -Filter "Name=</w:t>
              </w:r>
              <w:r w:rsidR="0052638C">
                <w:t>&lt;TestCaseName&gt;</w:t>
              </w:r>
              <w:r w:rsidR="0052638C" w:rsidRPr="0052638C">
                <w:t>"</w:t>
              </w:r>
            </w:ins>
          </w:p>
        </w:tc>
      </w:tr>
    </w:tbl>
    <w:p w14:paraId="4B3F3A28" w14:textId="77777777" w:rsidR="00231C56" w:rsidRDefault="00231C56" w:rsidP="00231C56">
      <w:pPr>
        <w:rPr>
          <w:lang w:val="en"/>
        </w:rPr>
      </w:pPr>
    </w:p>
    <w:p w14:paraId="51C1D69F" w14:textId="26E02FAD" w:rsidR="00AB127A" w:rsidRDefault="00AB127A" w:rsidP="00164074">
      <w:pPr>
        <w:pStyle w:val="Heading2"/>
        <w:rPr>
          <w:lang w:val="en"/>
        </w:rPr>
      </w:pPr>
      <w:bookmarkStart w:id="975" w:name="_RDPEGFX_Test_Cases"/>
      <w:bookmarkStart w:id="976" w:name="_Toc67405059"/>
      <w:bookmarkEnd w:id="975"/>
      <w:r w:rsidRPr="00AB127A">
        <w:rPr>
          <w:lang w:val="en"/>
        </w:rPr>
        <w:t>RDPEGFX Test Cases Require H264 Enabled on SUT</w:t>
      </w:r>
      <w:bookmarkEnd w:id="976"/>
    </w:p>
    <w:p w14:paraId="537B7D05" w14:textId="77777777" w:rsidR="00FD17E6" w:rsidRDefault="00FD17E6" w:rsidP="00FD17E6">
      <w:pPr>
        <w:pStyle w:val="BodyTextSpacer"/>
      </w:pPr>
    </w:p>
    <w:p w14:paraId="07477CAC" w14:textId="4C65D98D" w:rsidR="004220E7" w:rsidRPr="004220E7" w:rsidRDefault="002B3087" w:rsidP="00FD17E6">
      <w:pPr>
        <w:pStyle w:val="Caption"/>
      </w:pPr>
      <w:r>
        <w:t xml:space="preserve">Table </w:t>
      </w:r>
      <w:r w:rsidR="00526C32">
        <w:t>26</w:t>
      </w:r>
      <w:r>
        <w:t>.  Problem, Cause, and Resolution of</w:t>
      </w:r>
      <w:r w:rsidRPr="00061D61">
        <w:rPr>
          <w:rFonts w:ascii="Verdana" w:eastAsiaTheme="minorHAnsi" w:hAnsi="Verdana" w:cs="Times New Roman"/>
          <w:color w:val="auto"/>
          <w:sz w:val="18"/>
          <w:szCs w:val="24"/>
        </w:rPr>
        <w:t xml:space="preserve"> </w:t>
      </w:r>
      <w:r w:rsidRPr="002B3087">
        <w:rPr>
          <w:lang w:val="en-US"/>
        </w:rPr>
        <w:t xml:space="preserve">RDPEGFX </w:t>
      </w:r>
      <w:r w:rsidRPr="00061D61">
        <w:rPr>
          <w:lang w:val="en-US"/>
        </w:rPr>
        <w:t>Test Case</w:t>
      </w:r>
      <w:r>
        <w:rPr>
          <w:lang w:val="en-US"/>
        </w:rPr>
        <w:t xml:space="preserve"> failures</w:t>
      </w:r>
    </w:p>
    <w:tbl>
      <w:tblPr>
        <w:tblW w:w="0" w:type="auto"/>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5"/>
        <w:gridCol w:w="8455"/>
      </w:tblGrid>
      <w:tr w:rsidR="00AB127A" w:rsidRPr="00AB127A" w14:paraId="5F0ED8A5" w14:textId="77777777" w:rsidTr="003F605E">
        <w:trPr>
          <w:tblCellSpacing w:w="7" w:type="dxa"/>
        </w:trPr>
        <w:tc>
          <w:tcPr>
            <w:tcW w:w="1594" w:type="dxa"/>
            <w:shd w:val="clear" w:color="auto" w:fill="D9E2F3" w:themeFill="accent1" w:themeFillTint="33"/>
            <w:tcMar>
              <w:top w:w="0" w:type="dxa"/>
              <w:left w:w="0" w:type="dxa"/>
              <w:bottom w:w="0" w:type="dxa"/>
              <w:right w:w="0" w:type="dxa"/>
            </w:tcMar>
            <w:hideMark/>
          </w:tcPr>
          <w:p w14:paraId="5E3E563C" w14:textId="77777777" w:rsidR="00AB127A" w:rsidRPr="00990B9D" w:rsidRDefault="00AB127A" w:rsidP="00E52FB4">
            <w:pPr>
              <w:pStyle w:val="BodyText"/>
              <w:rPr>
                <w:b/>
                <w:bCs/>
              </w:rPr>
            </w:pPr>
            <w:r w:rsidRPr="00990B9D">
              <w:rPr>
                <w:b/>
                <w:bCs/>
              </w:rPr>
              <w:t>PROBLEM</w:t>
            </w:r>
          </w:p>
        </w:tc>
        <w:tc>
          <w:tcPr>
            <w:tcW w:w="8434" w:type="dxa"/>
            <w:tcMar>
              <w:top w:w="0" w:type="dxa"/>
              <w:left w:w="0" w:type="dxa"/>
              <w:bottom w:w="0" w:type="dxa"/>
              <w:right w:w="0" w:type="dxa"/>
            </w:tcMar>
            <w:vAlign w:val="center"/>
            <w:hideMark/>
          </w:tcPr>
          <w:p w14:paraId="0783F56A" w14:textId="06182661" w:rsidR="00FD17E6" w:rsidRDefault="00FD17E6" w:rsidP="00990B9D">
            <w:pPr>
              <w:pStyle w:val="BodyText"/>
            </w:pPr>
            <w:r w:rsidRPr="00AB127A">
              <w:t xml:space="preserve">If the </w:t>
            </w:r>
            <w:r w:rsidRPr="006611C9">
              <w:rPr>
                <w:b/>
                <w:bCs/>
              </w:rPr>
              <w:t xml:space="preserve">SUT </w:t>
            </w:r>
            <w:r w:rsidR="006611C9" w:rsidRPr="005423F8">
              <w:t>computer</w:t>
            </w:r>
            <w:r w:rsidR="00283B94">
              <w:t xml:space="preserve"> </w:t>
            </w:r>
            <w:r w:rsidR="00283B94" w:rsidRPr="00283B94">
              <w:t>is a thin client that does not support the H264 codec of RDPEGFX</w:t>
            </w:r>
            <w:r w:rsidRPr="00AB127A">
              <w:t xml:space="preserve">, </w:t>
            </w:r>
            <w:r>
              <w:t>it is</w:t>
            </w:r>
            <w:r w:rsidRPr="00AB127A">
              <w:t xml:space="preserve"> expected</w:t>
            </w:r>
            <w:r>
              <w:t xml:space="preserve"> that the following three Test Cases will fail</w:t>
            </w:r>
            <w:r w:rsidR="006611C9">
              <w:t>:</w:t>
            </w:r>
          </w:p>
          <w:p w14:paraId="7D8F6AC4" w14:textId="77777777" w:rsidR="00990B9D" w:rsidRDefault="00990B9D" w:rsidP="00C05B58">
            <w:pPr>
              <w:pStyle w:val="BodyText"/>
              <w:numPr>
                <w:ilvl w:val="0"/>
                <w:numId w:val="103"/>
              </w:numPr>
            </w:pPr>
            <w:r w:rsidRPr="00AB127A">
              <w:t>RDPEGFX_H264Codec_PositiveTest_H264Support</w:t>
            </w:r>
          </w:p>
          <w:p w14:paraId="7729DDE7" w14:textId="77777777" w:rsidR="00990B9D" w:rsidRDefault="00990B9D" w:rsidP="00C05B58">
            <w:pPr>
              <w:pStyle w:val="BodyText"/>
              <w:numPr>
                <w:ilvl w:val="0"/>
                <w:numId w:val="103"/>
              </w:numPr>
            </w:pPr>
            <w:r w:rsidRPr="00AB127A">
              <w:t>RDPEGFX_H264Codec_PositiveTest_SendH264Stream</w:t>
            </w:r>
          </w:p>
          <w:p w14:paraId="187F19D6" w14:textId="52F63812" w:rsidR="00990B9D" w:rsidRPr="00AB127A" w:rsidRDefault="00990B9D" w:rsidP="00C05B58">
            <w:pPr>
              <w:pStyle w:val="BodyText"/>
              <w:numPr>
                <w:ilvl w:val="0"/>
                <w:numId w:val="103"/>
              </w:numPr>
            </w:pPr>
            <w:r w:rsidRPr="00AB127A">
              <w:t>RDPEGFX_H264Codec_NegativeTest_IncorrectRegionRectsNum</w:t>
            </w:r>
          </w:p>
        </w:tc>
      </w:tr>
      <w:tr w:rsidR="00AB127A" w:rsidRPr="00AB127A" w14:paraId="6AFAEAD7" w14:textId="77777777" w:rsidTr="003F605E">
        <w:trPr>
          <w:tblCellSpacing w:w="7" w:type="dxa"/>
        </w:trPr>
        <w:tc>
          <w:tcPr>
            <w:tcW w:w="1594" w:type="dxa"/>
            <w:shd w:val="clear" w:color="auto" w:fill="D9E2F3" w:themeFill="accent1" w:themeFillTint="33"/>
            <w:tcMar>
              <w:top w:w="0" w:type="dxa"/>
              <w:left w:w="0" w:type="dxa"/>
              <w:bottom w:w="0" w:type="dxa"/>
              <w:right w:w="0" w:type="dxa"/>
            </w:tcMar>
            <w:hideMark/>
          </w:tcPr>
          <w:p w14:paraId="2456C0BE" w14:textId="77777777" w:rsidR="00AB127A" w:rsidRPr="00990B9D" w:rsidRDefault="00AB127A" w:rsidP="00E52FB4">
            <w:pPr>
              <w:pStyle w:val="BodyText"/>
              <w:rPr>
                <w:b/>
                <w:bCs/>
              </w:rPr>
            </w:pPr>
            <w:r w:rsidRPr="00990B9D">
              <w:rPr>
                <w:b/>
                <w:bCs/>
              </w:rPr>
              <w:t>CAUSE</w:t>
            </w:r>
          </w:p>
        </w:tc>
        <w:tc>
          <w:tcPr>
            <w:tcW w:w="8434" w:type="dxa"/>
            <w:tcMar>
              <w:top w:w="0" w:type="dxa"/>
              <w:left w:w="0" w:type="dxa"/>
              <w:bottom w:w="0" w:type="dxa"/>
              <w:right w:w="0" w:type="dxa"/>
            </w:tcMar>
            <w:vAlign w:val="center"/>
            <w:hideMark/>
          </w:tcPr>
          <w:p w14:paraId="2F2CF68A" w14:textId="1B07B87A" w:rsidR="00AB127A" w:rsidRPr="00AB127A" w:rsidRDefault="009B1631" w:rsidP="00990B9D">
            <w:pPr>
              <w:pStyle w:val="BodyText"/>
            </w:pPr>
            <w:r>
              <w:t xml:space="preserve">The </w:t>
            </w:r>
            <w:r w:rsidR="00AB127A" w:rsidRPr="00AB127A">
              <w:t>H264 is not enabled</w:t>
            </w:r>
            <w:r w:rsidR="002B3087">
              <w:t xml:space="preserve"> for testing the </w:t>
            </w:r>
            <w:r w:rsidR="002B3087" w:rsidRPr="00AB127A">
              <w:t xml:space="preserve">H264 codec </w:t>
            </w:r>
            <w:r w:rsidR="00887891">
              <w:t>in</w:t>
            </w:r>
            <w:r w:rsidR="002B3087">
              <w:t xml:space="preserve"> </w:t>
            </w:r>
            <w:r w:rsidR="002B3087" w:rsidRPr="00AB127A">
              <w:t xml:space="preserve">RDPEGFX on </w:t>
            </w:r>
            <w:r w:rsidR="00887891">
              <w:t>a thin</w:t>
            </w:r>
            <w:r w:rsidR="002B3087" w:rsidRPr="00AB127A">
              <w:t xml:space="preserve"> </w:t>
            </w:r>
            <w:r w:rsidR="002B3087">
              <w:t xml:space="preserve">RDP </w:t>
            </w:r>
            <w:r w:rsidR="002B3087" w:rsidRPr="00AB127A">
              <w:t>client</w:t>
            </w:r>
            <w:r w:rsidR="002B3087">
              <w:t>.</w:t>
            </w:r>
          </w:p>
        </w:tc>
      </w:tr>
      <w:tr w:rsidR="00AB127A" w:rsidRPr="00AB127A" w14:paraId="7F5C7E83" w14:textId="77777777" w:rsidTr="003F605E">
        <w:trPr>
          <w:tblCellSpacing w:w="7" w:type="dxa"/>
        </w:trPr>
        <w:tc>
          <w:tcPr>
            <w:tcW w:w="1594" w:type="dxa"/>
            <w:shd w:val="clear" w:color="auto" w:fill="D9E2F3" w:themeFill="accent1" w:themeFillTint="33"/>
            <w:tcMar>
              <w:top w:w="0" w:type="dxa"/>
              <w:left w:w="0" w:type="dxa"/>
              <w:bottom w:w="0" w:type="dxa"/>
              <w:right w:w="0" w:type="dxa"/>
            </w:tcMar>
            <w:hideMark/>
          </w:tcPr>
          <w:p w14:paraId="37102AB9" w14:textId="77777777" w:rsidR="00AB127A" w:rsidRPr="00990B9D" w:rsidRDefault="00AB127A" w:rsidP="00E52FB4">
            <w:pPr>
              <w:pStyle w:val="BodyText"/>
              <w:rPr>
                <w:b/>
                <w:bCs/>
              </w:rPr>
            </w:pPr>
            <w:r w:rsidRPr="00990B9D">
              <w:rPr>
                <w:b/>
                <w:bCs/>
              </w:rPr>
              <w:t>RESOLUTION</w:t>
            </w:r>
          </w:p>
        </w:tc>
        <w:tc>
          <w:tcPr>
            <w:tcW w:w="8434" w:type="dxa"/>
            <w:tcMar>
              <w:top w:w="0" w:type="dxa"/>
              <w:left w:w="0" w:type="dxa"/>
              <w:bottom w:w="0" w:type="dxa"/>
              <w:right w:w="0" w:type="dxa"/>
            </w:tcMar>
            <w:vAlign w:val="center"/>
            <w:hideMark/>
          </w:tcPr>
          <w:p w14:paraId="0243D55A" w14:textId="67EBABF3" w:rsidR="00AB127A" w:rsidRPr="00AB127A" w:rsidRDefault="00143C24" w:rsidP="00990B9D">
            <w:pPr>
              <w:pStyle w:val="BodyText"/>
            </w:pPr>
            <w:r>
              <w:t>E</w:t>
            </w:r>
            <w:r w:rsidR="00AB127A" w:rsidRPr="00AB127A">
              <w:t>nable H264 by configuring H.264/AVC hardware encoding for Remote Desktop connections</w:t>
            </w:r>
            <w:r w:rsidR="00FD17E6">
              <w:t xml:space="preserve">, as described in </w:t>
            </w:r>
            <w:hyperlink w:anchor="_Configure_the_SUT" w:history="1">
              <w:r w:rsidR="00FD17E6" w:rsidRPr="00FD17E6">
                <w:rPr>
                  <w:rStyle w:val="Hyperlink"/>
                </w:rPr>
                <w:t>Configur</w:t>
              </w:r>
              <w:r w:rsidR="00262A0B">
                <w:rPr>
                  <w:rStyle w:val="Hyperlink"/>
                </w:rPr>
                <w:t>ing</w:t>
              </w:r>
              <w:r w:rsidR="00FD17E6" w:rsidRPr="00FD17E6">
                <w:rPr>
                  <w:rStyle w:val="Hyperlink"/>
                </w:rPr>
                <w:t xml:space="preserve"> the SUT</w:t>
              </w:r>
            </w:hyperlink>
            <w:r w:rsidR="00FD17E6">
              <w:t xml:space="preserve"> and </w:t>
            </w:r>
            <w:hyperlink w:anchor="_Configure_the_Driver" w:history="1">
              <w:r w:rsidR="00FD17E6" w:rsidRPr="00FD17E6">
                <w:rPr>
                  <w:rStyle w:val="Hyperlink"/>
                </w:rPr>
                <w:t>Configur</w:t>
              </w:r>
              <w:r w:rsidR="00262A0B">
                <w:rPr>
                  <w:rStyle w:val="Hyperlink"/>
                </w:rPr>
                <w:t>ing</w:t>
              </w:r>
              <w:r w:rsidR="00FD17E6" w:rsidRPr="00FD17E6">
                <w:rPr>
                  <w:rStyle w:val="Hyperlink"/>
                </w:rPr>
                <w:t xml:space="preserve"> the Driver Computer</w:t>
              </w:r>
            </w:hyperlink>
            <w:r w:rsidR="00AB127A" w:rsidRPr="00AB127A">
              <w:t>.</w:t>
            </w:r>
          </w:p>
        </w:tc>
      </w:tr>
    </w:tbl>
    <w:p w14:paraId="440D009C" w14:textId="77777777" w:rsidR="00231C56" w:rsidRDefault="00231C56" w:rsidP="004247CF">
      <w:pPr>
        <w:pStyle w:val="BodyTextSpacer"/>
      </w:pPr>
    </w:p>
    <w:p w14:paraId="3EEE739E" w14:textId="1F120128" w:rsidR="009C2156" w:rsidRPr="005B2884" w:rsidRDefault="00AB127A" w:rsidP="005B2884">
      <w:pPr>
        <w:pStyle w:val="Heading2"/>
        <w:rPr>
          <w:lang w:val="en"/>
        </w:rPr>
      </w:pPr>
      <w:bookmarkStart w:id="977" w:name="_Test_Cases_Fail"/>
      <w:bookmarkStart w:id="978" w:name="_Toc67405060"/>
      <w:bookmarkEnd w:id="977"/>
      <w:r w:rsidRPr="00AB127A">
        <w:rPr>
          <w:lang w:val="en"/>
        </w:rPr>
        <w:t xml:space="preserve">Test Cases Fail When Using </w:t>
      </w:r>
      <w:r w:rsidR="00D476EE">
        <w:rPr>
          <w:lang w:val="en"/>
        </w:rPr>
        <w:t xml:space="preserve">the </w:t>
      </w:r>
      <w:r w:rsidRPr="00AB127A">
        <w:rPr>
          <w:lang w:val="en"/>
        </w:rPr>
        <w:t>TLS</w:t>
      </w:r>
      <w:r w:rsidR="00D476EE">
        <w:rPr>
          <w:lang w:val="en"/>
        </w:rPr>
        <w:t xml:space="preserve"> or </w:t>
      </w:r>
      <w:r w:rsidRPr="00AB127A">
        <w:rPr>
          <w:lang w:val="en"/>
        </w:rPr>
        <w:t xml:space="preserve">CredSSP </w:t>
      </w:r>
      <w:r w:rsidR="00D476EE">
        <w:rPr>
          <w:lang w:val="en"/>
        </w:rPr>
        <w:t>P</w:t>
      </w:r>
      <w:r w:rsidRPr="00AB127A">
        <w:rPr>
          <w:lang w:val="en"/>
        </w:rPr>
        <w:t>rotocol</w:t>
      </w:r>
      <w:bookmarkEnd w:id="978"/>
    </w:p>
    <w:p w14:paraId="6EAC0E5D" w14:textId="77777777" w:rsidR="004247CF" w:rsidRPr="004247CF" w:rsidRDefault="004247CF" w:rsidP="004247CF">
      <w:pPr>
        <w:pStyle w:val="BodyTextSpacer"/>
      </w:pPr>
    </w:p>
    <w:p w14:paraId="3618D2BB" w14:textId="2ECBE379" w:rsidR="004220E7" w:rsidRDefault="004247CF" w:rsidP="004247CF">
      <w:pPr>
        <w:pStyle w:val="Caption"/>
        <w:rPr>
          <w:lang w:val="en-US"/>
        </w:rPr>
      </w:pPr>
      <w:r>
        <w:t xml:space="preserve">Table </w:t>
      </w:r>
      <w:r w:rsidR="00213EA0">
        <w:t>27</w:t>
      </w:r>
      <w:r>
        <w:t>.  Problem, Cause, and Resolution of</w:t>
      </w:r>
      <w:r w:rsidRPr="00061D61">
        <w:rPr>
          <w:rFonts w:ascii="Verdana" w:eastAsiaTheme="minorHAnsi" w:hAnsi="Verdana" w:cs="Times New Roman"/>
          <w:color w:val="auto"/>
          <w:sz w:val="18"/>
          <w:szCs w:val="24"/>
        </w:rPr>
        <w:t xml:space="preserve"> </w:t>
      </w:r>
      <w:r w:rsidRPr="00061D61">
        <w:rPr>
          <w:lang w:val="en-US"/>
        </w:rPr>
        <w:t>Test Case</w:t>
      </w:r>
      <w:r>
        <w:rPr>
          <w:lang w:val="en-US"/>
        </w:rPr>
        <w:t xml:space="preserve"> failures</w:t>
      </w:r>
      <w:r w:rsidR="001A103D">
        <w:rPr>
          <w:lang w:val="en-US"/>
        </w:rPr>
        <w:t xml:space="preserve"> associated with TLS and CredSSP use</w:t>
      </w:r>
    </w:p>
    <w:tbl>
      <w:tblPr>
        <w:tblW w:w="0" w:type="auto"/>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6"/>
        <w:gridCol w:w="8464"/>
      </w:tblGrid>
      <w:tr w:rsidR="007F5BDD" w:rsidRPr="00AB127A" w14:paraId="0BA3C066" w14:textId="77777777" w:rsidTr="003F605E">
        <w:trPr>
          <w:tblCellSpacing w:w="7" w:type="dxa"/>
        </w:trPr>
        <w:tc>
          <w:tcPr>
            <w:tcW w:w="1585" w:type="dxa"/>
            <w:shd w:val="clear" w:color="auto" w:fill="D9E2F3" w:themeFill="accent1" w:themeFillTint="33"/>
            <w:tcMar>
              <w:top w:w="0" w:type="dxa"/>
              <w:left w:w="0" w:type="dxa"/>
              <w:bottom w:w="0" w:type="dxa"/>
              <w:right w:w="0" w:type="dxa"/>
            </w:tcMar>
            <w:vAlign w:val="center"/>
            <w:hideMark/>
          </w:tcPr>
          <w:p w14:paraId="5C6F1409" w14:textId="77777777" w:rsidR="007F5BDD" w:rsidRPr="00E60E5C" w:rsidRDefault="007F5BDD" w:rsidP="001449C8">
            <w:pPr>
              <w:pStyle w:val="BodyText"/>
              <w:rPr>
                <w:b/>
                <w:bCs/>
              </w:rPr>
            </w:pPr>
            <w:r w:rsidRPr="00E60E5C">
              <w:rPr>
                <w:b/>
                <w:bCs/>
              </w:rPr>
              <w:t>PROBLEM</w:t>
            </w:r>
            <w:r>
              <w:rPr>
                <w:b/>
                <w:bCs/>
              </w:rPr>
              <w:t xml:space="preserve"> 1 </w:t>
            </w:r>
          </w:p>
        </w:tc>
        <w:tc>
          <w:tcPr>
            <w:tcW w:w="8443" w:type="dxa"/>
            <w:tcMar>
              <w:top w:w="0" w:type="dxa"/>
              <w:left w:w="0" w:type="dxa"/>
              <w:bottom w:w="0" w:type="dxa"/>
              <w:right w:w="0" w:type="dxa"/>
            </w:tcMar>
            <w:vAlign w:val="center"/>
            <w:hideMark/>
          </w:tcPr>
          <w:p w14:paraId="2C607636" w14:textId="4D295396" w:rsidR="007F5BDD" w:rsidRPr="00AB127A" w:rsidRDefault="007F5BDD" w:rsidP="001449C8">
            <w:pPr>
              <w:pStyle w:val="BodyText"/>
            </w:pPr>
            <w:r w:rsidRPr="00AB127A">
              <w:t xml:space="preserve">When using </w:t>
            </w:r>
            <w:r>
              <w:t xml:space="preserve">the </w:t>
            </w:r>
            <w:r w:rsidRPr="00AB127A">
              <w:t xml:space="preserve">TLS or CredSSP protocol, </w:t>
            </w:r>
            <w:r>
              <w:t>a significant number of T</w:t>
            </w:r>
            <w:r w:rsidRPr="00AB127A">
              <w:t xml:space="preserve">est </w:t>
            </w:r>
            <w:r>
              <w:t>C</w:t>
            </w:r>
            <w:r w:rsidRPr="00AB127A">
              <w:t xml:space="preserve">ases </w:t>
            </w:r>
            <w:r>
              <w:t>fail</w:t>
            </w:r>
            <w:r w:rsidRPr="00AB127A">
              <w:t xml:space="preserve"> with</w:t>
            </w:r>
            <w:r>
              <w:t xml:space="preserve"> a</w:t>
            </w:r>
            <w:r w:rsidRPr="00AB127A">
              <w:t xml:space="preserve"> Timeout exception.</w:t>
            </w:r>
          </w:p>
        </w:tc>
      </w:tr>
      <w:tr w:rsidR="007F5BDD" w:rsidRPr="00AB127A" w14:paraId="6CF7B820" w14:textId="77777777" w:rsidTr="003F605E">
        <w:trPr>
          <w:tblCellSpacing w:w="7" w:type="dxa"/>
        </w:trPr>
        <w:tc>
          <w:tcPr>
            <w:tcW w:w="1585" w:type="dxa"/>
            <w:shd w:val="clear" w:color="auto" w:fill="D9E2F3" w:themeFill="accent1" w:themeFillTint="33"/>
            <w:tcMar>
              <w:top w:w="0" w:type="dxa"/>
              <w:left w:w="0" w:type="dxa"/>
              <w:bottom w:w="0" w:type="dxa"/>
              <w:right w:w="0" w:type="dxa"/>
            </w:tcMar>
            <w:vAlign w:val="center"/>
            <w:hideMark/>
          </w:tcPr>
          <w:p w14:paraId="2418C72C" w14:textId="77777777" w:rsidR="007F5BDD" w:rsidRPr="00E60E5C" w:rsidRDefault="007F5BDD" w:rsidP="001449C8">
            <w:pPr>
              <w:pStyle w:val="BodyText"/>
              <w:rPr>
                <w:b/>
                <w:bCs/>
              </w:rPr>
            </w:pPr>
            <w:r w:rsidRPr="00E60E5C">
              <w:rPr>
                <w:b/>
                <w:bCs/>
              </w:rPr>
              <w:t>CAUSE</w:t>
            </w:r>
            <w:r>
              <w:rPr>
                <w:b/>
                <w:bCs/>
              </w:rPr>
              <w:t xml:space="preserve"> 1</w:t>
            </w:r>
          </w:p>
        </w:tc>
        <w:tc>
          <w:tcPr>
            <w:tcW w:w="8443" w:type="dxa"/>
            <w:tcMar>
              <w:top w:w="0" w:type="dxa"/>
              <w:left w:w="0" w:type="dxa"/>
              <w:bottom w:w="0" w:type="dxa"/>
              <w:right w:w="0" w:type="dxa"/>
            </w:tcMar>
            <w:vAlign w:val="center"/>
            <w:hideMark/>
          </w:tcPr>
          <w:p w14:paraId="659DACB6" w14:textId="3289E484" w:rsidR="007F5BDD" w:rsidRPr="00AB127A" w:rsidRDefault="007F5BDD" w:rsidP="001449C8">
            <w:pPr>
              <w:pStyle w:val="BodyText"/>
            </w:pPr>
            <w:r>
              <w:t xml:space="preserve">The </w:t>
            </w:r>
            <w:r w:rsidRPr="00AB127A">
              <w:t xml:space="preserve">TLS and CredSSP protocol need more time </w:t>
            </w:r>
            <w:r>
              <w:t xml:space="preserve">to complete </w:t>
            </w:r>
            <w:r w:rsidRPr="00AB127A">
              <w:t>encryption and decryption</w:t>
            </w:r>
            <w:r>
              <w:t xml:space="preserve"> processes</w:t>
            </w:r>
            <w:r w:rsidRPr="00AB127A">
              <w:t>.</w:t>
            </w:r>
          </w:p>
        </w:tc>
      </w:tr>
      <w:tr w:rsidR="007F5BDD" w:rsidRPr="00AB127A" w14:paraId="15B691F1" w14:textId="77777777" w:rsidTr="003F605E">
        <w:trPr>
          <w:tblCellSpacing w:w="7" w:type="dxa"/>
        </w:trPr>
        <w:tc>
          <w:tcPr>
            <w:tcW w:w="1585" w:type="dxa"/>
            <w:shd w:val="clear" w:color="auto" w:fill="D9E2F3" w:themeFill="accent1" w:themeFillTint="33"/>
            <w:tcMar>
              <w:top w:w="0" w:type="dxa"/>
              <w:left w:w="0" w:type="dxa"/>
              <w:bottom w:w="0" w:type="dxa"/>
              <w:right w:w="0" w:type="dxa"/>
            </w:tcMar>
            <w:vAlign w:val="center"/>
            <w:hideMark/>
          </w:tcPr>
          <w:p w14:paraId="765FA70C" w14:textId="77777777" w:rsidR="007F5BDD" w:rsidRPr="00E60E5C" w:rsidRDefault="007F5BDD" w:rsidP="001449C8">
            <w:pPr>
              <w:pStyle w:val="BodyText"/>
              <w:rPr>
                <w:b/>
                <w:bCs/>
              </w:rPr>
            </w:pPr>
            <w:r w:rsidRPr="00E60E5C">
              <w:rPr>
                <w:b/>
                <w:bCs/>
              </w:rPr>
              <w:t>RESOLUTION</w:t>
            </w:r>
            <w:r>
              <w:rPr>
                <w:b/>
                <w:bCs/>
              </w:rPr>
              <w:t xml:space="preserve"> 1</w:t>
            </w:r>
          </w:p>
        </w:tc>
        <w:tc>
          <w:tcPr>
            <w:tcW w:w="8443" w:type="dxa"/>
            <w:tcMar>
              <w:top w:w="0" w:type="dxa"/>
              <w:left w:w="0" w:type="dxa"/>
              <w:bottom w:w="0" w:type="dxa"/>
              <w:right w:w="0" w:type="dxa"/>
            </w:tcMar>
            <w:vAlign w:val="center"/>
            <w:hideMark/>
          </w:tcPr>
          <w:p w14:paraId="4E986847" w14:textId="76139B7F" w:rsidR="007F5BDD" w:rsidRDefault="007F5BDD" w:rsidP="001449C8">
            <w:pPr>
              <w:pStyle w:val="BodyText"/>
              <w:rPr>
                <w:lang w:val="en-US"/>
              </w:rPr>
            </w:pPr>
            <w:r w:rsidRPr="00AB127A">
              <w:t xml:space="preserve">In </w:t>
            </w:r>
            <w:r>
              <w:t xml:space="preserve">the </w:t>
            </w:r>
            <w:r w:rsidRPr="006D3946">
              <w:rPr>
                <w:b/>
                <w:bCs/>
              </w:rPr>
              <w:t>RDP_ClientTestSuite.deployment.ptfconfig</w:t>
            </w:r>
            <w:r w:rsidRPr="00AB127A">
              <w:t xml:space="preserve"> </w:t>
            </w:r>
            <w:r>
              <w:t xml:space="preserve">file, increase the value of the </w:t>
            </w:r>
            <w:r w:rsidRPr="00AB127A">
              <w:t xml:space="preserve"> </w:t>
            </w:r>
            <w:r w:rsidRPr="006D3946">
              <w:rPr>
                <w:b/>
                <w:bCs/>
              </w:rPr>
              <w:t>WaitTime</w:t>
            </w:r>
            <w:r w:rsidRPr="00AB127A">
              <w:t xml:space="preserve"> </w:t>
            </w:r>
            <w:r>
              <w:t>property.</w:t>
            </w:r>
            <w:r w:rsidRPr="00AB127A">
              <w:t xml:space="preserve"> </w:t>
            </w:r>
            <w:r>
              <w:t xml:space="preserve">To specify additional </w:t>
            </w:r>
            <w:r w:rsidRPr="006D3946">
              <w:rPr>
                <w:b/>
                <w:bCs/>
              </w:rPr>
              <w:t>WaitTime</w:t>
            </w:r>
            <w:r w:rsidRPr="00AB127A">
              <w:t xml:space="preserve">, </w:t>
            </w:r>
            <w:r>
              <w:t xml:space="preserve">see </w:t>
            </w:r>
            <w:hyperlink w:anchor="_Optional_Configuration_Settings" w:history="1">
              <w:r w:rsidRPr="00A21DF3">
                <w:rPr>
                  <w:rStyle w:val="Hyperlink"/>
                  <w:lang w:val="en-US"/>
                </w:rPr>
                <w:t>Optional Configuration Settings</w:t>
              </w:r>
            </w:hyperlink>
            <w:r>
              <w:rPr>
                <w:lang w:val="en-US"/>
              </w:rPr>
              <w:t>.</w:t>
            </w:r>
          </w:p>
          <w:p w14:paraId="47E53B71" w14:textId="77777777" w:rsidR="007F5BDD" w:rsidRDefault="007F5BDD" w:rsidP="001449C8">
            <w:pPr>
              <w:pStyle w:val="BodyText"/>
            </w:pPr>
            <w:r>
              <w:lastRenderedPageBreak/>
              <w:t xml:space="preserve">The .ptfconfig file is located in the following </w:t>
            </w:r>
            <w:r w:rsidRPr="009C2156">
              <w:rPr>
                <w:b/>
                <w:bCs/>
              </w:rPr>
              <w:t xml:space="preserve">Driver </w:t>
            </w:r>
            <w:r w:rsidRPr="00E47C50">
              <w:t>computer</w:t>
            </w:r>
            <w:r>
              <w:t xml:space="preserve"> directory:</w:t>
            </w:r>
          </w:p>
          <w:p w14:paraId="40263B1D" w14:textId="1B9936BF" w:rsidR="007F5BDD" w:rsidRPr="00AB127A" w:rsidRDefault="005C4F87" w:rsidP="001449C8">
            <w:pPr>
              <w:pStyle w:val="Code"/>
            </w:pPr>
            <w:ins w:id="979" w:author="Harley Zhang" w:date="2021-03-11T14:04:00Z">
              <w:r>
                <w:t>C</w:t>
              </w:r>
            </w:ins>
            <w:ins w:id="980" w:author="Harley Zhang" w:date="2021-03-11T14:03:00Z">
              <w:r w:rsidRPr="005C4F87">
                <w:t>:\RDP-TestSuite-ClientEP</w:t>
              </w:r>
            </w:ins>
            <w:del w:id="981" w:author="Harley Zhang" w:date="2021-03-11T14:03:00Z">
              <w:r w:rsidR="007F5BDD" w:rsidRPr="002C280E" w:rsidDel="005C4F87">
                <w:delText>C:\MicrosoftProtocolTests\RDP\Client-Endpoint\</w:delText>
              </w:r>
              <w:r w:rsidR="00065206" w:rsidDel="005C4F87">
                <w:delText>&lt;version#&gt;</w:delText>
              </w:r>
            </w:del>
            <w:r w:rsidR="007F5BDD" w:rsidRPr="002C280E">
              <w:t>\</w:t>
            </w:r>
            <w:r w:rsidR="007F5BDD">
              <w:t>Bin\</w:t>
            </w:r>
          </w:p>
        </w:tc>
      </w:tr>
      <w:tr w:rsidR="003F605E" w:rsidRPr="00AB127A" w14:paraId="4B88D8B4" w14:textId="77777777" w:rsidTr="003F605E">
        <w:trPr>
          <w:tblCellSpacing w:w="7" w:type="dxa"/>
        </w:trPr>
        <w:tc>
          <w:tcPr>
            <w:tcW w:w="10042" w:type="dxa"/>
            <w:gridSpan w:val="2"/>
            <w:shd w:val="clear" w:color="auto" w:fill="D9E2F3" w:themeFill="accent1" w:themeFillTint="33"/>
            <w:tcMar>
              <w:top w:w="0" w:type="dxa"/>
              <w:left w:w="0" w:type="dxa"/>
              <w:bottom w:w="0" w:type="dxa"/>
              <w:right w:w="0" w:type="dxa"/>
            </w:tcMar>
            <w:vAlign w:val="center"/>
          </w:tcPr>
          <w:p w14:paraId="4153EBC6" w14:textId="77777777" w:rsidR="003F605E" w:rsidRPr="00AB127A" w:rsidRDefault="003F605E" w:rsidP="001449C8">
            <w:pPr>
              <w:pStyle w:val="BodyText"/>
            </w:pPr>
          </w:p>
        </w:tc>
      </w:tr>
      <w:tr w:rsidR="007F5BDD" w:rsidRPr="00AB127A" w14:paraId="271AE420" w14:textId="77777777" w:rsidTr="003F605E">
        <w:trPr>
          <w:tblCellSpacing w:w="7" w:type="dxa"/>
        </w:trPr>
        <w:tc>
          <w:tcPr>
            <w:tcW w:w="1585" w:type="dxa"/>
            <w:shd w:val="clear" w:color="auto" w:fill="D9E2F3" w:themeFill="accent1" w:themeFillTint="33"/>
            <w:tcMar>
              <w:top w:w="0" w:type="dxa"/>
              <w:left w:w="0" w:type="dxa"/>
              <w:bottom w:w="0" w:type="dxa"/>
              <w:right w:w="0" w:type="dxa"/>
            </w:tcMar>
            <w:vAlign w:val="center"/>
          </w:tcPr>
          <w:p w14:paraId="5BEE600F" w14:textId="77777777" w:rsidR="007F5BDD" w:rsidRPr="00E60E5C" w:rsidRDefault="007F5BDD" w:rsidP="001449C8">
            <w:pPr>
              <w:pStyle w:val="BodyText"/>
              <w:rPr>
                <w:b/>
                <w:bCs/>
              </w:rPr>
            </w:pPr>
            <w:r w:rsidRPr="00E60E5C">
              <w:rPr>
                <w:b/>
                <w:bCs/>
              </w:rPr>
              <w:t>PROBLEM</w:t>
            </w:r>
            <w:r>
              <w:rPr>
                <w:b/>
                <w:bCs/>
              </w:rPr>
              <w:t xml:space="preserve"> 2</w:t>
            </w:r>
          </w:p>
        </w:tc>
        <w:tc>
          <w:tcPr>
            <w:tcW w:w="8443" w:type="dxa"/>
            <w:tcMar>
              <w:top w:w="0" w:type="dxa"/>
              <w:left w:w="0" w:type="dxa"/>
              <w:bottom w:w="0" w:type="dxa"/>
              <w:right w:w="0" w:type="dxa"/>
            </w:tcMar>
            <w:vAlign w:val="center"/>
          </w:tcPr>
          <w:p w14:paraId="62E80427" w14:textId="77777777" w:rsidR="007F5BDD" w:rsidRDefault="007F5BDD" w:rsidP="001449C8">
            <w:pPr>
              <w:pStyle w:val="BodyText"/>
            </w:pPr>
            <w:r w:rsidRPr="00AB127A">
              <w:t xml:space="preserve">When using </w:t>
            </w:r>
            <w:r>
              <w:t xml:space="preserve">the </w:t>
            </w:r>
            <w:r w:rsidRPr="00AB127A">
              <w:t xml:space="preserve">TLS or CredSSP protocol, </w:t>
            </w:r>
            <w:r>
              <w:t>T</w:t>
            </w:r>
            <w:r w:rsidRPr="00AB127A">
              <w:t xml:space="preserve">est </w:t>
            </w:r>
            <w:r>
              <w:t>C</w:t>
            </w:r>
            <w:r w:rsidRPr="00AB127A">
              <w:t xml:space="preserve">ases </w:t>
            </w:r>
            <w:r>
              <w:t>fail</w:t>
            </w:r>
            <w:r w:rsidRPr="00AB127A">
              <w:t xml:space="preserve"> with </w:t>
            </w:r>
            <w:r>
              <w:t>the following E</w:t>
            </w:r>
            <w:r w:rsidRPr="00AB127A">
              <w:t xml:space="preserve">xception: </w:t>
            </w:r>
          </w:p>
          <w:p w14:paraId="79F42ACD" w14:textId="77777777" w:rsidR="007F5BDD" w:rsidRPr="00AB127A" w:rsidRDefault="007F5BDD" w:rsidP="001449C8">
            <w:pPr>
              <w:pStyle w:val="BodyText"/>
            </w:pPr>
            <w:r>
              <w:t>“</w:t>
            </w:r>
            <w:r w:rsidRPr="00AB127A">
              <w:t>The system cannot find the file specified.</w:t>
            </w:r>
            <w:r>
              <w:t>”</w:t>
            </w:r>
          </w:p>
        </w:tc>
      </w:tr>
      <w:tr w:rsidR="007F5BDD" w:rsidRPr="00AB127A" w14:paraId="61F4CFBA" w14:textId="77777777" w:rsidTr="003F605E">
        <w:trPr>
          <w:tblCellSpacing w:w="7" w:type="dxa"/>
        </w:trPr>
        <w:tc>
          <w:tcPr>
            <w:tcW w:w="1585" w:type="dxa"/>
            <w:shd w:val="clear" w:color="auto" w:fill="D9E2F3" w:themeFill="accent1" w:themeFillTint="33"/>
            <w:tcMar>
              <w:top w:w="0" w:type="dxa"/>
              <w:left w:w="0" w:type="dxa"/>
              <w:bottom w:w="0" w:type="dxa"/>
              <w:right w:w="0" w:type="dxa"/>
            </w:tcMar>
            <w:vAlign w:val="center"/>
          </w:tcPr>
          <w:p w14:paraId="4DAE5799" w14:textId="77777777" w:rsidR="007F5BDD" w:rsidRPr="00E60E5C" w:rsidRDefault="007F5BDD" w:rsidP="001449C8">
            <w:pPr>
              <w:pStyle w:val="BodyText"/>
              <w:rPr>
                <w:b/>
                <w:bCs/>
              </w:rPr>
            </w:pPr>
            <w:r w:rsidRPr="00E60E5C">
              <w:rPr>
                <w:b/>
                <w:bCs/>
              </w:rPr>
              <w:t>CAUSE</w:t>
            </w:r>
            <w:r>
              <w:rPr>
                <w:b/>
                <w:bCs/>
              </w:rPr>
              <w:t xml:space="preserve"> 2</w:t>
            </w:r>
          </w:p>
        </w:tc>
        <w:tc>
          <w:tcPr>
            <w:tcW w:w="8443" w:type="dxa"/>
            <w:tcMar>
              <w:top w:w="0" w:type="dxa"/>
              <w:left w:w="0" w:type="dxa"/>
              <w:bottom w:w="0" w:type="dxa"/>
              <w:right w:w="0" w:type="dxa"/>
            </w:tcMar>
            <w:vAlign w:val="center"/>
          </w:tcPr>
          <w:p w14:paraId="3463565C" w14:textId="77777777" w:rsidR="007F5BDD" w:rsidRPr="00AB127A" w:rsidRDefault="007F5BDD" w:rsidP="001449C8">
            <w:pPr>
              <w:pStyle w:val="BodyText"/>
            </w:pPr>
            <w:r w:rsidRPr="00AB127A">
              <w:t xml:space="preserve">The certificate file </w:t>
            </w:r>
            <w:r>
              <w:t>that</w:t>
            </w:r>
            <w:r w:rsidRPr="00AB127A">
              <w:t xml:space="preserve"> </w:t>
            </w:r>
            <w:r>
              <w:t>is</w:t>
            </w:r>
            <w:r w:rsidRPr="00AB127A">
              <w:t xml:space="preserve"> used to secure </w:t>
            </w:r>
            <w:r>
              <w:t xml:space="preserve">the </w:t>
            </w:r>
            <w:r w:rsidRPr="00AB127A">
              <w:t xml:space="preserve">TLS or CrepSSP transport </w:t>
            </w:r>
            <w:r>
              <w:t>did</w:t>
            </w:r>
            <w:r w:rsidRPr="00AB127A">
              <w:t xml:space="preserve"> not </w:t>
            </w:r>
            <w:r>
              <w:t xml:space="preserve">successfully </w:t>
            </w:r>
            <w:r w:rsidRPr="00AB127A">
              <w:t>generate.</w:t>
            </w:r>
          </w:p>
        </w:tc>
      </w:tr>
      <w:tr w:rsidR="007F5BDD" w:rsidRPr="00AB127A" w14:paraId="538E8BED" w14:textId="77777777" w:rsidTr="003F605E">
        <w:trPr>
          <w:tblCellSpacing w:w="7" w:type="dxa"/>
        </w:trPr>
        <w:tc>
          <w:tcPr>
            <w:tcW w:w="1585" w:type="dxa"/>
            <w:shd w:val="clear" w:color="auto" w:fill="D9E2F3" w:themeFill="accent1" w:themeFillTint="33"/>
            <w:tcMar>
              <w:top w:w="0" w:type="dxa"/>
              <w:left w:w="0" w:type="dxa"/>
              <w:bottom w:w="0" w:type="dxa"/>
              <w:right w:w="0" w:type="dxa"/>
            </w:tcMar>
            <w:vAlign w:val="center"/>
          </w:tcPr>
          <w:p w14:paraId="07D1F747" w14:textId="77777777" w:rsidR="007F5BDD" w:rsidRPr="00E60E5C" w:rsidRDefault="007F5BDD" w:rsidP="001449C8">
            <w:pPr>
              <w:pStyle w:val="BodyText"/>
              <w:rPr>
                <w:b/>
                <w:bCs/>
              </w:rPr>
            </w:pPr>
            <w:r w:rsidRPr="00E60E5C">
              <w:rPr>
                <w:b/>
                <w:bCs/>
              </w:rPr>
              <w:t>RESOLUTION</w:t>
            </w:r>
            <w:r>
              <w:rPr>
                <w:b/>
                <w:bCs/>
              </w:rPr>
              <w:t xml:space="preserve"> 2</w:t>
            </w:r>
          </w:p>
        </w:tc>
        <w:tc>
          <w:tcPr>
            <w:tcW w:w="8443" w:type="dxa"/>
            <w:tcMar>
              <w:top w:w="0" w:type="dxa"/>
              <w:left w:w="0" w:type="dxa"/>
              <w:bottom w:w="0" w:type="dxa"/>
              <w:right w:w="0" w:type="dxa"/>
            </w:tcMar>
            <w:vAlign w:val="center"/>
          </w:tcPr>
          <w:p w14:paraId="1D081711" w14:textId="77777777" w:rsidR="007F5BDD" w:rsidRDefault="007F5BDD" w:rsidP="001449C8">
            <w:pPr>
              <w:pStyle w:val="BodyText"/>
            </w:pPr>
            <w:r w:rsidRPr="00AB127A">
              <w:t xml:space="preserve">Re-run </w:t>
            </w:r>
            <w:r>
              <w:t xml:space="preserve">the script </w:t>
            </w:r>
            <w:r w:rsidRPr="00C4696E">
              <w:rPr>
                <w:b/>
                <w:bCs/>
              </w:rPr>
              <w:t>Config-DriverComputer.ps1</w:t>
            </w:r>
            <w:r w:rsidRPr="00AB127A">
              <w:t xml:space="preserve"> on the </w:t>
            </w:r>
            <w:r w:rsidRPr="00C62EF0">
              <w:rPr>
                <w:b/>
                <w:bCs/>
              </w:rPr>
              <w:t>Driver computer</w:t>
            </w:r>
            <w:r>
              <w:rPr>
                <w:b/>
                <w:bCs/>
              </w:rPr>
              <w:t xml:space="preserve"> </w:t>
            </w:r>
            <w:r>
              <w:t>to regenerate a valid   certificate.</w:t>
            </w:r>
            <w:r w:rsidRPr="00AB127A">
              <w:t xml:space="preserve"> </w:t>
            </w:r>
            <w:r>
              <w:t xml:space="preserve">This script is located in the following </w:t>
            </w:r>
            <w:r w:rsidRPr="002C280E">
              <w:rPr>
                <w:b/>
                <w:bCs/>
              </w:rPr>
              <w:t>Driver</w:t>
            </w:r>
            <w:r>
              <w:t xml:space="preserve"> computer directory:</w:t>
            </w:r>
          </w:p>
          <w:p w14:paraId="5A69AA76" w14:textId="6E8DE06E" w:rsidR="007F5BDD" w:rsidRDefault="007F5BDD" w:rsidP="001449C8">
            <w:pPr>
              <w:pStyle w:val="Code"/>
            </w:pPr>
            <w:del w:id="982" w:author="Harley Zhang" w:date="2021-03-11T14:04:00Z">
              <w:r w:rsidRPr="002C280E" w:rsidDel="005C4F87">
                <w:delText>C:\MicrosoftProtocolTests\RDP\Client-Endpoint\</w:delText>
              </w:r>
              <w:r w:rsidR="004B7E5B" w:rsidDel="005C4F87">
                <w:delText>&lt;version#</w:delText>
              </w:r>
            </w:del>
            <w:ins w:id="983" w:author="Harley Zhang" w:date="2021-03-11T14:04:00Z">
              <w:r w:rsidR="005C4F87">
                <w:t>C</w:t>
              </w:r>
              <w:r w:rsidR="005C4F87" w:rsidRPr="005C4F87">
                <w:t>:\RDP-TestSuite-ClientEP</w:t>
              </w:r>
            </w:ins>
            <w:r w:rsidRPr="002C280E">
              <w:t>\Scripts</w:t>
            </w:r>
            <w:r>
              <w:t>\</w:t>
            </w:r>
          </w:p>
          <w:p w14:paraId="22BD4F0E" w14:textId="0F97A4FF" w:rsidR="007F5BDD" w:rsidRPr="00AB127A" w:rsidRDefault="007F5BDD" w:rsidP="001449C8">
            <w:pPr>
              <w:pStyle w:val="BodyText"/>
            </w:pPr>
            <w:r w:rsidRPr="00AB127A">
              <w:t xml:space="preserve">For </w:t>
            </w:r>
            <w:r>
              <w:t>the execution command line</w:t>
            </w:r>
            <w:r w:rsidRPr="00AB127A">
              <w:t>,</w:t>
            </w:r>
            <w:r>
              <w:t xml:space="preserve"> see step 7 in the first procedure of </w:t>
            </w:r>
            <w:hyperlink w:anchor="_Configure_the_Driver" w:history="1">
              <w:r w:rsidRPr="002C280E">
                <w:rPr>
                  <w:rStyle w:val="Hyperlink"/>
                </w:rPr>
                <w:t>Configur</w:t>
              </w:r>
              <w:r w:rsidR="00262A0B">
                <w:rPr>
                  <w:rStyle w:val="Hyperlink"/>
                </w:rPr>
                <w:t>ing</w:t>
              </w:r>
              <w:r w:rsidRPr="002C280E">
                <w:rPr>
                  <w:rStyle w:val="Hyperlink"/>
                </w:rPr>
                <w:t xml:space="preserve"> the Driver Computer</w:t>
              </w:r>
            </w:hyperlink>
            <w:r w:rsidRPr="00AB127A">
              <w:t>.</w:t>
            </w:r>
          </w:p>
        </w:tc>
      </w:tr>
    </w:tbl>
    <w:p w14:paraId="7CAB13C0" w14:textId="291FFE2E" w:rsidR="00BF1A50" w:rsidRDefault="00BF1A50" w:rsidP="00BF1A50">
      <w:pPr>
        <w:pStyle w:val="BodyText"/>
      </w:pPr>
      <w:bookmarkStart w:id="984" w:name="_Resources_and_References"/>
      <w:bookmarkEnd w:id="984"/>
    </w:p>
    <w:p w14:paraId="4B66EC6C" w14:textId="696C8951" w:rsidR="00D53F90" w:rsidRDefault="00D53F90">
      <w:pPr>
        <w:spacing w:before="0" w:after="0"/>
        <w:rPr>
          <w:rFonts w:ascii="Candara" w:eastAsia="Times New Roman" w:hAnsi="Candara" w:cs="Segoe UI"/>
          <w:color w:val="24292E"/>
          <w:sz w:val="22"/>
          <w:szCs w:val="21"/>
          <w:lang w:val="en"/>
        </w:rPr>
      </w:pPr>
      <w:r>
        <w:br w:type="page"/>
      </w:r>
    </w:p>
    <w:p w14:paraId="05F4F76A" w14:textId="180115B9" w:rsidR="002071B2" w:rsidRDefault="00301A15">
      <w:pPr>
        <w:pStyle w:val="Heading1"/>
        <w:rPr>
          <w:lang w:val="en"/>
        </w:rPr>
      </w:pPr>
      <w:bookmarkStart w:id="985" w:name="_Resources_and_References_1"/>
      <w:bookmarkStart w:id="986" w:name="_Toc67405061"/>
      <w:bookmarkEnd w:id="985"/>
      <w:r w:rsidRPr="000F0B29">
        <w:rPr>
          <w:lang w:val="en"/>
        </w:rPr>
        <w:lastRenderedPageBreak/>
        <w:t>Resources and References</w:t>
      </w:r>
      <w:bookmarkEnd w:id="986"/>
    </w:p>
    <w:p w14:paraId="66CBEA0E" w14:textId="252D8ED2" w:rsidR="00301A15" w:rsidRDefault="00940EAC" w:rsidP="00743DEC">
      <w:pPr>
        <w:pStyle w:val="BodyText"/>
      </w:pPr>
      <w:r>
        <w:t xml:space="preserve">The list that follows provides links to various sources of information that are related to the operations of the </w:t>
      </w:r>
      <w:r w:rsidRPr="00940EAC">
        <w:rPr>
          <w:b/>
          <w:bCs/>
        </w:rPr>
        <w:t>RDP Client Test Suite</w:t>
      </w:r>
      <w:r>
        <w:t xml:space="preserve"> described in this User Guide:</w:t>
      </w:r>
    </w:p>
    <w:p w14:paraId="5FCCD758" w14:textId="77777777" w:rsidR="00BB311F" w:rsidRPr="00BB311F" w:rsidRDefault="00BB311F" w:rsidP="00BB311F">
      <w:pPr>
        <w:pStyle w:val="BodyTextSpacer"/>
        <w:rPr>
          <w:rStyle w:val="Hyperlink"/>
          <w:color w:val="24292E"/>
          <w:u w:val="none"/>
        </w:rPr>
      </w:pPr>
    </w:p>
    <w:p w14:paraId="290370D1" w14:textId="75503CA6" w:rsidR="0094587B" w:rsidRDefault="00D8682D" w:rsidP="00743DEC">
      <w:pPr>
        <w:pStyle w:val="BodyText"/>
        <w:rPr>
          <w:rStyle w:val="Hyperlink"/>
          <w:szCs w:val="22"/>
        </w:rPr>
      </w:pPr>
      <w:hyperlink r:id="rId107" w:history="1">
        <w:r w:rsidR="0094587B" w:rsidRPr="00743DEC">
          <w:rPr>
            <w:rStyle w:val="Hyperlink"/>
            <w:szCs w:val="22"/>
          </w:rPr>
          <w:t>Software Prerequisites</w:t>
        </w:r>
      </w:hyperlink>
    </w:p>
    <w:p w14:paraId="1C143565" w14:textId="7ADF12F7" w:rsidR="008B2E0A" w:rsidRDefault="00D8682D" w:rsidP="00743DEC">
      <w:pPr>
        <w:pStyle w:val="BodyText"/>
        <w:rPr>
          <w:rStyle w:val="Hyperlink"/>
          <w:szCs w:val="22"/>
        </w:rPr>
      </w:pPr>
      <w:hyperlink r:id="rId108" w:history="1">
        <w:r w:rsidR="009B049E" w:rsidRPr="009B049E">
          <w:rPr>
            <w:rStyle w:val="Hyperlink"/>
            <w:szCs w:val="22"/>
          </w:rPr>
          <w:t>RDP Test Suite Installers</w:t>
        </w:r>
      </w:hyperlink>
      <w:r w:rsidR="009B049E" w:rsidRPr="00DC7E6D">
        <w:rPr>
          <w:rStyle w:val="Hyperlink"/>
          <w:color w:val="auto"/>
          <w:szCs w:val="22"/>
        </w:rPr>
        <w:t xml:space="preserve"> – </w:t>
      </w:r>
      <w:r w:rsidR="008B2E0A" w:rsidRPr="00DC7E6D">
        <w:rPr>
          <w:rStyle w:val="Hyperlink"/>
          <w:color w:val="auto"/>
          <w:szCs w:val="22"/>
        </w:rPr>
        <w:t>includes:</w:t>
      </w:r>
    </w:p>
    <w:p w14:paraId="1371F67E" w14:textId="7F160A20" w:rsidR="008B2E0A" w:rsidRDefault="009B049E" w:rsidP="00453718">
      <w:pPr>
        <w:pStyle w:val="BodyText"/>
        <w:ind w:left="450"/>
      </w:pPr>
      <w:r w:rsidRPr="009B049E">
        <w:t>RDP-TestSuite-ClientEP.</w:t>
      </w:r>
      <w:del w:id="987" w:author="Harley Zhang" w:date="2021-03-11T14:08:00Z">
        <w:r w:rsidRPr="009B049E" w:rsidDel="002400E2">
          <w:delText>msi</w:delText>
        </w:r>
      </w:del>
      <w:ins w:id="988" w:author="Harley Zhang" w:date="2021-03-11T14:08:00Z">
        <w:r w:rsidR="002400E2">
          <w:t>zip</w:t>
        </w:r>
      </w:ins>
    </w:p>
    <w:p w14:paraId="364465B5" w14:textId="0A29A23D" w:rsidR="008B2E0A" w:rsidRDefault="009B049E" w:rsidP="00453718">
      <w:pPr>
        <w:pStyle w:val="BodyText"/>
        <w:ind w:left="450"/>
        <w:rPr>
          <w:lang w:val="en-US"/>
        </w:rPr>
      </w:pPr>
      <w:r w:rsidRPr="009B049E">
        <w:rPr>
          <w:lang w:val="en-US"/>
        </w:rPr>
        <w:t>RDP-TestSuite-ServerEP</w:t>
      </w:r>
      <w:r w:rsidR="008B2E0A">
        <w:rPr>
          <w:lang w:val="en-US"/>
        </w:rPr>
        <w:t>.</w:t>
      </w:r>
      <w:ins w:id="989" w:author="Harley Zhang" w:date="2021-03-11T14:08:00Z">
        <w:r w:rsidR="002400E2" w:rsidRPr="002400E2">
          <w:t xml:space="preserve"> </w:t>
        </w:r>
        <w:r w:rsidR="002400E2">
          <w:t>zip</w:t>
        </w:r>
      </w:ins>
      <w:del w:id="990" w:author="Harley Zhang" w:date="2021-03-11T14:08:00Z">
        <w:r w:rsidR="008B2E0A" w:rsidDel="002400E2">
          <w:rPr>
            <w:lang w:val="en-US"/>
          </w:rPr>
          <w:delText>msi</w:delText>
        </w:r>
        <w:r w:rsidR="00ED61A3" w:rsidDel="002400E2">
          <w:rPr>
            <w:lang w:val="en-US"/>
          </w:rPr>
          <w:delText xml:space="preserve"> </w:delText>
        </w:r>
      </w:del>
    </w:p>
    <w:p w14:paraId="43107896" w14:textId="77777777" w:rsidR="008B2E0A" w:rsidRDefault="009B049E" w:rsidP="00453718">
      <w:pPr>
        <w:pStyle w:val="BodyText"/>
        <w:ind w:left="450"/>
        <w:rPr>
          <w:lang w:val="en-US"/>
        </w:rPr>
      </w:pPr>
      <w:r w:rsidRPr="009B049E">
        <w:t>ProtocolTestManager.msi</w:t>
      </w:r>
    </w:p>
    <w:p w14:paraId="3E9C8588" w14:textId="77777777" w:rsidR="008B2E0A" w:rsidRDefault="009B049E" w:rsidP="00453718">
      <w:pPr>
        <w:pStyle w:val="BodyText"/>
        <w:ind w:left="450"/>
        <w:rPr>
          <w:lang w:val="en-US"/>
        </w:rPr>
      </w:pPr>
      <w:r w:rsidRPr="009B049E">
        <w:rPr>
          <w:lang w:val="en-US"/>
        </w:rPr>
        <w:t>InstallerPrerequisites.zip</w:t>
      </w:r>
    </w:p>
    <w:p w14:paraId="69BA9436" w14:textId="68B32E22" w:rsidR="009B049E" w:rsidRDefault="009A4D52" w:rsidP="00453718">
      <w:pPr>
        <w:pStyle w:val="BodyText"/>
        <w:ind w:left="450"/>
        <w:rPr>
          <w:lang w:val="en-US"/>
        </w:rPr>
      </w:pPr>
      <w:r>
        <w:rPr>
          <w:lang w:val="en-US"/>
        </w:rPr>
        <w:t>SourceCode</w:t>
      </w:r>
      <w:r w:rsidR="009B049E">
        <w:rPr>
          <w:b/>
          <w:bCs/>
          <w:lang w:val="en-US"/>
        </w:rPr>
        <w:t xml:space="preserve"> </w:t>
      </w:r>
      <w:r w:rsidR="009B049E" w:rsidRPr="00764FF8">
        <w:rPr>
          <w:lang w:val="en-US"/>
        </w:rPr>
        <w:t>files</w:t>
      </w:r>
      <w:r>
        <w:rPr>
          <w:lang w:val="en-US"/>
        </w:rPr>
        <w:t xml:space="preserve"> </w:t>
      </w:r>
      <w:r w:rsidR="00556F52">
        <w:rPr>
          <w:lang w:val="en-US"/>
        </w:rPr>
        <w:t>(</w:t>
      </w:r>
      <w:r w:rsidRPr="009A4D52">
        <w:rPr>
          <w:lang w:val="en-US"/>
        </w:rPr>
        <w:t>WindowsProtocolTestSuites</w:t>
      </w:r>
      <w:r w:rsidR="00556F52">
        <w:rPr>
          <w:lang w:val="en-US"/>
        </w:rPr>
        <w:t>)</w:t>
      </w:r>
    </w:p>
    <w:p w14:paraId="544901F9" w14:textId="267F5CF4" w:rsidR="00BB311F" w:rsidRPr="008B2E0A" w:rsidRDefault="00D8682D" w:rsidP="00BB311F">
      <w:pPr>
        <w:pStyle w:val="BodyText"/>
      </w:pPr>
      <w:hyperlink r:id="rId109" w:history="1">
        <w:r w:rsidR="00BB311F" w:rsidRPr="00743DEC">
          <w:rPr>
            <w:rStyle w:val="Hyperlink"/>
            <w:szCs w:val="22"/>
          </w:rPr>
          <w:t>RDP_Overview_Client Test Design Specification</w:t>
        </w:r>
      </w:hyperlink>
    </w:p>
    <w:p w14:paraId="702553C8" w14:textId="2233AFCE" w:rsidR="00D53F90" w:rsidRDefault="00D8682D" w:rsidP="00743DEC">
      <w:pPr>
        <w:pStyle w:val="BodyText"/>
        <w:rPr>
          <w:rStyle w:val="Hyperlink"/>
          <w:szCs w:val="22"/>
        </w:rPr>
      </w:pPr>
      <w:hyperlink r:id="rId110" w:history="1">
        <w:r w:rsidR="00BB311F" w:rsidRPr="00743DEC">
          <w:rPr>
            <w:rStyle w:val="Hyperlink"/>
            <w:szCs w:val="22"/>
          </w:rPr>
          <w:t>Protocol Test Framework (PTF) Requirements</w:t>
        </w:r>
      </w:hyperlink>
    </w:p>
    <w:p w14:paraId="2A6BFB89" w14:textId="33EC4349" w:rsidR="001E2694" w:rsidRDefault="00D8682D" w:rsidP="00743DEC">
      <w:pPr>
        <w:pStyle w:val="BodyText"/>
        <w:rPr>
          <w:lang w:val="en-US"/>
        </w:rPr>
      </w:pPr>
      <w:hyperlink r:id="rId111" w:history="1">
        <w:r w:rsidR="001E2694" w:rsidRPr="00743DEC">
          <w:rPr>
            <w:rStyle w:val="Hyperlink"/>
            <w:szCs w:val="22"/>
          </w:rPr>
          <w:t>Getting Started Guide for PTF</w:t>
        </w:r>
      </w:hyperlink>
    </w:p>
    <w:p w14:paraId="6C0AD9F0" w14:textId="10C66114" w:rsidR="001E2694" w:rsidRPr="00743DEC" w:rsidRDefault="00D8682D" w:rsidP="00743DEC">
      <w:pPr>
        <w:pStyle w:val="BodyText"/>
        <w:rPr>
          <w:rStyle w:val="Hyperlink"/>
          <w:szCs w:val="22"/>
        </w:rPr>
      </w:pPr>
      <w:hyperlink r:id="rId112" w:history="1">
        <w:r w:rsidR="001E2694" w:rsidRPr="001E2694">
          <w:rPr>
            <w:rStyle w:val="Hyperlink"/>
            <w:lang w:val="en-US"/>
          </w:rPr>
          <w:t>Protocol Test Framework</w:t>
        </w:r>
        <w:r w:rsidR="001E2694">
          <w:rPr>
            <w:rStyle w:val="Hyperlink"/>
            <w:lang w:val="en-US"/>
          </w:rPr>
          <w:t xml:space="preserve"> (PTF)</w:t>
        </w:r>
        <w:r w:rsidR="001E2694" w:rsidRPr="001E2694">
          <w:rPr>
            <w:rStyle w:val="Hyperlink"/>
            <w:lang w:val="en-US"/>
          </w:rPr>
          <w:t xml:space="preserve"> Installer</w:t>
        </w:r>
      </w:hyperlink>
    </w:p>
    <w:p w14:paraId="172FA0EF" w14:textId="06339F22" w:rsidR="006605B8" w:rsidRDefault="00D8682D" w:rsidP="00743DEC">
      <w:pPr>
        <w:pStyle w:val="BodyText"/>
        <w:rPr>
          <w:rStyle w:val="Hyperlink"/>
          <w:szCs w:val="22"/>
        </w:rPr>
      </w:pPr>
      <w:hyperlink r:id="rId113" w:history="1">
        <w:r w:rsidR="006605B8" w:rsidRPr="00743DEC">
          <w:rPr>
            <w:rStyle w:val="Hyperlink"/>
            <w:szCs w:val="22"/>
          </w:rPr>
          <w:t>Message Analyzer Operating Guide</w:t>
        </w:r>
      </w:hyperlink>
    </w:p>
    <w:p w14:paraId="613C0FEF" w14:textId="4FEA1BEA" w:rsidR="00301A15" w:rsidRPr="00AB127A" w:rsidRDefault="00301A15">
      <w:pPr>
        <w:rPr>
          <w:sz w:val="24"/>
        </w:rPr>
      </w:pPr>
    </w:p>
    <w:sectPr w:rsidR="00301A15" w:rsidRPr="00AB127A" w:rsidSect="00A27717">
      <w:footerReference w:type="default" r:id="rId114"/>
      <w:pgSz w:w="12240" w:h="15840"/>
      <w:pgMar w:top="720" w:right="1080" w:bottom="72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97365" w14:textId="77777777" w:rsidR="00D8682D" w:rsidRDefault="00D8682D" w:rsidP="00AB127A">
      <w:pPr>
        <w:spacing w:before="0" w:after="0"/>
      </w:pPr>
      <w:r>
        <w:separator/>
      </w:r>
    </w:p>
  </w:endnote>
  <w:endnote w:type="continuationSeparator" w:id="0">
    <w:p w14:paraId="60AC1489" w14:textId="77777777" w:rsidR="00D8682D" w:rsidRDefault="00D8682D" w:rsidP="00AB127A">
      <w:pPr>
        <w:spacing w:before="0" w:after="0"/>
      </w:pPr>
      <w:r>
        <w:continuationSeparator/>
      </w:r>
    </w:p>
  </w:endnote>
  <w:endnote w:type="continuationNotice" w:id="1">
    <w:p w14:paraId="4B810134" w14:textId="77777777" w:rsidR="00D8682D" w:rsidRDefault="00D8682D">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ter">
    <w:charset w:val="00"/>
    <w:family w:val="auto"/>
    <w:pitch w:val="default"/>
  </w:font>
  <w:font w:name="Alliance No.1">
    <w:charset w:val="00"/>
    <w:family w:val="auto"/>
    <w:pitch w:val="default"/>
  </w:font>
  <w:font w:name="oswald-medium">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Wingdings 3">
    <w:panose1 w:val="050401020108070707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632336"/>
      <w:docPartObj>
        <w:docPartGallery w:val="Page Numbers (Bottom of Page)"/>
        <w:docPartUnique/>
      </w:docPartObj>
    </w:sdtPr>
    <w:sdtEndPr>
      <w:rPr>
        <w:noProof/>
      </w:rPr>
    </w:sdtEndPr>
    <w:sdtContent>
      <w:p w14:paraId="3602B9CB" w14:textId="186C83C8" w:rsidR="00B975AA" w:rsidRDefault="00B975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516EC1" w14:textId="21DB609F" w:rsidR="00B975AA" w:rsidRDefault="00B975AA" w:rsidP="00837187">
    <w:pPr>
      <w:pStyle w:val="Footer"/>
      <w:tabs>
        <w:tab w:val="clear" w:pos="4680"/>
        <w:tab w:val="clear" w:pos="9360"/>
        <w:tab w:val="left" w:pos="399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12264" w14:textId="77777777" w:rsidR="00D8682D" w:rsidRDefault="00D8682D" w:rsidP="00AB127A">
      <w:pPr>
        <w:spacing w:before="0" w:after="0"/>
      </w:pPr>
      <w:r>
        <w:separator/>
      </w:r>
    </w:p>
  </w:footnote>
  <w:footnote w:type="continuationSeparator" w:id="0">
    <w:p w14:paraId="650DB98E" w14:textId="77777777" w:rsidR="00D8682D" w:rsidRDefault="00D8682D" w:rsidP="00AB127A">
      <w:pPr>
        <w:spacing w:before="0" w:after="0"/>
      </w:pPr>
      <w:r>
        <w:continuationSeparator/>
      </w:r>
    </w:p>
  </w:footnote>
  <w:footnote w:type="continuationNotice" w:id="1">
    <w:p w14:paraId="0B4AFCAA" w14:textId="77777777" w:rsidR="00D8682D" w:rsidRDefault="00D8682D">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08D4F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alt="Magnifying glass" style="width:15.35pt;height:15.3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" o:bullet="t">
        <v:imagedata r:id="rId1" o:title="" cropbottom="-854f" cropright="-854f"/>
      </v:shape>
    </w:pict>
  </w:numPicBullet>
  <w:abstractNum w:abstractNumId="0" w15:restartNumberingAfterBreak="0">
    <w:nsid w:val="004A56FD"/>
    <w:multiLevelType w:val="hybridMultilevel"/>
    <w:tmpl w:val="BDB693C8"/>
    <w:lvl w:ilvl="0" w:tplc="305454D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86872"/>
    <w:multiLevelType w:val="hybridMultilevel"/>
    <w:tmpl w:val="791C9ED6"/>
    <w:lvl w:ilvl="0" w:tplc="07A826CE">
      <w:start w:val="2"/>
      <w:numFmt w:val="decimal"/>
      <w:lvlText w:val="%1."/>
      <w:lvlJc w:val="left"/>
      <w:pPr>
        <w:ind w:left="72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 w15:restartNumberingAfterBreak="0">
    <w:nsid w:val="04DF7D06"/>
    <w:multiLevelType w:val="hybridMultilevel"/>
    <w:tmpl w:val="D312D6D0"/>
    <w:lvl w:ilvl="0" w:tplc="321CA4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456665"/>
    <w:multiLevelType w:val="hybridMultilevel"/>
    <w:tmpl w:val="AF802D7C"/>
    <w:lvl w:ilvl="0" w:tplc="87A2C794">
      <w:start w:val="1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3E2296"/>
    <w:multiLevelType w:val="hybridMultilevel"/>
    <w:tmpl w:val="3FC6E886"/>
    <w:lvl w:ilvl="0" w:tplc="FD265FCE">
      <w:start w:val="5"/>
      <w:numFmt w:val="decimal"/>
      <w:lvlText w:val="%1."/>
      <w:lvlJc w:val="left"/>
      <w:pPr>
        <w:ind w:left="81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 w15:restartNumberingAfterBreak="0">
    <w:nsid w:val="06440164"/>
    <w:multiLevelType w:val="multilevel"/>
    <w:tmpl w:val="3372F7DC"/>
    <w:lvl w:ilvl="0">
      <w:start w:val="1"/>
      <w:numFmt w:val="none"/>
      <w:pStyle w:val="WBCode"/>
      <w:lvlText w:val=""/>
      <w:lvlJc w:val="left"/>
      <w:pPr>
        <w:tabs>
          <w:tab w:val="num" w:pos="0"/>
        </w:tabs>
        <w:ind w:left="216" w:right="360" w:firstLine="0"/>
      </w:pPr>
      <w:rPr>
        <w:rFonts w:hint="default"/>
      </w:rPr>
    </w:lvl>
    <w:lvl w:ilvl="1">
      <w:start w:val="1"/>
      <w:numFmt w:val="none"/>
      <w:pStyle w:val="WBCode-List"/>
      <w:lvlText w:val=""/>
      <w:lvlJc w:val="left"/>
      <w:pPr>
        <w:tabs>
          <w:tab w:val="num" w:pos="270"/>
        </w:tabs>
        <w:ind w:left="486" w:right="360" w:firstLine="0"/>
      </w:pPr>
      <w:rPr>
        <w:rFonts w:hint="default"/>
      </w:rPr>
    </w:lvl>
    <w:lvl w:ilvl="2">
      <w:start w:val="1"/>
      <w:numFmt w:val="none"/>
      <w:pStyle w:val="WBCode-List2"/>
      <w:lvlText w:val=""/>
      <w:lvlJc w:val="left"/>
      <w:pPr>
        <w:tabs>
          <w:tab w:val="num" w:pos="540"/>
        </w:tabs>
        <w:ind w:left="756" w:right="360" w:firstLine="0"/>
      </w:pPr>
      <w:rPr>
        <w:rFonts w:hint="default"/>
      </w:rPr>
    </w:lvl>
    <w:lvl w:ilvl="3">
      <w:start w:val="1"/>
      <w:numFmt w:val="none"/>
      <w:pStyle w:val="WBCode-List3"/>
      <w:lvlText w:val=""/>
      <w:lvlJc w:val="left"/>
      <w:pPr>
        <w:tabs>
          <w:tab w:val="num" w:pos="810"/>
        </w:tabs>
        <w:ind w:left="1026" w:right="360" w:firstLine="0"/>
      </w:pPr>
      <w:rPr>
        <w:rFonts w:hint="default"/>
      </w:rPr>
    </w:lvl>
    <w:lvl w:ilvl="4">
      <w:start w:val="1"/>
      <w:numFmt w:val="none"/>
      <w:pStyle w:val="WBCode-List4"/>
      <w:lvlText w:val=""/>
      <w:lvlJc w:val="left"/>
      <w:pPr>
        <w:tabs>
          <w:tab w:val="num" w:pos="1080"/>
        </w:tabs>
        <w:ind w:left="1296" w:right="360" w:firstLine="0"/>
      </w:pPr>
      <w:rPr>
        <w:rFonts w:hint="default"/>
      </w:rPr>
    </w:lvl>
    <w:lvl w:ilvl="5">
      <w:start w:val="1"/>
      <w:numFmt w:val="none"/>
      <w:pStyle w:val="WBCode-List5"/>
      <w:lvlText w:val=""/>
      <w:lvlJc w:val="left"/>
      <w:pPr>
        <w:tabs>
          <w:tab w:val="num" w:pos="1350"/>
        </w:tabs>
        <w:ind w:left="1566" w:right="360" w:firstLine="0"/>
      </w:pPr>
      <w:rPr>
        <w:rFonts w:hint="default"/>
      </w:rPr>
    </w:lvl>
    <w:lvl w:ilvl="6">
      <w:start w:val="1"/>
      <w:numFmt w:val="none"/>
      <w:pStyle w:val="WBCode-List6"/>
      <w:lvlText w:val=""/>
      <w:lvlJc w:val="left"/>
      <w:pPr>
        <w:tabs>
          <w:tab w:val="num" w:pos="1620"/>
        </w:tabs>
        <w:ind w:left="1836" w:right="360" w:firstLine="0"/>
      </w:pPr>
      <w:rPr>
        <w:rFonts w:hint="default"/>
      </w:rPr>
    </w:lvl>
    <w:lvl w:ilvl="7">
      <w:start w:val="1"/>
      <w:numFmt w:val="none"/>
      <w:pStyle w:val="WBCode-List7"/>
      <w:lvlText w:val=""/>
      <w:lvlJc w:val="left"/>
      <w:pPr>
        <w:tabs>
          <w:tab w:val="num" w:pos="1890"/>
        </w:tabs>
        <w:ind w:left="2106" w:right="360" w:firstLine="0"/>
      </w:pPr>
      <w:rPr>
        <w:rFonts w:hint="default"/>
      </w:rPr>
    </w:lvl>
    <w:lvl w:ilvl="8">
      <w:start w:val="1"/>
      <w:numFmt w:val="none"/>
      <w:pStyle w:val="WBCode-List8"/>
      <w:lvlText w:val=""/>
      <w:lvlJc w:val="left"/>
      <w:pPr>
        <w:tabs>
          <w:tab w:val="num" w:pos="2160"/>
        </w:tabs>
        <w:ind w:left="2376" w:right="360" w:firstLine="0"/>
      </w:pPr>
      <w:rPr>
        <w:rFonts w:hint="default"/>
      </w:rPr>
    </w:lvl>
  </w:abstractNum>
  <w:abstractNum w:abstractNumId="6" w15:restartNumberingAfterBreak="0">
    <w:nsid w:val="067437FA"/>
    <w:multiLevelType w:val="multilevel"/>
    <w:tmpl w:val="132027D4"/>
    <w:lvl w:ilvl="0">
      <w:start w:val="1"/>
      <w:numFmt w:val="lowerLetter"/>
      <w:lvlText w:val="%1."/>
      <w:lvlJc w:val="left"/>
      <w:pPr>
        <w:tabs>
          <w:tab w:val="num" w:pos="1080"/>
        </w:tabs>
        <w:ind w:left="1080" w:hanging="360"/>
      </w:pPr>
      <w:rPr>
        <w:rFonts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lowerLetter"/>
      <w:lvlText w:val="%4."/>
      <w:lvlJc w:val="left"/>
      <w:pPr>
        <w:tabs>
          <w:tab w:val="num" w:pos="3240"/>
        </w:tabs>
        <w:ind w:left="3240" w:hanging="360"/>
      </w:p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6824C9E"/>
    <w:multiLevelType w:val="hybridMultilevel"/>
    <w:tmpl w:val="B5E6B644"/>
    <w:lvl w:ilvl="0" w:tplc="D4A0A4EE">
      <w:start w:val="1"/>
      <w:numFmt w:val="decimal"/>
      <w:lvlText w:val="%1."/>
      <w:lvlJc w:val="left"/>
      <w:pPr>
        <w:ind w:left="90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6C3680"/>
    <w:multiLevelType w:val="hybridMultilevel"/>
    <w:tmpl w:val="0748BB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8DF79D5"/>
    <w:multiLevelType w:val="multilevel"/>
    <w:tmpl w:val="DBDACFC0"/>
    <w:lvl w:ilvl="0">
      <w:start w:val="1"/>
      <w:numFmt w:val="lowerLetter"/>
      <w:lvlText w:val="%1."/>
      <w:lvlJc w:val="left"/>
      <w:pPr>
        <w:tabs>
          <w:tab w:val="num" w:pos="1080"/>
        </w:tabs>
        <w:ind w:left="1080" w:hanging="360"/>
      </w:pPr>
      <w:rPr>
        <w:rFonts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lowerLetter"/>
      <w:lvlText w:val="%4."/>
      <w:lvlJc w:val="left"/>
      <w:pPr>
        <w:tabs>
          <w:tab w:val="num" w:pos="3240"/>
        </w:tabs>
        <w:ind w:left="3240" w:hanging="360"/>
      </w:p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0AF806B4"/>
    <w:multiLevelType w:val="hybridMultilevel"/>
    <w:tmpl w:val="729095FE"/>
    <w:lvl w:ilvl="0" w:tplc="5290CC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282E71"/>
    <w:multiLevelType w:val="hybridMultilevel"/>
    <w:tmpl w:val="9290245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C850D02"/>
    <w:multiLevelType w:val="multilevel"/>
    <w:tmpl w:val="F6DC083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857844"/>
    <w:multiLevelType w:val="hybridMultilevel"/>
    <w:tmpl w:val="DCBCBEE2"/>
    <w:lvl w:ilvl="0" w:tplc="833046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CA139E5"/>
    <w:multiLevelType w:val="hybridMultilevel"/>
    <w:tmpl w:val="6FDA9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2C1D04"/>
    <w:multiLevelType w:val="hybridMultilevel"/>
    <w:tmpl w:val="CD469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E41D9F"/>
    <w:multiLevelType w:val="hybridMultilevel"/>
    <w:tmpl w:val="F6AA6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39B6521"/>
    <w:multiLevelType w:val="hybridMultilevel"/>
    <w:tmpl w:val="E56E6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16211C"/>
    <w:multiLevelType w:val="hybridMultilevel"/>
    <w:tmpl w:val="CA687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78D3F83"/>
    <w:multiLevelType w:val="hybridMultilevel"/>
    <w:tmpl w:val="71F2E6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AD3012"/>
    <w:multiLevelType w:val="hybridMultilevel"/>
    <w:tmpl w:val="C47411A2"/>
    <w:lvl w:ilvl="0" w:tplc="DAF23986">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ADA43EF"/>
    <w:multiLevelType w:val="hybridMultilevel"/>
    <w:tmpl w:val="CBC0066E"/>
    <w:lvl w:ilvl="0" w:tplc="B69C17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C800A52"/>
    <w:multiLevelType w:val="multilevel"/>
    <w:tmpl w:val="616CF844"/>
    <w:lvl w:ilvl="0">
      <w:start w:val="1"/>
      <w:numFmt w:val="bullet"/>
      <w:lvlText w:val=""/>
      <w:lvlJc w:val="left"/>
      <w:pPr>
        <w:tabs>
          <w:tab w:val="num" w:pos="720"/>
        </w:tabs>
        <w:ind w:left="720" w:hanging="360"/>
      </w:pPr>
      <w:rPr>
        <w:rFonts w:ascii="Symbol" w:hAnsi="Symbol" w:hint="default"/>
        <w:caps w:val="0"/>
        <w:strike w:val="0"/>
        <w:dstrike w:val="0"/>
        <w:vanish w:val="0"/>
        <w:color w:val="222A35" w:themeColor="text2" w:themeShade="80"/>
        <w:sz w:val="22"/>
        <w:vertAlign w:val="baseline"/>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1DA92211"/>
    <w:multiLevelType w:val="multilevel"/>
    <w:tmpl w:val="3B7ED330"/>
    <w:lvl w:ilvl="0">
      <w:start w:val="1"/>
      <w:numFmt w:val="decimal"/>
      <w:pStyle w:val="WBListNumber"/>
      <w:lvlText w:val="%1."/>
      <w:lvlJc w:val="left"/>
      <w:pPr>
        <w:tabs>
          <w:tab w:val="num" w:pos="270"/>
        </w:tabs>
        <w:ind w:left="270" w:hanging="270"/>
      </w:pPr>
      <w:rPr>
        <w:rFonts w:hint="default"/>
      </w:rPr>
    </w:lvl>
    <w:lvl w:ilvl="1">
      <w:start w:val="1"/>
      <w:numFmt w:val="decimal"/>
      <w:pStyle w:val="WBListNumber2"/>
      <w:lvlText w:val="%2."/>
      <w:lvlJc w:val="left"/>
      <w:pPr>
        <w:tabs>
          <w:tab w:val="num" w:pos="540"/>
        </w:tabs>
        <w:ind w:left="540" w:hanging="270"/>
      </w:pPr>
      <w:rPr>
        <w:rFonts w:hint="default"/>
      </w:rPr>
    </w:lvl>
    <w:lvl w:ilvl="2">
      <w:start w:val="1"/>
      <w:numFmt w:val="decimal"/>
      <w:pStyle w:val="WBListNumber3"/>
      <w:lvlText w:val="%3."/>
      <w:lvlJc w:val="left"/>
      <w:pPr>
        <w:tabs>
          <w:tab w:val="num" w:pos="810"/>
        </w:tabs>
        <w:ind w:left="810" w:hanging="270"/>
      </w:pPr>
      <w:rPr>
        <w:rFonts w:hint="default"/>
      </w:rPr>
    </w:lvl>
    <w:lvl w:ilvl="3">
      <w:start w:val="1"/>
      <w:numFmt w:val="decimal"/>
      <w:pStyle w:val="WBListNumber4"/>
      <w:lvlText w:val="%4."/>
      <w:lvlJc w:val="left"/>
      <w:pPr>
        <w:tabs>
          <w:tab w:val="num" w:pos="1080"/>
        </w:tabs>
        <w:ind w:left="1080" w:hanging="270"/>
      </w:pPr>
      <w:rPr>
        <w:rFonts w:hint="default"/>
      </w:rPr>
    </w:lvl>
    <w:lvl w:ilvl="4">
      <w:start w:val="1"/>
      <w:numFmt w:val="decimal"/>
      <w:pStyle w:val="WBListNumber5"/>
      <w:lvlText w:val="%5."/>
      <w:lvlJc w:val="left"/>
      <w:pPr>
        <w:tabs>
          <w:tab w:val="num" w:pos="1350"/>
        </w:tabs>
        <w:ind w:left="1350" w:hanging="270"/>
      </w:pPr>
      <w:rPr>
        <w:rFonts w:hint="default"/>
      </w:rPr>
    </w:lvl>
    <w:lvl w:ilvl="5">
      <w:start w:val="1"/>
      <w:numFmt w:val="decimal"/>
      <w:pStyle w:val="WBListNumber6"/>
      <w:lvlText w:val="%6."/>
      <w:lvlJc w:val="left"/>
      <w:pPr>
        <w:tabs>
          <w:tab w:val="num" w:pos="1620"/>
        </w:tabs>
        <w:ind w:left="1620" w:hanging="270"/>
      </w:pPr>
      <w:rPr>
        <w:rFonts w:hint="default"/>
      </w:rPr>
    </w:lvl>
    <w:lvl w:ilvl="6">
      <w:start w:val="1"/>
      <w:numFmt w:val="decimal"/>
      <w:pStyle w:val="WBListNumber7"/>
      <w:lvlText w:val="%7."/>
      <w:lvlJc w:val="left"/>
      <w:pPr>
        <w:tabs>
          <w:tab w:val="num" w:pos="1890"/>
        </w:tabs>
        <w:ind w:left="1890" w:hanging="270"/>
      </w:pPr>
      <w:rPr>
        <w:rFonts w:hint="default"/>
      </w:rPr>
    </w:lvl>
    <w:lvl w:ilvl="7">
      <w:start w:val="1"/>
      <w:numFmt w:val="decimal"/>
      <w:pStyle w:val="WBListNumber8"/>
      <w:lvlText w:val="%8."/>
      <w:lvlJc w:val="left"/>
      <w:pPr>
        <w:tabs>
          <w:tab w:val="num" w:pos="2160"/>
        </w:tabs>
        <w:ind w:left="2160" w:hanging="270"/>
      </w:pPr>
      <w:rPr>
        <w:rFonts w:hint="default"/>
      </w:rPr>
    </w:lvl>
    <w:lvl w:ilvl="8">
      <w:start w:val="1"/>
      <w:numFmt w:val="decimal"/>
      <w:pStyle w:val="WBListNumber9"/>
      <w:lvlText w:val="%9."/>
      <w:lvlJc w:val="left"/>
      <w:pPr>
        <w:tabs>
          <w:tab w:val="num" w:pos="2430"/>
        </w:tabs>
        <w:ind w:left="2430" w:hanging="270"/>
      </w:pPr>
      <w:rPr>
        <w:rFonts w:hint="default"/>
      </w:rPr>
    </w:lvl>
  </w:abstractNum>
  <w:abstractNum w:abstractNumId="24" w15:restartNumberingAfterBreak="0">
    <w:nsid w:val="207679C8"/>
    <w:multiLevelType w:val="hybridMultilevel"/>
    <w:tmpl w:val="6888AD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12E2314"/>
    <w:multiLevelType w:val="hybridMultilevel"/>
    <w:tmpl w:val="97341DDA"/>
    <w:lvl w:ilvl="0" w:tplc="A900F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AF49D4"/>
    <w:multiLevelType w:val="hybridMultilevel"/>
    <w:tmpl w:val="07CEAB0A"/>
    <w:lvl w:ilvl="0" w:tplc="6D3AE80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4B31B35"/>
    <w:multiLevelType w:val="hybridMultilevel"/>
    <w:tmpl w:val="E35E4210"/>
    <w:lvl w:ilvl="0" w:tplc="E52693A6">
      <w:start w:val="1"/>
      <w:numFmt w:val="bullet"/>
      <w:lvlText w:val=""/>
      <w:lvlPicBulletId w:val="0"/>
      <w:lvlJc w:val="left"/>
      <w:pPr>
        <w:tabs>
          <w:tab w:val="num" w:pos="720"/>
        </w:tabs>
        <w:ind w:left="720" w:hanging="360"/>
      </w:pPr>
      <w:rPr>
        <w:rFonts w:ascii="Symbol" w:hAnsi="Symbol" w:hint="default"/>
      </w:rPr>
    </w:lvl>
    <w:lvl w:ilvl="1" w:tplc="BB54F3D8" w:tentative="1">
      <w:start w:val="1"/>
      <w:numFmt w:val="bullet"/>
      <w:lvlText w:val=""/>
      <w:lvlJc w:val="left"/>
      <w:pPr>
        <w:tabs>
          <w:tab w:val="num" w:pos="1440"/>
        </w:tabs>
        <w:ind w:left="1440" w:hanging="360"/>
      </w:pPr>
      <w:rPr>
        <w:rFonts w:ascii="Symbol" w:hAnsi="Symbol" w:hint="default"/>
      </w:rPr>
    </w:lvl>
    <w:lvl w:ilvl="2" w:tplc="57026874" w:tentative="1">
      <w:start w:val="1"/>
      <w:numFmt w:val="bullet"/>
      <w:lvlText w:val=""/>
      <w:lvlJc w:val="left"/>
      <w:pPr>
        <w:tabs>
          <w:tab w:val="num" w:pos="2160"/>
        </w:tabs>
        <w:ind w:left="2160" w:hanging="360"/>
      </w:pPr>
      <w:rPr>
        <w:rFonts w:ascii="Symbol" w:hAnsi="Symbol" w:hint="default"/>
      </w:rPr>
    </w:lvl>
    <w:lvl w:ilvl="3" w:tplc="8368A534" w:tentative="1">
      <w:start w:val="1"/>
      <w:numFmt w:val="bullet"/>
      <w:lvlText w:val=""/>
      <w:lvlJc w:val="left"/>
      <w:pPr>
        <w:tabs>
          <w:tab w:val="num" w:pos="2880"/>
        </w:tabs>
        <w:ind w:left="2880" w:hanging="360"/>
      </w:pPr>
      <w:rPr>
        <w:rFonts w:ascii="Symbol" w:hAnsi="Symbol" w:hint="default"/>
      </w:rPr>
    </w:lvl>
    <w:lvl w:ilvl="4" w:tplc="2EACEDEC" w:tentative="1">
      <w:start w:val="1"/>
      <w:numFmt w:val="bullet"/>
      <w:lvlText w:val=""/>
      <w:lvlJc w:val="left"/>
      <w:pPr>
        <w:tabs>
          <w:tab w:val="num" w:pos="3600"/>
        </w:tabs>
        <w:ind w:left="3600" w:hanging="360"/>
      </w:pPr>
      <w:rPr>
        <w:rFonts w:ascii="Symbol" w:hAnsi="Symbol" w:hint="default"/>
      </w:rPr>
    </w:lvl>
    <w:lvl w:ilvl="5" w:tplc="27621DE0" w:tentative="1">
      <w:start w:val="1"/>
      <w:numFmt w:val="bullet"/>
      <w:lvlText w:val=""/>
      <w:lvlJc w:val="left"/>
      <w:pPr>
        <w:tabs>
          <w:tab w:val="num" w:pos="4320"/>
        </w:tabs>
        <w:ind w:left="4320" w:hanging="360"/>
      </w:pPr>
      <w:rPr>
        <w:rFonts w:ascii="Symbol" w:hAnsi="Symbol" w:hint="default"/>
      </w:rPr>
    </w:lvl>
    <w:lvl w:ilvl="6" w:tplc="620AAAFE" w:tentative="1">
      <w:start w:val="1"/>
      <w:numFmt w:val="bullet"/>
      <w:lvlText w:val=""/>
      <w:lvlJc w:val="left"/>
      <w:pPr>
        <w:tabs>
          <w:tab w:val="num" w:pos="5040"/>
        </w:tabs>
        <w:ind w:left="5040" w:hanging="360"/>
      </w:pPr>
      <w:rPr>
        <w:rFonts w:ascii="Symbol" w:hAnsi="Symbol" w:hint="default"/>
      </w:rPr>
    </w:lvl>
    <w:lvl w:ilvl="7" w:tplc="6066AE46" w:tentative="1">
      <w:start w:val="1"/>
      <w:numFmt w:val="bullet"/>
      <w:lvlText w:val=""/>
      <w:lvlJc w:val="left"/>
      <w:pPr>
        <w:tabs>
          <w:tab w:val="num" w:pos="5760"/>
        </w:tabs>
        <w:ind w:left="5760" w:hanging="360"/>
      </w:pPr>
      <w:rPr>
        <w:rFonts w:ascii="Symbol" w:hAnsi="Symbol" w:hint="default"/>
      </w:rPr>
    </w:lvl>
    <w:lvl w:ilvl="8" w:tplc="5660FE14"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24C021BC"/>
    <w:multiLevelType w:val="multilevel"/>
    <w:tmpl w:val="08EED0F4"/>
    <w:lvl w:ilvl="0">
      <w:start w:val="1"/>
      <w:numFmt w:val="none"/>
      <w:lvlText w:val=""/>
      <w:lvlJc w:val="left"/>
      <w:pPr>
        <w:tabs>
          <w:tab w:val="num" w:pos="504"/>
        </w:tabs>
        <w:ind w:left="720" w:right="360" w:firstLine="0"/>
      </w:pPr>
      <w:rPr>
        <w:rFonts w:hint="default"/>
      </w:rPr>
    </w:lvl>
    <w:lvl w:ilvl="1">
      <w:start w:val="1"/>
      <w:numFmt w:val="none"/>
      <w:pStyle w:val="Code"/>
      <w:lvlText w:val=""/>
      <w:lvlJc w:val="left"/>
      <w:pPr>
        <w:tabs>
          <w:tab w:val="num" w:pos="774"/>
        </w:tabs>
        <w:ind w:left="990" w:right="360" w:firstLine="0"/>
      </w:pPr>
      <w:rPr>
        <w:rFonts w:hint="default"/>
      </w:rPr>
    </w:lvl>
    <w:lvl w:ilvl="2">
      <w:start w:val="1"/>
      <w:numFmt w:val="none"/>
      <w:pStyle w:val="Code-List2"/>
      <w:lvlText w:val=""/>
      <w:lvlJc w:val="left"/>
      <w:pPr>
        <w:tabs>
          <w:tab w:val="num" w:pos="1044"/>
        </w:tabs>
        <w:ind w:left="1260" w:right="360" w:firstLine="0"/>
      </w:pPr>
      <w:rPr>
        <w:rFonts w:hint="default"/>
      </w:rPr>
    </w:lvl>
    <w:lvl w:ilvl="3">
      <w:start w:val="1"/>
      <w:numFmt w:val="none"/>
      <w:pStyle w:val="Code-List3"/>
      <w:lvlText w:val=""/>
      <w:lvlJc w:val="left"/>
      <w:pPr>
        <w:tabs>
          <w:tab w:val="num" w:pos="1314"/>
        </w:tabs>
        <w:ind w:left="1530" w:right="360" w:firstLine="0"/>
      </w:pPr>
      <w:rPr>
        <w:rFonts w:hint="default"/>
      </w:rPr>
    </w:lvl>
    <w:lvl w:ilvl="4">
      <w:start w:val="1"/>
      <w:numFmt w:val="none"/>
      <w:pStyle w:val="Code-List4"/>
      <w:lvlText w:val=""/>
      <w:lvlJc w:val="left"/>
      <w:pPr>
        <w:tabs>
          <w:tab w:val="num" w:pos="1584"/>
        </w:tabs>
        <w:ind w:left="1800" w:right="360" w:firstLine="0"/>
      </w:pPr>
      <w:rPr>
        <w:rFonts w:hint="default"/>
      </w:rPr>
    </w:lvl>
    <w:lvl w:ilvl="5">
      <w:start w:val="1"/>
      <w:numFmt w:val="none"/>
      <w:pStyle w:val="Code-List5"/>
      <w:lvlText w:val=""/>
      <w:lvlJc w:val="left"/>
      <w:pPr>
        <w:tabs>
          <w:tab w:val="num" w:pos="1854"/>
        </w:tabs>
        <w:ind w:left="2070" w:right="360" w:firstLine="0"/>
      </w:pPr>
      <w:rPr>
        <w:rFonts w:hint="default"/>
      </w:rPr>
    </w:lvl>
    <w:lvl w:ilvl="6">
      <w:start w:val="1"/>
      <w:numFmt w:val="none"/>
      <w:pStyle w:val="Code-List6"/>
      <w:lvlText w:val=""/>
      <w:lvlJc w:val="left"/>
      <w:pPr>
        <w:tabs>
          <w:tab w:val="num" w:pos="2124"/>
        </w:tabs>
        <w:ind w:left="2340" w:right="360" w:firstLine="0"/>
      </w:pPr>
      <w:rPr>
        <w:rFonts w:hint="default"/>
      </w:rPr>
    </w:lvl>
    <w:lvl w:ilvl="7">
      <w:start w:val="1"/>
      <w:numFmt w:val="none"/>
      <w:pStyle w:val="Code-List7"/>
      <w:lvlText w:val=""/>
      <w:lvlJc w:val="left"/>
      <w:pPr>
        <w:tabs>
          <w:tab w:val="num" w:pos="2394"/>
        </w:tabs>
        <w:ind w:left="2610" w:right="360" w:firstLine="0"/>
      </w:pPr>
      <w:rPr>
        <w:rFonts w:hint="default"/>
      </w:rPr>
    </w:lvl>
    <w:lvl w:ilvl="8">
      <w:start w:val="1"/>
      <w:numFmt w:val="none"/>
      <w:pStyle w:val="Code-List8"/>
      <w:lvlText w:val=""/>
      <w:lvlJc w:val="left"/>
      <w:pPr>
        <w:tabs>
          <w:tab w:val="num" w:pos="2664"/>
        </w:tabs>
        <w:ind w:left="2880" w:right="360" w:firstLine="0"/>
      </w:pPr>
      <w:rPr>
        <w:rFonts w:hint="default"/>
      </w:rPr>
    </w:lvl>
  </w:abstractNum>
  <w:abstractNum w:abstractNumId="29" w15:restartNumberingAfterBreak="0">
    <w:nsid w:val="24CF64F6"/>
    <w:multiLevelType w:val="hybridMultilevel"/>
    <w:tmpl w:val="FE4A28BE"/>
    <w:lvl w:ilvl="0" w:tplc="45482B8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62C136E"/>
    <w:multiLevelType w:val="multilevel"/>
    <w:tmpl w:val="126067DE"/>
    <w:lvl w:ilvl="0">
      <w:start w:val="1"/>
      <w:numFmt w:val="decimal"/>
      <w:pStyle w:val="ListNumber"/>
      <w:lvlText w:val="%1."/>
      <w:lvlJc w:val="left"/>
      <w:pPr>
        <w:tabs>
          <w:tab w:val="num" w:pos="270"/>
        </w:tabs>
        <w:ind w:left="270" w:hanging="270"/>
      </w:pPr>
      <w:rPr>
        <w:rFonts w:hint="default"/>
      </w:rPr>
    </w:lvl>
    <w:lvl w:ilvl="1">
      <w:start w:val="1"/>
      <w:numFmt w:val="decimal"/>
      <w:pStyle w:val="ListNumber2"/>
      <w:lvlText w:val="%2."/>
      <w:lvlJc w:val="left"/>
      <w:pPr>
        <w:tabs>
          <w:tab w:val="num" w:pos="540"/>
        </w:tabs>
        <w:ind w:left="540" w:hanging="270"/>
      </w:pPr>
      <w:rPr>
        <w:rFonts w:hint="default"/>
      </w:rPr>
    </w:lvl>
    <w:lvl w:ilvl="2">
      <w:start w:val="1"/>
      <w:numFmt w:val="decimal"/>
      <w:pStyle w:val="ListNumber3"/>
      <w:lvlText w:val="%3."/>
      <w:lvlJc w:val="left"/>
      <w:pPr>
        <w:tabs>
          <w:tab w:val="num" w:pos="810"/>
        </w:tabs>
        <w:ind w:left="810" w:hanging="270"/>
      </w:pPr>
      <w:rPr>
        <w:rFonts w:hint="default"/>
      </w:rPr>
    </w:lvl>
    <w:lvl w:ilvl="3">
      <w:start w:val="1"/>
      <w:numFmt w:val="decimal"/>
      <w:pStyle w:val="ListNumber4"/>
      <w:lvlText w:val="%4."/>
      <w:lvlJc w:val="left"/>
      <w:pPr>
        <w:tabs>
          <w:tab w:val="num" w:pos="1080"/>
        </w:tabs>
        <w:ind w:left="1080" w:hanging="270"/>
      </w:pPr>
      <w:rPr>
        <w:rFonts w:hint="default"/>
      </w:rPr>
    </w:lvl>
    <w:lvl w:ilvl="4">
      <w:start w:val="1"/>
      <w:numFmt w:val="decimal"/>
      <w:pStyle w:val="ListNumber5"/>
      <w:lvlText w:val="%5."/>
      <w:lvlJc w:val="left"/>
      <w:pPr>
        <w:tabs>
          <w:tab w:val="num" w:pos="1350"/>
        </w:tabs>
        <w:ind w:left="1350" w:hanging="270"/>
      </w:pPr>
      <w:rPr>
        <w:rFonts w:hint="default"/>
      </w:rPr>
    </w:lvl>
    <w:lvl w:ilvl="5">
      <w:start w:val="1"/>
      <w:numFmt w:val="decimal"/>
      <w:pStyle w:val="ListNumber6"/>
      <w:lvlText w:val="%6."/>
      <w:lvlJc w:val="left"/>
      <w:pPr>
        <w:tabs>
          <w:tab w:val="num" w:pos="1620"/>
        </w:tabs>
        <w:ind w:left="1620" w:hanging="270"/>
      </w:pPr>
      <w:rPr>
        <w:rFonts w:hint="default"/>
      </w:rPr>
    </w:lvl>
    <w:lvl w:ilvl="6">
      <w:start w:val="1"/>
      <w:numFmt w:val="decimal"/>
      <w:pStyle w:val="ListNumber7"/>
      <w:lvlText w:val="%7."/>
      <w:lvlJc w:val="left"/>
      <w:pPr>
        <w:tabs>
          <w:tab w:val="num" w:pos="1890"/>
        </w:tabs>
        <w:ind w:left="1890" w:hanging="270"/>
      </w:pPr>
      <w:rPr>
        <w:rFonts w:hint="default"/>
      </w:rPr>
    </w:lvl>
    <w:lvl w:ilvl="7">
      <w:start w:val="1"/>
      <w:numFmt w:val="decimal"/>
      <w:pStyle w:val="ListNumber8"/>
      <w:lvlText w:val="%8."/>
      <w:lvlJc w:val="left"/>
      <w:pPr>
        <w:tabs>
          <w:tab w:val="num" w:pos="2160"/>
        </w:tabs>
        <w:ind w:left="2160" w:hanging="270"/>
      </w:pPr>
      <w:rPr>
        <w:rFonts w:hint="default"/>
      </w:rPr>
    </w:lvl>
    <w:lvl w:ilvl="8">
      <w:start w:val="1"/>
      <w:numFmt w:val="decimal"/>
      <w:pStyle w:val="ListNumber9"/>
      <w:lvlText w:val="%9."/>
      <w:lvlJc w:val="left"/>
      <w:pPr>
        <w:tabs>
          <w:tab w:val="num" w:pos="2430"/>
        </w:tabs>
        <w:ind w:left="2430" w:hanging="270"/>
      </w:pPr>
      <w:rPr>
        <w:rFonts w:hint="default"/>
      </w:rPr>
    </w:lvl>
  </w:abstractNum>
  <w:abstractNum w:abstractNumId="31" w15:restartNumberingAfterBreak="0">
    <w:nsid w:val="268D2A0E"/>
    <w:multiLevelType w:val="hybridMultilevel"/>
    <w:tmpl w:val="2266E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7424585"/>
    <w:multiLevelType w:val="hybridMultilevel"/>
    <w:tmpl w:val="92DEB85A"/>
    <w:lvl w:ilvl="0" w:tplc="1E3A014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7744DF8"/>
    <w:multiLevelType w:val="hybridMultilevel"/>
    <w:tmpl w:val="BC800C18"/>
    <w:lvl w:ilvl="0" w:tplc="B5CCC1C6">
      <w:start w:val="11"/>
      <w:numFmt w:val="decimal"/>
      <w:lvlText w:val="%1."/>
      <w:lvlJc w:val="left"/>
      <w:pPr>
        <w:ind w:left="72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15:restartNumberingAfterBreak="0">
    <w:nsid w:val="278E3BB6"/>
    <w:multiLevelType w:val="hybridMultilevel"/>
    <w:tmpl w:val="04D821B0"/>
    <w:lvl w:ilvl="0" w:tplc="91120774">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7E662A7"/>
    <w:multiLevelType w:val="hybridMultilevel"/>
    <w:tmpl w:val="A7A057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7F5282D"/>
    <w:multiLevelType w:val="hybridMultilevel"/>
    <w:tmpl w:val="E4F400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8893764"/>
    <w:multiLevelType w:val="multilevel"/>
    <w:tmpl w:val="616CF844"/>
    <w:lvl w:ilvl="0">
      <w:start w:val="1"/>
      <w:numFmt w:val="bullet"/>
      <w:lvlText w:val=""/>
      <w:lvlJc w:val="left"/>
      <w:pPr>
        <w:tabs>
          <w:tab w:val="num" w:pos="720"/>
        </w:tabs>
        <w:ind w:left="720" w:hanging="360"/>
      </w:pPr>
      <w:rPr>
        <w:rFonts w:ascii="Symbol" w:hAnsi="Symbol" w:hint="default"/>
        <w:caps w:val="0"/>
        <w:strike w:val="0"/>
        <w:dstrike w:val="0"/>
        <w:vanish w:val="0"/>
        <w:color w:val="222A35" w:themeColor="text2" w:themeShade="80"/>
        <w:sz w:val="22"/>
        <w:vertAlign w:val="baseline"/>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288C3682"/>
    <w:multiLevelType w:val="hybridMultilevel"/>
    <w:tmpl w:val="ABF8C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925247F"/>
    <w:multiLevelType w:val="hybridMultilevel"/>
    <w:tmpl w:val="03984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B3D0212"/>
    <w:multiLevelType w:val="hybridMultilevel"/>
    <w:tmpl w:val="20803192"/>
    <w:lvl w:ilvl="0" w:tplc="A6E4E93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D113346"/>
    <w:multiLevelType w:val="multilevel"/>
    <w:tmpl w:val="7F742CCC"/>
    <w:lvl w:ilvl="0">
      <w:start w:val="1"/>
      <w:numFmt w:val="bullet"/>
      <w:lvlText w:val="*"/>
      <w:lvlJc w:val="left"/>
      <w:pPr>
        <w:tabs>
          <w:tab w:val="num" w:pos="720"/>
        </w:tabs>
        <w:ind w:left="720" w:hanging="360"/>
      </w:pPr>
      <w:rPr>
        <w:rFonts w:ascii="Candara" w:hAnsi="Candara" w:hint="default"/>
        <w:caps w:val="0"/>
        <w:strike w:val="0"/>
        <w:dstrike w:val="0"/>
        <w:vanish w:val="0"/>
        <w:color w:val="222A35" w:themeColor="text2" w:themeShade="80"/>
        <w:sz w:val="22"/>
        <w:vertAlign w:val="baseline"/>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2EC03FA0"/>
    <w:multiLevelType w:val="multilevel"/>
    <w:tmpl w:val="17F8FBFA"/>
    <w:lvl w:ilvl="0">
      <w:start w:val="1"/>
      <w:numFmt w:val="bullet"/>
      <w:pStyle w:val="ListBullet"/>
      <w:lvlText w:val=""/>
      <w:lvlJc w:val="left"/>
      <w:pPr>
        <w:tabs>
          <w:tab w:val="num" w:pos="270"/>
        </w:tabs>
        <w:ind w:left="270" w:hanging="270"/>
      </w:pPr>
      <w:rPr>
        <w:rFonts w:ascii="Wingdings" w:hAnsi="Wingdings" w:hint="default"/>
      </w:rPr>
    </w:lvl>
    <w:lvl w:ilvl="1">
      <w:start w:val="1"/>
      <w:numFmt w:val="bullet"/>
      <w:pStyle w:val="ListBullet2"/>
      <w:lvlText w:val=""/>
      <w:lvlJc w:val="left"/>
      <w:pPr>
        <w:tabs>
          <w:tab w:val="num" w:pos="540"/>
        </w:tabs>
        <w:ind w:left="540" w:hanging="270"/>
      </w:pPr>
      <w:rPr>
        <w:rFonts w:ascii="Wingdings" w:hAnsi="Wingdings" w:hint="default"/>
      </w:rPr>
    </w:lvl>
    <w:lvl w:ilvl="2">
      <w:start w:val="1"/>
      <w:numFmt w:val="bullet"/>
      <w:pStyle w:val="ListBullet3"/>
      <w:lvlText w:val=""/>
      <w:lvlJc w:val="left"/>
      <w:pPr>
        <w:tabs>
          <w:tab w:val="num" w:pos="810"/>
        </w:tabs>
        <w:ind w:left="810" w:hanging="270"/>
      </w:pPr>
      <w:rPr>
        <w:rFonts w:ascii="Wingdings" w:hAnsi="Wingdings" w:hint="default"/>
      </w:rPr>
    </w:lvl>
    <w:lvl w:ilvl="3">
      <w:start w:val="1"/>
      <w:numFmt w:val="bullet"/>
      <w:pStyle w:val="ListBullet4"/>
      <w:lvlText w:val=""/>
      <w:lvlJc w:val="left"/>
      <w:pPr>
        <w:tabs>
          <w:tab w:val="num" w:pos="1080"/>
        </w:tabs>
        <w:ind w:left="1080" w:hanging="270"/>
      </w:pPr>
      <w:rPr>
        <w:rFonts w:ascii="Wingdings" w:hAnsi="Wingdings" w:hint="default"/>
      </w:rPr>
    </w:lvl>
    <w:lvl w:ilvl="4">
      <w:start w:val="1"/>
      <w:numFmt w:val="bullet"/>
      <w:pStyle w:val="ListBullet5"/>
      <w:lvlText w:val=""/>
      <w:lvlJc w:val="left"/>
      <w:pPr>
        <w:tabs>
          <w:tab w:val="num" w:pos="1350"/>
        </w:tabs>
        <w:ind w:left="1350" w:hanging="270"/>
      </w:pPr>
      <w:rPr>
        <w:rFonts w:ascii="Wingdings" w:hAnsi="Wingdings" w:hint="default"/>
      </w:rPr>
    </w:lvl>
    <w:lvl w:ilvl="5">
      <w:start w:val="1"/>
      <w:numFmt w:val="bullet"/>
      <w:pStyle w:val="ListBullet6"/>
      <w:lvlText w:val=""/>
      <w:lvlJc w:val="left"/>
      <w:pPr>
        <w:tabs>
          <w:tab w:val="num" w:pos="1620"/>
        </w:tabs>
        <w:ind w:left="1620" w:hanging="270"/>
      </w:pPr>
      <w:rPr>
        <w:rFonts w:ascii="Wingdings" w:hAnsi="Wingdings" w:hint="default"/>
      </w:rPr>
    </w:lvl>
    <w:lvl w:ilvl="6">
      <w:start w:val="1"/>
      <w:numFmt w:val="bullet"/>
      <w:pStyle w:val="ListBullet7"/>
      <w:lvlText w:val=""/>
      <w:lvlJc w:val="left"/>
      <w:pPr>
        <w:tabs>
          <w:tab w:val="num" w:pos="1890"/>
        </w:tabs>
        <w:ind w:left="1890" w:hanging="270"/>
      </w:pPr>
      <w:rPr>
        <w:rFonts w:ascii="Wingdings" w:hAnsi="Wingdings" w:hint="default"/>
      </w:rPr>
    </w:lvl>
    <w:lvl w:ilvl="7">
      <w:start w:val="1"/>
      <w:numFmt w:val="bullet"/>
      <w:pStyle w:val="ListBullet8"/>
      <w:lvlText w:val=""/>
      <w:lvlJc w:val="left"/>
      <w:pPr>
        <w:tabs>
          <w:tab w:val="num" w:pos="2160"/>
        </w:tabs>
        <w:ind w:left="2160" w:hanging="270"/>
      </w:pPr>
      <w:rPr>
        <w:rFonts w:ascii="Wingdings" w:hAnsi="Wingdings" w:hint="default"/>
      </w:rPr>
    </w:lvl>
    <w:lvl w:ilvl="8">
      <w:start w:val="1"/>
      <w:numFmt w:val="bullet"/>
      <w:pStyle w:val="ListBullet9"/>
      <w:lvlText w:val=""/>
      <w:lvlJc w:val="left"/>
      <w:pPr>
        <w:tabs>
          <w:tab w:val="num" w:pos="2430"/>
        </w:tabs>
        <w:ind w:left="2430" w:hanging="270"/>
      </w:pPr>
      <w:rPr>
        <w:rFonts w:ascii="Wingdings" w:hAnsi="Wingdings" w:hint="default"/>
      </w:rPr>
    </w:lvl>
  </w:abstractNum>
  <w:abstractNum w:abstractNumId="43" w15:restartNumberingAfterBreak="0">
    <w:nsid w:val="300B5581"/>
    <w:multiLevelType w:val="hybridMultilevel"/>
    <w:tmpl w:val="E10C3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05322A7"/>
    <w:multiLevelType w:val="hybridMultilevel"/>
    <w:tmpl w:val="53C41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05F6C88"/>
    <w:multiLevelType w:val="hybridMultilevel"/>
    <w:tmpl w:val="B7D4D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167790B"/>
    <w:multiLevelType w:val="multilevel"/>
    <w:tmpl w:val="EC0E959E"/>
    <w:lvl w:ilvl="0">
      <w:start w:val="1"/>
      <w:numFmt w:val="bullet"/>
      <w:pStyle w:val="WBListBullet"/>
      <w:lvlText w:val=""/>
      <w:lvlJc w:val="left"/>
      <w:pPr>
        <w:tabs>
          <w:tab w:val="num" w:pos="270"/>
        </w:tabs>
        <w:ind w:left="270" w:hanging="270"/>
      </w:pPr>
      <w:rPr>
        <w:rFonts w:ascii="Wingdings" w:hAnsi="Wingdings" w:hint="default"/>
      </w:rPr>
    </w:lvl>
    <w:lvl w:ilvl="1">
      <w:start w:val="1"/>
      <w:numFmt w:val="bullet"/>
      <w:pStyle w:val="WBListBullet2"/>
      <w:lvlText w:val=""/>
      <w:lvlJc w:val="left"/>
      <w:pPr>
        <w:tabs>
          <w:tab w:val="num" w:pos="540"/>
        </w:tabs>
        <w:ind w:left="540" w:hanging="270"/>
      </w:pPr>
      <w:rPr>
        <w:rFonts w:ascii="Wingdings" w:hAnsi="Wingdings" w:hint="default"/>
      </w:rPr>
    </w:lvl>
    <w:lvl w:ilvl="2">
      <w:start w:val="1"/>
      <w:numFmt w:val="bullet"/>
      <w:pStyle w:val="WBListBullet3"/>
      <w:lvlText w:val=""/>
      <w:lvlJc w:val="left"/>
      <w:pPr>
        <w:tabs>
          <w:tab w:val="num" w:pos="810"/>
        </w:tabs>
        <w:ind w:left="810" w:hanging="270"/>
      </w:pPr>
      <w:rPr>
        <w:rFonts w:ascii="Wingdings" w:hAnsi="Wingdings" w:hint="default"/>
      </w:rPr>
    </w:lvl>
    <w:lvl w:ilvl="3">
      <w:start w:val="1"/>
      <w:numFmt w:val="bullet"/>
      <w:pStyle w:val="WBListBullet4"/>
      <w:lvlText w:val=""/>
      <w:lvlJc w:val="left"/>
      <w:pPr>
        <w:tabs>
          <w:tab w:val="num" w:pos="1080"/>
        </w:tabs>
        <w:ind w:left="1080" w:hanging="270"/>
      </w:pPr>
      <w:rPr>
        <w:rFonts w:ascii="Wingdings" w:hAnsi="Wingdings" w:hint="default"/>
      </w:rPr>
    </w:lvl>
    <w:lvl w:ilvl="4">
      <w:start w:val="1"/>
      <w:numFmt w:val="bullet"/>
      <w:pStyle w:val="WBListBullet5"/>
      <w:lvlText w:val=""/>
      <w:lvlJc w:val="left"/>
      <w:pPr>
        <w:tabs>
          <w:tab w:val="num" w:pos="1350"/>
        </w:tabs>
        <w:ind w:left="1350" w:hanging="270"/>
      </w:pPr>
      <w:rPr>
        <w:rFonts w:ascii="Wingdings" w:hAnsi="Wingdings" w:hint="default"/>
      </w:rPr>
    </w:lvl>
    <w:lvl w:ilvl="5">
      <w:start w:val="1"/>
      <w:numFmt w:val="bullet"/>
      <w:pStyle w:val="WBListBullet6"/>
      <w:lvlText w:val=""/>
      <w:lvlJc w:val="left"/>
      <w:pPr>
        <w:tabs>
          <w:tab w:val="num" w:pos="1620"/>
        </w:tabs>
        <w:ind w:left="1620" w:hanging="270"/>
      </w:pPr>
      <w:rPr>
        <w:rFonts w:ascii="Wingdings" w:hAnsi="Wingdings" w:hint="default"/>
      </w:rPr>
    </w:lvl>
    <w:lvl w:ilvl="6">
      <w:start w:val="1"/>
      <w:numFmt w:val="bullet"/>
      <w:pStyle w:val="WBListBullet7"/>
      <w:lvlText w:val=""/>
      <w:lvlJc w:val="left"/>
      <w:pPr>
        <w:tabs>
          <w:tab w:val="num" w:pos="1890"/>
        </w:tabs>
        <w:ind w:left="1890" w:hanging="270"/>
      </w:pPr>
      <w:rPr>
        <w:rFonts w:ascii="Wingdings" w:hAnsi="Wingdings" w:hint="default"/>
      </w:rPr>
    </w:lvl>
    <w:lvl w:ilvl="7">
      <w:start w:val="1"/>
      <w:numFmt w:val="bullet"/>
      <w:pStyle w:val="WBListBullet8"/>
      <w:lvlText w:val=""/>
      <w:lvlJc w:val="left"/>
      <w:pPr>
        <w:tabs>
          <w:tab w:val="num" w:pos="2160"/>
        </w:tabs>
        <w:ind w:left="2160" w:hanging="270"/>
      </w:pPr>
      <w:rPr>
        <w:rFonts w:ascii="Wingdings" w:hAnsi="Wingdings" w:hint="default"/>
      </w:rPr>
    </w:lvl>
    <w:lvl w:ilvl="8">
      <w:start w:val="1"/>
      <w:numFmt w:val="bullet"/>
      <w:pStyle w:val="WBListBullet9"/>
      <w:lvlText w:val=""/>
      <w:lvlJc w:val="left"/>
      <w:pPr>
        <w:tabs>
          <w:tab w:val="num" w:pos="2430"/>
        </w:tabs>
        <w:ind w:left="2430" w:hanging="270"/>
      </w:pPr>
      <w:rPr>
        <w:rFonts w:ascii="Wingdings" w:hAnsi="Wingdings" w:hint="default"/>
      </w:rPr>
    </w:lvl>
  </w:abstractNum>
  <w:abstractNum w:abstractNumId="47" w15:restartNumberingAfterBreak="0">
    <w:nsid w:val="32331A2E"/>
    <w:multiLevelType w:val="hybridMultilevel"/>
    <w:tmpl w:val="C1D2146E"/>
    <w:lvl w:ilvl="0" w:tplc="473E650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2535954"/>
    <w:multiLevelType w:val="hybridMultilevel"/>
    <w:tmpl w:val="A5BA3C26"/>
    <w:lvl w:ilvl="0" w:tplc="F3D266B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2EC470F"/>
    <w:multiLevelType w:val="hybridMultilevel"/>
    <w:tmpl w:val="2C12F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2F75C28"/>
    <w:multiLevelType w:val="multilevel"/>
    <w:tmpl w:val="4302F56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3AF751B"/>
    <w:multiLevelType w:val="hybridMultilevel"/>
    <w:tmpl w:val="AE6C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45673C8"/>
    <w:multiLevelType w:val="hybridMultilevel"/>
    <w:tmpl w:val="20C0D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4EC11B8"/>
    <w:multiLevelType w:val="hybridMultilevel"/>
    <w:tmpl w:val="CCEAE9BE"/>
    <w:lvl w:ilvl="0" w:tplc="3B720A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515233C"/>
    <w:multiLevelType w:val="hybridMultilevel"/>
    <w:tmpl w:val="EE5E2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5C50EFA"/>
    <w:multiLevelType w:val="hybridMultilevel"/>
    <w:tmpl w:val="5DE4831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35FF373F"/>
    <w:multiLevelType w:val="hybridMultilevel"/>
    <w:tmpl w:val="7166C8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3B4A3D7F"/>
    <w:multiLevelType w:val="hybridMultilevel"/>
    <w:tmpl w:val="D02CA196"/>
    <w:lvl w:ilvl="0" w:tplc="04090001">
      <w:start w:val="1"/>
      <w:numFmt w:val="bullet"/>
      <w:lvlText w:val=""/>
      <w:lvlJc w:val="left"/>
      <w:pPr>
        <w:ind w:left="1080" w:hanging="360"/>
      </w:pPr>
      <w:rPr>
        <w:rFonts w:ascii="Symbol" w:hAnsi="Symbol" w:hint="default"/>
        <w:caps w:val="0"/>
        <w:strike w:val="0"/>
        <w:dstrike w:val="0"/>
        <w:vanish w:val="0"/>
        <w:color w:val="222A35" w:themeColor="text2" w:themeShade="80"/>
        <w:sz w:val="22"/>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3C3F0F14"/>
    <w:multiLevelType w:val="hybridMultilevel"/>
    <w:tmpl w:val="2688AE0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CBA7277"/>
    <w:multiLevelType w:val="hybridMultilevel"/>
    <w:tmpl w:val="09184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D0828E2"/>
    <w:multiLevelType w:val="hybridMultilevel"/>
    <w:tmpl w:val="2DA20B0A"/>
    <w:lvl w:ilvl="0" w:tplc="9A622C9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D906D1B"/>
    <w:multiLevelType w:val="hybridMultilevel"/>
    <w:tmpl w:val="21E002EE"/>
    <w:lvl w:ilvl="0" w:tplc="1136ABE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0F36236"/>
    <w:multiLevelType w:val="hybridMultilevel"/>
    <w:tmpl w:val="F844EF6A"/>
    <w:lvl w:ilvl="0" w:tplc="951E1B3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1D07893"/>
    <w:multiLevelType w:val="hybridMultilevel"/>
    <w:tmpl w:val="E0C22E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29C2E1D"/>
    <w:multiLevelType w:val="hybridMultilevel"/>
    <w:tmpl w:val="927E7F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2B716A4"/>
    <w:multiLevelType w:val="hybridMultilevel"/>
    <w:tmpl w:val="9AD08C0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15:restartNumberingAfterBreak="0">
    <w:nsid w:val="4324008C"/>
    <w:multiLevelType w:val="hybridMultilevel"/>
    <w:tmpl w:val="56380314"/>
    <w:lvl w:ilvl="0" w:tplc="544EA94E">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439B51C0"/>
    <w:multiLevelType w:val="multilevel"/>
    <w:tmpl w:val="F1CE1A7E"/>
    <w:lvl w:ilvl="0">
      <w:start w:val="1"/>
      <w:numFmt w:val="lowerLetter"/>
      <w:lvlText w:val="%1."/>
      <w:lvlJc w:val="left"/>
      <w:pPr>
        <w:tabs>
          <w:tab w:val="num" w:pos="1080"/>
        </w:tabs>
        <w:ind w:left="1080" w:hanging="360"/>
      </w:pPr>
      <w:rPr>
        <w:rFonts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lowerLetter"/>
      <w:lvlText w:val="%4."/>
      <w:lvlJc w:val="left"/>
      <w:pPr>
        <w:tabs>
          <w:tab w:val="num" w:pos="3240"/>
        </w:tabs>
        <w:ind w:left="3240" w:hanging="360"/>
      </w:p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46322EB2"/>
    <w:multiLevelType w:val="hybridMultilevel"/>
    <w:tmpl w:val="2D580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6E2159B"/>
    <w:multiLevelType w:val="hybridMultilevel"/>
    <w:tmpl w:val="17D21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75960A4"/>
    <w:multiLevelType w:val="hybridMultilevel"/>
    <w:tmpl w:val="61EE6108"/>
    <w:lvl w:ilvl="0" w:tplc="4B706310">
      <w:start w:val="18"/>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497C6CE3"/>
    <w:multiLevelType w:val="hybridMultilevel"/>
    <w:tmpl w:val="11C62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99E0523"/>
    <w:multiLevelType w:val="multilevel"/>
    <w:tmpl w:val="9858F5A2"/>
    <w:lvl w:ilvl="0">
      <w:start w:val="1"/>
      <w:numFmt w:val="bullet"/>
      <w:lvlText w:val=""/>
      <w:lvlJc w:val="left"/>
      <w:pPr>
        <w:tabs>
          <w:tab w:val="num" w:pos="720"/>
        </w:tabs>
        <w:ind w:left="720" w:hanging="360"/>
      </w:pPr>
      <w:rPr>
        <w:rFonts w:ascii="Symbol" w:hAnsi="Symbol" w:hint="default"/>
        <w:sz w:val="20"/>
      </w:rPr>
    </w:lvl>
    <w:lvl w:ilvl="1">
      <w:start w:val="6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12410EA"/>
    <w:multiLevelType w:val="hybridMultilevel"/>
    <w:tmpl w:val="ADF06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4643D50"/>
    <w:multiLevelType w:val="hybridMultilevel"/>
    <w:tmpl w:val="D83648B0"/>
    <w:lvl w:ilvl="0" w:tplc="CAC46FDC">
      <w:start w:val="1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4B73A79"/>
    <w:multiLevelType w:val="hybridMultilevel"/>
    <w:tmpl w:val="E8523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672253D"/>
    <w:multiLevelType w:val="hybridMultilevel"/>
    <w:tmpl w:val="A9F4694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570B124E"/>
    <w:multiLevelType w:val="hybridMultilevel"/>
    <w:tmpl w:val="BDE48544"/>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59D76101"/>
    <w:multiLevelType w:val="hybridMultilevel"/>
    <w:tmpl w:val="1DB4FC86"/>
    <w:lvl w:ilvl="0" w:tplc="8DC2C4D2">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5CA907C6"/>
    <w:multiLevelType w:val="multilevel"/>
    <w:tmpl w:val="F0A8F3A0"/>
    <w:lvl w:ilvl="0">
      <w:start w:val="6"/>
      <w:numFmt w:val="decimal"/>
      <w:lvlText w:val="%1."/>
      <w:lvlJc w:val="left"/>
      <w:pPr>
        <w:tabs>
          <w:tab w:val="num" w:pos="720"/>
        </w:tabs>
        <w:ind w:left="720" w:hanging="360"/>
      </w:pPr>
      <w:rPr>
        <w:rFonts w:hint="default"/>
        <w:sz w:val="20"/>
      </w:rPr>
    </w:lvl>
    <w:lvl w:ilvl="1">
      <w:start w:val="60"/>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DA72531"/>
    <w:multiLevelType w:val="hybridMultilevel"/>
    <w:tmpl w:val="1772C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DFC5E1E"/>
    <w:multiLevelType w:val="hybridMultilevel"/>
    <w:tmpl w:val="F9A4A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EA8226D"/>
    <w:multiLevelType w:val="hybridMultilevel"/>
    <w:tmpl w:val="BAA8500C"/>
    <w:lvl w:ilvl="0" w:tplc="2B3C08FA">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ED96953"/>
    <w:multiLevelType w:val="hybridMultilevel"/>
    <w:tmpl w:val="E108783E"/>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5F1C6D61"/>
    <w:multiLevelType w:val="hybridMultilevel"/>
    <w:tmpl w:val="E1700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1733E38"/>
    <w:multiLevelType w:val="hybridMultilevel"/>
    <w:tmpl w:val="32927820"/>
    <w:lvl w:ilvl="0" w:tplc="34B2D974">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2314305"/>
    <w:multiLevelType w:val="hybridMultilevel"/>
    <w:tmpl w:val="A522AA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2441011"/>
    <w:multiLevelType w:val="hybridMultilevel"/>
    <w:tmpl w:val="0E38DA04"/>
    <w:lvl w:ilvl="0" w:tplc="1694A03E">
      <w:start w:val="1"/>
      <w:numFmt w:val="bullet"/>
      <w:lvlText w:val=""/>
      <w:lvlJc w:val="left"/>
      <w:pPr>
        <w:tabs>
          <w:tab w:val="num" w:pos="720"/>
        </w:tabs>
        <w:ind w:left="720" w:hanging="360"/>
      </w:pPr>
      <w:rPr>
        <w:rFonts w:ascii="Symbol" w:hAnsi="Symbol" w:hint="default"/>
        <w:sz w:val="20"/>
      </w:rPr>
    </w:lvl>
    <w:lvl w:ilvl="1" w:tplc="04090019">
      <w:start w:val="1"/>
      <w:numFmt w:val="lowerLetter"/>
      <w:lvlText w:val="%2."/>
      <w:lvlJc w:val="left"/>
      <w:pPr>
        <w:tabs>
          <w:tab w:val="num" w:pos="1440"/>
        </w:tabs>
        <w:ind w:left="1440" w:hanging="360"/>
      </w:pPr>
      <w:rPr>
        <w:rFonts w:hint="default"/>
        <w:sz w:val="20"/>
      </w:rPr>
    </w:lvl>
    <w:lvl w:ilvl="2" w:tplc="1D603664">
      <w:start w:val="2"/>
      <w:numFmt w:val="lowerLetter"/>
      <w:lvlText w:val="%3."/>
      <w:lvlJc w:val="left"/>
      <w:pPr>
        <w:tabs>
          <w:tab w:val="num" w:pos="2160"/>
        </w:tabs>
        <w:ind w:left="2160" w:hanging="360"/>
      </w:pPr>
    </w:lvl>
    <w:lvl w:ilvl="3" w:tplc="EA0458AE">
      <w:start w:val="1"/>
      <w:numFmt w:val="lowerLetter"/>
      <w:lvlText w:val="%4."/>
      <w:lvlJc w:val="left"/>
      <w:pPr>
        <w:tabs>
          <w:tab w:val="num" w:pos="2880"/>
        </w:tabs>
        <w:ind w:left="2880" w:hanging="360"/>
      </w:pPr>
    </w:lvl>
    <w:lvl w:ilvl="4" w:tplc="A61285C6">
      <w:start w:val="1"/>
      <w:numFmt w:val="bullet"/>
      <w:lvlText w:val=""/>
      <w:lvlJc w:val="left"/>
      <w:pPr>
        <w:tabs>
          <w:tab w:val="num" w:pos="3600"/>
        </w:tabs>
        <w:ind w:left="3600" w:hanging="360"/>
      </w:pPr>
      <w:rPr>
        <w:rFonts w:ascii="Wingdings" w:hAnsi="Wingdings" w:hint="default"/>
        <w:sz w:val="20"/>
      </w:rPr>
    </w:lvl>
    <w:lvl w:ilvl="5" w:tplc="6684305A" w:tentative="1">
      <w:start w:val="1"/>
      <w:numFmt w:val="bullet"/>
      <w:lvlText w:val=""/>
      <w:lvlJc w:val="left"/>
      <w:pPr>
        <w:tabs>
          <w:tab w:val="num" w:pos="4320"/>
        </w:tabs>
        <w:ind w:left="4320" w:hanging="360"/>
      </w:pPr>
      <w:rPr>
        <w:rFonts w:ascii="Wingdings" w:hAnsi="Wingdings" w:hint="default"/>
        <w:sz w:val="20"/>
      </w:rPr>
    </w:lvl>
    <w:lvl w:ilvl="6" w:tplc="34FE58BA" w:tentative="1">
      <w:start w:val="1"/>
      <w:numFmt w:val="bullet"/>
      <w:lvlText w:val=""/>
      <w:lvlJc w:val="left"/>
      <w:pPr>
        <w:tabs>
          <w:tab w:val="num" w:pos="5040"/>
        </w:tabs>
        <w:ind w:left="5040" w:hanging="360"/>
      </w:pPr>
      <w:rPr>
        <w:rFonts w:ascii="Wingdings" w:hAnsi="Wingdings" w:hint="default"/>
        <w:sz w:val="20"/>
      </w:rPr>
    </w:lvl>
    <w:lvl w:ilvl="7" w:tplc="6BCC0A30" w:tentative="1">
      <w:start w:val="1"/>
      <w:numFmt w:val="bullet"/>
      <w:lvlText w:val=""/>
      <w:lvlJc w:val="left"/>
      <w:pPr>
        <w:tabs>
          <w:tab w:val="num" w:pos="5760"/>
        </w:tabs>
        <w:ind w:left="5760" w:hanging="360"/>
      </w:pPr>
      <w:rPr>
        <w:rFonts w:ascii="Wingdings" w:hAnsi="Wingdings" w:hint="default"/>
        <w:sz w:val="20"/>
      </w:rPr>
    </w:lvl>
    <w:lvl w:ilvl="8" w:tplc="4A586666"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53F6F20"/>
    <w:multiLevelType w:val="hybridMultilevel"/>
    <w:tmpl w:val="EC424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5B51753"/>
    <w:multiLevelType w:val="hybridMultilevel"/>
    <w:tmpl w:val="E72048A0"/>
    <w:lvl w:ilvl="0" w:tplc="594C11B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736478C"/>
    <w:multiLevelType w:val="multilevel"/>
    <w:tmpl w:val="ED3467A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1" w15:restartNumberingAfterBreak="0">
    <w:nsid w:val="68A8501C"/>
    <w:multiLevelType w:val="hybridMultilevel"/>
    <w:tmpl w:val="0A98D1E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8C351BF"/>
    <w:multiLevelType w:val="hybridMultilevel"/>
    <w:tmpl w:val="A21C8106"/>
    <w:lvl w:ilvl="0" w:tplc="D3783CE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AE934D7"/>
    <w:multiLevelType w:val="hybridMultilevel"/>
    <w:tmpl w:val="9B80EE92"/>
    <w:lvl w:ilvl="0" w:tplc="B7002D1C">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B823B9C"/>
    <w:multiLevelType w:val="hybridMultilevel"/>
    <w:tmpl w:val="0B3684EC"/>
    <w:lvl w:ilvl="0" w:tplc="1FE055F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D022A82"/>
    <w:multiLevelType w:val="multilevel"/>
    <w:tmpl w:val="616CF844"/>
    <w:lvl w:ilvl="0">
      <w:start w:val="1"/>
      <w:numFmt w:val="bullet"/>
      <w:lvlText w:val=""/>
      <w:lvlJc w:val="left"/>
      <w:pPr>
        <w:tabs>
          <w:tab w:val="num" w:pos="720"/>
        </w:tabs>
        <w:ind w:left="720" w:hanging="360"/>
      </w:pPr>
      <w:rPr>
        <w:rFonts w:ascii="Symbol" w:hAnsi="Symbol" w:hint="default"/>
        <w:caps w:val="0"/>
        <w:strike w:val="0"/>
        <w:dstrike w:val="0"/>
        <w:vanish w:val="0"/>
        <w:color w:val="222A35" w:themeColor="text2" w:themeShade="80"/>
        <w:sz w:val="22"/>
        <w:vertAlign w:val="baseline"/>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6" w15:restartNumberingAfterBreak="0">
    <w:nsid w:val="6DEF4612"/>
    <w:multiLevelType w:val="hybridMultilevel"/>
    <w:tmpl w:val="D53E25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6E6C7F98"/>
    <w:multiLevelType w:val="hybridMultilevel"/>
    <w:tmpl w:val="802EE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0FB18ED"/>
    <w:multiLevelType w:val="hybridMultilevel"/>
    <w:tmpl w:val="9B2A45B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713716B9"/>
    <w:multiLevelType w:val="hybridMultilevel"/>
    <w:tmpl w:val="7FE4C15E"/>
    <w:lvl w:ilvl="0" w:tplc="0D40C5D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0" w15:restartNumberingAfterBreak="0">
    <w:nsid w:val="73030E67"/>
    <w:multiLevelType w:val="multilevel"/>
    <w:tmpl w:val="56F2DE92"/>
    <w:lvl w:ilvl="0">
      <w:start w:val="1"/>
      <w:numFmt w:val="none"/>
      <w:pStyle w:val="WBNormal"/>
      <w:lvlText w:val=""/>
      <w:lvlJc w:val="left"/>
      <w:pPr>
        <w:tabs>
          <w:tab w:val="num" w:pos="0"/>
        </w:tabs>
        <w:ind w:left="0" w:firstLine="0"/>
      </w:pPr>
      <w:rPr>
        <w:rFonts w:hint="default"/>
      </w:rPr>
    </w:lvl>
    <w:lvl w:ilvl="1">
      <w:start w:val="1"/>
      <w:numFmt w:val="none"/>
      <w:pStyle w:val="WBNormal-List"/>
      <w:lvlText w:val=""/>
      <w:lvlJc w:val="left"/>
      <w:pPr>
        <w:tabs>
          <w:tab w:val="num" w:pos="270"/>
        </w:tabs>
        <w:ind w:left="270" w:firstLine="0"/>
      </w:pPr>
      <w:rPr>
        <w:rFonts w:hint="default"/>
      </w:rPr>
    </w:lvl>
    <w:lvl w:ilvl="2">
      <w:start w:val="1"/>
      <w:numFmt w:val="none"/>
      <w:pStyle w:val="WBNormal-List2"/>
      <w:lvlText w:val=""/>
      <w:lvlJc w:val="left"/>
      <w:pPr>
        <w:tabs>
          <w:tab w:val="num" w:pos="540"/>
        </w:tabs>
        <w:ind w:left="540" w:firstLine="0"/>
      </w:pPr>
      <w:rPr>
        <w:rFonts w:hint="default"/>
      </w:rPr>
    </w:lvl>
    <w:lvl w:ilvl="3">
      <w:start w:val="1"/>
      <w:numFmt w:val="none"/>
      <w:pStyle w:val="WBNormal-List3"/>
      <w:lvlText w:val=""/>
      <w:lvlJc w:val="left"/>
      <w:pPr>
        <w:tabs>
          <w:tab w:val="num" w:pos="810"/>
        </w:tabs>
        <w:ind w:left="810" w:firstLine="0"/>
      </w:pPr>
      <w:rPr>
        <w:rFonts w:hint="default"/>
      </w:rPr>
    </w:lvl>
    <w:lvl w:ilvl="4">
      <w:start w:val="1"/>
      <w:numFmt w:val="none"/>
      <w:pStyle w:val="WBNormal-List4"/>
      <w:lvlText w:val=""/>
      <w:lvlJc w:val="left"/>
      <w:pPr>
        <w:tabs>
          <w:tab w:val="num" w:pos="1080"/>
        </w:tabs>
        <w:ind w:left="1080" w:firstLine="0"/>
      </w:pPr>
      <w:rPr>
        <w:rFonts w:hint="default"/>
      </w:rPr>
    </w:lvl>
    <w:lvl w:ilvl="5">
      <w:start w:val="1"/>
      <w:numFmt w:val="none"/>
      <w:pStyle w:val="WBNormal-List5"/>
      <w:lvlText w:val=""/>
      <w:lvlJc w:val="left"/>
      <w:pPr>
        <w:tabs>
          <w:tab w:val="num" w:pos="1350"/>
        </w:tabs>
        <w:ind w:left="1350" w:firstLine="0"/>
      </w:pPr>
      <w:rPr>
        <w:rFonts w:hint="default"/>
      </w:rPr>
    </w:lvl>
    <w:lvl w:ilvl="6">
      <w:start w:val="1"/>
      <w:numFmt w:val="none"/>
      <w:pStyle w:val="WBNormal-List6"/>
      <w:lvlText w:val=""/>
      <w:lvlJc w:val="left"/>
      <w:pPr>
        <w:tabs>
          <w:tab w:val="num" w:pos="1620"/>
        </w:tabs>
        <w:ind w:left="1620" w:firstLine="0"/>
      </w:pPr>
      <w:rPr>
        <w:rFonts w:hint="default"/>
      </w:rPr>
    </w:lvl>
    <w:lvl w:ilvl="7">
      <w:start w:val="1"/>
      <w:numFmt w:val="none"/>
      <w:pStyle w:val="WBNormal-List7"/>
      <w:lvlText w:val=""/>
      <w:lvlJc w:val="left"/>
      <w:pPr>
        <w:tabs>
          <w:tab w:val="num" w:pos="1890"/>
        </w:tabs>
        <w:ind w:left="1890" w:firstLine="0"/>
      </w:pPr>
      <w:rPr>
        <w:rFonts w:hint="default"/>
      </w:rPr>
    </w:lvl>
    <w:lvl w:ilvl="8">
      <w:start w:val="1"/>
      <w:numFmt w:val="none"/>
      <w:pStyle w:val="WBNormal-List8"/>
      <w:lvlText w:val=""/>
      <w:lvlJc w:val="left"/>
      <w:pPr>
        <w:tabs>
          <w:tab w:val="num" w:pos="2160"/>
        </w:tabs>
        <w:ind w:left="2160" w:firstLine="0"/>
      </w:pPr>
      <w:rPr>
        <w:rFonts w:hint="default"/>
      </w:rPr>
    </w:lvl>
  </w:abstractNum>
  <w:abstractNum w:abstractNumId="101" w15:restartNumberingAfterBreak="0">
    <w:nsid w:val="735726C0"/>
    <w:multiLevelType w:val="hybridMultilevel"/>
    <w:tmpl w:val="DF402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41F1541"/>
    <w:multiLevelType w:val="hybridMultilevel"/>
    <w:tmpl w:val="26806994"/>
    <w:lvl w:ilvl="0" w:tplc="5352E27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60561BF"/>
    <w:multiLevelType w:val="multilevel"/>
    <w:tmpl w:val="3460AD9C"/>
    <w:lvl w:ilvl="0">
      <w:start w:val="1"/>
      <w:numFmt w:val="decimal"/>
      <w:lvlText w:val="%1."/>
      <w:lvlJc w:val="left"/>
      <w:pPr>
        <w:tabs>
          <w:tab w:val="num" w:pos="360"/>
        </w:tabs>
        <w:ind w:left="360" w:hanging="360"/>
      </w:pPr>
      <w:rPr>
        <w:rFonts w:hint="default"/>
        <w:caps w:val="0"/>
        <w:strike w:val="0"/>
        <w:dstrike w:val="0"/>
        <w:vanish w:val="0"/>
        <w:color w:val="222A35" w:themeColor="text2" w:themeShade="80"/>
        <w:sz w:val="22"/>
        <w:vertAlign w:val="baseline"/>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04" w15:restartNumberingAfterBreak="0">
    <w:nsid w:val="78843199"/>
    <w:multiLevelType w:val="hybridMultilevel"/>
    <w:tmpl w:val="8C840FE8"/>
    <w:lvl w:ilvl="0" w:tplc="D09469F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8B34348"/>
    <w:multiLevelType w:val="hybridMultilevel"/>
    <w:tmpl w:val="E078F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6" w15:restartNumberingAfterBreak="0">
    <w:nsid w:val="79255999"/>
    <w:multiLevelType w:val="hybridMultilevel"/>
    <w:tmpl w:val="6C486C26"/>
    <w:lvl w:ilvl="0" w:tplc="4AC49D1E">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9503D10"/>
    <w:multiLevelType w:val="hybridMultilevel"/>
    <w:tmpl w:val="B006717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7A822B5E"/>
    <w:multiLevelType w:val="hybridMultilevel"/>
    <w:tmpl w:val="F1C48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B0F467E"/>
    <w:multiLevelType w:val="hybridMultilevel"/>
    <w:tmpl w:val="42B6C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BF42048"/>
    <w:multiLevelType w:val="multilevel"/>
    <w:tmpl w:val="E32A7802"/>
    <w:lvl w:ilvl="0">
      <w:start w:val="1"/>
      <w:numFmt w:val="lowerLetter"/>
      <w:lvlText w:val="%1."/>
      <w:lvlJc w:val="left"/>
      <w:pPr>
        <w:tabs>
          <w:tab w:val="num" w:pos="1080"/>
        </w:tabs>
        <w:ind w:left="1080" w:hanging="360"/>
      </w:pPr>
      <w:rPr>
        <w:rFonts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lowerLetter"/>
      <w:lvlText w:val="%4."/>
      <w:lvlJc w:val="left"/>
      <w:pPr>
        <w:tabs>
          <w:tab w:val="num" w:pos="3240"/>
        </w:tabs>
        <w:ind w:left="3240" w:hanging="360"/>
      </w:p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1" w15:restartNumberingAfterBreak="0">
    <w:nsid w:val="7CB92180"/>
    <w:multiLevelType w:val="hybridMultilevel"/>
    <w:tmpl w:val="79E6D998"/>
    <w:lvl w:ilvl="0" w:tplc="6212CA5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0"/>
  </w:num>
  <w:num w:numId="2">
    <w:abstractNumId w:val="28"/>
  </w:num>
  <w:num w:numId="3">
    <w:abstractNumId w:val="42"/>
  </w:num>
  <w:num w:numId="4">
    <w:abstractNumId w:val="30"/>
  </w:num>
  <w:num w:numId="5">
    <w:abstractNumId w:val="5"/>
  </w:num>
  <w:num w:numId="6">
    <w:abstractNumId w:val="46"/>
  </w:num>
  <w:num w:numId="7">
    <w:abstractNumId w:val="23"/>
  </w:num>
  <w:num w:numId="8">
    <w:abstractNumId w:val="100"/>
  </w:num>
  <w:num w:numId="9">
    <w:abstractNumId w:val="6"/>
  </w:num>
  <w:num w:numId="10">
    <w:abstractNumId w:val="50"/>
  </w:num>
  <w:num w:numId="11">
    <w:abstractNumId w:val="44"/>
  </w:num>
  <w:num w:numId="12">
    <w:abstractNumId w:val="52"/>
  </w:num>
  <w:num w:numId="13">
    <w:abstractNumId w:val="29"/>
  </w:num>
  <w:num w:numId="14">
    <w:abstractNumId w:val="53"/>
  </w:num>
  <w:num w:numId="15">
    <w:abstractNumId w:val="83"/>
  </w:num>
  <w:num w:numId="16">
    <w:abstractNumId w:val="104"/>
  </w:num>
  <w:num w:numId="17">
    <w:abstractNumId w:val="14"/>
  </w:num>
  <w:num w:numId="18">
    <w:abstractNumId w:val="48"/>
  </w:num>
  <w:num w:numId="19">
    <w:abstractNumId w:val="110"/>
  </w:num>
  <w:num w:numId="20">
    <w:abstractNumId w:val="67"/>
  </w:num>
  <w:num w:numId="21">
    <w:abstractNumId w:val="87"/>
  </w:num>
  <w:num w:numId="22">
    <w:abstractNumId w:val="79"/>
  </w:num>
  <w:num w:numId="23">
    <w:abstractNumId w:val="0"/>
  </w:num>
  <w:num w:numId="24">
    <w:abstractNumId w:val="111"/>
  </w:num>
  <w:num w:numId="25">
    <w:abstractNumId w:val="92"/>
  </w:num>
  <w:num w:numId="26">
    <w:abstractNumId w:val="9"/>
  </w:num>
  <w:num w:numId="27">
    <w:abstractNumId w:val="91"/>
  </w:num>
  <w:num w:numId="28">
    <w:abstractNumId w:val="56"/>
  </w:num>
  <w:num w:numId="29">
    <w:abstractNumId w:val="34"/>
  </w:num>
  <w:num w:numId="30">
    <w:abstractNumId w:val="43"/>
  </w:num>
  <w:num w:numId="31">
    <w:abstractNumId w:val="78"/>
  </w:num>
  <w:num w:numId="32">
    <w:abstractNumId w:val="76"/>
  </w:num>
  <w:num w:numId="33">
    <w:abstractNumId w:val="106"/>
  </w:num>
  <w:num w:numId="34">
    <w:abstractNumId w:val="20"/>
  </w:num>
  <w:num w:numId="35">
    <w:abstractNumId w:val="107"/>
  </w:num>
  <w:num w:numId="36">
    <w:abstractNumId w:val="101"/>
  </w:num>
  <w:num w:numId="37">
    <w:abstractNumId w:val="15"/>
  </w:num>
  <w:num w:numId="38">
    <w:abstractNumId w:val="31"/>
  </w:num>
  <w:num w:numId="39">
    <w:abstractNumId w:val="19"/>
  </w:num>
  <w:num w:numId="40">
    <w:abstractNumId w:val="64"/>
  </w:num>
  <w:num w:numId="41">
    <w:abstractNumId w:val="88"/>
  </w:num>
  <w:num w:numId="42">
    <w:abstractNumId w:val="69"/>
  </w:num>
  <w:num w:numId="43">
    <w:abstractNumId w:val="109"/>
  </w:num>
  <w:num w:numId="44">
    <w:abstractNumId w:val="54"/>
  </w:num>
  <w:num w:numId="45">
    <w:abstractNumId w:val="84"/>
  </w:num>
  <w:num w:numId="46">
    <w:abstractNumId w:val="45"/>
  </w:num>
  <w:num w:numId="47">
    <w:abstractNumId w:val="18"/>
  </w:num>
  <w:num w:numId="48">
    <w:abstractNumId w:val="75"/>
  </w:num>
  <w:num w:numId="49">
    <w:abstractNumId w:val="51"/>
  </w:num>
  <w:num w:numId="50">
    <w:abstractNumId w:val="68"/>
  </w:num>
  <w:num w:numId="51">
    <w:abstractNumId w:val="59"/>
  </w:num>
  <w:num w:numId="52">
    <w:abstractNumId w:val="80"/>
  </w:num>
  <w:num w:numId="53">
    <w:abstractNumId w:val="108"/>
  </w:num>
  <w:num w:numId="54">
    <w:abstractNumId w:val="71"/>
  </w:num>
  <w:num w:numId="55">
    <w:abstractNumId w:val="72"/>
  </w:num>
  <w:num w:numId="56">
    <w:abstractNumId w:val="38"/>
  </w:num>
  <w:num w:numId="57">
    <w:abstractNumId w:val="12"/>
  </w:num>
  <w:num w:numId="58">
    <w:abstractNumId w:val="96"/>
  </w:num>
  <w:num w:numId="59">
    <w:abstractNumId w:val="73"/>
  </w:num>
  <w:num w:numId="60">
    <w:abstractNumId w:val="47"/>
  </w:num>
  <w:num w:numId="61">
    <w:abstractNumId w:val="24"/>
  </w:num>
  <w:num w:numId="62">
    <w:abstractNumId w:val="61"/>
  </w:num>
  <w:num w:numId="63">
    <w:abstractNumId w:val="8"/>
  </w:num>
  <w:num w:numId="64">
    <w:abstractNumId w:val="62"/>
  </w:num>
  <w:num w:numId="65">
    <w:abstractNumId w:val="13"/>
  </w:num>
  <w:num w:numId="66">
    <w:abstractNumId w:val="10"/>
  </w:num>
  <w:num w:numId="67">
    <w:abstractNumId w:val="7"/>
  </w:num>
  <w:num w:numId="68">
    <w:abstractNumId w:val="58"/>
  </w:num>
  <w:num w:numId="69">
    <w:abstractNumId w:val="49"/>
  </w:num>
  <w:num w:numId="70">
    <w:abstractNumId w:val="55"/>
  </w:num>
  <w:num w:numId="71">
    <w:abstractNumId w:val="97"/>
  </w:num>
  <w:num w:numId="72">
    <w:abstractNumId w:val="40"/>
  </w:num>
  <w:num w:numId="73">
    <w:abstractNumId w:val="77"/>
  </w:num>
  <w:num w:numId="74">
    <w:abstractNumId w:val="82"/>
  </w:num>
  <w:num w:numId="75">
    <w:abstractNumId w:val="11"/>
  </w:num>
  <w:num w:numId="76">
    <w:abstractNumId w:val="32"/>
  </w:num>
  <w:num w:numId="77">
    <w:abstractNumId w:val="98"/>
  </w:num>
  <w:num w:numId="78">
    <w:abstractNumId w:val="85"/>
  </w:num>
  <w:num w:numId="79">
    <w:abstractNumId w:val="74"/>
  </w:num>
  <w:num w:numId="80">
    <w:abstractNumId w:val="16"/>
  </w:num>
  <w:num w:numId="81">
    <w:abstractNumId w:val="3"/>
  </w:num>
  <w:num w:numId="82">
    <w:abstractNumId w:val="2"/>
  </w:num>
  <w:num w:numId="83">
    <w:abstractNumId w:val="105"/>
  </w:num>
  <w:num w:numId="84">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70"/>
  </w:num>
  <w:num w:numId="86">
    <w:abstractNumId w:val="26"/>
  </w:num>
  <w:num w:numId="87">
    <w:abstractNumId w:val="60"/>
  </w:num>
  <w:num w:numId="88">
    <w:abstractNumId w:val="89"/>
  </w:num>
  <w:num w:numId="89">
    <w:abstractNumId w:val="86"/>
  </w:num>
  <w:num w:numId="90">
    <w:abstractNumId w:val="65"/>
  </w:num>
  <w:num w:numId="91">
    <w:abstractNumId w:val="41"/>
  </w:num>
  <w:num w:numId="92">
    <w:abstractNumId w:val="37"/>
  </w:num>
  <w:num w:numId="93">
    <w:abstractNumId w:val="95"/>
  </w:num>
  <w:num w:numId="94">
    <w:abstractNumId w:val="22"/>
  </w:num>
  <w:num w:numId="95">
    <w:abstractNumId w:val="93"/>
  </w:num>
  <w:num w:numId="96">
    <w:abstractNumId w:val="1"/>
  </w:num>
  <w:num w:numId="97">
    <w:abstractNumId w:val="4"/>
  </w:num>
  <w:num w:numId="98">
    <w:abstractNumId w:val="66"/>
  </w:num>
  <w:num w:numId="99">
    <w:abstractNumId w:val="57"/>
  </w:num>
  <w:num w:numId="100">
    <w:abstractNumId w:val="33"/>
  </w:num>
  <w:num w:numId="101">
    <w:abstractNumId w:val="81"/>
  </w:num>
  <w:num w:numId="102">
    <w:abstractNumId w:val="103"/>
  </w:num>
  <w:num w:numId="103">
    <w:abstractNumId w:val="17"/>
  </w:num>
  <w:num w:numId="104">
    <w:abstractNumId w:val="21"/>
  </w:num>
  <w:num w:numId="105">
    <w:abstractNumId w:val="94"/>
  </w:num>
  <w:num w:numId="106">
    <w:abstractNumId w:val="63"/>
  </w:num>
  <w:num w:numId="107">
    <w:abstractNumId w:val="35"/>
  </w:num>
  <w:num w:numId="108">
    <w:abstractNumId w:val="102"/>
  </w:num>
  <w:num w:numId="109">
    <w:abstractNumId w:val="25"/>
  </w:num>
  <w:num w:numId="110">
    <w:abstractNumId w:val="27"/>
  </w:num>
  <w:num w:numId="111">
    <w:abstractNumId w:val="36"/>
  </w:num>
  <w:num w:numId="112">
    <w:abstractNumId w:val="39"/>
  </w:num>
  <w:numIdMacAtCleanup w:val="1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rley Zhang">
    <w15:presenceInfo w15:providerId="AD" w15:userId="S::v-hazh@microsoft.com::f57f9325-8220-49b9-b193-38918aa16330"/>
  </w15:person>
  <w15:person w15:author="Harley Zhang (Wicresoft)">
    <w15:presenceInfo w15:providerId="AD" w15:userId="S::v-hazh@microsoft.com::f57f9325-8220-49b9-b193-38918aa163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stylePaneFormatFilter w:val="7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0"/>
  <w:stylePaneSortMethod w:val="0000"/>
  <w:doNotTrackFormatting/>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27A"/>
    <w:rsid w:val="0000050E"/>
    <w:rsid w:val="000006C5"/>
    <w:rsid w:val="0000135F"/>
    <w:rsid w:val="0000323C"/>
    <w:rsid w:val="00004ABB"/>
    <w:rsid w:val="0000552D"/>
    <w:rsid w:val="0000594B"/>
    <w:rsid w:val="00005BF7"/>
    <w:rsid w:val="0000659A"/>
    <w:rsid w:val="000068DA"/>
    <w:rsid w:val="00006E33"/>
    <w:rsid w:val="00007008"/>
    <w:rsid w:val="00007182"/>
    <w:rsid w:val="00007BDA"/>
    <w:rsid w:val="00007D3C"/>
    <w:rsid w:val="00007DC0"/>
    <w:rsid w:val="00007E90"/>
    <w:rsid w:val="00010C3B"/>
    <w:rsid w:val="00012238"/>
    <w:rsid w:val="000125BD"/>
    <w:rsid w:val="00012F25"/>
    <w:rsid w:val="00013370"/>
    <w:rsid w:val="000140BF"/>
    <w:rsid w:val="00014D2B"/>
    <w:rsid w:val="0001677B"/>
    <w:rsid w:val="00016A85"/>
    <w:rsid w:val="00016E69"/>
    <w:rsid w:val="00016F2C"/>
    <w:rsid w:val="000173EF"/>
    <w:rsid w:val="00017651"/>
    <w:rsid w:val="00020C17"/>
    <w:rsid w:val="00020C85"/>
    <w:rsid w:val="00020F22"/>
    <w:rsid w:val="000222B8"/>
    <w:rsid w:val="000222E4"/>
    <w:rsid w:val="00022BBE"/>
    <w:rsid w:val="000238D7"/>
    <w:rsid w:val="00023CE5"/>
    <w:rsid w:val="000240E0"/>
    <w:rsid w:val="0002485B"/>
    <w:rsid w:val="00024DAB"/>
    <w:rsid w:val="00026238"/>
    <w:rsid w:val="000264E4"/>
    <w:rsid w:val="00026B75"/>
    <w:rsid w:val="00026E51"/>
    <w:rsid w:val="00026EFC"/>
    <w:rsid w:val="000279A0"/>
    <w:rsid w:val="0003023E"/>
    <w:rsid w:val="000312E3"/>
    <w:rsid w:val="0003257C"/>
    <w:rsid w:val="00032650"/>
    <w:rsid w:val="000338AC"/>
    <w:rsid w:val="00033E94"/>
    <w:rsid w:val="000346B4"/>
    <w:rsid w:val="00034829"/>
    <w:rsid w:val="00034F5A"/>
    <w:rsid w:val="00035BD6"/>
    <w:rsid w:val="00035DFC"/>
    <w:rsid w:val="00036986"/>
    <w:rsid w:val="00037D52"/>
    <w:rsid w:val="00040A98"/>
    <w:rsid w:val="00040CB1"/>
    <w:rsid w:val="00040D7D"/>
    <w:rsid w:val="00041640"/>
    <w:rsid w:val="00042C1A"/>
    <w:rsid w:val="0004504B"/>
    <w:rsid w:val="00045E59"/>
    <w:rsid w:val="000461B4"/>
    <w:rsid w:val="00046647"/>
    <w:rsid w:val="00047067"/>
    <w:rsid w:val="00047ADF"/>
    <w:rsid w:val="000500B1"/>
    <w:rsid w:val="000504FB"/>
    <w:rsid w:val="00050D2F"/>
    <w:rsid w:val="00050F14"/>
    <w:rsid w:val="000513B7"/>
    <w:rsid w:val="00052834"/>
    <w:rsid w:val="00052B30"/>
    <w:rsid w:val="000542CE"/>
    <w:rsid w:val="00054BD9"/>
    <w:rsid w:val="00055425"/>
    <w:rsid w:val="0005547B"/>
    <w:rsid w:val="000554EC"/>
    <w:rsid w:val="0005579B"/>
    <w:rsid w:val="000557FB"/>
    <w:rsid w:val="000567AB"/>
    <w:rsid w:val="00056D9A"/>
    <w:rsid w:val="00056F3C"/>
    <w:rsid w:val="00057558"/>
    <w:rsid w:val="000577B7"/>
    <w:rsid w:val="00057AD5"/>
    <w:rsid w:val="00061D61"/>
    <w:rsid w:val="0006268A"/>
    <w:rsid w:val="00062FDE"/>
    <w:rsid w:val="000636F5"/>
    <w:rsid w:val="00063BE7"/>
    <w:rsid w:val="00064302"/>
    <w:rsid w:val="0006484C"/>
    <w:rsid w:val="00064974"/>
    <w:rsid w:val="000650FE"/>
    <w:rsid w:val="000651F7"/>
    <w:rsid w:val="00065206"/>
    <w:rsid w:val="00065ADB"/>
    <w:rsid w:val="00066470"/>
    <w:rsid w:val="000666B3"/>
    <w:rsid w:val="0006671E"/>
    <w:rsid w:val="00067058"/>
    <w:rsid w:val="00067547"/>
    <w:rsid w:val="00067E2B"/>
    <w:rsid w:val="00071420"/>
    <w:rsid w:val="00071C55"/>
    <w:rsid w:val="00071E7C"/>
    <w:rsid w:val="00072E18"/>
    <w:rsid w:val="00074663"/>
    <w:rsid w:val="000748F7"/>
    <w:rsid w:val="00075982"/>
    <w:rsid w:val="0007668D"/>
    <w:rsid w:val="0007722F"/>
    <w:rsid w:val="000813EC"/>
    <w:rsid w:val="00081B3D"/>
    <w:rsid w:val="00083FC5"/>
    <w:rsid w:val="00084C89"/>
    <w:rsid w:val="00086216"/>
    <w:rsid w:val="00086531"/>
    <w:rsid w:val="000905C2"/>
    <w:rsid w:val="00090B20"/>
    <w:rsid w:val="00092084"/>
    <w:rsid w:val="000920BF"/>
    <w:rsid w:val="000922EE"/>
    <w:rsid w:val="00092EC2"/>
    <w:rsid w:val="00093521"/>
    <w:rsid w:val="00093AF9"/>
    <w:rsid w:val="0009477C"/>
    <w:rsid w:val="00094AE6"/>
    <w:rsid w:val="00096A63"/>
    <w:rsid w:val="00097A0A"/>
    <w:rsid w:val="00097B5D"/>
    <w:rsid w:val="00097C07"/>
    <w:rsid w:val="000A00E2"/>
    <w:rsid w:val="000A0236"/>
    <w:rsid w:val="000A0F7A"/>
    <w:rsid w:val="000A3C0F"/>
    <w:rsid w:val="000A4452"/>
    <w:rsid w:val="000A448B"/>
    <w:rsid w:val="000A4D8A"/>
    <w:rsid w:val="000A5597"/>
    <w:rsid w:val="000A578C"/>
    <w:rsid w:val="000A6AE8"/>
    <w:rsid w:val="000A6C8F"/>
    <w:rsid w:val="000A7EE8"/>
    <w:rsid w:val="000A7F44"/>
    <w:rsid w:val="000B0001"/>
    <w:rsid w:val="000B01D9"/>
    <w:rsid w:val="000B0298"/>
    <w:rsid w:val="000B0BA2"/>
    <w:rsid w:val="000B0E34"/>
    <w:rsid w:val="000B112A"/>
    <w:rsid w:val="000B1E63"/>
    <w:rsid w:val="000B21DF"/>
    <w:rsid w:val="000B2208"/>
    <w:rsid w:val="000B24BA"/>
    <w:rsid w:val="000B327E"/>
    <w:rsid w:val="000B3427"/>
    <w:rsid w:val="000B3DE0"/>
    <w:rsid w:val="000B40B3"/>
    <w:rsid w:val="000B45C1"/>
    <w:rsid w:val="000B46C2"/>
    <w:rsid w:val="000B580B"/>
    <w:rsid w:val="000B5EF0"/>
    <w:rsid w:val="000B72DD"/>
    <w:rsid w:val="000C012D"/>
    <w:rsid w:val="000C0D7D"/>
    <w:rsid w:val="000C0D7F"/>
    <w:rsid w:val="000C139E"/>
    <w:rsid w:val="000C33B0"/>
    <w:rsid w:val="000C427B"/>
    <w:rsid w:val="000C4E16"/>
    <w:rsid w:val="000C5010"/>
    <w:rsid w:val="000C55E5"/>
    <w:rsid w:val="000C55F3"/>
    <w:rsid w:val="000C5C3C"/>
    <w:rsid w:val="000C6E92"/>
    <w:rsid w:val="000D0587"/>
    <w:rsid w:val="000D0A1E"/>
    <w:rsid w:val="000D0EAD"/>
    <w:rsid w:val="000D11A2"/>
    <w:rsid w:val="000D198A"/>
    <w:rsid w:val="000D1BB8"/>
    <w:rsid w:val="000D1F43"/>
    <w:rsid w:val="000D26B8"/>
    <w:rsid w:val="000D3551"/>
    <w:rsid w:val="000D3773"/>
    <w:rsid w:val="000D39D9"/>
    <w:rsid w:val="000D472B"/>
    <w:rsid w:val="000D4D2C"/>
    <w:rsid w:val="000D617C"/>
    <w:rsid w:val="000D63DA"/>
    <w:rsid w:val="000D65D2"/>
    <w:rsid w:val="000D6863"/>
    <w:rsid w:val="000D6B29"/>
    <w:rsid w:val="000D6C61"/>
    <w:rsid w:val="000E033B"/>
    <w:rsid w:val="000E10E0"/>
    <w:rsid w:val="000E1CCA"/>
    <w:rsid w:val="000E1E21"/>
    <w:rsid w:val="000E2127"/>
    <w:rsid w:val="000E22FC"/>
    <w:rsid w:val="000E24EF"/>
    <w:rsid w:val="000E2BBD"/>
    <w:rsid w:val="000E4993"/>
    <w:rsid w:val="000E49BF"/>
    <w:rsid w:val="000E4C9A"/>
    <w:rsid w:val="000E4F51"/>
    <w:rsid w:val="000E5364"/>
    <w:rsid w:val="000E5376"/>
    <w:rsid w:val="000E55B8"/>
    <w:rsid w:val="000E62F2"/>
    <w:rsid w:val="000E668B"/>
    <w:rsid w:val="000E6CBA"/>
    <w:rsid w:val="000E7087"/>
    <w:rsid w:val="000F0505"/>
    <w:rsid w:val="000F05DA"/>
    <w:rsid w:val="000F0681"/>
    <w:rsid w:val="000F0B29"/>
    <w:rsid w:val="000F0BC1"/>
    <w:rsid w:val="000F1273"/>
    <w:rsid w:val="000F175F"/>
    <w:rsid w:val="000F1D13"/>
    <w:rsid w:val="000F2BAE"/>
    <w:rsid w:val="000F3626"/>
    <w:rsid w:val="000F502F"/>
    <w:rsid w:val="000F5267"/>
    <w:rsid w:val="000F64FA"/>
    <w:rsid w:val="001000E3"/>
    <w:rsid w:val="001020B5"/>
    <w:rsid w:val="00102B67"/>
    <w:rsid w:val="00103115"/>
    <w:rsid w:val="00104626"/>
    <w:rsid w:val="001046A6"/>
    <w:rsid w:val="00104E09"/>
    <w:rsid w:val="001062BC"/>
    <w:rsid w:val="001062C4"/>
    <w:rsid w:val="0010744E"/>
    <w:rsid w:val="001075FD"/>
    <w:rsid w:val="0010768A"/>
    <w:rsid w:val="00107C00"/>
    <w:rsid w:val="00107D92"/>
    <w:rsid w:val="0011018C"/>
    <w:rsid w:val="00110D9A"/>
    <w:rsid w:val="00111CA3"/>
    <w:rsid w:val="00111DB9"/>
    <w:rsid w:val="001121A6"/>
    <w:rsid w:val="0011222A"/>
    <w:rsid w:val="001128B2"/>
    <w:rsid w:val="001133B7"/>
    <w:rsid w:val="00114E8D"/>
    <w:rsid w:val="00114F9E"/>
    <w:rsid w:val="00115D74"/>
    <w:rsid w:val="0011612E"/>
    <w:rsid w:val="00116B25"/>
    <w:rsid w:val="001172A7"/>
    <w:rsid w:val="00117C5F"/>
    <w:rsid w:val="00120E27"/>
    <w:rsid w:val="00121536"/>
    <w:rsid w:val="0012178F"/>
    <w:rsid w:val="00122B5C"/>
    <w:rsid w:val="00122D63"/>
    <w:rsid w:val="00123718"/>
    <w:rsid w:val="0012372D"/>
    <w:rsid w:val="00123973"/>
    <w:rsid w:val="00123FB1"/>
    <w:rsid w:val="001248F4"/>
    <w:rsid w:val="00124B36"/>
    <w:rsid w:val="0012573F"/>
    <w:rsid w:val="00125C8B"/>
    <w:rsid w:val="001267FA"/>
    <w:rsid w:val="001268B5"/>
    <w:rsid w:val="00127566"/>
    <w:rsid w:val="001302CC"/>
    <w:rsid w:val="00131800"/>
    <w:rsid w:val="001321EF"/>
    <w:rsid w:val="00133BE1"/>
    <w:rsid w:val="00133D15"/>
    <w:rsid w:val="00134A53"/>
    <w:rsid w:val="00134E3F"/>
    <w:rsid w:val="0013586D"/>
    <w:rsid w:val="00135D74"/>
    <w:rsid w:val="0013645E"/>
    <w:rsid w:val="00137662"/>
    <w:rsid w:val="0013790F"/>
    <w:rsid w:val="0014012D"/>
    <w:rsid w:val="00140203"/>
    <w:rsid w:val="00140B17"/>
    <w:rsid w:val="00141938"/>
    <w:rsid w:val="00142A7F"/>
    <w:rsid w:val="00143C24"/>
    <w:rsid w:val="00143FA5"/>
    <w:rsid w:val="001449C8"/>
    <w:rsid w:val="001450B3"/>
    <w:rsid w:val="00146BA1"/>
    <w:rsid w:val="00146F72"/>
    <w:rsid w:val="00147E38"/>
    <w:rsid w:val="00147FAA"/>
    <w:rsid w:val="00150B00"/>
    <w:rsid w:val="00150EE9"/>
    <w:rsid w:val="0015149A"/>
    <w:rsid w:val="00151D30"/>
    <w:rsid w:val="001528F1"/>
    <w:rsid w:val="00153B1B"/>
    <w:rsid w:val="00154260"/>
    <w:rsid w:val="00154276"/>
    <w:rsid w:val="00155407"/>
    <w:rsid w:val="00155D1F"/>
    <w:rsid w:val="00155D8F"/>
    <w:rsid w:val="00160C1D"/>
    <w:rsid w:val="00164074"/>
    <w:rsid w:val="00164157"/>
    <w:rsid w:val="0016552D"/>
    <w:rsid w:val="001658F0"/>
    <w:rsid w:val="001674B2"/>
    <w:rsid w:val="00167662"/>
    <w:rsid w:val="00167C81"/>
    <w:rsid w:val="00167E9F"/>
    <w:rsid w:val="00170965"/>
    <w:rsid w:val="0017118E"/>
    <w:rsid w:val="001712A5"/>
    <w:rsid w:val="00171618"/>
    <w:rsid w:val="00172639"/>
    <w:rsid w:val="00172AD2"/>
    <w:rsid w:val="0017504A"/>
    <w:rsid w:val="00175A72"/>
    <w:rsid w:val="0017622A"/>
    <w:rsid w:val="00176562"/>
    <w:rsid w:val="00176A80"/>
    <w:rsid w:val="0017704E"/>
    <w:rsid w:val="001771E0"/>
    <w:rsid w:val="00177D5D"/>
    <w:rsid w:val="001802C2"/>
    <w:rsid w:val="001803A6"/>
    <w:rsid w:val="001815E7"/>
    <w:rsid w:val="00181DBE"/>
    <w:rsid w:val="00181E16"/>
    <w:rsid w:val="00182448"/>
    <w:rsid w:val="00182E78"/>
    <w:rsid w:val="00182E9E"/>
    <w:rsid w:val="001837BA"/>
    <w:rsid w:val="00184AB7"/>
    <w:rsid w:val="00184D85"/>
    <w:rsid w:val="00185561"/>
    <w:rsid w:val="00185712"/>
    <w:rsid w:val="00186778"/>
    <w:rsid w:val="0018715D"/>
    <w:rsid w:val="001877E3"/>
    <w:rsid w:val="00191609"/>
    <w:rsid w:val="00191C16"/>
    <w:rsid w:val="00191C2D"/>
    <w:rsid w:val="00192572"/>
    <w:rsid w:val="00193A9F"/>
    <w:rsid w:val="0019413E"/>
    <w:rsid w:val="0019419B"/>
    <w:rsid w:val="00194399"/>
    <w:rsid w:val="00194545"/>
    <w:rsid w:val="00195464"/>
    <w:rsid w:val="00195FAC"/>
    <w:rsid w:val="00197455"/>
    <w:rsid w:val="0019751B"/>
    <w:rsid w:val="001A0D2A"/>
    <w:rsid w:val="001A103D"/>
    <w:rsid w:val="001A1B3E"/>
    <w:rsid w:val="001A2034"/>
    <w:rsid w:val="001A2D2D"/>
    <w:rsid w:val="001A2FC6"/>
    <w:rsid w:val="001A3C7E"/>
    <w:rsid w:val="001A3F93"/>
    <w:rsid w:val="001A4051"/>
    <w:rsid w:val="001A5199"/>
    <w:rsid w:val="001A542A"/>
    <w:rsid w:val="001A5554"/>
    <w:rsid w:val="001A5EBC"/>
    <w:rsid w:val="001A5FCC"/>
    <w:rsid w:val="001A723C"/>
    <w:rsid w:val="001A7C62"/>
    <w:rsid w:val="001B00D6"/>
    <w:rsid w:val="001B0A9D"/>
    <w:rsid w:val="001B14E6"/>
    <w:rsid w:val="001B1632"/>
    <w:rsid w:val="001B1902"/>
    <w:rsid w:val="001B1DA7"/>
    <w:rsid w:val="001B247A"/>
    <w:rsid w:val="001B2635"/>
    <w:rsid w:val="001B28E0"/>
    <w:rsid w:val="001B362A"/>
    <w:rsid w:val="001B397C"/>
    <w:rsid w:val="001B4371"/>
    <w:rsid w:val="001B45FF"/>
    <w:rsid w:val="001B4742"/>
    <w:rsid w:val="001B6A83"/>
    <w:rsid w:val="001B7CA6"/>
    <w:rsid w:val="001B7FC6"/>
    <w:rsid w:val="001C086C"/>
    <w:rsid w:val="001C0A66"/>
    <w:rsid w:val="001C11E4"/>
    <w:rsid w:val="001C309B"/>
    <w:rsid w:val="001C32CE"/>
    <w:rsid w:val="001C35C8"/>
    <w:rsid w:val="001C3A9C"/>
    <w:rsid w:val="001C3FF2"/>
    <w:rsid w:val="001C4B7C"/>
    <w:rsid w:val="001C58FC"/>
    <w:rsid w:val="001C6342"/>
    <w:rsid w:val="001C72E2"/>
    <w:rsid w:val="001C740D"/>
    <w:rsid w:val="001C78F1"/>
    <w:rsid w:val="001C7BD8"/>
    <w:rsid w:val="001D0950"/>
    <w:rsid w:val="001D2D18"/>
    <w:rsid w:val="001D2D4F"/>
    <w:rsid w:val="001D2FA0"/>
    <w:rsid w:val="001D3D28"/>
    <w:rsid w:val="001D3F2A"/>
    <w:rsid w:val="001D5D32"/>
    <w:rsid w:val="001D6056"/>
    <w:rsid w:val="001D73D3"/>
    <w:rsid w:val="001E0146"/>
    <w:rsid w:val="001E06CB"/>
    <w:rsid w:val="001E106A"/>
    <w:rsid w:val="001E2694"/>
    <w:rsid w:val="001E33E3"/>
    <w:rsid w:val="001E3D78"/>
    <w:rsid w:val="001E460A"/>
    <w:rsid w:val="001E4AB6"/>
    <w:rsid w:val="001E4B95"/>
    <w:rsid w:val="001E5E57"/>
    <w:rsid w:val="001E5F41"/>
    <w:rsid w:val="001E62A6"/>
    <w:rsid w:val="001E71EE"/>
    <w:rsid w:val="001F0C04"/>
    <w:rsid w:val="001F0E0C"/>
    <w:rsid w:val="001F1895"/>
    <w:rsid w:val="001F36F0"/>
    <w:rsid w:val="001F3892"/>
    <w:rsid w:val="001F6C2E"/>
    <w:rsid w:val="0020061E"/>
    <w:rsid w:val="00200A0A"/>
    <w:rsid w:val="00201860"/>
    <w:rsid w:val="002024D4"/>
    <w:rsid w:val="00202B22"/>
    <w:rsid w:val="00202D45"/>
    <w:rsid w:val="002034C9"/>
    <w:rsid w:val="00203684"/>
    <w:rsid w:val="002037AD"/>
    <w:rsid w:val="00203B34"/>
    <w:rsid w:val="00204652"/>
    <w:rsid w:val="00204D95"/>
    <w:rsid w:val="00204E3A"/>
    <w:rsid w:val="0020554D"/>
    <w:rsid w:val="00206615"/>
    <w:rsid w:val="00206684"/>
    <w:rsid w:val="00206B79"/>
    <w:rsid w:val="002071B2"/>
    <w:rsid w:val="0020726C"/>
    <w:rsid w:val="00207FA8"/>
    <w:rsid w:val="00212317"/>
    <w:rsid w:val="0021391D"/>
    <w:rsid w:val="00213EA0"/>
    <w:rsid w:val="00214291"/>
    <w:rsid w:val="0021429F"/>
    <w:rsid w:val="00214E67"/>
    <w:rsid w:val="002159E4"/>
    <w:rsid w:val="002161D2"/>
    <w:rsid w:val="00216AB3"/>
    <w:rsid w:val="00217B57"/>
    <w:rsid w:val="002212D7"/>
    <w:rsid w:val="00222077"/>
    <w:rsid w:val="00222CBE"/>
    <w:rsid w:val="00222E14"/>
    <w:rsid w:val="002237B8"/>
    <w:rsid w:val="00223CC0"/>
    <w:rsid w:val="00223DE6"/>
    <w:rsid w:val="00224002"/>
    <w:rsid w:val="00224358"/>
    <w:rsid w:val="00224659"/>
    <w:rsid w:val="002247B4"/>
    <w:rsid w:val="00224830"/>
    <w:rsid w:val="002249A0"/>
    <w:rsid w:val="002252B4"/>
    <w:rsid w:val="0022676A"/>
    <w:rsid w:val="002275C4"/>
    <w:rsid w:val="00227BFC"/>
    <w:rsid w:val="00231001"/>
    <w:rsid w:val="002310B9"/>
    <w:rsid w:val="00231C56"/>
    <w:rsid w:val="00232AF2"/>
    <w:rsid w:val="00233822"/>
    <w:rsid w:val="00233832"/>
    <w:rsid w:val="00233951"/>
    <w:rsid w:val="002340B5"/>
    <w:rsid w:val="002350FE"/>
    <w:rsid w:val="002359F2"/>
    <w:rsid w:val="00235E84"/>
    <w:rsid w:val="002400E2"/>
    <w:rsid w:val="00240B6F"/>
    <w:rsid w:val="00240BAE"/>
    <w:rsid w:val="00241977"/>
    <w:rsid w:val="00241FB7"/>
    <w:rsid w:val="00242D37"/>
    <w:rsid w:val="00244A38"/>
    <w:rsid w:val="0024527A"/>
    <w:rsid w:val="00245B1F"/>
    <w:rsid w:val="00245BB2"/>
    <w:rsid w:val="00245E69"/>
    <w:rsid w:val="00247354"/>
    <w:rsid w:val="002479BE"/>
    <w:rsid w:val="00250D02"/>
    <w:rsid w:val="00251411"/>
    <w:rsid w:val="00251E97"/>
    <w:rsid w:val="002523B1"/>
    <w:rsid w:val="002523F0"/>
    <w:rsid w:val="00252EE5"/>
    <w:rsid w:val="00252F13"/>
    <w:rsid w:val="00253A04"/>
    <w:rsid w:val="00254021"/>
    <w:rsid w:val="002540AD"/>
    <w:rsid w:val="002546E0"/>
    <w:rsid w:val="00254930"/>
    <w:rsid w:val="00254C83"/>
    <w:rsid w:val="00254F65"/>
    <w:rsid w:val="00257271"/>
    <w:rsid w:val="00257F95"/>
    <w:rsid w:val="00260599"/>
    <w:rsid w:val="00260A38"/>
    <w:rsid w:val="00260F29"/>
    <w:rsid w:val="00261387"/>
    <w:rsid w:val="00261FD3"/>
    <w:rsid w:val="00262687"/>
    <w:rsid w:val="00262A0B"/>
    <w:rsid w:val="002630DD"/>
    <w:rsid w:val="0026353B"/>
    <w:rsid w:val="00263868"/>
    <w:rsid w:val="00263AD0"/>
    <w:rsid w:val="002640B0"/>
    <w:rsid w:val="002659E3"/>
    <w:rsid w:val="00266839"/>
    <w:rsid w:val="00266A92"/>
    <w:rsid w:val="00267B52"/>
    <w:rsid w:val="002721F8"/>
    <w:rsid w:val="002727BD"/>
    <w:rsid w:val="00272B61"/>
    <w:rsid w:val="00273225"/>
    <w:rsid w:val="00274661"/>
    <w:rsid w:val="002747AE"/>
    <w:rsid w:val="0027517D"/>
    <w:rsid w:val="00275412"/>
    <w:rsid w:val="00276F58"/>
    <w:rsid w:val="0027701C"/>
    <w:rsid w:val="00277938"/>
    <w:rsid w:val="00277C58"/>
    <w:rsid w:val="002815C7"/>
    <w:rsid w:val="0028180F"/>
    <w:rsid w:val="002822DF"/>
    <w:rsid w:val="00282A29"/>
    <w:rsid w:val="002833F5"/>
    <w:rsid w:val="00283B94"/>
    <w:rsid w:val="002854A9"/>
    <w:rsid w:val="0028688E"/>
    <w:rsid w:val="00287AFD"/>
    <w:rsid w:val="00287B67"/>
    <w:rsid w:val="002913D1"/>
    <w:rsid w:val="00291FE1"/>
    <w:rsid w:val="0029210C"/>
    <w:rsid w:val="002943E0"/>
    <w:rsid w:val="00294517"/>
    <w:rsid w:val="00294AE4"/>
    <w:rsid w:val="002950EB"/>
    <w:rsid w:val="00295A30"/>
    <w:rsid w:val="00295B30"/>
    <w:rsid w:val="00295EFF"/>
    <w:rsid w:val="00296D0B"/>
    <w:rsid w:val="0029797F"/>
    <w:rsid w:val="002A00F5"/>
    <w:rsid w:val="002A056D"/>
    <w:rsid w:val="002A073C"/>
    <w:rsid w:val="002A177E"/>
    <w:rsid w:val="002A1C8D"/>
    <w:rsid w:val="002A4692"/>
    <w:rsid w:val="002A471F"/>
    <w:rsid w:val="002A4BBB"/>
    <w:rsid w:val="002A616B"/>
    <w:rsid w:val="002A6FCF"/>
    <w:rsid w:val="002A704B"/>
    <w:rsid w:val="002A71A2"/>
    <w:rsid w:val="002A7258"/>
    <w:rsid w:val="002A735A"/>
    <w:rsid w:val="002B021A"/>
    <w:rsid w:val="002B1439"/>
    <w:rsid w:val="002B1719"/>
    <w:rsid w:val="002B2161"/>
    <w:rsid w:val="002B3087"/>
    <w:rsid w:val="002B3376"/>
    <w:rsid w:val="002B35EB"/>
    <w:rsid w:val="002B5996"/>
    <w:rsid w:val="002B5A2A"/>
    <w:rsid w:val="002B7F9D"/>
    <w:rsid w:val="002C0688"/>
    <w:rsid w:val="002C0DEC"/>
    <w:rsid w:val="002C0EEE"/>
    <w:rsid w:val="002C1885"/>
    <w:rsid w:val="002C1962"/>
    <w:rsid w:val="002C280E"/>
    <w:rsid w:val="002C29A3"/>
    <w:rsid w:val="002C39C0"/>
    <w:rsid w:val="002C3DA4"/>
    <w:rsid w:val="002C46CE"/>
    <w:rsid w:val="002C4CE6"/>
    <w:rsid w:val="002C4D0E"/>
    <w:rsid w:val="002C5BF9"/>
    <w:rsid w:val="002C67CD"/>
    <w:rsid w:val="002C6FEA"/>
    <w:rsid w:val="002C74F9"/>
    <w:rsid w:val="002C7C4B"/>
    <w:rsid w:val="002D14E9"/>
    <w:rsid w:val="002D17B6"/>
    <w:rsid w:val="002D1B0F"/>
    <w:rsid w:val="002D1EFB"/>
    <w:rsid w:val="002D2EDE"/>
    <w:rsid w:val="002D3363"/>
    <w:rsid w:val="002D34C3"/>
    <w:rsid w:val="002D40C4"/>
    <w:rsid w:val="002D44FD"/>
    <w:rsid w:val="002D4B76"/>
    <w:rsid w:val="002D5324"/>
    <w:rsid w:val="002D64C2"/>
    <w:rsid w:val="002D751A"/>
    <w:rsid w:val="002D7672"/>
    <w:rsid w:val="002D7C72"/>
    <w:rsid w:val="002E0008"/>
    <w:rsid w:val="002E02B3"/>
    <w:rsid w:val="002E2149"/>
    <w:rsid w:val="002E2AAA"/>
    <w:rsid w:val="002E3C4E"/>
    <w:rsid w:val="002E4209"/>
    <w:rsid w:val="002E45BD"/>
    <w:rsid w:val="002E4C60"/>
    <w:rsid w:val="002E54E8"/>
    <w:rsid w:val="002E5560"/>
    <w:rsid w:val="002E66A6"/>
    <w:rsid w:val="002E6983"/>
    <w:rsid w:val="002E6C76"/>
    <w:rsid w:val="002E6D1C"/>
    <w:rsid w:val="002E70BE"/>
    <w:rsid w:val="002E7D54"/>
    <w:rsid w:val="002F3415"/>
    <w:rsid w:val="002F4FC4"/>
    <w:rsid w:val="002F73F8"/>
    <w:rsid w:val="002F7592"/>
    <w:rsid w:val="002F7679"/>
    <w:rsid w:val="002F76A4"/>
    <w:rsid w:val="0030049C"/>
    <w:rsid w:val="00300D15"/>
    <w:rsid w:val="0030107F"/>
    <w:rsid w:val="003010FB"/>
    <w:rsid w:val="00301775"/>
    <w:rsid w:val="00301A15"/>
    <w:rsid w:val="00301E70"/>
    <w:rsid w:val="0030231A"/>
    <w:rsid w:val="00302E85"/>
    <w:rsid w:val="003034F0"/>
    <w:rsid w:val="00303C7A"/>
    <w:rsid w:val="00303C98"/>
    <w:rsid w:val="00303E52"/>
    <w:rsid w:val="003045E2"/>
    <w:rsid w:val="00304BEB"/>
    <w:rsid w:val="0030581C"/>
    <w:rsid w:val="003112C5"/>
    <w:rsid w:val="00311349"/>
    <w:rsid w:val="00311395"/>
    <w:rsid w:val="0031147B"/>
    <w:rsid w:val="00312125"/>
    <w:rsid w:val="00312436"/>
    <w:rsid w:val="0031295F"/>
    <w:rsid w:val="00312CFA"/>
    <w:rsid w:val="00312E9F"/>
    <w:rsid w:val="0031334C"/>
    <w:rsid w:val="003134CE"/>
    <w:rsid w:val="003135AD"/>
    <w:rsid w:val="0031378C"/>
    <w:rsid w:val="00313CA3"/>
    <w:rsid w:val="0031404F"/>
    <w:rsid w:val="0031412A"/>
    <w:rsid w:val="003152AA"/>
    <w:rsid w:val="00315FA6"/>
    <w:rsid w:val="00316188"/>
    <w:rsid w:val="00316447"/>
    <w:rsid w:val="0031748B"/>
    <w:rsid w:val="00317D57"/>
    <w:rsid w:val="00320130"/>
    <w:rsid w:val="0032048A"/>
    <w:rsid w:val="00320774"/>
    <w:rsid w:val="0032081C"/>
    <w:rsid w:val="0032087A"/>
    <w:rsid w:val="003220D6"/>
    <w:rsid w:val="0032408B"/>
    <w:rsid w:val="0032426E"/>
    <w:rsid w:val="0032567B"/>
    <w:rsid w:val="00326BE8"/>
    <w:rsid w:val="00326CBF"/>
    <w:rsid w:val="00326EB5"/>
    <w:rsid w:val="00327134"/>
    <w:rsid w:val="0032793E"/>
    <w:rsid w:val="00330350"/>
    <w:rsid w:val="00330DAA"/>
    <w:rsid w:val="00331539"/>
    <w:rsid w:val="00331C47"/>
    <w:rsid w:val="00331D06"/>
    <w:rsid w:val="003338EE"/>
    <w:rsid w:val="00333915"/>
    <w:rsid w:val="00333FF3"/>
    <w:rsid w:val="00335909"/>
    <w:rsid w:val="00336234"/>
    <w:rsid w:val="003406B3"/>
    <w:rsid w:val="00340958"/>
    <w:rsid w:val="003414CD"/>
    <w:rsid w:val="003415B9"/>
    <w:rsid w:val="00341E07"/>
    <w:rsid w:val="00341F85"/>
    <w:rsid w:val="00342B8B"/>
    <w:rsid w:val="003430D2"/>
    <w:rsid w:val="003432FA"/>
    <w:rsid w:val="00344830"/>
    <w:rsid w:val="00344F6F"/>
    <w:rsid w:val="00345413"/>
    <w:rsid w:val="003459DF"/>
    <w:rsid w:val="00345B5A"/>
    <w:rsid w:val="00346CA0"/>
    <w:rsid w:val="0035227D"/>
    <w:rsid w:val="00352478"/>
    <w:rsid w:val="00352EB1"/>
    <w:rsid w:val="00353399"/>
    <w:rsid w:val="0035418A"/>
    <w:rsid w:val="00354320"/>
    <w:rsid w:val="003546C0"/>
    <w:rsid w:val="00354CEE"/>
    <w:rsid w:val="00356138"/>
    <w:rsid w:val="00361ECA"/>
    <w:rsid w:val="003624F7"/>
    <w:rsid w:val="00362EA8"/>
    <w:rsid w:val="003638F9"/>
    <w:rsid w:val="00363A16"/>
    <w:rsid w:val="00363A5A"/>
    <w:rsid w:val="00363BCD"/>
    <w:rsid w:val="003648C3"/>
    <w:rsid w:val="00364D9E"/>
    <w:rsid w:val="00365BDB"/>
    <w:rsid w:val="00365D3F"/>
    <w:rsid w:val="00366C54"/>
    <w:rsid w:val="00366D06"/>
    <w:rsid w:val="00366F90"/>
    <w:rsid w:val="003670FB"/>
    <w:rsid w:val="00367726"/>
    <w:rsid w:val="00370114"/>
    <w:rsid w:val="0037052F"/>
    <w:rsid w:val="0037236B"/>
    <w:rsid w:val="00372805"/>
    <w:rsid w:val="003736EA"/>
    <w:rsid w:val="003737E9"/>
    <w:rsid w:val="003739B6"/>
    <w:rsid w:val="00373CAE"/>
    <w:rsid w:val="00374094"/>
    <w:rsid w:val="0037475C"/>
    <w:rsid w:val="00375C26"/>
    <w:rsid w:val="003767A8"/>
    <w:rsid w:val="00376A3E"/>
    <w:rsid w:val="00377391"/>
    <w:rsid w:val="00377502"/>
    <w:rsid w:val="0037782F"/>
    <w:rsid w:val="00377BCE"/>
    <w:rsid w:val="00377F10"/>
    <w:rsid w:val="003808C7"/>
    <w:rsid w:val="00381630"/>
    <w:rsid w:val="00384011"/>
    <w:rsid w:val="0038537B"/>
    <w:rsid w:val="00386BFF"/>
    <w:rsid w:val="00386CC7"/>
    <w:rsid w:val="00386DDA"/>
    <w:rsid w:val="0039063D"/>
    <w:rsid w:val="003907F0"/>
    <w:rsid w:val="00390CA8"/>
    <w:rsid w:val="0039160B"/>
    <w:rsid w:val="00393294"/>
    <w:rsid w:val="003937A0"/>
    <w:rsid w:val="0039400D"/>
    <w:rsid w:val="00394C3B"/>
    <w:rsid w:val="00394D75"/>
    <w:rsid w:val="00394E23"/>
    <w:rsid w:val="00396841"/>
    <w:rsid w:val="00396BBC"/>
    <w:rsid w:val="00397F56"/>
    <w:rsid w:val="003A01F4"/>
    <w:rsid w:val="003A03C5"/>
    <w:rsid w:val="003A0E2A"/>
    <w:rsid w:val="003A100E"/>
    <w:rsid w:val="003A1D20"/>
    <w:rsid w:val="003A1E1E"/>
    <w:rsid w:val="003A28F5"/>
    <w:rsid w:val="003A3562"/>
    <w:rsid w:val="003A44EB"/>
    <w:rsid w:val="003A50EB"/>
    <w:rsid w:val="003A55E0"/>
    <w:rsid w:val="003A6127"/>
    <w:rsid w:val="003A6DBA"/>
    <w:rsid w:val="003B04C0"/>
    <w:rsid w:val="003B08DA"/>
    <w:rsid w:val="003B0D89"/>
    <w:rsid w:val="003B0E03"/>
    <w:rsid w:val="003B1B7B"/>
    <w:rsid w:val="003B237C"/>
    <w:rsid w:val="003B25EA"/>
    <w:rsid w:val="003B2EA9"/>
    <w:rsid w:val="003B2F7B"/>
    <w:rsid w:val="003B3A01"/>
    <w:rsid w:val="003B3AAF"/>
    <w:rsid w:val="003B3C6A"/>
    <w:rsid w:val="003B3E07"/>
    <w:rsid w:val="003B406E"/>
    <w:rsid w:val="003B4B1E"/>
    <w:rsid w:val="003B55DD"/>
    <w:rsid w:val="003B5A48"/>
    <w:rsid w:val="003B5AD3"/>
    <w:rsid w:val="003B6CC1"/>
    <w:rsid w:val="003B73BF"/>
    <w:rsid w:val="003C00EF"/>
    <w:rsid w:val="003C08A6"/>
    <w:rsid w:val="003C15B6"/>
    <w:rsid w:val="003C236C"/>
    <w:rsid w:val="003C3192"/>
    <w:rsid w:val="003C3B5A"/>
    <w:rsid w:val="003C530F"/>
    <w:rsid w:val="003C700C"/>
    <w:rsid w:val="003C7BF4"/>
    <w:rsid w:val="003D26A0"/>
    <w:rsid w:val="003D2D01"/>
    <w:rsid w:val="003D2F0D"/>
    <w:rsid w:val="003D3650"/>
    <w:rsid w:val="003D3C21"/>
    <w:rsid w:val="003D43FF"/>
    <w:rsid w:val="003D45A5"/>
    <w:rsid w:val="003D4F74"/>
    <w:rsid w:val="003D5003"/>
    <w:rsid w:val="003D54C3"/>
    <w:rsid w:val="003D65C7"/>
    <w:rsid w:val="003D6F4E"/>
    <w:rsid w:val="003D73E2"/>
    <w:rsid w:val="003D776B"/>
    <w:rsid w:val="003D78F5"/>
    <w:rsid w:val="003D79FB"/>
    <w:rsid w:val="003E0093"/>
    <w:rsid w:val="003E18AD"/>
    <w:rsid w:val="003E255F"/>
    <w:rsid w:val="003E26E5"/>
    <w:rsid w:val="003E41E2"/>
    <w:rsid w:val="003E4646"/>
    <w:rsid w:val="003E467D"/>
    <w:rsid w:val="003E48E5"/>
    <w:rsid w:val="003E5659"/>
    <w:rsid w:val="003E5AA2"/>
    <w:rsid w:val="003E6564"/>
    <w:rsid w:val="003E7BF1"/>
    <w:rsid w:val="003E7CED"/>
    <w:rsid w:val="003F076A"/>
    <w:rsid w:val="003F1AD6"/>
    <w:rsid w:val="003F21D6"/>
    <w:rsid w:val="003F32F1"/>
    <w:rsid w:val="003F4B98"/>
    <w:rsid w:val="003F605E"/>
    <w:rsid w:val="003F622F"/>
    <w:rsid w:val="003F65D9"/>
    <w:rsid w:val="003F705E"/>
    <w:rsid w:val="003F7C19"/>
    <w:rsid w:val="003F7D0B"/>
    <w:rsid w:val="003F7EB8"/>
    <w:rsid w:val="00400E9B"/>
    <w:rsid w:val="00401DB1"/>
    <w:rsid w:val="00402AA4"/>
    <w:rsid w:val="00402FF8"/>
    <w:rsid w:val="0040305B"/>
    <w:rsid w:val="00403133"/>
    <w:rsid w:val="00403A33"/>
    <w:rsid w:val="00403CC6"/>
    <w:rsid w:val="00406D80"/>
    <w:rsid w:val="0040788B"/>
    <w:rsid w:val="00407B43"/>
    <w:rsid w:val="0041050C"/>
    <w:rsid w:val="00412268"/>
    <w:rsid w:val="004125B1"/>
    <w:rsid w:val="004138A7"/>
    <w:rsid w:val="00413BE7"/>
    <w:rsid w:val="00414EC9"/>
    <w:rsid w:val="00415049"/>
    <w:rsid w:val="00415F32"/>
    <w:rsid w:val="004168FD"/>
    <w:rsid w:val="00420B6F"/>
    <w:rsid w:val="00421698"/>
    <w:rsid w:val="004220E7"/>
    <w:rsid w:val="00422822"/>
    <w:rsid w:val="00422D2E"/>
    <w:rsid w:val="004230A9"/>
    <w:rsid w:val="00423AAB"/>
    <w:rsid w:val="004240F8"/>
    <w:rsid w:val="00424444"/>
    <w:rsid w:val="0042473B"/>
    <w:rsid w:val="004247CF"/>
    <w:rsid w:val="00424B2A"/>
    <w:rsid w:val="00424F92"/>
    <w:rsid w:val="004251C0"/>
    <w:rsid w:val="00425380"/>
    <w:rsid w:val="004266C0"/>
    <w:rsid w:val="00426F1E"/>
    <w:rsid w:val="0042729A"/>
    <w:rsid w:val="00427587"/>
    <w:rsid w:val="00427CAA"/>
    <w:rsid w:val="00427F11"/>
    <w:rsid w:val="00430C47"/>
    <w:rsid w:val="00432210"/>
    <w:rsid w:val="00434A5D"/>
    <w:rsid w:val="00435E60"/>
    <w:rsid w:val="0043630F"/>
    <w:rsid w:val="0043717B"/>
    <w:rsid w:val="00440644"/>
    <w:rsid w:val="00440F89"/>
    <w:rsid w:val="004410CF"/>
    <w:rsid w:val="00441BE6"/>
    <w:rsid w:val="00441EA3"/>
    <w:rsid w:val="00442B1A"/>
    <w:rsid w:val="00442C7A"/>
    <w:rsid w:val="00443706"/>
    <w:rsid w:val="00443815"/>
    <w:rsid w:val="00445893"/>
    <w:rsid w:val="00446EDE"/>
    <w:rsid w:val="004478A5"/>
    <w:rsid w:val="004505DD"/>
    <w:rsid w:val="00450642"/>
    <w:rsid w:val="00451AEE"/>
    <w:rsid w:val="00451C4B"/>
    <w:rsid w:val="0045265F"/>
    <w:rsid w:val="00452AC7"/>
    <w:rsid w:val="00452FC1"/>
    <w:rsid w:val="004536B3"/>
    <w:rsid w:val="00453718"/>
    <w:rsid w:val="00453AB0"/>
    <w:rsid w:val="004544CA"/>
    <w:rsid w:val="00455035"/>
    <w:rsid w:val="00455E54"/>
    <w:rsid w:val="00460F60"/>
    <w:rsid w:val="00461F25"/>
    <w:rsid w:val="0046281F"/>
    <w:rsid w:val="00463DBA"/>
    <w:rsid w:val="00463FC9"/>
    <w:rsid w:val="004642B5"/>
    <w:rsid w:val="00464D97"/>
    <w:rsid w:val="004656D4"/>
    <w:rsid w:val="00466838"/>
    <w:rsid w:val="00467565"/>
    <w:rsid w:val="004705A1"/>
    <w:rsid w:val="00470BC3"/>
    <w:rsid w:val="00470EA5"/>
    <w:rsid w:val="004711EE"/>
    <w:rsid w:val="00473BCC"/>
    <w:rsid w:val="00474050"/>
    <w:rsid w:val="00474969"/>
    <w:rsid w:val="00476162"/>
    <w:rsid w:val="004766D6"/>
    <w:rsid w:val="004778D8"/>
    <w:rsid w:val="004800AD"/>
    <w:rsid w:val="00480174"/>
    <w:rsid w:val="00480B3A"/>
    <w:rsid w:val="00480CB4"/>
    <w:rsid w:val="00481814"/>
    <w:rsid w:val="00481F17"/>
    <w:rsid w:val="004825AB"/>
    <w:rsid w:val="004843EA"/>
    <w:rsid w:val="00485FCC"/>
    <w:rsid w:val="00486888"/>
    <w:rsid w:val="004878D6"/>
    <w:rsid w:val="00490874"/>
    <w:rsid w:val="004909B2"/>
    <w:rsid w:val="004914FE"/>
    <w:rsid w:val="0049153B"/>
    <w:rsid w:val="00493352"/>
    <w:rsid w:val="0049355E"/>
    <w:rsid w:val="0049422A"/>
    <w:rsid w:val="00494DD5"/>
    <w:rsid w:val="00494E7F"/>
    <w:rsid w:val="00495022"/>
    <w:rsid w:val="00496051"/>
    <w:rsid w:val="00496B4F"/>
    <w:rsid w:val="004974F0"/>
    <w:rsid w:val="004977A6"/>
    <w:rsid w:val="004A0168"/>
    <w:rsid w:val="004A2C06"/>
    <w:rsid w:val="004A34CA"/>
    <w:rsid w:val="004A4429"/>
    <w:rsid w:val="004A4A4B"/>
    <w:rsid w:val="004A4AD9"/>
    <w:rsid w:val="004A4D53"/>
    <w:rsid w:val="004A4D86"/>
    <w:rsid w:val="004A6253"/>
    <w:rsid w:val="004A6951"/>
    <w:rsid w:val="004A69F3"/>
    <w:rsid w:val="004A7032"/>
    <w:rsid w:val="004A7A71"/>
    <w:rsid w:val="004B018E"/>
    <w:rsid w:val="004B06B8"/>
    <w:rsid w:val="004B0A07"/>
    <w:rsid w:val="004B0ABA"/>
    <w:rsid w:val="004B1942"/>
    <w:rsid w:val="004B19FB"/>
    <w:rsid w:val="004B2481"/>
    <w:rsid w:val="004B391B"/>
    <w:rsid w:val="004B5929"/>
    <w:rsid w:val="004B6846"/>
    <w:rsid w:val="004B6974"/>
    <w:rsid w:val="004B7609"/>
    <w:rsid w:val="004B7E5B"/>
    <w:rsid w:val="004C0664"/>
    <w:rsid w:val="004C0D4D"/>
    <w:rsid w:val="004C1FD5"/>
    <w:rsid w:val="004C3910"/>
    <w:rsid w:val="004C4B84"/>
    <w:rsid w:val="004C4C69"/>
    <w:rsid w:val="004C598C"/>
    <w:rsid w:val="004C5BAC"/>
    <w:rsid w:val="004C74E1"/>
    <w:rsid w:val="004C77F4"/>
    <w:rsid w:val="004D00BE"/>
    <w:rsid w:val="004D171B"/>
    <w:rsid w:val="004D1E21"/>
    <w:rsid w:val="004D374B"/>
    <w:rsid w:val="004D387F"/>
    <w:rsid w:val="004D397C"/>
    <w:rsid w:val="004D3A4B"/>
    <w:rsid w:val="004D3EE0"/>
    <w:rsid w:val="004D5A5F"/>
    <w:rsid w:val="004D5F14"/>
    <w:rsid w:val="004D7BBC"/>
    <w:rsid w:val="004D7FF5"/>
    <w:rsid w:val="004E0E12"/>
    <w:rsid w:val="004E104E"/>
    <w:rsid w:val="004E1246"/>
    <w:rsid w:val="004E19A4"/>
    <w:rsid w:val="004E1ACD"/>
    <w:rsid w:val="004E1C17"/>
    <w:rsid w:val="004E24C6"/>
    <w:rsid w:val="004E380E"/>
    <w:rsid w:val="004E38E0"/>
    <w:rsid w:val="004E3B0B"/>
    <w:rsid w:val="004E3B84"/>
    <w:rsid w:val="004E3E2D"/>
    <w:rsid w:val="004E3FA2"/>
    <w:rsid w:val="004E45ED"/>
    <w:rsid w:val="004E7824"/>
    <w:rsid w:val="004E7DC9"/>
    <w:rsid w:val="004E7E45"/>
    <w:rsid w:val="004F0119"/>
    <w:rsid w:val="004F0931"/>
    <w:rsid w:val="004F129B"/>
    <w:rsid w:val="004F131E"/>
    <w:rsid w:val="004F154E"/>
    <w:rsid w:val="004F197F"/>
    <w:rsid w:val="004F2150"/>
    <w:rsid w:val="004F2A39"/>
    <w:rsid w:val="004F3941"/>
    <w:rsid w:val="004F4725"/>
    <w:rsid w:val="004F4802"/>
    <w:rsid w:val="004F5402"/>
    <w:rsid w:val="004F570F"/>
    <w:rsid w:val="004F5FE4"/>
    <w:rsid w:val="004F6880"/>
    <w:rsid w:val="004F69D6"/>
    <w:rsid w:val="004F7078"/>
    <w:rsid w:val="004F7CCA"/>
    <w:rsid w:val="004F7DFA"/>
    <w:rsid w:val="00500183"/>
    <w:rsid w:val="00500CC4"/>
    <w:rsid w:val="00501258"/>
    <w:rsid w:val="0050144A"/>
    <w:rsid w:val="00501E90"/>
    <w:rsid w:val="00502DB5"/>
    <w:rsid w:val="00503C32"/>
    <w:rsid w:val="0050412D"/>
    <w:rsid w:val="0050475F"/>
    <w:rsid w:val="00504BAF"/>
    <w:rsid w:val="00505D8F"/>
    <w:rsid w:val="00506C5B"/>
    <w:rsid w:val="00511B61"/>
    <w:rsid w:val="005125A0"/>
    <w:rsid w:val="0051321B"/>
    <w:rsid w:val="00513B56"/>
    <w:rsid w:val="00514022"/>
    <w:rsid w:val="005141D0"/>
    <w:rsid w:val="0051660B"/>
    <w:rsid w:val="00517867"/>
    <w:rsid w:val="00517A70"/>
    <w:rsid w:val="00517BF6"/>
    <w:rsid w:val="00521831"/>
    <w:rsid w:val="00522244"/>
    <w:rsid w:val="00523D52"/>
    <w:rsid w:val="00524CF6"/>
    <w:rsid w:val="00524F6B"/>
    <w:rsid w:val="00524FEF"/>
    <w:rsid w:val="00525080"/>
    <w:rsid w:val="005260B9"/>
    <w:rsid w:val="0052638C"/>
    <w:rsid w:val="00526C32"/>
    <w:rsid w:val="005273CC"/>
    <w:rsid w:val="005273EC"/>
    <w:rsid w:val="00527DF4"/>
    <w:rsid w:val="00530066"/>
    <w:rsid w:val="005304BB"/>
    <w:rsid w:val="00530B5D"/>
    <w:rsid w:val="00530FA9"/>
    <w:rsid w:val="0053120F"/>
    <w:rsid w:val="00532937"/>
    <w:rsid w:val="00533953"/>
    <w:rsid w:val="0053467D"/>
    <w:rsid w:val="00535A6C"/>
    <w:rsid w:val="0053741F"/>
    <w:rsid w:val="00537A71"/>
    <w:rsid w:val="005400AE"/>
    <w:rsid w:val="00540C3E"/>
    <w:rsid w:val="005423F8"/>
    <w:rsid w:val="005427AA"/>
    <w:rsid w:val="00543025"/>
    <w:rsid w:val="00544909"/>
    <w:rsid w:val="005460FF"/>
    <w:rsid w:val="00547E18"/>
    <w:rsid w:val="005503C0"/>
    <w:rsid w:val="0055104D"/>
    <w:rsid w:val="005511F9"/>
    <w:rsid w:val="00553528"/>
    <w:rsid w:val="00554436"/>
    <w:rsid w:val="00554BC2"/>
    <w:rsid w:val="00555042"/>
    <w:rsid w:val="0055509B"/>
    <w:rsid w:val="00555389"/>
    <w:rsid w:val="00555E6B"/>
    <w:rsid w:val="005565E8"/>
    <w:rsid w:val="00556945"/>
    <w:rsid w:val="00556F52"/>
    <w:rsid w:val="00561953"/>
    <w:rsid w:val="00561A10"/>
    <w:rsid w:val="00561DA6"/>
    <w:rsid w:val="00561E69"/>
    <w:rsid w:val="00561EDC"/>
    <w:rsid w:val="00562626"/>
    <w:rsid w:val="00562AAF"/>
    <w:rsid w:val="00563DBB"/>
    <w:rsid w:val="005648F3"/>
    <w:rsid w:val="00564D37"/>
    <w:rsid w:val="00564DFC"/>
    <w:rsid w:val="005656A2"/>
    <w:rsid w:val="00565E8C"/>
    <w:rsid w:val="00567681"/>
    <w:rsid w:val="005704D7"/>
    <w:rsid w:val="005706D6"/>
    <w:rsid w:val="00571E5A"/>
    <w:rsid w:val="00572314"/>
    <w:rsid w:val="005734FD"/>
    <w:rsid w:val="005738DE"/>
    <w:rsid w:val="00573906"/>
    <w:rsid w:val="00574190"/>
    <w:rsid w:val="005746E7"/>
    <w:rsid w:val="00575581"/>
    <w:rsid w:val="005757A5"/>
    <w:rsid w:val="005763A9"/>
    <w:rsid w:val="00577338"/>
    <w:rsid w:val="005775EE"/>
    <w:rsid w:val="00577A5D"/>
    <w:rsid w:val="00577ADB"/>
    <w:rsid w:val="00577E3E"/>
    <w:rsid w:val="00580B76"/>
    <w:rsid w:val="005816F2"/>
    <w:rsid w:val="00581821"/>
    <w:rsid w:val="00581E4B"/>
    <w:rsid w:val="0058206B"/>
    <w:rsid w:val="005835D4"/>
    <w:rsid w:val="0058383E"/>
    <w:rsid w:val="00583E78"/>
    <w:rsid w:val="00584904"/>
    <w:rsid w:val="00584E1A"/>
    <w:rsid w:val="00585E17"/>
    <w:rsid w:val="005867CE"/>
    <w:rsid w:val="005879C2"/>
    <w:rsid w:val="005902CB"/>
    <w:rsid w:val="00591442"/>
    <w:rsid w:val="00591F08"/>
    <w:rsid w:val="00592696"/>
    <w:rsid w:val="005926AA"/>
    <w:rsid w:val="00593A8A"/>
    <w:rsid w:val="00593C57"/>
    <w:rsid w:val="0059421E"/>
    <w:rsid w:val="0059576B"/>
    <w:rsid w:val="00595804"/>
    <w:rsid w:val="00595A68"/>
    <w:rsid w:val="00595B3C"/>
    <w:rsid w:val="00595C58"/>
    <w:rsid w:val="005961FA"/>
    <w:rsid w:val="00596E27"/>
    <w:rsid w:val="005A1597"/>
    <w:rsid w:val="005A18D7"/>
    <w:rsid w:val="005A1FCF"/>
    <w:rsid w:val="005A2B1A"/>
    <w:rsid w:val="005A3A94"/>
    <w:rsid w:val="005A3EBB"/>
    <w:rsid w:val="005A401D"/>
    <w:rsid w:val="005A4027"/>
    <w:rsid w:val="005A48BF"/>
    <w:rsid w:val="005A70EB"/>
    <w:rsid w:val="005A73AB"/>
    <w:rsid w:val="005A7CDA"/>
    <w:rsid w:val="005B00D1"/>
    <w:rsid w:val="005B0188"/>
    <w:rsid w:val="005B0341"/>
    <w:rsid w:val="005B0BB3"/>
    <w:rsid w:val="005B19C9"/>
    <w:rsid w:val="005B1F7B"/>
    <w:rsid w:val="005B2884"/>
    <w:rsid w:val="005B2A48"/>
    <w:rsid w:val="005B31B9"/>
    <w:rsid w:val="005B3247"/>
    <w:rsid w:val="005B3B60"/>
    <w:rsid w:val="005B3BCC"/>
    <w:rsid w:val="005B48E2"/>
    <w:rsid w:val="005B5167"/>
    <w:rsid w:val="005B5DBB"/>
    <w:rsid w:val="005B634E"/>
    <w:rsid w:val="005B6BC5"/>
    <w:rsid w:val="005B6DB7"/>
    <w:rsid w:val="005B7A59"/>
    <w:rsid w:val="005C02E9"/>
    <w:rsid w:val="005C0415"/>
    <w:rsid w:val="005C3104"/>
    <w:rsid w:val="005C3170"/>
    <w:rsid w:val="005C3EBE"/>
    <w:rsid w:val="005C4093"/>
    <w:rsid w:val="005C45A3"/>
    <w:rsid w:val="005C45EF"/>
    <w:rsid w:val="005C4F87"/>
    <w:rsid w:val="005C6309"/>
    <w:rsid w:val="005C6395"/>
    <w:rsid w:val="005C646E"/>
    <w:rsid w:val="005C7F0C"/>
    <w:rsid w:val="005D08D5"/>
    <w:rsid w:val="005D1545"/>
    <w:rsid w:val="005D1ADE"/>
    <w:rsid w:val="005D2D19"/>
    <w:rsid w:val="005D3FD6"/>
    <w:rsid w:val="005D4EF6"/>
    <w:rsid w:val="005D4F8A"/>
    <w:rsid w:val="005D51B1"/>
    <w:rsid w:val="005D5400"/>
    <w:rsid w:val="005D5C28"/>
    <w:rsid w:val="005D7A75"/>
    <w:rsid w:val="005E05CA"/>
    <w:rsid w:val="005E1438"/>
    <w:rsid w:val="005E1CC2"/>
    <w:rsid w:val="005E2759"/>
    <w:rsid w:val="005E2CB5"/>
    <w:rsid w:val="005E3CA3"/>
    <w:rsid w:val="005E432A"/>
    <w:rsid w:val="005E45E0"/>
    <w:rsid w:val="005F1C94"/>
    <w:rsid w:val="005F273F"/>
    <w:rsid w:val="005F3946"/>
    <w:rsid w:val="005F3E07"/>
    <w:rsid w:val="005F4324"/>
    <w:rsid w:val="005F475D"/>
    <w:rsid w:val="005F49FA"/>
    <w:rsid w:val="005F4B85"/>
    <w:rsid w:val="005F4BE0"/>
    <w:rsid w:val="005F6A94"/>
    <w:rsid w:val="005F6D2E"/>
    <w:rsid w:val="005F7537"/>
    <w:rsid w:val="005F7F89"/>
    <w:rsid w:val="00601447"/>
    <w:rsid w:val="00601600"/>
    <w:rsid w:val="006018C8"/>
    <w:rsid w:val="00601F35"/>
    <w:rsid w:val="00602043"/>
    <w:rsid w:val="006025EA"/>
    <w:rsid w:val="006036C3"/>
    <w:rsid w:val="006040C9"/>
    <w:rsid w:val="006044F6"/>
    <w:rsid w:val="00605655"/>
    <w:rsid w:val="00605CBF"/>
    <w:rsid w:val="00606614"/>
    <w:rsid w:val="00606756"/>
    <w:rsid w:val="00607089"/>
    <w:rsid w:val="006075E4"/>
    <w:rsid w:val="00610323"/>
    <w:rsid w:val="006103FB"/>
    <w:rsid w:val="00610538"/>
    <w:rsid w:val="00611812"/>
    <w:rsid w:val="00614A0D"/>
    <w:rsid w:val="00614B8B"/>
    <w:rsid w:val="006153D4"/>
    <w:rsid w:val="0061589C"/>
    <w:rsid w:val="006161E0"/>
    <w:rsid w:val="0061693D"/>
    <w:rsid w:val="00616BD3"/>
    <w:rsid w:val="006202F7"/>
    <w:rsid w:val="00620501"/>
    <w:rsid w:val="006205B1"/>
    <w:rsid w:val="006210C0"/>
    <w:rsid w:val="00621BDB"/>
    <w:rsid w:val="006220B4"/>
    <w:rsid w:val="00622F84"/>
    <w:rsid w:val="00623206"/>
    <w:rsid w:val="00623C32"/>
    <w:rsid w:val="00625D42"/>
    <w:rsid w:val="006268DE"/>
    <w:rsid w:val="00627037"/>
    <w:rsid w:val="0062737C"/>
    <w:rsid w:val="00627505"/>
    <w:rsid w:val="0062797D"/>
    <w:rsid w:val="00630BAE"/>
    <w:rsid w:val="00631A5E"/>
    <w:rsid w:val="00631C72"/>
    <w:rsid w:val="00631CC5"/>
    <w:rsid w:val="00632566"/>
    <w:rsid w:val="006329B9"/>
    <w:rsid w:val="006336FD"/>
    <w:rsid w:val="00633D55"/>
    <w:rsid w:val="00634D61"/>
    <w:rsid w:val="00635454"/>
    <w:rsid w:val="00635CB0"/>
    <w:rsid w:val="00636C34"/>
    <w:rsid w:val="00636E10"/>
    <w:rsid w:val="00637143"/>
    <w:rsid w:val="0064028D"/>
    <w:rsid w:val="00640617"/>
    <w:rsid w:val="006408EC"/>
    <w:rsid w:val="00640EA9"/>
    <w:rsid w:val="006417A4"/>
    <w:rsid w:val="006430A2"/>
    <w:rsid w:val="00643422"/>
    <w:rsid w:val="0064378F"/>
    <w:rsid w:val="0064385D"/>
    <w:rsid w:val="006440CC"/>
    <w:rsid w:val="00644980"/>
    <w:rsid w:val="006449C5"/>
    <w:rsid w:val="00644D37"/>
    <w:rsid w:val="00644D5E"/>
    <w:rsid w:val="00645697"/>
    <w:rsid w:val="00647066"/>
    <w:rsid w:val="0064788B"/>
    <w:rsid w:val="00647B70"/>
    <w:rsid w:val="00650260"/>
    <w:rsid w:val="00650449"/>
    <w:rsid w:val="00650A21"/>
    <w:rsid w:val="00650FF4"/>
    <w:rsid w:val="00651C46"/>
    <w:rsid w:val="00651CCB"/>
    <w:rsid w:val="006522C5"/>
    <w:rsid w:val="00652571"/>
    <w:rsid w:val="00652C57"/>
    <w:rsid w:val="00653671"/>
    <w:rsid w:val="00653E6D"/>
    <w:rsid w:val="00656547"/>
    <w:rsid w:val="00656AD9"/>
    <w:rsid w:val="00656C7F"/>
    <w:rsid w:val="0065721C"/>
    <w:rsid w:val="006605B8"/>
    <w:rsid w:val="006611C9"/>
    <w:rsid w:val="00661D0A"/>
    <w:rsid w:val="00662384"/>
    <w:rsid w:val="00662BF2"/>
    <w:rsid w:val="0066362A"/>
    <w:rsid w:val="00663AB5"/>
    <w:rsid w:val="00663B75"/>
    <w:rsid w:val="00663E09"/>
    <w:rsid w:val="00663E73"/>
    <w:rsid w:val="00664B03"/>
    <w:rsid w:val="00665032"/>
    <w:rsid w:val="00665036"/>
    <w:rsid w:val="00666F27"/>
    <w:rsid w:val="00667B88"/>
    <w:rsid w:val="00667CA4"/>
    <w:rsid w:val="006703D4"/>
    <w:rsid w:val="006709B2"/>
    <w:rsid w:val="00670D64"/>
    <w:rsid w:val="00670E2B"/>
    <w:rsid w:val="00671D1B"/>
    <w:rsid w:val="006720BB"/>
    <w:rsid w:val="0067233F"/>
    <w:rsid w:val="006759D6"/>
    <w:rsid w:val="00676946"/>
    <w:rsid w:val="00676A19"/>
    <w:rsid w:val="00676A94"/>
    <w:rsid w:val="0068155A"/>
    <w:rsid w:val="006836C0"/>
    <w:rsid w:val="00683E6E"/>
    <w:rsid w:val="0068514E"/>
    <w:rsid w:val="00685458"/>
    <w:rsid w:val="006854CD"/>
    <w:rsid w:val="00685674"/>
    <w:rsid w:val="006858A8"/>
    <w:rsid w:val="006859CB"/>
    <w:rsid w:val="006864E3"/>
    <w:rsid w:val="0069056F"/>
    <w:rsid w:val="00691251"/>
    <w:rsid w:val="00692517"/>
    <w:rsid w:val="00692880"/>
    <w:rsid w:val="00694A73"/>
    <w:rsid w:val="0069541C"/>
    <w:rsid w:val="00695504"/>
    <w:rsid w:val="0069624E"/>
    <w:rsid w:val="0069644C"/>
    <w:rsid w:val="00696E0F"/>
    <w:rsid w:val="006A00E8"/>
    <w:rsid w:val="006A0936"/>
    <w:rsid w:val="006A0987"/>
    <w:rsid w:val="006A0BFC"/>
    <w:rsid w:val="006A2E4D"/>
    <w:rsid w:val="006A39FE"/>
    <w:rsid w:val="006A40F9"/>
    <w:rsid w:val="006A4224"/>
    <w:rsid w:val="006A4B5A"/>
    <w:rsid w:val="006A55D0"/>
    <w:rsid w:val="006A5717"/>
    <w:rsid w:val="006A6243"/>
    <w:rsid w:val="006A6794"/>
    <w:rsid w:val="006A7948"/>
    <w:rsid w:val="006A7AA5"/>
    <w:rsid w:val="006A7D25"/>
    <w:rsid w:val="006B0968"/>
    <w:rsid w:val="006B14DE"/>
    <w:rsid w:val="006B1DF2"/>
    <w:rsid w:val="006B213C"/>
    <w:rsid w:val="006B37BD"/>
    <w:rsid w:val="006B44BE"/>
    <w:rsid w:val="006B554B"/>
    <w:rsid w:val="006B667C"/>
    <w:rsid w:val="006B66BB"/>
    <w:rsid w:val="006B71EE"/>
    <w:rsid w:val="006B74B7"/>
    <w:rsid w:val="006B7B07"/>
    <w:rsid w:val="006B7D62"/>
    <w:rsid w:val="006C0107"/>
    <w:rsid w:val="006C063C"/>
    <w:rsid w:val="006C275A"/>
    <w:rsid w:val="006C27B7"/>
    <w:rsid w:val="006C2915"/>
    <w:rsid w:val="006C2BEE"/>
    <w:rsid w:val="006C2EFC"/>
    <w:rsid w:val="006C3AB6"/>
    <w:rsid w:val="006C3B60"/>
    <w:rsid w:val="006C42A8"/>
    <w:rsid w:val="006C4DFF"/>
    <w:rsid w:val="006C6203"/>
    <w:rsid w:val="006C7031"/>
    <w:rsid w:val="006C7BF4"/>
    <w:rsid w:val="006D0470"/>
    <w:rsid w:val="006D0F4D"/>
    <w:rsid w:val="006D12A5"/>
    <w:rsid w:val="006D1F3C"/>
    <w:rsid w:val="006D2070"/>
    <w:rsid w:val="006D3946"/>
    <w:rsid w:val="006D45D5"/>
    <w:rsid w:val="006D4B4D"/>
    <w:rsid w:val="006D55CF"/>
    <w:rsid w:val="006D5846"/>
    <w:rsid w:val="006D58A5"/>
    <w:rsid w:val="006D7302"/>
    <w:rsid w:val="006D762D"/>
    <w:rsid w:val="006D7C6B"/>
    <w:rsid w:val="006D7CA5"/>
    <w:rsid w:val="006D7D8C"/>
    <w:rsid w:val="006E0430"/>
    <w:rsid w:val="006E06CD"/>
    <w:rsid w:val="006E1111"/>
    <w:rsid w:val="006E1BCD"/>
    <w:rsid w:val="006E1F42"/>
    <w:rsid w:val="006E23B8"/>
    <w:rsid w:val="006E3092"/>
    <w:rsid w:val="006E34CF"/>
    <w:rsid w:val="006E505B"/>
    <w:rsid w:val="006E5339"/>
    <w:rsid w:val="006E5574"/>
    <w:rsid w:val="006E6481"/>
    <w:rsid w:val="006E6EC9"/>
    <w:rsid w:val="006E7A11"/>
    <w:rsid w:val="006F099D"/>
    <w:rsid w:val="006F21A9"/>
    <w:rsid w:val="006F2977"/>
    <w:rsid w:val="006F4AB5"/>
    <w:rsid w:val="006F56D8"/>
    <w:rsid w:val="006F5C32"/>
    <w:rsid w:val="006F5C92"/>
    <w:rsid w:val="006F673D"/>
    <w:rsid w:val="00700A42"/>
    <w:rsid w:val="00701334"/>
    <w:rsid w:val="00701AC0"/>
    <w:rsid w:val="0070231D"/>
    <w:rsid w:val="00704392"/>
    <w:rsid w:val="007044B8"/>
    <w:rsid w:val="007046BD"/>
    <w:rsid w:val="007050F7"/>
    <w:rsid w:val="00705301"/>
    <w:rsid w:val="00705517"/>
    <w:rsid w:val="00705E72"/>
    <w:rsid w:val="007067A2"/>
    <w:rsid w:val="0070707C"/>
    <w:rsid w:val="007077CB"/>
    <w:rsid w:val="00712EE2"/>
    <w:rsid w:val="00712FBE"/>
    <w:rsid w:val="00713630"/>
    <w:rsid w:val="0071583E"/>
    <w:rsid w:val="00717637"/>
    <w:rsid w:val="00717AE7"/>
    <w:rsid w:val="00720391"/>
    <w:rsid w:val="00720654"/>
    <w:rsid w:val="00720C77"/>
    <w:rsid w:val="0072169D"/>
    <w:rsid w:val="007225EA"/>
    <w:rsid w:val="007232DB"/>
    <w:rsid w:val="00723F4E"/>
    <w:rsid w:val="00724147"/>
    <w:rsid w:val="007244E4"/>
    <w:rsid w:val="007249C8"/>
    <w:rsid w:val="00725F6B"/>
    <w:rsid w:val="0072623D"/>
    <w:rsid w:val="007263C4"/>
    <w:rsid w:val="007269E1"/>
    <w:rsid w:val="007274B2"/>
    <w:rsid w:val="00727515"/>
    <w:rsid w:val="007309FE"/>
    <w:rsid w:val="0073109C"/>
    <w:rsid w:val="00731159"/>
    <w:rsid w:val="007313FC"/>
    <w:rsid w:val="00731C09"/>
    <w:rsid w:val="00731EA0"/>
    <w:rsid w:val="0073348E"/>
    <w:rsid w:val="00733EC5"/>
    <w:rsid w:val="0073496E"/>
    <w:rsid w:val="0073634E"/>
    <w:rsid w:val="00736BC8"/>
    <w:rsid w:val="0073766C"/>
    <w:rsid w:val="00737F13"/>
    <w:rsid w:val="00740822"/>
    <w:rsid w:val="00740E8C"/>
    <w:rsid w:val="007428F2"/>
    <w:rsid w:val="00743117"/>
    <w:rsid w:val="00743DEC"/>
    <w:rsid w:val="00744150"/>
    <w:rsid w:val="00744580"/>
    <w:rsid w:val="007448E0"/>
    <w:rsid w:val="007456F2"/>
    <w:rsid w:val="00745A60"/>
    <w:rsid w:val="007462CD"/>
    <w:rsid w:val="007500BC"/>
    <w:rsid w:val="0075052E"/>
    <w:rsid w:val="0075073D"/>
    <w:rsid w:val="00751602"/>
    <w:rsid w:val="00751617"/>
    <w:rsid w:val="00752022"/>
    <w:rsid w:val="0075203E"/>
    <w:rsid w:val="0075295F"/>
    <w:rsid w:val="00752E40"/>
    <w:rsid w:val="0075371A"/>
    <w:rsid w:val="007538D2"/>
    <w:rsid w:val="0075461A"/>
    <w:rsid w:val="0075468B"/>
    <w:rsid w:val="007555E3"/>
    <w:rsid w:val="00755B6A"/>
    <w:rsid w:val="00756884"/>
    <w:rsid w:val="00757655"/>
    <w:rsid w:val="00757CA2"/>
    <w:rsid w:val="00757DFC"/>
    <w:rsid w:val="007606FC"/>
    <w:rsid w:val="00760A39"/>
    <w:rsid w:val="00760BEE"/>
    <w:rsid w:val="00760E44"/>
    <w:rsid w:val="00761165"/>
    <w:rsid w:val="00761DBA"/>
    <w:rsid w:val="00762919"/>
    <w:rsid w:val="00762AE2"/>
    <w:rsid w:val="00762ECA"/>
    <w:rsid w:val="00763122"/>
    <w:rsid w:val="00763CD0"/>
    <w:rsid w:val="00763DCD"/>
    <w:rsid w:val="00764D5B"/>
    <w:rsid w:val="00764E05"/>
    <w:rsid w:val="00764FF8"/>
    <w:rsid w:val="007655AC"/>
    <w:rsid w:val="0076669A"/>
    <w:rsid w:val="00766884"/>
    <w:rsid w:val="00766954"/>
    <w:rsid w:val="00766F2D"/>
    <w:rsid w:val="00767573"/>
    <w:rsid w:val="007679CA"/>
    <w:rsid w:val="00767A2C"/>
    <w:rsid w:val="00771168"/>
    <w:rsid w:val="007711FB"/>
    <w:rsid w:val="007714D8"/>
    <w:rsid w:val="0077151E"/>
    <w:rsid w:val="00771FFA"/>
    <w:rsid w:val="00772F16"/>
    <w:rsid w:val="00773FD5"/>
    <w:rsid w:val="00774087"/>
    <w:rsid w:val="00774195"/>
    <w:rsid w:val="00774300"/>
    <w:rsid w:val="00774D4B"/>
    <w:rsid w:val="00774E23"/>
    <w:rsid w:val="00775685"/>
    <w:rsid w:val="007757D4"/>
    <w:rsid w:val="00775CE0"/>
    <w:rsid w:val="007770B5"/>
    <w:rsid w:val="007803E1"/>
    <w:rsid w:val="00780A29"/>
    <w:rsid w:val="00780A6D"/>
    <w:rsid w:val="00781780"/>
    <w:rsid w:val="00782160"/>
    <w:rsid w:val="0078225D"/>
    <w:rsid w:val="00782751"/>
    <w:rsid w:val="007847D9"/>
    <w:rsid w:val="007851D8"/>
    <w:rsid w:val="00785206"/>
    <w:rsid w:val="0078761D"/>
    <w:rsid w:val="0079159F"/>
    <w:rsid w:val="00791E02"/>
    <w:rsid w:val="0079301F"/>
    <w:rsid w:val="0079348D"/>
    <w:rsid w:val="007935F9"/>
    <w:rsid w:val="00793BB7"/>
    <w:rsid w:val="007949F0"/>
    <w:rsid w:val="00794B3B"/>
    <w:rsid w:val="00795163"/>
    <w:rsid w:val="00795301"/>
    <w:rsid w:val="00797D7F"/>
    <w:rsid w:val="007A11E4"/>
    <w:rsid w:val="007A2296"/>
    <w:rsid w:val="007A29D4"/>
    <w:rsid w:val="007A3392"/>
    <w:rsid w:val="007A38CE"/>
    <w:rsid w:val="007A4300"/>
    <w:rsid w:val="007A4B7C"/>
    <w:rsid w:val="007A4DDD"/>
    <w:rsid w:val="007A57AC"/>
    <w:rsid w:val="007A5ACF"/>
    <w:rsid w:val="007A5C90"/>
    <w:rsid w:val="007A7693"/>
    <w:rsid w:val="007A7FFA"/>
    <w:rsid w:val="007B190A"/>
    <w:rsid w:val="007B199B"/>
    <w:rsid w:val="007B2516"/>
    <w:rsid w:val="007B3C0A"/>
    <w:rsid w:val="007B5113"/>
    <w:rsid w:val="007B53CF"/>
    <w:rsid w:val="007B5D96"/>
    <w:rsid w:val="007B5E7F"/>
    <w:rsid w:val="007B5EFD"/>
    <w:rsid w:val="007B6404"/>
    <w:rsid w:val="007B7B4F"/>
    <w:rsid w:val="007C1B58"/>
    <w:rsid w:val="007C1CF0"/>
    <w:rsid w:val="007C2625"/>
    <w:rsid w:val="007C2D09"/>
    <w:rsid w:val="007C3AFB"/>
    <w:rsid w:val="007C3F1C"/>
    <w:rsid w:val="007C4F6C"/>
    <w:rsid w:val="007C5A3B"/>
    <w:rsid w:val="007C5B88"/>
    <w:rsid w:val="007C5C2E"/>
    <w:rsid w:val="007C5D80"/>
    <w:rsid w:val="007C5EE5"/>
    <w:rsid w:val="007C7231"/>
    <w:rsid w:val="007C7352"/>
    <w:rsid w:val="007C7A71"/>
    <w:rsid w:val="007C7C64"/>
    <w:rsid w:val="007C7FB0"/>
    <w:rsid w:val="007D0E44"/>
    <w:rsid w:val="007D1212"/>
    <w:rsid w:val="007D17E3"/>
    <w:rsid w:val="007D2125"/>
    <w:rsid w:val="007D268F"/>
    <w:rsid w:val="007D2722"/>
    <w:rsid w:val="007D3152"/>
    <w:rsid w:val="007D3209"/>
    <w:rsid w:val="007D3901"/>
    <w:rsid w:val="007D404E"/>
    <w:rsid w:val="007D43C6"/>
    <w:rsid w:val="007D7A51"/>
    <w:rsid w:val="007D7BD6"/>
    <w:rsid w:val="007E048B"/>
    <w:rsid w:val="007E0938"/>
    <w:rsid w:val="007E0A21"/>
    <w:rsid w:val="007E24B2"/>
    <w:rsid w:val="007E4E91"/>
    <w:rsid w:val="007E5262"/>
    <w:rsid w:val="007E536E"/>
    <w:rsid w:val="007E57AF"/>
    <w:rsid w:val="007E5E9C"/>
    <w:rsid w:val="007E64B6"/>
    <w:rsid w:val="007E6AC0"/>
    <w:rsid w:val="007E7BD7"/>
    <w:rsid w:val="007F0469"/>
    <w:rsid w:val="007F0656"/>
    <w:rsid w:val="007F0F55"/>
    <w:rsid w:val="007F0FCD"/>
    <w:rsid w:val="007F1E43"/>
    <w:rsid w:val="007F2168"/>
    <w:rsid w:val="007F243E"/>
    <w:rsid w:val="007F27F2"/>
    <w:rsid w:val="007F4199"/>
    <w:rsid w:val="007F44CF"/>
    <w:rsid w:val="007F46D2"/>
    <w:rsid w:val="007F4752"/>
    <w:rsid w:val="007F531E"/>
    <w:rsid w:val="007F5BDD"/>
    <w:rsid w:val="007F6067"/>
    <w:rsid w:val="007F657C"/>
    <w:rsid w:val="007F6899"/>
    <w:rsid w:val="007F7885"/>
    <w:rsid w:val="00800019"/>
    <w:rsid w:val="00801450"/>
    <w:rsid w:val="00801751"/>
    <w:rsid w:val="008024A0"/>
    <w:rsid w:val="008027A0"/>
    <w:rsid w:val="008031DA"/>
    <w:rsid w:val="00803CFD"/>
    <w:rsid w:val="00804AF7"/>
    <w:rsid w:val="008065D0"/>
    <w:rsid w:val="008067F2"/>
    <w:rsid w:val="00810914"/>
    <w:rsid w:val="00810A80"/>
    <w:rsid w:val="00811F34"/>
    <w:rsid w:val="00812E76"/>
    <w:rsid w:val="008138AC"/>
    <w:rsid w:val="008147C3"/>
    <w:rsid w:val="00814C40"/>
    <w:rsid w:val="00814C81"/>
    <w:rsid w:val="00814E2B"/>
    <w:rsid w:val="00815EBD"/>
    <w:rsid w:val="00815FD0"/>
    <w:rsid w:val="00816171"/>
    <w:rsid w:val="008163CB"/>
    <w:rsid w:val="00816878"/>
    <w:rsid w:val="00817227"/>
    <w:rsid w:val="008200D2"/>
    <w:rsid w:val="008202FD"/>
    <w:rsid w:val="00822248"/>
    <w:rsid w:val="00822B4E"/>
    <w:rsid w:val="008240F2"/>
    <w:rsid w:val="00824F00"/>
    <w:rsid w:val="00824FB1"/>
    <w:rsid w:val="00825420"/>
    <w:rsid w:val="00825B51"/>
    <w:rsid w:val="00825BD4"/>
    <w:rsid w:val="008262B8"/>
    <w:rsid w:val="0082664C"/>
    <w:rsid w:val="0082690F"/>
    <w:rsid w:val="00831F4A"/>
    <w:rsid w:val="00831FA8"/>
    <w:rsid w:val="008335E1"/>
    <w:rsid w:val="00833A56"/>
    <w:rsid w:val="00834648"/>
    <w:rsid w:val="00835D4F"/>
    <w:rsid w:val="008363B8"/>
    <w:rsid w:val="00836E68"/>
    <w:rsid w:val="00837187"/>
    <w:rsid w:val="00837589"/>
    <w:rsid w:val="008400A0"/>
    <w:rsid w:val="00840217"/>
    <w:rsid w:val="008408A4"/>
    <w:rsid w:val="0084479C"/>
    <w:rsid w:val="00844812"/>
    <w:rsid w:val="00845028"/>
    <w:rsid w:val="0084502B"/>
    <w:rsid w:val="00845F7B"/>
    <w:rsid w:val="008501C2"/>
    <w:rsid w:val="00850730"/>
    <w:rsid w:val="00850CC2"/>
    <w:rsid w:val="00852103"/>
    <w:rsid w:val="008530F7"/>
    <w:rsid w:val="008540CF"/>
    <w:rsid w:val="0085440C"/>
    <w:rsid w:val="00855B73"/>
    <w:rsid w:val="00856699"/>
    <w:rsid w:val="0085738D"/>
    <w:rsid w:val="00857E83"/>
    <w:rsid w:val="008604D4"/>
    <w:rsid w:val="008608D1"/>
    <w:rsid w:val="00860B57"/>
    <w:rsid w:val="00862239"/>
    <w:rsid w:val="00862321"/>
    <w:rsid w:val="0086283D"/>
    <w:rsid w:val="00862FAD"/>
    <w:rsid w:val="00863864"/>
    <w:rsid w:val="0086405D"/>
    <w:rsid w:val="00866739"/>
    <w:rsid w:val="00867DD5"/>
    <w:rsid w:val="008705F1"/>
    <w:rsid w:val="008708D6"/>
    <w:rsid w:val="00872359"/>
    <w:rsid w:val="00872C97"/>
    <w:rsid w:val="00873F6E"/>
    <w:rsid w:val="00875196"/>
    <w:rsid w:val="00875DE8"/>
    <w:rsid w:val="0087619E"/>
    <w:rsid w:val="00876A5A"/>
    <w:rsid w:val="00876BF1"/>
    <w:rsid w:val="008778E6"/>
    <w:rsid w:val="00880F4D"/>
    <w:rsid w:val="0088102F"/>
    <w:rsid w:val="00881189"/>
    <w:rsid w:val="00881F74"/>
    <w:rsid w:val="008822C0"/>
    <w:rsid w:val="00883300"/>
    <w:rsid w:val="008834CB"/>
    <w:rsid w:val="0088395D"/>
    <w:rsid w:val="00883B0C"/>
    <w:rsid w:val="008847BD"/>
    <w:rsid w:val="008851AD"/>
    <w:rsid w:val="008852BC"/>
    <w:rsid w:val="00885AD2"/>
    <w:rsid w:val="00886138"/>
    <w:rsid w:val="0088659C"/>
    <w:rsid w:val="00887292"/>
    <w:rsid w:val="00887562"/>
    <w:rsid w:val="00887891"/>
    <w:rsid w:val="00887E1C"/>
    <w:rsid w:val="00890433"/>
    <w:rsid w:val="00890A4B"/>
    <w:rsid w:val="00891633"/>
    <w:rsid w:val="008919AA"/>
    <w:rsid w:val="00891DC4"/>
    <w:rsid w:val="0089315F"/>
    <w:rsid w:val="00894176"/>
    <w:rsid w:val="00894F05"/>
    <w:rsid w:val="00896569"/>
    <w:rsid w:val="0089664C"/>
    <w:rsid w:val="00896B2F"/>
    <w:rsid w:val="00896B9D"/>
    <w:rsid w:val="00896D39"/>
    <w:rsid w:val="00897501"/>
    <w:rsid w:val="00897DF2"/>
    <w:rsid w:val="00897E83"/>
    <w:rsid w:val="008A0204"/>
    <w:rsid w:val="008A0B99"/>
    <w:rsid w:val="008A4B1B"/>
    <w:rsid w:val="008A561E"/>
    <w:rsid w:val="008A57CA"/>
    <w:rsid w:val="008A5CD3"/>
    <w:rsid w:val="008A63DD"/>
    <w:rsid w:val="008A6CF3"/>
    <w:rsid w:val="008A778C"/>
    <w:rsid w:val="008B00E5"/>
    <w:rsid w:val="008B012F"/>
    <w:rsid w:val="008B0C94"/>
    <w:rsid w:val="008B10A3"/>
    <w:rsid w:val="008B199B"/>
    <w:rsid w:val="008B1CF2"/>
    <w:rsid w:val="008B221F"/>
    <w:rsid w:val="008B23DE"/>
    <w:rsid w:val="008B24C4"/>
    <w:rsid w:val="008B2A7F"/>
    <w:rsid w:val="008B2E0A"/>
    <w:rsid w:val="008B380C"/>
    <w:rsid w:val="008B3E3B"/>
    <w:rsid w:val="008B4F72"/>
    <w:rsid w:val="008B5809"/>
    <w:rsid w:val="008B6349"/>
    <w:rsid w:val="008B6632"/>
    <w:rsid w:val="008B68AD"/>
    <w:rsid w:val="008C07C8"/>
    <w:rsid w:val="008C0CE7"/>
    <w:rsid w:val="008C12D7"/>
    <w:rsid w:val="008C2141"/>
    <w:rsid w:val="008C2177"/>
    <w:rsid w:val="008C2AB5"/>
    <w:rsid w:val="008C2C7A"/>
    <w:rsid w:val="008C2EA0"/>
    <w:rsid w:val="008C3322"/>
    <w:rsid w:val="008C362E"/>
    <w:rsid w:val="008C3DF3"/>
    <w:rsid w:val="008C3E07"/>
    <w:rsid w:val="008C3E5E"/>
    <w:rsid w:val="008C4A64"/>
    <w:rsid w:val="008C5206"/>
    <w:rsid w:val="008C5619"/>
    <w:rsid w:val="008C59D3"/>
    <w:rsid w:val="008C625D"/>
    <w:rsid w:val="008C62F1"/>
    <w:rsid w:val="008C68E2"/>
    <w:rsid w:val="008C6B91"/>
    <w:rsid w:val="008D19DF"/>
    <w:rsid w:val="008D28F9"/>
    <w:rsid w:val="008D3A20"/>
    <w:rsid w:val="008D46BA"/>
    <w:rsid w:val="008D4CFF"/>
    <w:rsid w:val="008D4FAE"/>
    <w:rsid w:val="008D50E9"/>
    <w:rsid w:val="008D5B04"/>
    <w:rsid w:val="008D5C4D"/>
    <w:rsid w:val="008D5CB9"/>
    <w:rsid w:val="008D60B3"/>
    <w:rsid w:val="008D611B"/>
    <w:rsid w:val="008D66D8"/>
    <w:rsid w:val="008D678A"/>
    <w:rsid w:val="008D7B3E"/>
    <w:rsid w:val="008E0956"/>
    <w:rsid w:val="008E2390"/>
    <w:rsid w:val="008E36E1"/>
    <w:rsid w:val="008E44E4"/>
    <w:rsid w:val="008E592C"/>
    <w:rsid w:val="008E6558"/>
    <w:rsid w:val="008E65C9"/>
    <w:rsid w:val="008E6C83"/>
    <w:rsid w:val="008E7748"/>
    <w:rsid w:val="008E7B44"/>
    <w:rsid w:val="008E7C22"/>
    <w:rsid w:val="008F0CA2"/>
    <w:rsid w:val="008F12F2"/>
    <w:rsid w:val="008F1F2F"/>
    <w:rsid w:val="008F1F38"/>
    <w:rsid w:val="008F27B7"/>
    <w:rsid w:val="008F3AE3"/>
    <w:rsid w:val="008F45CC"/>
    <w:rsid w:val="008F5C89"/>
    <w:rsid w:val="008F70AC"/>
    <w:rsid w:val="008F78A3"/>
    <w:rsid w:val="008F790F"/>
    <w:rsid w:val="008F7CB4"/>
    <w:rsid w:val="009009EE"/>
    <w:rsid w:val="00900F87"/>
    <w:rsid w:val="00900FAF"/>
    <w:rsid w:val="00902FC9"/>
    <w:rsid w:val="009034B7"/>
    <w:rsid w:val="00903C67"/>
    <w:rsid w:val="009046C8"/>
    <w:rsid w:val="00904C69"/>
    <w:rsid w:val="00905CAC"/>
    <w:rsid w:val="00906E08"/>
    <w:rsid w:val="00911C8E"/>
    <w:rsid w:val="00912690"/>
    <w:rsid w:val="009129CD"/>
    <w:rsid w:val="009129DB"/>
    <w:rsid w:val="00913365"/>
    <w:rsid w:val="00913E39"/>
    <w:rsid w:val="00913EFF"/>
    <w:rsid w:val="0091525B"/>
    <w:rsid w:val="0091646B"/>
    <w:rsid w:val="00916814"/>
    <w:rsid w:val="009173E1"/>
    <w:rsid w:val="0091787B"/>
    <w:rsid w:val="009178EA"/>
    <w:rsid w:val="009204B2"/>
    <w:rsid w:val="00921166"/>
    <w:rsid w:val="00922C43"/>
    <w:rsid w:val="00923549"/>
    <w:rsid w:val="00923722"/>
    <w:rsid w:val="00924147"/>
    <w:rsid w:val="00925AED"/>
    <w:rsid w:val="00925CC4"/>
    <w:rsid w:val="0092601D"/>
    <w:rsid w:val="009263A4"/>
    <w:rsid w:val="00926481"/>
    <w:rsid w:val="009266B9"/>
    <w:rsid w:val="009266C6"/>
    <w:rsid w:val="00926CD2"/>
    <w:rsid w:val="009270E6"/>
    <w:rsid w:val="0092741C"/>
    <w:rsid w:val="00927C37"/>
    <w:rsid w:val="009318E1"/>
    <w:rsid w:val="00931FFA"/>
    <w:rsid w:val="0093235E"/>
    <w:rsid w:val="0093243A"/>
    <w:rsid w:val="00932D84"/>
    <w:rsid w:val="009342A3"/>
    <w:rsid w:val="0093491A"/>
    <w:rsid w:val="0093525F"/>
    <w:rsid w:val="009362FD"/>
    <w:rsid w:val="00936F47"/>
    <w:rsid w:val="0094005B"/>
    <w:rsid w:val="0094011D"/>
    <w:rsid w:val="00940EAC"/>
    <w:rsid w:val="00941BBF"/>
    <w:rsid w:val="0094225F"/>
    <w:rsid w:val="0094377C"/>
    <w:rsid w:val="00944199"/>
    <w:rsid w:val="00944516"/>
    <w:rsid w:val="009447A6"/>
    <w:rsid w:val="00944EA4"/>
    <w:rsid w:val="00944EF2"/>
    <w:rsid w:val="00945532"/>
    <w:rsid w:val="0094587B"/>
    <w:rsid w:val="00945AB6"/>
    <w:rsid w:val="00946B3F"/>
    <w:rsid w:val="00946B9A"/>
    <w:rsid w:val="00946FB5"/>
    <w:rsid w:val="00947BF1"/>
    <w:rsid w:val="0095066F"/>
    <w:rsid w:val="00950928"/>
    <w:rsid w:val="00950EF0"/>
    <w:rsid w:val="00951E83"/>
    <w:rsid w:val="0095289B"/>
    <w:rsid w:val="009529BA"/>
    <w:rsid w:val="00952C6C"/>
    <w:rsid w:val="009533F5"/>
    <w:rsid w:val="009536C4"/>
    <w:rsid w:val="00954707"/>
    <w:rsid w:val="00955DD8"/>
    <w:rsid w:val="009573FE"/>
    <w:rsid w:val="00957A7B"/>
    <w:rsid w:val="0096022B"/>
    <w:rsid w:val="009618F1"/>
    <w:rsid w:val="0096618A"/>
    <w:rsid w:val="0096649C"/>
    <w:rsid w:val="009667E2"/>
    <w:rsid w:val="00966CAD"/>
    <w:rsid w:val="00967748"/>
    <w:rsid w:val="0096787D"/>
    <w:rsid w:val="00967E47"/>
    <w:rsid w:val="00970820"/>
    <w:rsid w:val="00970F90"/>
    <w:rsid w:val="009712FE"/>
    <w:rsid w:val="00972D4B"/>
    <w:rsid w:val="00973254"/>
    <w:rsid w:val="00974788"/>
    <w:rsid w:val="00974C85"/>
    <w:rsid w:val="00975620"/>
    <w:rsid w:val="0097621A"/>
    <w:rsid w:val="00976D19"/>
    <w:rsid w:val="00976E5C"/>
    <w:rsid w:val="009774BC"/>
    <w:rsid w:val="009775DC"/>
    <w:rsid w:val="00977839"/>
    <w:rsid w:val="00977B70"/>
    <w:rsid w:val="00977E05"/>
    <w:rsid w:val="00977EA3"/>
    <w:rsid w:val="0098104A"/>
    <w:rsid w:val="009812AD"/>
    <w:rsid w:val="00981B92"/>
    <w:rsid w:val="00981BD3"/>
    <w:rsid w:val="009843E5"/>
    <w:rsid w:val="009848D7"/>
    <w:rsid w:val="00985818"/>
    <w:rsid w:val="00985DC9"/>
    <w:rsid w:val="009869AC"/>
    <w:rsid w:val="00986A53"/>
    <w:rsid w:val="00987630"/>
    <w:rsid w:val="0098764C"/>
    <w:rsid w:val="0098793A"/>
    <w:rsid w:val="00990B9D"/>
    <w:rsid w:val="00991C9B"/>
    <w:rsid w:val="00993400"/>
    <w:rsid w:val="00993919"/>
    <w:rsid w:val="00994291"/>
    <w:rsid w:val="009945B1"/>
    <w:rsid w:val="00995414"/>
    <w:rsid w:val="00995506"/>
    <w:rsid w:val="009957FF"/>
    <w:rsid w:val="00995845"/>
    <w:rsid w:val="00995E79"/>
    <w:rsid w:val="0099616B"/>
    <w:rsid w:val="00996794"/>
    <w:rsid w:val="00997B09"/>
    <w:rsid w:val="00997BF7"/>
    <w:rsid w:val="00997BFD"/>
    <w:rsid w:val="009A0516"/>
    <w:rsid w:val="009A1780"/>
    <w:rsid w:val="009A1857"/>
    <w:rsid w:val="009A323B"/>
    <w:rsid w:val="009A4D52"/>
    <w:rsid w:val="009A5186"/>
    <w:rsid w:val="009A6F36"/>
    <w:rsid w:val="009B049E"/>
    <w:rsid w:val="009B1631"/>
    <w:rsid w:val="009B2696"/>
    <w:rsid w:val="009B2FC0"/>
    <w:rsid w:val="009B33AB"/>
    <w:rsid w:val="009B3E39"/>
    <w:rsid w:val="009B40A8"/>
    <w:rsid w:val="009B42E0"/>
    <w:rsid w:val="009B4350"/>
    <w:rsid w:val="009B4880"/>
    <w:rsid w:val="009B5FD3"/>
    <w:rsid w:val="009B68FE"/>
    <w:rsid w:val="009B7DE2"/>
    <w:rsid w:val="009C06C5"/>
    <w:rsid w:val="009C08A4"/>
    <w:rsid w:val="009C1AEF"/>
    <w:rsid w:val="009C2156"/>
    <w:rsid w:val="009C36BC"/>
    <w:rsid w:val="009C3D50"/>
    <w:rsid w:val="009C43AD"/>
    <w:rsid w:val="009C475E"/>
    <w:rsid w:val="009C56EC"/>
    <w:rsid w:val="009C5E6A"/>
    <w:rsid w:val="009C5EBA"/>
    <w:rsid w:val="009C6164"/>
    <w:rsid w:val="009D0058"/>
    <w:rsid w:val="009D0382"/>
    <w:rsid w:val="009D075C"/>
    <w:rsid w:val="009D102C"/>
    <w:rsid w:val="009D162B"/>
    <w:rsid w:val="009D1F05"/>
    <w:rsid w:val="009D27CE"/>
    <w:rsid w:val="009D2823"/>
    <w:rsid w:val="009D2E77"/>
    <w:rsid w:val="009D335D"/>
    <w:rsid w:val="009D42D3"/>
    <w:rsid w:val="009D476D"/>
    <w:rsid w:val="009D4781"/>
    <w:rsid w:val="009D5E9A"/>
    <w:rsid w:val="009D6411"/>
    <w:rsid w:val="009D7856"/>
    <w:rsid w:val="009E041D"/>
    <w:rsid w:val="009E05B2"/>
    <w:rsid w:val="009E0B72"/>
    <w:rsid w:val="009E2199"/>
    <w:rsid w:val="009E2A7F"/>
    <w:rsid w:val="009E2EF8"/>
    <w:rsid w:val="009E2FA2"/>
    <w:rsid w:val="009E4B01"/>
    <w:rsid w:val="009E4FFA"/>
    <w:rsid w:val="009E50F5"/>
    <w:rsid w:val="009E5E84"/>
    <w:rsid w:val="009E614A"/>
    <w:rsid w:val="009E6156"/>
    <w:rsid w:val="009E61A4"/>
    <w:rsid w:val="009E6A5B"/>
    <w:rsid w:val="009E6EE9"/>
    <w:rsid w:val="009E7F16"/>
    <w:rsid w:val="009F05E7"/>
    <w:rsid w:val="009F17DC"/>
    <w:rsid w:val="009F3A57"/>
    <w:rsid w:val="009F410C"/>
    <w:rsid w:val="009F52BA"/>
    <w:rsid w:val="009F6838"/>
    <w:rsid w:val="009F7070"/>
    <w:rsid w:val="009F7EE1"/>
    <w:rsid w:val="00A0055E"/>
    <w:rsid w:val="00A007DC"/>
    <w:rsid w:val="00A00B89"/>
    <w:rsid w:val="00A0146D"/>
    <w:rsid w:val="00A02E1A"/>
    <w:rsid w:val="00A03827"/>
    <w:rsid w:val="00A03AF1"/>
    <w:rsid w:val="00A03D29"/>
    <w:rsid w:val="00A04A09"/>
    <w:rsid w:val="00A051E7"/>
    <w:rsid w:val="00A05423"/>
    <w:rsid w:val="00A05533"/>
    <w:rsid w:val="00A05855"/>
    <w:rsid w:val="00A05AD5"/>
    <w:rsid w:val="00A062CC"/>
    <w:rsid w:val="00A10A26"/>
    <w:rsid w:val="00A10FA5"/>
    <w:rsid w:val="00A111D1"/>
    <w:rsid w:val="00A11A0E"/>
    <w:rsid w:val="00A12617"/>
    <w:rsid w:val="00A12F92"/>
    <w:rsid w:val="00A133A4"/>
    <w:rsid w:val="00A13509"/>
    <w:rsid w:val="00A14036"/>
    <w:rsid w:val="00A14EA7"/>
    <w:rsid w:val="00A151A8"/>
    <w:rsid w:val="00A15A70"/>
    <w:rsid w:val="00A16225"/>
    <w:rsid w:val="00A1641C"/>
    <w:rsid w:val="00A165ED"/>
    <w:rsid w:val="00A177A7"/>
    <w:rsid w:val="00A2071C"/>
    <w:rsid w:val="00A21202"/>
    <w:rsid w:val="00A21DF3"/>
    <w:rsid w:val="00A22403"/>
    <w:rsid w:val="00A2348E"/>
    <w:rsid w:val="00A248FF"/>
    <w:rsid w:val="00A24CA9"/>
    <w:rsid w:val="00A24F9F"/>
    <w:rsid w:val="00A25011"/>
    <w:rsid w:val="00A26757"/>
    <w:rsid w:val="00A267E8"/>
    <w:rsid w:val="00A26B13"/>
    <w:rsid w:val="00A2744F"/>
    <w:rsid w:val="00A27717"/>
    <w:rsid w:val="00A304D4"/>
    <w:rsid w:val="00A31447"/>
    <w:rsid w:val="00A32610"/>
    <w:rsid w:val="00A32C8F"/>
    <w:rsid w:val="00A32FD1"/>
    <w:rsid w:val="00A34319"/>
    <w:rsid w:val="00A3465B"/>
    <w:rsid w:val="00A346DD"/>
    <w:rsid w:val="00A34CE2"/>
    <w:rsid w:val="00A34F9B"/>
    <w:rsid w:val="00A3509E"/>
    <w:rsid w:val="00A363CD"/>
    <w:rsid w:val="00A3769E"/>
    <w:rsid w:val="00A40A13"/>
    <w:rsid w:val="00A421B9"/>
    <w:rsid w:val="00A42A88"/>
    <w:rsid w:val="00A42D2A"/>
    <w:rsid w:val="00A433B6"/>
    <w:rsid w:val="00A43D1B"/>
    <w:rsid w:val="00A43EAC"/>
    <w:rsid w:val="00A46477"/>
    <w:rsid w:val="00A468D4"/>
    <w:rsid w:val="00A46DB6"/>
    <w:rsid w:val="00A47B93"/>
    <w:rsid w:val="00A47CD5"/>
    <w:rsid w:val="00A50FD2"/>
    <w:rsid w:val="00A5233D"/>
    <w:rsid w:val="00A52F72"/>
    <w:rsid w:val="00A536FE"/>
    <w:rsid w:val="00A54E72"/>
    <w:rsid w:val="00A55223"/>
    <w:rsid w:val="00A555EF"/>
    <w:rsid w:val="00A55A23"/>
    <w:rsid w:val="00A55B53"/>
    <w:rsid w:val="00A55F6E"/>
    <w:rsid w:val="00A563B3"/>
    <w:rsid w:val="00A56848"/>
    <w:rsid w:val="00A571CC"/>
    <w:rsid w:val="00A6012E"/>
    <w:rsid w:val="00A60FF2"/>
    <w:rsid w:val="00A6101C"/>
    <w:rsid w:val="00A61B9F"/>
    <w:rsid w:val="00A61C80"/>
    <w:rsid w:val="00A637CD"/>
    <w:rsid w:val="00A655E1"/>
    <w:rsid w:val="00A6584F"/>
    <w:rsid w:val="00A65ACB"/>
    <w:rsid w:val="00A65B9C"/>
    <w:rsid w:val="00A65E0D"/>
    <w:rsid w:val="00A663D4"/>
    <w:rsid w:val="00A667E6"/>
    <w:rsid w:val="00A66AE2"/>
    <w:rsid w:val="00A67546"/>
    <w:rsid w:val="00A6756A"/>
    <w:rsid w:val="00A67936"/>
    <w:rsid w:val="00A7015D"/>
    <w:rsid w:val="00A711A3"/>
    <w:rsid w:val="00A71630"/>
    <w:rsid w:val="00A727AD"/>
    <w:rsid w:val="00A72828"/>
    <w:rsid w:val="00A72F85"/>
    <w:rsid w:val="00A73BC4"/>
    <w:rsid w:val="00A74BC7"/>
    <w:rsid w:val="00A75D78"/>
    <w:rsid w:val="00A765FB"/>
    <w:rsid w:val="00A76DB7"/>
    <w:rsid w:val="00A7771A"/>
    <w:rsid w:val="00A817CB"/>
    <w:rsid w:val="00A8234A"/>
    <w:rsid w:val="00A83561"/>
    <w:rsid w:val="00A83D6D"/>
    <w:rsid w:val="00A84BFD"/>
    <w:rsid w:val="00A84C6B"/>
    <w:rsid w:val="00A850F0"/>
    <w:rsid w:val="00A855F2"/>
    <w:rsid w:val="00A859B7"/>
    <w:rsid w:val="00A86642"/>
    <w:rsid w:val="00A867E8"/>
    <w:rsid w:val="00A86926"/>
    <w:rsid w:val="00A9077E"/>
    <w:rsid w:val="00A91080"/>
    <w:rsid w:val="00A9126A"/>
    <w:rsid w:val="00A912E0"/>
    <w:rsid w:val="00A91451"/>
    <w:rsid w:val="00A91FAA"/>
    <w:rsid w:val="00A9226E"/>
    <w:rsid w:val="00A92EEC"/>
    <w:rsid w:val="00A92FDE"/>
    <w:rsid w:val="00A9324D"/>
    <w:rsid w:val="00A93C39"/>
    <w:rsid w:val="00A93E39"/>
    <w:rsid w:val="00A93F99"/>
    <w:rsid w:val="00A9452B"/>
    <w:rsid w:val="00A94ADA"/>
    <w:rsid w:val="00A95767"/>
    <w:rsid w:val="00A95809"/>
    <w:rsid w:val="00A96B84"/>
    <w:rsid w:val="00A96DE5"/>
    <w:rsid w:val="00A97D54"/>
    <w:rsid w:val="00AA10B1"/>
    <w:rsid w:val="00AA135A"/>
    <w:rsid w:val="00AA22A0"/>
    <w:rsid w:val="00AA270E"/>
    <w:rsid w:val="00AA3144"/>
    <w:rsid w:val="00AA357F"/>
    <w:rsid w:val="00AA4045"/>
    <w:rsid w:val="00AA544B"/>
    <w:rsid w:val="00AA7501"/>
    <w:rsid w:val="00AA7E93"/>
    <w:rsid w:val="00AB022A"/>
    <w:rsid w:val="00AB0A72"/>
    <w:rsid w:val="00AB0DC8"/>
    <w:rsid w:val="00AB127A"/>
    <w:rsid w:val="00AB1A0B"/>
    <w:rsid w:val="00AB1D02"/>
    <w:rsid w:val="00AB1FCA"/>
    <w:rsid w:val="00AB235B"/>
    <w:rsid w:val="00AB25A4"/>
    <w:rsid w:val="00AB2AF0"/>
    <w:rsid w:val="00AB334F"/>
    <w:rsid w:val="00AB3DC5"/>
    <w:rsid w:val="00AB4886"/>
    <w:rsid w:val="00AB4A31"/>
    <w:rsid w:val="00AB4ABD"/>
    <w:rsid w:val="00AB6DB6"/>
    <w:rsid w:val="00AB71AA"/>
    <w:rsid w:val="00AC0308"/>
    <w:rsid w:val="00AC085D"/>
    <w:rsid w:val="00AC1941"/>
    <w:rsid w:val="00AC1C26"/>
    <w:rsid w:val="00AC3C52"/>
    <w:rsid w:val="00AC46A5"/>
    <w:rsid w:val="00AC488B"/>
    <w:rsid w:val="00AC50C3"/>
    <w:rsid w:val="00AC5412"/>
    <w:rsid w:val="00AC5AAA"/>
    <w:rsid w:val="00AC5BF8"/>
    <w:rsid w:val="00AC6324"/>
    <w:rsid w:val="00AC6407"/>
    <w:rsid w:val="00AC6DFD"/>
    <w:rsid w:val="00AC6E9F"/>
    <w:rsid w:val="00AC7F75"/>
    <w:rsid w:val="00AD0330"/>
    <w:rsid w:val="00AD1606"/>
    <w:rsid w:val="00AD1D6B"/>
    <w:rsid w:val="00AD1FB3"/>
    <w:rsid w:val="00AD22F9"/>
    <w:rsid w:val="00AD2300"/>
    <w:rsid w:val="00AD2BD8"/>
    <w:rsid w:val="00AD3DA5"/>
    <w:rsid w:val="00AD4721"/>
    <w:rsid w:val="00AD4ADA"/>
    <w:rsid w:val="00AD6290"/>
    <w:rsid w:val="00AD68B4"/>
    <w:rsid w:val="00AD6B06"/>
    <w:rsid w:val="00AD71E8"/>
    <w:rsid w:val="00AD7842"/>
    <w:rsid w:val="00AD7CE4"/>
    <w:rsid w:val="00AE0332"/>
    <w:rsid w:val="00AE0472"/>
    <w:rsid w:val="00AE0590"/>
    <w:rsid w:val="00AE154A"/>
    <w:rsid w:val="00AE16C5"/>
    <w:rsid w:val="00AE1747"/>
    <w:rsid w:val="00AE1D53"/>
    <w:rsid w:val="00AE33CA"/>
    <w:rsid w:val="00AE37A3"/>
    <w:rsid w:val="00AE637B"/>
    <w:rsid w:val="00AE679D"/>
    <w:rsid w:val="00AE74FB"/>
    <w:rsid w:val="00AE7A1C"/>
    <w:rsid w:val="00AF0FBA"/>
    <w:rsid w:val="00AF1E2C"/>
    <w:rsid w:val="00AF2F0F"/>
    <w:rsid w:val="00AF355F"/>
    <w:rsid w:val="00AF3742"/>
    <w:rsid w:val="00AF416E"/>
    <w:rsid w:val="00AF5001"/>
    <w:rsid w:val="00AF51D3"/>
    <w:rsid w:val="00AF54FF"/>
    <w:rsid w:val="00AF58D0"/>
    <w:rsid w:val="00AF6A75"/>
    <w:rsid w:val="00AF6B42"/>
    <w:rsid w:val="00AF78D9"/>
    <w:rsid w:val="00B00820"/>
    <w:rsid w:val="00B01AE1"/>
    <w:rsid w:val="00B03CA8"/>
    <w:rsid w:val="00B04188"/>
    <w:rsid w:val="00B04D30"/>
    <w:rsid w:val="00B05FEB"/>
    <w:rsid w:val="00B0625D"/>
    <w:rsid w:val="00B062F6"/>
    <w:rsid w:val="00B06772"/>
    <w:rsid w:val="00B102AF"/>
    <w:rsid w:val="00B10B6D"/>
    <w:rsid w:val="00B10DB3"/>
    <w:rsid w:val="00B11209"/>
    <w:rsid w:val="00B12052"/>
    <w:rsid w:val="00B13B40"/>
    <w:rsid w:val="00B141CA"/>
    <w:rsid w:val="00B14EE7"/>
    <w:rsid w:val="00B1528D"/>
    <w:rsid w:val="00B1542C"/>
    <w:rsid w:val="00B15504"/>
    <w:rsid w:val="00B16FAA"/>
    <w:rsid w:val="00B16FDA"/>
    <w:rsid w:val="00B17129"/>
    <w:rsid w:val="00B17708"/>
    <w:rsid w:val="00B17AFD"/>
    <w:rsid w:val="00B20C7C"/>
    <w:rsid w:val="00B21549"/>
    <w:rsid w:val="00B21C83"/>
    <w:rsid w:val="00B21CFD"/>
    <w:rsid w:val="00B21DBB"/>
    <w:rsid w:val="00B224CC"/>
    <w:rsid w:val="00B2443D"/>
    <w:rsid w:val="00B24E57"/>
    <w:rsid w:val="00B253C3"/>
    <w:rsid w:val="00B256CF"/>
    <w:rsid w:val="00B2641D"/>
    <w:rsid w:val="00B26B3A"/>
    <w:rsid w:val="00B26C0E"/>
    <w:rsid w:val="00B274D3"/>
    <w:rsid w:val="00B32138"/>
    <w:rsid w:val="00B3283C"/>
    <w:rsid w:val="00B3361C"/>
    <w:rsid w:val="00B33B6A"/>
    <w:rsid w:val="00B33C52"/>
    <w:rsid w:val="00B33F85"/>
    <w:rsid w:val="00B34000"/>
    <w:rsid w:val="00B34AE2"/>
    <w:rsid w:val="00B34BB1"/>
    <w:rsid w:val="00B34FDF"/>
    <w:rsid w:val="00B352AA"/>
    <w:rsid w:val="00B35F36"/>
    <w:rsid w:val="00B364D2"/>
    <w:rsid w:val="00B36BD2"/>
    <w:rsid w:val="00B3765D"/>
    <w:rsid w:val="00B37C48"/>
    <w:rsid w:val="00B406DF"/>
    <w:rsid w:val="00B40A41"/>
    <w:rsid w:val="00B41A90"/>
    <w:rsid w:val="00B42419"/>
    <w:rsid w:val="00B42FD2"/>
    <w:rsid w:val="00B45466"/>
    <w:rsid w:val="00B462B9"/>
    <w:rsid w:val="00B46C87"/>
    <w:rsid w:val="00B46F5D"/>
    <w:rsid w:val="00B47BC9"/>
    <w:rsid w:val="00B511F5"/>
    <w:rsid w:val="00B515A5"/>
    <w:rsid w:val="00B51B9F"/>
    <w:rsid w:val="00B51DC4"/>
    <w:rsid w:val="00B52B53"/>
    <w:rsid w:val="00B53223"/>
    <w:rsid w:val="00B53983"/>
    <w:rsid w:val="00B55B37"/>
    <w:rsid w:val="00B56AC6"/>
    <w:rsid w:val="00B56FC3"/>
    <w:rsid w:val="00B604B3"/>
    <w:rsid w:val="00B60553"/>
    <w:rsid w:val="00B60A1D"/>
    <w:rsid w:val="00B6105A"/>
    <w:rsid w:val="00B62DF9"/>
    <w:rsid w:val="00B64384"/>
    <w:rsid w:val="00B64517"/>
    <w:rsid w:val="00B64D18"/>
    <w:rsid w:val="00B64E60"/>
    <w:rsid w:val="00B65C04"/>
    <w:rsid w:val="00B6665D"/>
    <w:rsid w:val="00B66CEA"/>
    <w:rsid w:val="00B678F2"/>
    <w:rsid w:val="00B67AE3"/>
    <w:rsid w:val="00B67B8B"/>
    <w:rsid w:val="00B709D9"/>
    <w:rsid w:val="00B7165D"/>
    <w:rsid w:val="00B71CF0"/>
    <w:rsid w:val="00B71F39"/>
    <w:rsid w:val="00B72FAB"/>
    <w:rsid w:val="00B738C7"/>
    <w:rsid w:val="00B744C6"/>
    <w:rsid w:val="00B745D5"/>
    <w:rsid w:val="00B74A42"/>
    <w:rsid w:val="00B75215"/>
    <w:rsid w:val="00B76BC3"/>
    <w:rsid w:val="00B777D0"/>
    <w:rsid w:val="00B77991"/>
    <w:rsid w:val="00B80AA6"/>
    <w:rsid w:val="00B80BC8"/>
    <w:rsid w:val="00B8127C"/>
    <w:rsid w:val="00B820FC"/>
    <w:rsid w:val="00B83377"/>
    <w:rsid w:val="00B83775"/>
    <w:rsid w:val="00B838D6"/>
    <w:rsid w:val="00B8416C"/>
    <w:rsid w:val="00B843D6"/>
    <w:rsid w:val="00B85238"/>
    <w:rsid w:val="00B85384"/>
    <w:rsid w:val="00B85FF4"/>
    <w:rsid w:val="00B864B7"/>
    <w:rsid w:val="00B878D1"/>
    <w:rsid w:val="00B879E2"/>
    <w:rsid w:val="00B90429"/>
    <w:rsid w:val="00B9137C"/>
    <w:rsid w:val="00B91645"/>
    <w:rsid w:val="00B93FE0"/>
    <w:rsid w:val="00B94B89"/>
    <w:rsid w:val="00B95196"/>
    <w:rsid w:val="00B95B2F"/>
    <w:rsid w:val="00B968FB"/>
    <w:rsid w:val="00B975AA"/>
    <w:rsid w:val="00B9765B"/>
    <w:rsid w:val="00B977C8"/>
    <w:rsid w:val="00BA011D"/>
    <w:rsid w:val="00BA0FB9"/>
    <w:rsid w:val="00BA1403"/>
    <w:rsid w:val="00BA1B7A"/>
    <w:rsid w:val="00BA1BFB"/>
    <w:rsid w:val="00BA31A5"/>
    <w:rsid w:val="00BA3B18"/>
    <w:rsid w:val="00BA3FB5"/>
    <w:rsid w:val="00BA3FE1"/>
    <w:rsid w:val="00BA47FA"/>
    <w:rsid w:val="00BA4A11"/>
    <w:rsid w:val="00BA4A72"/>
    <w:rsid w:val="00BA578C"/>
    <w:rsid w:val="00BA5F41"/>
    <w:rsid w:val="00BA770E"/>
    <w:rsid w:val="00BA7820"/>
    <w:rsid w:val="00BB0B30"/>
    <w:rsid w:val="00BB0FB7"/>
    <w:rsid w:val="00BB1C42"/>
    <w:rsid w:val="00BB1D81"/>
    <w:rsid w:val="00BB2126"/>
    <w:rsid w:val="00BB273A"/>
    <w:rsid w:val="00BB311F"/>
    <w:rsid w:val="00BB3225"/>
    <w:rsid w:val="00BB3756"/>
    <w:rsid w:val="00BB3EBD"/>
    <w:rsid w:val="00BB435D"/>
    <w:rsid w:val="00BB5B4A"/>
    <w:rsid w:val="00BB5DB7"/>
    <w:rsid w:val="00BB6BEB"/>
    <w:rsid w:val="00BB7A29"/>
    <w:rsid w:val="00BB7A32"/>
    <w:rsid w:val="00BC0A37"/>
    <w:rsid w:val="00BC0C69"/>
    <w:rsid w:val="00BC1FEF"/>
    <w:rsid w:val="00BC2407"/>
    <w:rsid w:val="00BC249A"/>
    <w:rsid w:val="00BC2D73"/>
    <w:rsid w:val="00BC38AA"/>
    <w:rsid w:val="00BC3EBA"/>
    <w:rsid w:val="00BC482D"/>
    <w:rsid w:val="00BC4CA0"/>
    <w:rsid w:val="00BC5088"/>
    <w:rsid w:val="00BC55DA"/>
    <w:rsid w:val="00BC636E"/>
    <w:rsid w:val="00BD06CF"/>
    <w:rsid w:val="00BD0E08"/>
    <w:rsid w:val="00BD10C4"/>
    <w:rsid w:val="00BD14F9"/>
    <w:rsid w:val="00BD18BA"/>
    <w:rsid w:val="00BD196B"/>
    <w:rsid w:val="00BD22F4"/>
    <w:rsid w:val="00BD2DD4"/>
    <w:rsid w:val="00BD2E3A"/>
    <w:rsid w:val="00BD441B"/>
    <w:rsid w:val="00BD4B7F"/>
    <w:rsid w:val="00BD57EE"/>
    <w:rsid w:val="00BD57F3"/>
    <w:rsid w:val="00BD5F65"/>
    <w:rsid w:val="00BD675D"/>
    <w:rsid w:val="00BD6D70"/>
    <w:rsid w:val="00BD7256"/>
    <w:rsid w:val="00BD7A2F"/>
    <w:rsid w:val="00BD7BE7"/>
    <w:rsid w:val="00BE069F"/>
    <w:rsid w:val="00BE0C9E"/>
    <w:rsid w:val="00BE19A8"/>
    <w:rsid w:val="00BE22B6"/>
    <w:rsid w:val="00BE240F"/>
    <w:rsid w:val="00BE2553"/>
    <w:rsid w:val="00BE2FF3"/>
    <w:rsid w:val="00BE30BF"/>
    <w:rsid w:val="00BE3CD1"/>
    <w:rsid w:val="00BE41DC"/>
    <w:rsid w:val="00BE46C3"/>
    <w:rsid w:val="00BE4CE0"/>
    <w:rsid w:val="00BE4E8F"/>
    <w:rsid w:val="00BE52A6"/>
    <w:rsid w:val="00BE6492"/>
    <w:rsid w:val="00BE714F"/>
    <w:rsid w:val="00BE780A"/>
    <w:rsid w:val="00BE7FB6"/>
    <w:rsid w:val="00BF10C0"/>
    <w:rsid w:val="00BF18E4"/>
    <w:rsid w:val="00BF1A50"/>
    <w:rsid w:val="00BF342E"/>
    <w:rsid w:val="00BF41C7"/>
    <w:rsid w:val="00BF446B"/>
    <w:rsid w:val="00BF479D"/>
    <w:rsid w:val="00BF4DBF"/>
    <w:rsid w:val="00BF50AF"/>
    <w:rsid w:val="00BF50CD"/>
    <w:rsid w:val="00BF5471"/>
    <w:rsid w:val="00BF56B0"/>
    <w:rsid w:val="00BF5A50"/>
    <w:rsid w:val="00BF6BC3"/>
    <w:rsid w:val="00C01456"/>
    <w:rsid w:val="00C021DB"/>
    <w:rsid w:val="00C03002"/>
    <w:rsid w:val="00C03A6D"/>
    <w:rsid w:val="00C03F12"/>
    <w:rsid w:val="00C05B58"/>
    <w:rsid w:val="00C05D3F"/>
    <w:rsid w:val="00C066A4"/>
    <w:rsid w:val="00C06AFB"/>
    <w:rsid w:val="00C07133"/>
    <w:rsid w:val="00C07A5F"/>
    <w:rsid w:val="00C104A2"/>
    <w:rsid w:val="00C10B8E"/>
    <w:rsid w:val="00C11B7F"/>
    <w:rsid w:val="00C131C5"/>
    <w:rsid w:val="00C13560"/>
    <w:rsid w:val="00C13E2D"/>
    <w:rsid w:val="00C1438F"/>
    <w:rsid w:val="00C146BC"/>
    <w:rsid w:val="00C155E9"/>
    <w:rsid w:val="00C16A4C"/>
    <w:rsid w:val="00C1772E"/>
    <w:rsid w:val="00C20929"/>
    <w:rsid w:val="00C217EB"/>
    <w:rsid w:val="00C2221A"/>
    <w:rsid w:val="00C22B0F"/>
    <w:rsid w:val="00C23D60"/>
    <w:rsid w:val="00C24165"/>
    <w:rsid w:val="00C251D2"/>
    <w:rsid w:val="00C254D1"/>
    <w:rsid w:val="00C2553B"/>
    <w:rsid w:val="00C30803"/>
    <w:rsid w:val="00C309A6"/>
    <w:rsid w:val="00C30E2B"/>
    <w:rsid w:val="00C30EE6"/>
    <w:rsid w:val="00C31925"/>
    <w:rsid w:val="00C32B09"/>
    <w:rsid w:val="00C33270"/>
    <w:rsid w:val="00C33388"/>
    <w:rsid w:val="00C33435"/>
    <w:rsid w:val="00C35CD4"/>
    <w:rsid w:val="00C3635E"/>
    <w:rsid w:val="00C36CA0"/>
    <w:rsid w:val="00C36DD1"/>
    <w:rsid w:val="00C37091"/>
    <w:rsid w:val="00C37447"/>
    <w:rsid w:val="00C41763"/>
    <w:rsid w:val="00C41BD9"/>
    <w:rsid w:val="00C42172"/>
    <w:rsid w:val="00C434A2"/>
    <w:rsid w:val="00C43648"/>
    <w:rsid w:val="00C43D3A"/>
    <w:rsid w:val="00C446C8"/>
    <w:rsid w:val="00C447B2"/>
    <w:rsid w:val="00C44D31"/>
    <w:rsid w:val="00C44E74"/>
    <w:rsid w:val="00C4696E"/>
    <w:rsid w:val="00C472FA"/>
    <w:rsid w:val="00C479C5"/>
    <w:rsid w:val="00C50319"/>
    <w:rsid w:val="00C507C5"/>
    <w:rsid w:val="00C51A88"/>
    <w:rsid w:val="00C52EBD"/>
    <w:rsid w:val="00C52FBB"/>
    <w:rsid w:val="00C5517F"/>
    <w:rsid w:val="00C5641C"/>
    <w:rsid w:val="00C56840"/>
    <w:rsid w:val="00C6195A"/>
    <w:rsid w:val="00C61B45"/>
    <w:rsid w:val="00C61C40"/>
    <w:rsid w:val="00C62ADD"/>
    <w:rsid w:val="00C62EF0"/>
    <w:rsid w:val="00C6308B"/>
    <w:rsid w:val="00C641C6"/>
    <w:rsid w:val="00C649DE"/>
    <w:rsid w:val="00C65628"/>
    <w:rsid w:val="00C65FBC"/>
    <w:rsid w:val="00C66FBB"/>
    <w:rsid w:val="00C67128"/>
    <w:rsid w:val="00C67CA0"/>
    <w:rsid w:val="00C700A3"/>
    <w:rsid w:val="00C700B0"/>
    <w:rsid w:val="00C707A1"/>
    <w:rsid w:val="00C707B8"/>
    <w:rsid w:val="00C72042"/>
    <w:rsid w:val="00C720DF"/>
    <w:rsid w:val="00C72101"/>
    <w:rsid w:val="00C723D8"/>
    <w:rsid w:val="00C72845"/>
    <w:rsid w:val="00C728B3"/>
    <w:rsid w:val="00C7469A"/>
    <w:rsid w:val="00C74778"/>
    <w:rsid w:val="00C747BE"/>
    <w:rsid w:val="00C76C06"/>
    <w:rsid w:val="00C77366"/>
    <w:rsid w:val="00C775F3"/>
    <w:rsid w:val="00C77B4C"/>
    <w:rsid w:val="00C80AED"/>
    <w:rsid w:val="00C81461"/>
    <w:rsid w:val="00C82003"/>
    <w:rsid w:val="00C8252E"/>
    <w:rsid w:val="00C82901"/>
    <w:rsid w:val="00C82C7A"/>
    <w:rsid w:val="00C82DB1"/>
    <w:rsid w:val="00C8457C"/>
    <w:rsid w:val="00C846C6"/>
    <w:rsid w:val="00C85196"/>
    <w:rsid w:val="00C866BF"/>
    <w:rsid w:val="00C87050"/>
    <w:rsid w:val="00C90681"/>
    <w:rsid w:val="00C90937"/>
    <w:rsid w:val="00C909C8"/>
    <w:rsid w:val="00C90A3A"/>
    <w:rsid w:val="00C9291A"/>
    <w:rsid w:val="00C92CB3"/>
    <w:rsid w:val="00C94207"/>
    <w:rsid w:val="00C943EC"/>
    <w:rsid w:val="00C94A7B"/>
    <w:rsid w:val="00C95527"/>
    <w:rsid w:val="00C957DF"/>
    <w:rsid w:val="00C95C0E"/>
    <w:rsid w:val="00CA0941"/>
    <w:rsid w:val="00CA121A"/>
    <w:rsid w:val="00CA2D6E"/>
    <w:rsid w:val="00CA2F4E"/>
    <w:rsid w:val="00CA31C1"/>
    <w:rsid w:val="00CA4843"/>
    <w:rsid w:val="00CA5658"/>
    <w:rsid w:val="00CA5AB8"/>
    <w:rsid w:val="00CA5C67"/>
    <w:rsid w:val="00CA5D98"/>
    <w:rsid w:val="00CA6547"/>
    <w:rsid w:val="00CA67B6"/>
    <w:rsid w:val="00CA6B6E"/>
    <w:rsid w:val="00CA6B81"/>
    <w:rsid w:val="00CB000A"/>
    <w:rsid w:val="00CB0CDC"/>
    <w:rsid w:val="00CB18C2"/>
    <w:rsid w:val="00CB2DF7"/>
    <w:rsid w:val="00CB3FE9"/>
    <w:rsid w:val="00CB47B4"/>
    <w:rsid w:val="00CB51A9"/>
    <w:rsid w:val="00CB63EE"/>
    <w:rsid w:val="00CB6712"/>
    <w:rsid w:val="00CB6845"/>
    <w:rsid w:val="00CB7D8B"/>
    <w:rsid w:val="00CC0A15"/>
    <w:rsid w:val="00CC0AD4"/>
    <w:rsid w:val="00CC1148"/>
    <w:rsid w:val="00CC11B6"/>
    <w:rsid w:val="00CC169D"/>
    <w:rsid w:val="00CC2E9E"/>
    <w:rsid w:val="00CC472D"/>
    <w:rsid w:val="00CC648A"/>
    <w:rsid w:val="00CC6547"/>
    <w:rsid w:val="00CC6C7C"/>
    <w:rsid w:val="00CC7432"/>
    <w:rsid w:val="00CC745A"/>
    <w:rsid w:val="00CC778A"/>
    <w:rsid w:val="00CD0DC4"/>
    <w:rsid w:val="00CD1077"/>
    <w:rsid w:val="00CD20C0"/>
    <w:rsid w:val="00CD233C"/>
    <w:rsid w:val="00CD34FB"/>
    <w:rsid w:val="00CD3AB5"/>
    <w:rsid w:val="00CD3C6A"/>
    <w:rsid w:val="00CD4AB6"/>
    <w:rsid w:val="00CD4B69"/>
    <w:rsid w:val="00CD4DC9"/>
    <w:rsid w:val="00CD5E9E"/>
    <w:rsid w:val="00CD6458"/>
    <w:rsid w:val="00CD65EA"/>
    <w:rsid w:val="00CD7080"/>
    <w:rsid w:val="00CE03E6"/>
    <w:rsid w:val="00CE05FB"/>
    <w:rsid w:val="00CE1589"/>
    <w:rsid w:val="00CE15E6"/>
    <w:rsid w:val="00CE229B"/>
    <w:rsid w:val="00CE315D"/>
    <w:rsid w:val="00CE3D63"/>
    <w:rsid w:val="00CE3EC9"/>
    <w:rsid w:val="00CE52EA"/>
    <w:rsid w:val="00CE56E0"/>
    <w:rsid w:val="00CE59E0"/>
    <w:rsid w:val="00CE697A"/>
    <w:rsid w:val="00CE7B0E"/>
    <w:rsid w:val="00CE7DA6"/>
    <w:rsid w:val="00CF04E3"/>
    <w:rsid w:val="00CF0BD1"/>
    <w:rsid w:val="00CF0C81"/>
    <w:rsid w:val="00CF0E1B"/>
    <w:rsid w:val="00CF239D"/>
    <w:rsid w:val="00CF2643"/>
    <w:rsid w:val="00CF3D8B"/>
    <w:rsid w:val="00CF4349"/>
    <w:rsid w:val="00CF4842"/>
    <w:rsid w:val="00CF5059"/>
    <w:rsid w:val="00CF508A"/>
    <w:rsid w:val="00CF6933"/>
    <w:rsid w:val="00CF716F"/>
    <w:rsid w:val="00D0006B"/>
    <w:rsid w:val="00D00747"/>
    <w:rsid w:val="00D00857"/>
    <w:rsid w:val="00D012BE"/>
    <w:rsid w:val="00D01C4B"/>
    <w:rsid w:val="00D02119"/>
    <w:rsid w:val="00D02B94"/>
    <w:rsid w:val="00D02FD3"/>
    <w:rsid w:val="00D0334D"/>
    <w:rsid w:val="00D035AC"/>
    <w:rsid w:val="00D03E78"/>
    <w:rsid w:val="00D0483D"/>
    <w:rsid w:val="00D04D62"/>
    <w:rsid w:val="00D057E8"/>
    <w:rsid w:val="00D05A01"/>
    <w:rsid w:val="00D07590"/>
    <w:rsid w:val="00D07AC9"/>
    <w:rsid w:val="00D10223"/>
    <w:rsid w:val="00D107B7"/>
    <w:rsid w:val="00D11031"/>
    <w:rsid w:val="00D1113F"/>
    <w:rsid w:val="00D11C2A"/>
    <w:rsid w:val="00D12515"/>
    <w:rsid w:val="00D127C0"/>
    <w:rsid w:val="00D1297F"/>
    <w:rsid w:val="00D12B54"/>
    <w:rsid w:val="00D13063"/>
    <w:rsid w:val="00D13351"/>
    <w:rsid w:val="00D13A97"/>
    <w:rsid w:val="00D143A9"/>
    <w:rsid w:val="00D145A1"/>
    <w:rsid w:val="00D14F18"/>
    <w:rsid w:val="00D15E8D"/>
    <w:rsid w:val="00D16C89"/>
    <w:rsid w:val="00D1782A"/>
    <w:rsid w:val="00D200DA"/>
    <w:rsid w:val="00D20ACC"/>
    <w:rsid w:val="00D20BB4"/>
    <w:rsid w:val="00D20C01"/>
    <w:rsid w:val="00D231CC"/>
    <w:rsid w:val="00D23921"/>
    <w:rsid w:val="00D23962"/>
    <w:rsid w:val="00D24746"/>
    <w:rsid w:val="00D2611A"/>
    <w:rsid w:val="00D2685B"/>
    <w:rsid w:val="00D26FEB"/>
    <w:rsid w:val="00D2790C"/>
    <w:rsid w:val="00D27BBA"/>
    <w:rsid w:val="00D30E1C"/>
    <w:rsid w:val="00D3173B"/>
    <w:rsid w:val="00D31931"/>
    <w:rsid w:val="00D31B90"/>
    <w:rsid w:val="00D330C5"/>
    <w:rsid w:val="00D3317D"/>
    <w:rsid w:val="00D34427"/>
    <w:rsid w:val="00D37D93"/>
    <w:rsid w:val="00D4017F"/>
    <w:rsid w:val="00D40361"/>
    <w:rsid w:val="00D40628"/>
    <w:rsid w:val="00D408A9"/>
    <w:rsid w:val="00D419FE"/>
    <w:rsid w:val="00D41AB3"/>
    <w:rsid w:val="00D424D2"/>
    <w:rsid w:val="00D4256E"/>
    <w:rsid w:val="00D42D5F"/>
    <w:rsid w:val="00D44E13"/>
    <w:rsid w:val="00D4572B"/>
    <w:rsid w:val="00D476EE"/>
    <w:rsid w:val="00D47CCA"/>
    <w:rsid w:val="00D50174"/>
    <w:rsid w:val="00D50266"/>
    <w:rsid w:val="00D50467"/>
    <w:rsid w:val="00D505DF"/>
    <w:rsid w:val="00D50DEE"/>
    <w:rsid w:val="00D50E98"/>
    <w:rsid w:val="00D51D76"/>
    <w:rsid w:val="00D53F90"/>
    <w:rsid w:val="00D54F46"/>
    <w:rsid w:val="00D55538"/>
    <w:rsid w:val="00D562F0"/>
    <w:rsid w:val="00D5634A"/>
    <w:rsid w:val="00D568D6"/>
    <w:rsid w:val="00D57192"/>
    <w:rsid w:val="00D57415"/>
    <w:rsid w:val="00D577CB"/>
    <w:rsid w:val="00D579B8"/>
    <w:rsid w:val="00D57E40"/>
    <w:rsid w:val="00D603B9"/>
    <w:rsid w:val="00D618C2"/>
    <w:rsid w:val="00D61C1F"/>
    <w:rsid w:val="00D61E45"/>
    <w:rsid w:val="00D62C4E"/>
    <w:rsid w:val="00D62C8C"/>
    <w:rsid w:val="00D6308C"/>
    <w:rsid w:val="00D64874"/>
    <w:rsid w:val="00D64E04"/>
    <w:rsid w:val="00D65948"/>
    <w:rsid w:val="00D659AB"/>
    <w:rsid w:val="00D661D5"/>
    <w:rsid w:val="00D6653B"/>
    <w:rsid w:val="00D67059"/>
    <w:rsid w:val="00D67116"/>
    <w:rsid w:val="00D677FF"/>
    <w:rsid w:val="00D67CF1"/>
    <w:rsid w:val="00D67F61"/>
    <w:rsid w:val="00D7024F"/>
    <w:rsid w:val="00D7095B"/>
    <w:rsid w:val="00D70AA5"/>
    <w:rsid w:val="00D7133E"/>
    <w:rsid w:val="00D7151B"/>
    <w:rsid w:val="00D717D6"/>
    <w:rsid w:val="00D72916"/>
    <w:rsid w:val="00D72CB7"/>
    <w:rsid w:val="00D73F23"/>
    <w:rsid w:val="00D745D7"/>
    <w:rsid w:val="00D75357"/>
    <w:rsid w:val="00D754F8"/>
    <w:rsid w:val="00D755E7"/>
    <w:rsid w:val="00D77692"/>
    <w:rsid w:val="00D77E7F"/>
    <w:rsid w:val="00D80610"/>
    <w:rsid w:val="00D80702"/>
    <w:rsid w:val="00D810AA"/>
    <w:rsid w:val="00D818F3"/>
    <w:rsid w:val="00D82FE9"/>
    <w:rsid w:val="00D83FAF"/>
    <w:rsid w:val="00D84869"/>
    <w:rsid w:val="00D848FE"/>
    <w:rsid w:val="00D84EB1"/>
    <w:rsid w:val="00D85C15"/>
    <w:rsid w:val="00D8682D"/>
    <w:rsid w:val="00D90162"/>
    <w:rsid w:val="00D90BB7"/>
    <w:rsid w:val="00D917EF"/>
    <w:rsid w:val="00D92147"/>
    <w:rsid w:val="00D939D1"/>
    <w:rsid w:val="00D94460"/>
    <w:rsid w:val="00D94D54"/>
    <w:rsid w:val="00D94D85"/>
    <w:rsid w:val="00D95CC8"/>
    <w:rsid w:val="00D96DD6"/>
    <w:rsid w:val="00D97C2F"/>
    <w:rsid w:val="00DA032F"/>
    <w:rsid w:val="00DA0973"/>
    <w:rsid w:val="00DA15C3"/>
    <w:rsid w:val="00DA1E3F"/>
    <w:rsid w:val="00DA2024"/>
    <w:rsid w:val="00DA27E8"/>
    <w:rsid w:val="00DA2833"/>
    <w:rsid w:val="00DA330F"/>
    <w:rsid w:val="00DA36AC"/>
    <w:rsid w:val="00DA3DE1"/>
    <w:rsid w:val="00DA41B2"/>
    <w:rsid w:val="00DA434D"/>
    <w:rsid w:val="00DA474E"/>
    <w:rsid w:val="00DA5FDC"/>
    <w:rsid w:val="00DA62BD"/>
    <w:rsid w:val="00DA6CB4"/>
    <w:rsid w:val="00DA7513"/>
    <w:rsid w:val="00DA79A5"/>
    <w:rsid w:val="00DA7D5F"/>
    <w:rsid w:val="00DA7F7B"/>
    <w:rsid w:val="00DB1B91"/>
    <w:rsid w:val="00DB2541"/>
    <w:rsid w:val="00DB335F"/>
    <w:rsid w:val="00DB3DA5"/>
    <w:rsid w:val="00DB40B8"/>
    <w:rsid w:val="00DB6219"/>
    <w:rsid w:val="00DC1E41"/>
    <w:rsid w:val="00DC1FEE"/>
    <w:rsid w:val="00DC2306"/>
    <w:rsid w:val="00DC23A4"/>
    <w:rsid w:val="00DC3DDD"/>
    <w:rsid w:val="00DC5299"/>
    <w:rsid w:val="00DC6195"/>
    <w:rsid w:val="00DC6857"/>
    <w:rsid w:val="00DC6B5C"/>
    <w:rsid w:val="00DC6FC9"/>
    <w:rsid w:val="00DC739C"/>
    <w:rsid w:val="00DC7B24"/>
    <w:rsid w:val="00DC7E6D"/>
    <w:rsid w:val="00DD0398"/>
    <w:rsid w:val="00DD06F0"/>
    <w:rsid w:val="00DD1A84"/>
    <w:rsid w:val="00DD21BF"/>
    <w:rsid w:val="00DD2C70"/>
    <w:rsid w:val="00DD2E65"/>
    <w:rsid w:val="00DD4882"/>
    <w:rsid w:val="00DD5428"/>
    <w:rsid w:val="00DD6CFE"/>
    <w:rsid w:val="00DD74CA"/>
    <w:rsid w:val="00DE0A76"/>
    <w:rsid w:val="00DE0D1B"/>
    <w:rsid w:val="00DE0E6C"/>
    <w:rsid w:val="00DE12FC"/>
    <w:rsid w:val="00DE2682"/>
    <w:rsid w:val="00DE36F7"/>
    <w:rsid w:val="00DE37E7"/>
    <w:rsid w:val="00DE738A"/>
    <w:rsid w:val="00DE791A"/>
    <w:rsid w:val="00DF187F"/>
    <w:rsid w:val="00DF2386"/>
    <w:rsid w:val="00DF33F2"/>
    <w:rsid w:val="00DF3FD4"/>
    <w:rsid w:val="00DF64A2"/>
    <w:rsid w:val="00DF698E"/>
    <w:rsid w:val="00DF7AA5"/>
    <w:rsid w:val="00E006FE"/>
    <w:rsid w:val="00E011ED"/>
    <w:rsid w:val="00E01DAB"/>
    <w:rsid w:val="00E02A87"/>
    <w:rsid w:val="00E0407B"/>
    <w:rsid w:val="00E041B2"/>
    <w:rsid w:val="00E04200"/>
    <w:rsid w:val="00E04E8D"/>
    <w:rsid w:val="00E05020"/>
    <w:rsid w:val="00E05A6F"/>
    <w:rsid w:val="00E05FBC"/>
    <w:rsid w:val="00E0666B"/>
    <w:rsid w:val="00E07275"/>
    <w:rsid w:val="00E10426"/>
    <w:rsid w:val="00E10668"/>
    <w:rsid w:val="00E119F6"/>
    <w:rsid w:val="00E11CBA"/>
    <w:rsid w:val="00E11CE3"/>
    <w:rsid w:val="00E11E26"/>
    <w:rsid w:val="00E1210C"/>
    <w:rsid w:val="00E126F9"/>
    <w:rsid w:val="00E12924"/>
    <w:rsid w:val="00E137E0"/>
    <w:rsid w:val="00E13B45"/>
    <w:rsid w:val="00E15DA7"/>
    <w:rsid w:val="00E16008"/>
    <w:rsid w:val="00E165C0"/>
    <w:rsid w:val="00E17020"/>
    <w:rsid w:val="00E172AF"/>
    <w:rsid w:val="00E17FBF"/>
    <w:rsid w:val="00E20777"/>
    <w:rsid w:val="00E208FC"/>
    <w:rsid w:val="00E210DF"/>
    <w:rsid w:val="00E21766"/>
    <w:rsid w:val="00E21E09"/>
    <w:rsid w:val="00E220FD"/>
    <w:rsid w:val="00E2337C"/>
    <w:rsid w:val="00E249FE"/>
    <w:rsid w:val="00E25D44"/>
    <w:rsid w:val="00E26D04"/>
    <w:rsid w:val="00E303B7"/>
    <w:rsid w:val="00E307AE"/>
    <w:rsid w:val="00E30C8D"/>
    <w:rsid w:val="00E31E73"/>
    <w:rsid w:val="00E32036"/>
    <w:rsid w:val="00E32514"/>
    <w:rsid w:val="00E3317F"/>
    <w:rsid w:val="00E334A8"/>
    <w:rsid w:val="00E33EFC"/>
    <w:rsid w:val="00E34C5A"/>
    <w:rsid w:val="00E34CD3"/>
    <w:rsid w:val="00E35479"/>
    <w:rsid w:val="00E36118"/>
    <w:rsid w:val="00E36517"/>
    <w:rsid w:val="00E401F4"/>
    <w:rsid w:val="00E40AF0"/>
    <w:rsid w:val="00E42C15"/>
    <w:rsid w:val="00E43F5D"/>
    <w:rsid w:val="00E44CC2"/>
    <w:rsid w:val="00E46499"/>
    <w:rsid w:val="00E46E57"/>
    <w:rsid w:val="00E47AAB"/>
    <w:rsid w:val="00E47C50"/>
    <w:rsid w:val="00E47F1F"/>
    <w:rsid w:val="00E50026"/>
    <w:rsid w:val="00E50885"/>
    <w:rsid w:val="00E518A9"/>
    <w:rsid w:val="00E51EC1"/>
    <w:rsid w:val="00E51F7B"/>
    <w:rsid w:val="00E522CE"/>
    <w:rsid w:val="00E52744"/>
    <w:rsid w:val="00E5288F"/>
    <w:rsid w:val="00E52E42"/>
    <w:rsid w:val="00E52FB4"/>
    <w:rsid w:val="00E53E27"/>
    <w:rsid w:val="00E53E94"/>
    <w:rsid w:val="00E5430E"/>
    <w:rsid w:val="00E55B4F"/>
    <w:rsid w:val="00E56E91"/>
    <w:rsid w:val="00E573F7"/>
    <w:rsid w:val="00E57EB3"/>
    <w:rsid w:val="00E57FD2"/>
    <w:rsid w:val="00E60A9F"/>
    <w:rsid w:val="00E60E5C"/>
    <w:rsid w:val="00E619B9"/>
    <w:rsid w:val="00E62258"/>
    <w:rsid w:val="00E626BF"/>
    <w:rsid w:val="00E62BB4"/>
    <w:rsid w:val="00E64244"/>
    <w:rsid w:val="00E65995"/>
    <w:rsid w:val="00E65EE1"/>
    <w:rsid w:val="00E660C1"/>
    <w:rsid w:val="00E67036"/>
    <w:rsid w:val="00E673DF"/>
    <w:rsid w:val="00E67B3F"/>
    <w:rsid w:val="00E702F4"/>
    <w:rsid w:val="00E70804"/>
    <w:rsid w:val="00E70A4F"/>
    <w:rsid w:val="00E717D6"/>
    <w:rsid w:val="00E71C20"/>
    <w:rsid w:val="00E71E36"/>
    <w:rsid w:val="00E72040"/>
    <w:rsid w:val="00E726BE"/>
    <w:rsid w:val="00E72CDB"/>
    <w:rsid w:val="00E73991"/>
    <w:rsid w:val="00E7443F"/>
    <w:rsid w:val="00E7471F"/>
    <w:rsid w:val="00E76F28"/>
    <w:rsid w:val="00E77288"/>
    <w:rsid w:val="00E8061F"/>
    <w:rsid w:val="00E80FE1"/>
    <w:rsid w:val="00E81AC2"/>
    <w:rsid w:val="00E81E08"/>
    <w:rsid w:val="00E82848"/>
    <w:rsid w:val="00E82E49"/>
    <w:rsid w:val="00E83018"/>
    <w:rsid w:val="00E830B9"/>
    <w:rsid w:val="00E83997"/>
    <w:rsid w:val="00E8411C"/>
    <w:rsid w:val="00E84F51"/>
    <w:rsid w:val="00E86BF7"/>
    <w:rsid w:val="00E871B6"/>
    <w:rsid w:val="00E871BD"/>
    <w:rsid w:val="00E87321"/>
    <w:rsid w:val="00E914DB"/>
    <w:rsid w:val="00E91D4B"/>
    <w:rsid w:val="00E92114"/>
    <w:rsid w:val="00E92534"/>
    <w:rsid w:val="00E92CD1"/>
    <w:rsid w:val="00E92D81"/>
    <w:rsid w:val="00E93519"/>
    <w:rsid w:val="00E935B6"/>
    <w:rsid w:val="00E9512E"/>
    <w:rsid w:val="00E963A1"/>
    <w:rsid w:val="00E97B05"/>
    <w:rsid w:val="00EA0267"/>
    <w:rsid w:val="00EA034B"/>
    <w:rsid w:val="00EA2283"/>
    <w:rsid w:val="00EA342C"/>
    <w:rsid w:val="00EA34E0"/>
    <w:rsid w:val="00EA370C"/>
    <w:rsid w:val="00EA3D79"/>
    <w:rsid w:val="00EA3F8C"/>
    <w:rsid w:val="00EA4645"/>
    <w:rsid w:val="00EA471C"/>
    <w:rsid w:val="00EA4895"/>
    <w:rsid w:val="00EA491A"/>
    <w:rsid w:val="00EA4A3C"/>
    <w:rsid w:val="00EA4B42"/>
    <w:rsid w:val="00EA5AF0"/>
    <w:rsid w:val="00EA602B"/>
    <w:rsid w:val="00EA73E7"/>
    <w:rsid w:val="00EA7ABD"/>
    <w:rsid w:val="00EB03A4"/>
    <w:rsid w:val="00EB0FE8"/>
    <w:rsid w:val="00EB157B"/>
    <w:rsid w:val="00EB1A34"/>
    <w:rsid w:val="00EB1FD8"/>
    <w:rsid w:val="00EB283B"/>
    <w:rsid w:val="00EB2D03"/>
    <w:rsid w:val="00EB4568"/>
    <w:rsid w:val="00EB5260"/>
    <w:rsid w:val="00EB5C5F"/>
    <w:rsid w:val="00EB6593"/>
    <w:rsid w:val="00EB682D"/>
    <w:rsid w:val="00EB6B7C"/>
    <w:rsid w:val="00EB6CB0"/>
    <w:rsid w:val="00EB6FFF"/>
    <w:rsid w:val="00EC0204"/>
    <w:rsid w:val="00EC05FE"/>
    <w:rsid w:val="00EC0C27"/>
    <w:rsid w:val="00EC150D"/>
    <w:rsid w:val="00EC1A93"/>
    <w:rsid w:val="00EC1B63"/>
    <w:rsid w:val="00EC28E7"/>
    <w:rsid w:val="00EC2CEB"/>
    <w:rsid w:val="00EC2DAA"/>
    <w:rsid w:val="00EC2DE3"/>
    <w:rsid w:val="00EC38DD"/>
    <w:rsid w:val="00EC4067"/>
    <w:rsid w:val="00EC551A"/>
    <w:rsid w:val="00EC5E2C"/>
    <w:rsid w:val="00EC5E56"/>
    <w:rsid w:val="00EC6210"/>
    <w:rsid w:val="00EC7764"/>
    <w:rsid w:val="00EC7DAB"/>
    <w:rsid w:val="00EC7FB5"/>
    <w:rsid w:val="00ED0990"/>
    <w:rsid w:val="00ED24B0"/>
    <w:rsid w:val="00ED2685"/>
    <w:rsid w:val="00ED2A5D"/>
    <w:rsid w:val="00ED2EC1"/>
    <w:rsid w:val="00ED3187"/>
    <w:rsid w:val="00ED3A68"/>
    <w:rsid w:val="00ED3C04"/>
    <w:rsid w:val="00ED581D"/>
    <w:rsid w:val="00ED5920"/>
    <w:rsid w:val="00ED61A3"/>
    <w:rsid w:val="00ED680D"/>
    <w:rsid w:val="00ED6D80"/>
    <w:rsid w:val="00ED79C5"/>
    <w:rsid w:val="00EE1521"/>
    <w:rsid w:val="00EE187F"/>
    <w:rsid w:val="00EE4C92"/>
    <w:rsid w:val="00EE4D7E"/>
    <w:rsid w:val="00EE5B41"/>
    <w:rsid w:val="00EE5B59"/>
    <w:rsid w:val="00EE61DB"/>
    <w:rsid w:val="00EE6B8B"/>
    <w:rsid w:val="00EE7314"/>
    <w:rsid w:val="00EE7D4B"/>
    <w:rsid w:val="00EF0271"/>
    <w:rsid w:val="00EF06DB"/>
    <w:rsid w:val="00EF11A9"/>
    <w:rsid w:val="00EF194E"/>
    <w:rsid w:val="00EF22CE"/>
    <w:rsid w:val="00EF24B2"/>
    <w:rsid w:val="00EF29B5"/>
    <w:rsid w:val="00EF2A9F"/>
    <w:rsid w:val="00EF2E66"/>
    <w:rsid w:val="00EF3996"/>
    <w:rsid w:val="00EF4B47"/>
    <w:rsid w:val="00EF536E"/>
    <w:rsid w:val="00EF566A"/>
    <w:rsid w:val="00EF6076"/>
    <w:rsid w:val="00EF6BF5"/>
    <w:rsid w:val="00EF7AFC"/>
    <w:rsid w:val="00F00B46"/>
    <w:rsid w:val="00F0192B"/>
    <w:rsid w:val="00F021B8"/>
    <w:rsid w:val="00F03866"/>
    <w:rsid w:val="00F03D49"/>
    <w:rsid w:val="00F04CCF"/>
    <w:rsid w:val="00F051CF"/>
    <w:rsid w:val="00F05B27"/>
    <w:rsid w:val="00F064CD"/>
    <w:rsid w:val="00F07831"/>
    <w:rsid w:val="00F11A8F"/>
    <w:rsid w:val="00F12233"/>
    <w:rsid w:val="00F13038"/>
    <w:rsid w:val="00F1399B"/>
    <w:rsid w:val="00F14824"/>
    <w:rsid w:val="00F14916"/>
    <w:rsid w:val="00F14EE6"/>
    <w:rsid w:val="00F1546A"/>
    <w:rsid w:val="00F15532"/>
    <w:rsid w:val="00F15746"/>
    <w:rsid w:val="00F159B1"/>
    <w:rsid w:val="00F16184"/>
    <w:rsid w:val="00F1618C"/>
    <w:rsid w:val="00F16B9C"/>
    <w:rsid w:val="00F171C1"/>
    <w:rsid w:val="00F17917"/>
    <w:rsid w:val="00F17EA6"/>
    <w:rsid w:val="00F204F7"/>
    <w:rsid w:val="00F20D27"/>
    <w:rsid w:val="00F22F3A"/>
    <w:rsid w:val="00F23300"/>
    <w:rsid w:val="00F24629"/>
    <w:rsid w:val="00F24A2D"/>
    <w:rsid w:val="00F25209"/>
    <w:rsid w:val="00F25E17"/>
    <w:rsid w:val="00F26023"/>
    <w:rsid w:val="00F26066"/>
    <w:rsid w:val="00F2708E"/>
    <w:rsid w:val="00F2763E"/>
    <w:rsid w:val="00F304D9"/>
    <w:rsid w:val="00F30988"/>
    <w:rsid w:val="00F32790"/>
    <w:rsid w:val="00F32B7F"/>
    <w:rsid w:val="00F32B94"/>
    <w:rsid w:val="00F32CDF"/>
    <w:rsid w:val="00F3360D"/>
    <w:rsid w:val="00F33B3D"/>
    <w:rsid w:val="00F34CEC"/>
    <w:rsid w:val="00F35178"/>
    <w:rsid w:val="00F35548"/>
    <w:rsid w:val="00F36032"/>
    <w:rsid w:val="00F36173"/>
    <w:rsid w:val="00F36F19"/>
    <w:rsid w:val="00F37490"/>
    <w:rsid w:val="00F379CE"/>
    <w:rsid w:val="00F37E19"/>
    <w:rsid w:val="00F402F0"/>
    <w:rsid w:val="00F40645"/>
    <w:rsid w:val="00F40808"/>
    <w:rsid w:val="00F41465"/>
    <w:rsid w:val="00F41C0D"/>
    <w:rsid w:val="00F42721"/>
    <w:rsid w:val="00F42EEF"/>
    <w:rsid w:val="00F4391D"/>
    <w:rsid w:val="00F444C9"/>
    <w:rsid w:val="00F44519"/>
    <w:rsid w:val="00F44A8A"/>
    <w:rsid w:val="00F463E6"/>
    <w:rsid w:val="00F4776B"/>
    <w:rsid w:val="00F50074"/>
    <w:rsid w:val="00F5086E"/>
    <w:rsid w:val="00F52C52"/>
    <w:rsid w:val="00F53920"/>
    <w:rsid w:val="00F55600"/>
    <w:rsid w:val="00F5580F"/>
    <w:rsid w:val="00F56590"/>
    <w:rsid w:val="00F5685C"/>
    <w:rsid w:val="00F56F36"/>
    <w:rsid w:val="00F57B37"/>
    <w:rsid w:val="00F60001"/>
    <w:rsid w:val="00F603BB"/>
    <w:rsid w:val="00F60513"/>
    <w:rsid w:val="00F60B72"/>
    <w:rsid w:val="00F610D2"/>
    <w:rsid w:val="00F61189"/>
    <w:rsid w:val="00F61337"/>
    <w:rsid w:val="00F61395"/>
    <w:rsid w:val="00F61C37"/>
    <w:rsid w:val="00F63694"/>
    <w:rsid w:val="00F6383B"/>
    <w:rsid w:val="00F63A6C"/>
    <w:rsid w:val="00F64C2C"/>
    <w:rsid w:val="00F65327"/>
    <w:rsid w:val="00F659CA"/>
    <w:rsid w:val="00F65C23"/>
    <w:rsid w:val="00F664D9"/>
    <w:rsid w:val="00F66528"/>
    <w:rsid w:val="00F66C92"/>
    <w:rsid w:val="00F70028"/>
    <w:rsid w:val="00F70D03"/>
    <w:rsid w:val="00F70F81"/>
    <w:rsid w:val="00F71B9E"/>
    <w:rsid w:val="00F71F03"/>
    <w:rsid w:val="00F72716"/>
    <w:rsid w:val="00F72C28"/>
    <w:rsid w:val="00F72CE1"/>
    <w:rsid w:val="00F72F06"/>
    <w:rsid w:val="00F73503"/>
    <w:rsid w:val="00F73708"/>
    <w:rsid w:val="00F7492F"/>
    <w:rsid w:val="00F74EC4"/>
    <w:rsid w:val="00F758AB"/>
    <w:rsid w:val="00F76BB3"/>
    <w:rsid w:val="00F76C14"/>
    <w:rsid w:val="00F7709C"/>
    <w:rsid w:val="00F77218"/>
    <w:rsid w:val="00F7730B"/>
    <w:rsid w:val="00F7736A"/>
    <w:rsid w:val="00F77FE9"/>
    <w:rsid w:val="00F800ED"/>
    <w:rsid w:val="00F801D2"/>
    <w:rsid w:val="00F8048B"/>
    <w:rsid w:val="00F8189D"/>
    <w:rsid w:val="00F820E6"/>
    <w:rsid w:val="00F84397"/>
    <w:rsid w:val="00F8542F"/>
    <w:rsid w:val="00F85B5E"/>
    <w:rsid w:val="00F868EE"/>
    <w:rsid w:val="00F87492"/>
    <w:rsid w:val="00F90196"/>
    <w:rsid w:val="00F907C6"/>
    <w:rsid w:val="00F907E0"/>
    <w:rsid w:val="00F9115A"/>
    <w:rsid w:val="00F92797"/>
    <w:rsid w:val="00F92F38"/>
    <w:rsid w:val="00F9430A"/>
    <w:rsid w:val="00F94716"/>
    <w:rsid w:val="00F9587C"/>
    <w:rsid w:val="00F9652A"/>
    <w:rsid w:val="00F96E95"/>
    <w:rsid w:val="00FA03AF"/>
    <w:rsid w:val="00FA0ACB"/>
    <w:rsid w:val="00FA1710"/>
    <w:rsid w:val="00FA17AC"/>
    <w:rsid w:val="00FA1A3C"/>
    <w:rsid w:val="00FA259B"/>
    <w:rsid w:val="00FA2663"/>
    <w:rsid w:val="00FA28B8"/>
    <w:rsid w:val="00FA28D0"/>
    <w:rsid w:val="00FA29A6"/>
    <w:rsid w:val="00FA2BB0"/>
    <w:rsid w:val="00FA2E7E"/>
    <w:rsid w:val="00FA306D"/>
    <w:rsid w:val="00FA5226"/>
    <w:rsid w:val="00FA52A3"/>
    <w:rsid w:val="00FA549D"/>
    <w:rsid w:val="00FA5728"/>
    <w:rsid w:val="00FA5E82"/>
    <w:rsid w:val="00FA61CF"/>
    <w:rsid w:val="00FA64DC"/>
    <w:rsid w:val="00FA6923"/>
    <w:rsid w:val="00FB083C"/>
    <w:rsid w:val="00FB0EBB"/>
    <w:rsid w:val="00FB238A"/>
    <w:rsid w:val="00FB31D2"/>
    <w:rsid w:val="00FB6343"/>
    <w:rsid w:val="00FB76E1"/>
    <w:rsid w:val="00FC0454"/>
    <w:rsid w:val="00FC0560"/>
    <w:rsid w:val="00FC0C64"/>
    <w:rsid w:val="00FC224B"/>
    <w:rsid w:val="00FC240E"/>
    <w:rsid w:val="00FC2628"/>
    <w:rsid w:val="00FC2C52"/>
    <w:rsid w:val="00FC34D7"/>
    <w:rsid w:val="00FC42B5"/>
    <w:rsid w:val="00FC43FA"/>
    <w:rsid w:val="00FC47D9"/>
    <w:rsid w:val="00FC4D6E"/>
    <w:rsid w:val="00FC68ED"/>
    <w:rsid w:val="00FC6983"/>
    <w:rsid w:val="00FC6E8D"/>
    <w:rsid w:val="00FD17E6"/>
    <w:rsid w:val="00FD4219"/>
    <w:rsid w:val="00FD58D0"/>
    <w:rsid w:val="00FD592B"/>
    <w:rsid w:val="00FD6C4F"/>
    <w:rsid w:val="00FD6C97"/>
    <w:rsid w:val="00FD75AB"/>
    <w:rsid w:val="00FD7C4F"/>
    <w:rsid w:val="00FE126B"/>
    <w:rsid w:val="00FE2DE1"/>
    <w:rsid w:val="00FE3201"/>
    <w:rsid w:val="00FE41C4"/>
    <w:rsid w:val="00FE4A16"/>
    <w:rsid w:val="00FE5311"/>
    <w:rsid w:val="00FE5387"/>
    <w:rsid w:val="00FE5BE7"/>
    <w:rsid w:val="00FE5D7C"/>
    <w:rsid w:val="00FE5DFC"/>
    <w:rsid w:val="00FE67BC"/>
    <w:rsid w:val="00FE6E7D"/>
    <w:rsid w:val="00FE7C8E"/>
    <w:rsid w:val="00FE7F38"/>
    <w:rsid w:val="00FF0306"/>
    <w:rsid w:val="00FF0920"/>
    <w:rsid w:val="00FF14FC"/>
    <w:rsid w:val="00FF219F"/>
    <w:rsid w:val="00FF2CC1"/>
    <w:rsid w:val="00FF3972"/>
    <w:rsid w:val="00FF40D7"/>
    <w:rsid w:val="00FF47F1"/>
    <w:rsid w:val="00FF506F"/>
    <w:rsid w:val="00FF5632"/>
    <w:rsid w:val="00FF5714"/>
    <w:rsid w:val="00FF61A3"/>
    <w:rsid w:val="00FF7A18"/>
    <w:rsid w:val="00FF7AE9"/>
    <w:rsid w:val="00FF7B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991E99"/>
  <w15:chartTrackingRefBased/>
  <w15:docId w15:val="{BA66AF04-E225-458E-A346-FAF669F9D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SimSun" w:hAnsi="Verdana" w:cs="Times New Roman"/>
        <w:sz w:val="18"/>
        <w:szCs w:val="18"/>
        <w:lang w:val="en-US" w:eastAsia="en-US" w:bidi="ar-SA"/>
      </w:rPr>
    </w:rPrDefault>
    <w:pPrDefault/>
  </w:docDefaults>
  <w:latentStyles w:defLockedState="1" w:defUIPriority="0" w:defSemiHidden="0" w:defUnhideWhenUsed="0" w:defQFormat="0" w:count="376">
    <w:lsdException w:name="Normal" w:locked="0" w:uiPriority="1"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qFormat="1"/>
    <w:lsdException w:name="heading 7" w:locked="0" w:semiHidden="1" w:uiPriority="25" w:unhideWhenUsed="1" w:qFormat="1"/>
    <w:lsdException w:name="heading 8" w:locked="0" w:semiHidden="1" w:uiPriority="26" w:unhideWhenUsed="1" w:qFormat="1"/>
    <w:lsdException w:name="heading 9" w:locked="0" w:semiHidden="1" w:uiPriority="27" w:unhideWhenUsed="1" w:qFormat="1"/>
    <w:lsdException w:name="index 1" w:locked="0" w:semiHidden="1" w:uiPriority="99" w:unhideWhenUsed="1"/>
    <w:lsdException w:name="index 2" w:locked="0" w:semiHidden="1" w:uiPriority="99" w:unhideWhenUsed="1"/>
    <w:lsdException w:name="index 3" w:locked="0" w:semiHidden="1" w:unhideWhenUsed="1"/>
    <w:lsdException w:name="index 4" w:locked="0" w:semiHidden="1" w:unhideWhenUsed="1"/>
    <w:lsdException w:name="index 5" w:locked="0" w:semiHidden="1" w:unhideWhenUsed="1"/>
    <w:lsdException w:name="index 6" w:locked="0" w:semiHidden="1" w:unhideWhenUsed="1"/>
    <w:lsdException w:name="index 7" w:locked="0" w:semiHidden="1" w:unhideWhenUsed="1"/>
    <w:lsdException w:name="index 8" w:locked="0" w:semiHidden="1" w:unhideWhenUsed="1"/>
    <w:lsdException w:name="index 9" w:locked="0"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locked="0" w:semiHidden="1" w:unhideWhenUsed="1"/>
    <w:lsdException w:name="annotation text" w:locked="0" w:semiHidden="1" w:unhideWhenUsed="1"/>
    <w:lsdException w:name="header" w:locked="0" w:semiHidden="1" w:unhideWhenUsed="1"/>
    <w:lsdException w:name="footer" w:locked="0" w:semiHidden="1" w:uiPriority="99" w:unhideWhenUsed="1"/>
    <w:lsdException w:name="index heading" w:locked="0" w:semiHidden="1" w:uiPriority="99" w:unhideWhenUsed="1"/>
    <w:lsdException w:name="caption" w:locked="0"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locked="0"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0" w:semiHidden="1" w:unhideWhenUsed="1"/>
    <w:lsdException w:name="List Number" w:locked="0" w:semiHidden="1" w:unhideWhenUsed="1"/>
    <w:lsdException w:name="List 2" w:semiHidden="1" w:unhideWhenUsed="1"/>
    <w:lsdException w:name="List 3" w:semiHidden="1" w:unhideWhenUsed="1"/>
    <w:lsdException w:name="List 4" w:semiHidden="1"/>
    <w:lsdException w:name="List 5" w:semiHidden="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qFormat="1"/>
    <w:lsdException w:name="Closing" w:semiHidden="1" w:unhideWhenUsed="1"/>
    <w:lsdException w:name="Signature" w:semiHidden="1" w:unhideWhenUsed="1"/>
    <w:lsdException w:name="Default Paragraph Font" w:locked="0" w:semiHidden="1" w:uiPriority="1" w:unhideWhenUsed="1"/>
    <w:lsdException w:name="Body Text" w:locked="0"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locked="0" w:semiHidden="1" w:uiPriority="99" w:unhideWhenUsed="1"/>
    <w:lsdException w:name="Strong" w:semiHidden="1" w:uiPriority="22" w:qFormat="1"/>
    <w:lsdException w:name="Emphasis" w:semiHidden="1" w:uiPriority="20" w:qFormat="1"/>
    <w:lsdException w:name="Document Map" w:locked="0" w:semiHidden="1" w:unhideWhenUsed="1"/>
    <w:lsdException w:name="Plain Text" w:semiHidden="1" w:unhideWhenUsed="1"/>
    <w:lsdException w:name="E-mail Signature" w:semiHidden="1" w:unhideWhenUsed="1"/>
    <w:lsdException w:name="HTML Top of Form" w:locked="0" w:semiHidden="1" w:uiPriority="99" w:unhideWhenUsed="1"/>
    <w:lsdException w:name="HTML Bottom of Form" w:locked="0"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nhideWhenUsed="1"/>
    <w:lsdException w:name="Normal Table" w:locked="0" w:semiHidden="1" w:uiPriority="99" w:unhideWhenUsed="1"/>
    <w:lsdException w:name="annotation subject" w:locked="0"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39"/>
    <w:lsdException w:name="Table Theme" w:semiHidden="1" w:unhideWhenUsed="1"/>
    <w:lsdException w:name="Placeholder Text" w:locked="0"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locked="0"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locked="0" w:semiHidden="1" w:uiPriority="37" w:unhideWhenUsed="1"/>
    <w:lsdException w:name="TOC Heading" w:locked="0" w:semiHidden="1"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uiPriority w:val="1"/>
    <w:qFormat/>
    <w:rsid w:val="00C62ADD"/>
    <w:pPr>
      <w:spacing w:before="180" w:after="180"/>
    </w:pPr>
    <w:rPr>
      <w:szCs w:val="24"/>
    </w:rPr>
  </w:style>
  <w:style w:type="paragraph" w:styleId="Heading1">
    <w:name w:val="heading 1"/>
    <w:basedOn w:val="Normal"/>
    <w:next w:val="BodyText"/>
    <w:link w:val="Heading1Char"/>
    <w:uiPriority w:val="9"/>
    <w:qFormat/>
    <w:rsid w:val="005F1C94"/>
    <w:pPr>
      <w:keepNext/>
      <w:spacing w:before="280" w:after="60"/>
      <w:outlineLvl w:val="0"/>
    </w:pPr>
    <w:rPr>
      <w:rFonts w:eastAsia="Times New Roman" w:cs="Arial"/>
      <w:b/>
      <w:bCs/>
      <w:color w:val="1F3864" w:themeColor="accent1" w:themeShade="80"/>
      <w:spacing w:val="-5"/>
      <w:kern w:val="32"/>
      <w:sz w:val="36"/>
      <w:szCs w:val="32"/>
    </w:rPr>
  </w:style>
  <w:style w:type="paragraph" w:styleId="Heading2">
    <w:name w:val="heading 2"/>
    <w:basedOn w:val="Normal"/>
    <w:next w:val="BodyText"/>
    <w:link w:val="Heading2Char"/>
    <w:uiPriority w:val="9"/>
    <w:qFormat/>
    <w:rsid w:val="005F1C94"/>
    <w:pPr>
      <w:keepNext/>
      <w:spacing w:before="280" w:after="60"/>
      <w:outlineLvl w:val="1"/>
    </w:pPr>
    <w:rPr>
      <w:rFonts w:eastAsia="Times New Roman" w:cs="Arial"/>
      <w:b/>
      <w:bCs/>
      <w:iCs/>
      <w:color w:val="1F3864" w:themeColor="accent1" w:themeShade="80"/>
      <w:spacing w:val="-5"/>
      <w:sz w:val="32"/>
      <w:szCs w:val="20"/>
    </w:rPr>
  </w:style>
  <w:style w:type="paragraph" w:styleId="Heading3">
    <w:name w:val="heading 3"/>
    <w:basedOn w:val="Normal"/>
    <w:next w:val="BodyText"/>
    <w:link w:val="Heading3Char"/>
    <w:uiPriority w:val="9"/>
    <w:qFormat/>
    <w:rsid w:val="00007BDA"/>
    <w:pPr>
      <w:keepNext/>
      <w:spacing w:before="240" w:after="60"/>
      <w:outlineLvl w:val="2"/>
    </w:pPr>
    <w:rPr>
      <w:rFonts w:eastAsia="Times New Roman" w:cs="Arial"/>
      <w:b/>
      <w:bCs/>
      <w:color w:val="1F3864" w:themeColor="accent1" w:themeShade="80"/>
      <w:spacing w:val="-5"/>
      <w:sz w:val="28"/>
      <w:szCs w:val="20"/>
    </w:rPr>
  </w:style>
  <w:style w:type="paragraph" w:styleId="Heading4">
    <w:name w:val="heading 4"/>
    <w:basedOn w:val="Normal"/>
    <w:next w:val="BodyText"/>
    <w:link w:val="Heading4Char"/>
    <w:uiPriority w:val="9"/>
    <w:unhideWhenUsed/>
    <w:qFormat/>
    <w:rsid w:val="00007BDA"/>
    <w:pPr>
      <w:keepNext/>
      <w:spacing w:before="240" w:after="60"/>
      <w:outlineLvl w:val="3"/>
    </w:pPr>
    <w:rPr>
      <w:rFonts w:eastAsia="Times New Roman"/>
      <w:b/>
      <w:bCs/>
      <w:color w:val="1F3864" w:themeColor="accent1" w:themeShade="80"/>
      <w:spacing w:val="-5"/>
      <w:sz w:val="24"/>
      <w:szCs w:val="20"/>
    </w:rPr>
  </w:style>
  <w:style w:type="paragraph" w:styleId="Heading5">
    <w:name w:val="heading 5"/>
    <w:basedOn w:val="Normal"/>
    <w:next w:val="Normal"/>
    <w:link w:val="Heading5Char"/>
    <w:uiPriority w:val="9"/>
    <w:unhideWhenUsed/>
    <w:qFormat/>
    <w:rsid w:val="00EF3996"/>
    <w:pPr>
      <w:numPr>
        <w:ilvl w:val="4"/>
        <w:numId w:val="1"/>
      </w:numPr>
      <w:spacing w:before="240" w:after="60"/>
      <w:outlineLvl w:val="4"/>
    </w:pPr>
    <w:rPr>
      <w:rFonts w:eastAsia="Times New Roman"/>
      <w:b/>
      <w:bCs/>
      <w:iCs/>
      <w:spacing w:val="-5"/>
      <w:sz w:val="20"/>
      <w:szCs w:val="20"/>
    </w:rPr>
  </w:style>
  <w:style w:type="paragraph" w:styleId="Heading6">
    <w:name w:val="heading 6"/>
    <w:basedOn w:val="Normal"/>
    <w:next w:val="Normal"/>
    <w:link w:val="Heading6Char"/>
    <w:uiPriority w:val="9"/>
    <w:unhideWhenUsed/>
    <w:qFormat/>
    <w:rsid w:val="00EF3996"/>
    <w:pPr>
      <w:numPr>
        <w:ilvl w:val="5"/>
        <w:numId w:val="1"/>
      </w:numPr>
      <w:spacing w:before="240" w:after="60"/>
      <w:outlineLvl w:val="5"/>
    </w:pPr>
    <w:rPr>
      <w:rFonts w:eastAsia="Times New Roman"/>
      <w:b/>
      <w:bCs/>
      <w:spacing w:val="-5"/>
      <w:sz w:val="20"/>
      <w:szCs w:val="20"/>
    </w:rPr>
  </w:style>
  <w:style w:type="paragraph" w:styleId="Heading7">
    <w:name w:val="heading 7"/>
    <w:basedOn w:val="Normal"/>
    <w:next w:val="Normal"/>
    <w:link w:val="Heading7Char"/>
    <w:uiPriority w:val="25"/>
    <w:semiHidden/>
    <w:unhideWhenUsed/>
    <w:qFormat/>
    <w:rsid w:val="00EF3996"/>
    <w:pPr>
      <w:numPr>
        <w:ilvl w:val="6"/>
        <w:numId w:val="1"/>
      </w:numPr>
      <w:spacing w:before="240" w:after="60"/>
      <w:outlineLvl w:val="6"/>
    </w:pPr>
    <w:rPr>
      <w:rFonts w:eastAsia="Times New Roman"/>
      <w:b/>
      <w:spacing w:val="-5"/>
      <w:sz w:val="20"/>
      <w:szCs w:val="20"/>
    </w:rPr>
  </w:style>
  <w:style w:type="paragraph" w:styleId="Heading8">
    <w:name w:val="heading 8"/>
    <w:basedOn w:val="Normal"/>
    <w:next w:val="Normal"/>
    <w:link w:val="Heading8Char"/>
    <w:uiPriority w:val="26"/>
    <w:semiHidden/>
    <w:unhideWhenUsed/>
    <w:qFormat/>
    <w:rsid w:val="00EF3996"/>
    <w:pPr>
      <w:numPr>
        <w:ilvl w:val="7"/>
        <w:numId w:val="1"/>
      </w:numPr>
      <w:spacing w:before="240" w:after="60"/>
      <w:outlineLvl w:val="7"/>
    </w:pPr>
    <w:rPr>
      <w:rFonts w:eastAsia="Times New Roman"/>
      <w:b/>
      <w:iCs/>
      <w:spacing w:val="-5"/>
      <w:sz w:val="20"/>
      <w:szCs w:val="20"/>
    </w:rPr>
  </w:style>
  <w:style w:type="paragraph" w:styleId="Heading9">
    <w:name w:val="heading 9"/>
    <w:basedOn w:val="Normal"/>
    <w:next w:val="Normal"/>
    <w:link w:val="Heading9Char"/>
    <w:uiPriority w:val="27"/>
    <w:semiHidden/>
    <w:unhideWhenUsed/>
    <w:qFormat/>
    <w:rsid w:val="00EF3996"/>
    <w:pPr>
      <w:numPr>
        <w:ilvl w:val="8"/>
        <w:numId w:val="1"/>
      </w:numPr>
      <w:spacing w:before="240" w:after="60"/>
      <w:outlineLvl w:val="8"/>
    </w:pPr>
    <w:rPr>
      <w:rFonts w:eastAsia="Times New Roman" w:cs="Arial"/>
      <w:b/>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DNH2">
    <w:name w:val="MSDN H2"/>
    <w:basedOn w:val="Normal"/>
    <w:next w:val="Normal"/>
    <w:locked/>
    <w:rsid w:val="00EF3996"/>
    <w:pPr>
      <w:keepNext/>
      <w:spacing w:before="320" w:after="60"/>
    </w:pPr>
    <w:rPr>
      <w:rFonts w:eastAsia="Times New Roman" w:cs="Arial"/>
      <w:b/>
      <w:bCs/>
      <w:iCs/>
      <w:spacing w:val="-5"/>
      <w:sz w:val="20"/>
      <w:szCs w:val="20"/>
    </w:rPr>
  </w:style>
  <w:style w:type="character" w:customStyle="1" w:styleId="BoldTermorDefinitionName">
    <w:name w:val="Bold (Term or Definition Name)"/>
    <w:semiHidden/>
    <w:rsid w:val="00EF3996"/>
    <w:rPr>
      <w:b/>
    </w:rPr>
  </w:style>
  <w:style w:type="character" w:customStyle="1" w:styleId="Boldfaceundefineduse">
    <w:name w:val="Boldface undefined use"/>
    <w:semiHidden/>
    <w:rsid w:val="00EF3996"/>
    <w:rPr>
      <w:b/>
    </w:rPr>
  </w:style>
  <w:style w:type="paragraph" w:customStyle="1" w:styleId="Code">
    <w:name w:val="Code"/>
    <w:basedOn w:val="Normal"/>
    <w:uiPriority w:val="2"/>
    <w:qFormat/>
    <w:rsid w:val="00D754F8"/>
    <w:pPr>
      <w:numPr>
        <w:ilvl w:val="1"/>
        <w:numId w:val="2"/>
      </w:numPr>
      <w:pBdr>
        <w:top w:val="single" w:sz="24" w:space="4" w:color="FFFFFF"/>
        <w:left w:val="single" w:sz="24" w:space="6" w:color="FFFFFF"/>
        <w:bottom w:val="single" w:sz="24" w:space="5" w:color="FFFFFF"/>
        <w:right w:val="single" w:sz="24" w:space="6" w:color="FFFFFF"/>
      </w:pBdr>
      <w:shd w:val="clear" w:color="auto" w:fill="FFFFFF"/>
      <w:spacing w:before="120" w:after="120" w:line="240" w:lineRule="exact"/>
    </w:pPr>
    <w:rPr>
      <w:rFonts w:ascii="Courier New" w:eastAsia="Times New Roman" w:hAnsi="Courier New"/>
      <w:noProof/>
      <w:sz w:val="20"/>
    </w:rPr>
  </w:style>
  <w:style w:type="paragraph" w:customStyle="1" w:styleId="Code-List">
    <w:name w:val="Code - List"/>
    <w:basedOn w:val="Code"/>
    <w:semiHidden/>
    <w:rsid w:val="00EF3996"/>
    <w:pPr>
      <w:spacing w:line="60" w:lineRule="exact"/>
    </w:pPr>
  </w:style>
  <w:style w:type="paragraph" w:customStyle="1" w:styleId="Code-List2">
    <w:name w:val="Code - List 2"/>
    <w:basedOn w:val="Code"/>
    <w:semiHidden/>
    <w:rsid w:val="00EF3996"/>
    <w:pPr>
      <w:numPr>
        <w:ilvl w:val="2"/>
      </w:numPr>
      <w:spacing w:line="60" w:lineRule="exact"/>
    </w:pPr>
  </w:style>
  <w:style w:type="paragraph" w:customStyle="1" w:styleId="Code-List3">
    <w:name w:val="Code - List 3"/>
    <w:basedOn w:val="Code"/>
    <w:semiHidden/>
    <w:rsid w:val="00EF3996"/>
    <w:pPr>
      <w:numPr>
        <w:ilvl w:val="3"/>
      </w:numPr>
      <w:spacing w:line="60" w:lineRule="exact"/>
    </w:pPr>
  </w:style>
  <w:style w:type="paragraph" w:customStyle="1" w:styleId="Code-List4">
    <w:name w:val="Code - List 4"/>
    <w:basedOn w:val="Code"/>
    <w:semiHidden/>
    <w:rsid w:val="00EF3996"/>
    <w:pPr>
      <w:numPr>
        <w:ilvl w:val="4"/>
      </w:numPr>
      <w:spacing w:line="60" w:lineRule="exact"/>
    </w:pPr>
  </w:style>
  <w:style w:type="paragraph" w:customStyle="1" w:styleId="Code-List5">
    <w:name w:val="Code - List 5"/>
    <w:basedOn w:val="Code"/>
    <w:semiHidden/>
    <w:rsid w:val="00EF3996"/>
    <w:pPr>
      <w:numPr>
        <w:ilvl w:val="5"/>
      </w:numPr>
      <w:spacing w:line="60" w:lineRule="exact"/>
    </w:pPr>
  </w:style>
  <w:style w:type="paragraph" w:customStyle="1" w:styleId="Code-List6">
    <w:name w:val="Code - List 6"/>
    <w:basedOn w:val="Code"/>
    <w:semiHidden/>
    <w:rsid w:val="00EF3996"/>
    <w:pPr>
      <w:numPr>
        <w:ilvl w:val="6"/>
      </w:numPr>
      <w:spacing w:line="60" w:lineRule="exact"/>
    </w:pPr>
  </w:style>
  <w:style w:type="paragraph" w:customStyle="1" w:styleId="Code-List7">
    <w:name w:val="Code - List 7"/>
    <w:basedOn w:val="Code"/>
    <w:semiHidden/>
    <w:rsid w:val="00EF3996"/>
    <w:pPr>
      <w:numPr>
        <w:ilvl w:val="7"/>
      </w:numPr>
      <w:spacing w:line="60" w:lineRule="exact"/>
    </w:pPr>
  </w:style>
  <w:style w:type="paragraph" w:customStyle="1" w:styleId="Code-List8">
    <w:name w:val="Code - List 8"/>
    <w:basedOn w:val="Code"/>
    <w:semiHidden/>
    <w:rsid w:val="00EF3996"/>
    <w:pPr>
      <w:numPr>
        <w:ilvl w:val="8"/>
      </w:numPr>
      <w:spacing w:line="60" w:lineRule="exact"/>
    </w:pPr>
  </w:style>
  <w:style w:type="paragraph" w:customStyle="1" w:styleId="CodeSmall">
    <w:name w:val="Code Small"/>
    <w:basedOn w:val="Code"/>
    <w:semiHidden/>
    <w:rsid w:val="00EF3996"/>
    <w:pPr>
      <w:numPr>
        <w:ilvl w:val="0"/>
        <w:numId w:val="0"/>
      </w:numPr>
      <w:tabs>
        <w:tab w:val="num" w:pos="270"/>
      </w:tabs>
      <w:spacing w:line="60" w:lineRule="exact"/>
      <w:ind w:left="-792" w:hanging="360"/>
    </w:pPr>
  </w:style>
  <w:style w:type="paragraph" w:customStyle="1" w:styleId="CodeSmall-List">
    <w:name w:val="Code Small - List"/>
    <w:basedOn w:val="CodeSmall"/>
    <w:semiHidden/>
    <w:rsid w:val="00EF3996"/>
    <w:pPr>
      <w:ind w:left="486" w:firstLine="0"/>
    </w:pPr>
  </w:style>
  <w:style w:type="paragraph" w:customStyle="1" w:styleId="CodeSmall-List2">
    <w:name w:val="Code Small - List 2"/>
    <w:basedOn w:val="CodeSmall"/>
    <w:semiHidden/>
    <w:rsid w:val="00EF3996"/>
    <w:pPr>
      <w:numPr>
        <w:ilvl w:val="2"/>
      </w:numPr>
      <w:tabs>
        <w:tab w:val="num" w:pos="270"/>
      </w:tabs>
      <w:ind w:left="648" w:hanging="360"/>
    </w:pPr>
  </w:style>
  <w:style w:type="paragraph" w:customStyle="1" w:styleId="CodeSmall-List3">
    <w:name w:val="Code Small - List 3"/>
    <w:basedOn w:val="CodeSmall"/>
    <w:semiHidden/>
    <w:rsid w:val="00EF3996"/>
    <w:pPr>
      <w:numPr>
        <w:ilvl w:val="3"/>
      </w:numPr>
      <w:tabs>
        <w:tab w:val="num" w:pos="270"/>
      </w:tabs>
      <w:ind w:left="-792" w:hanging="360"/>
    </w:pPr>
  </w:style>
  <w:style w:type="paragraph" w:customStyle="1" w:styleId="CodeSmall-List4">
    <w:name w:val="Code Small - List 4"/>
    <w:basedOn w:val="CodeSmall"/>
    <w:semiHidden/>
    <w:rsid w:val="00EF3996"/>
    <w:pPr>
      <w:numPr>
        <w:ilvl w:val="4"/>
      </w:numPr>
      <w:tabs>
        <w:tab w:val="num" w:pos="270"/>
      </w:tabs>
      <w:ind w:left="-792" w:hanging="360"/>
    </w:pPr>
  </w:style>
  <w:style w:type="paragraph" w:customStyle="1" w:styleId="CodeSmall-List5">
    <w:name w:val="Code Small - List 5"/>
    <w:basedOn w:val="CodeSmall"/>
    <w:semiHidden/>
    <w:rsid w:val="00EF3996"/>
    <w:pPr>
      <w:numPr>
        <w:ilvl w:val="5"/>
      </w:numPr>
      <w:tabs>
        <w:tab w:val="num" w:pos="270"/>
      </w:tabs>
      <w:ind w:left="-792" w:hanging="360"/>
    </w:pPr>
  </w:style>
  <w:style w:type="paragraph" w:customStyle="1" w:styleId="CodeSmall-List6">
    <w:name w:val="Code Small - List 6"/>
    <w:basedOn w:val="CodeSmall"/>
    <w:semiHidden/>
    <w:rsid w:val="00EF3996"/>
    <w:pPr>
      <w:numPr>
        <w:ilvl w:val="6"/>
      </w:numPr>
      <w:tabs>
        <w:tab w:val="num" w:pos="270"/>
      </w:tabs>
      <w:ind w:left="-792" w:hanging="360"/>
    </w:pPr>
  </w:style>
  <w:style w:type="paragraph" w:customStyle="1" w:styleId="CodeSmall-List7">
    <w:name w:val="Code Small - List 7"/>
    <w:basedOn w:val="CodeSmall"/>
    <w:semiHidden/>
    <w:rsid w:val="00EF3996"/>
    <w:pPr>
      <w:numPr>
        <w:ilvl w:val="7"/>
      </w:numPr>
      <w:tabs>
        <w:tab w:val="num" w:pos="270"/>
      </w:tabs>
      <w:ind w:left="-792" w:hanging="360"/>
    </w:pPr>
  </w:style>
  <w:style w:type="paragraph" w:customStyle="1" w:styleId="CodeSmall-List8">
    <w:name w:val="Code Small - List 8"/>
    <w:basedOn w:val="CodeSmall"/>
    <w:semiHidden/>
    <w:rsid w:val="00EF3996"/>
    <w:pPr>
      <w:numPr>
        <w:ilvl w:val="8"/>
      </w:numPr>
      <w:tabs>
        <w:tab w:val="num" w:pos="270"/>
      </w:tabs>
      <w:ind w:left="-792" w:hanging="360"/>
    </w:pPr>
  </w:style>
  <w:style w:type="paragraph" w:customStyle="1" w:styleId="NormalBase">
    <w:name w:val="Normal Base"/>
    <w:semiHidden/>
    <w:rsid w:val="00EF3996"/>
    <w:pPr>
      <w:spacing w:before="180"/>
    </w:pPr>
    <w:rPr>
      <w:rFonts w:eastAsia="Times New Roman"/>
      <w:szCs w:val="24"/>
    </w:rPr>
  </w:style>
  <w:style w:type="paragraph" w:customStyle="1" w:styleId="CoverHR">
    <w:name w:val="Cover HR"/>
    <w:basedOn w:val="NormalBase"/>
    <w:next w:val="Normal"/>
    <w:semiHidden/>
    <w:rsid w:val="00EF3996"/>
    <w:pPr>
      <w:pBdr>
        <w:bottom w:val="single" w:sz="4" w:space="1" w:color="auto"/>
      </w:pBdr>
      <w:ind w:right="180"/>
    </w:pPr>
  </w:style>
  <w:style w:type="paragraph" w:customStyle="1" w:styleId="Definitiongeneric">
    <w:name w:val="Definition (generic)"/>
    <w:basedOn w:val="NormalBase"/>
    <w:semiHidden/>
    <w:rsid w:val="00EF3996"/>
    <w:pPr>
      <w:ind w:left="540" w:hanging="270"/>
    </w:pPr>
  </w:style>
  <w:style w:type="character" w:customStyle="1" w:styleId="ToDo">
    <w:name w:val="To Do"/>
    <w:basedOn w:val="DefaultParagraphFont"/>
    <w:uiPriority w:val="9"/>
    <w:qFormat/>
    <w:rsid w:val="00EF3996"/>
    <w:rPr>
      <w:b/>
      <w:bdr w:val="none" w:sz="0" w:space="0" w:color="auto"/>
      <w:shd w:val="clear" w:color="auto" w:fill="FFFF00"/>
    </w:rPr>
  </w:style>
  <w:style w:type="character" w:customStyle="1" w:styleId="NormativeReference">
    <w:name w:val="Normative Reference"/>
    <w:basedOn w:val="DefaultParagraphFont"/>
    <w:uiPriority w:val="5"/>
    <w:rsid w:val="00EF3996"/>
    <w:rPr>
      <w:b/>
      <w:bdr w:val="none" w:sz="0" w:space="0" w:color="auto"/>
      <w:shd w:val="clear" w:color="auto" w:fill="00FFFF"/>
    </w:rPr>
  </w:style>
  <w:style w:type="character" w:customStyle="1" w:styleId="Glossary">
    <w:name w:val="Glossary"/>
    <w:basedOn w:val="DefaultParagraphFont"/>
    <w:uiPriority w:val="4"/>
    <w:rsid w:val="00EF3996"/>
    <w:rPr>
      <w:b/>
      <w:bdr w:val="none" w:sz="0" w:space="0" w:color="auto"/>
      <w:shd w:val="clear" w:color="auto" w:fill="00FF00"/>
    </w:rPr>
  </w:style>
  <w:style w:type="paragraph" w:customStyle="1" w:styleId="Definition-Constant">
    <w:name w:val="Definition - Constant"/>
    <w:basedOn w:val="Definitiongeneric"/>
    <w:rsid w:val="00EF3996"/>
  </w:style>
  <w:style w:type="paragraph" w:customStyle="1" w:styleId="Definition-Datatype">
    <w:name w:val="Definition - Datatype"/>
    <w:basedOn w:val="Definitiongeneric"/>
    <w:semiHidden/>
    <w:rsid w:val="00EF3996"/>
  </w:style>
  <w:style w:type="paragraph" w:customStyle="1" w:styleId="Definition-Field">
    <w:name w:val="Definition - Field"/>
    <w:basedOn w:val="Definitiongeneric"/>
    <w:next w:val="Definition-Field2"/>
    <w:uiPriority w:val="12"/>
    <w:qFormat/>
    <w:rsid w:val="00EF3996"/>
    <w:pPr>
      <w:spacing w:after="180"/>
      <w:ind w:left="360" w:hanging="360"/>
    </w:pPr>
  </w:style>
  <w:style w:type="paragraph" w:customStyle="1" w:styleId="Definition-Field2">
    <w:name w:val="Definition - Field 2"/>
    <w:basedOn w:val="Definition-Field"/>
    <w:uiPriority w:val="13"/>
    <w:qFormat/>
    <w:rsid w:val="00EF3996"/>
    <w:pPr>
      <w:ind w:firstLine="0"/>
    </w:pPr>
  </w:style>
  <w:style w:type="paragraph" w:customStyle="1" w:styleId="Definition-GlossaryTerm">
    <w:name w:val="Definition - Glossary Term"/>
    <w:basedOn w:val="Definitiongeneric"/>
    <w:unhideWhenUsed/>
    <w:rsid w:val="00EF3996"/>
  </w:style>
  <w:style w:type="paragraph" w:customStyle="1" w:styleId="Definition-HTTPToken">
    <w:name w:val="Definition - HTTP Token"/>
    <w:basedOn w:val="Definitiongeneric"/>
    <w:semiHidden/>
    <w:rsid w:val="00EF3996"/>
  </w:style>
  <w:style w:type="paragraph" w:customStyle="1" w:styleId="Definition-Member">
    <w:name w:val="Definition - Member"/>
    <w:basedOn w:val="Definitiongeneric"/>
    <w:semiHidden/>
    <w:rsid w:val="00EF3996"/>
  </w:style>
  <w:style w:type="paragraph" w:customStyle="1" w:styleId="Definition-Member2">
    <w:name w:val="Definition - Member 2"/>
    <w:basedOn w:val="Definition-Member"/>
    <w:semiHidden/>
    <w:rsid w:val="00EF3996"/>
    <w:pPr>
      <w:ind w:left="1080"/>
    </w:pPr>
  </w:style>
  <w:style w:type="paragraph" w:customStyle="1" w:styleId="Definition-Parameter">
    <w:name w:val="Definition - Parameter"/>
    <w:basedOn w:val="Definitiongeneric"/>
    <w:semiHidden/>
    <w:rsid w:val="00EF3996"/>
  </w:style>
  <w:style w:type="paragraph" w:customStyle="1" w:styleId="Definition-ReturnValues">
    <w:name w:val="Definition - Return Values"/>
    <w:basedOn w:val="Definitiongeneric"/>
    <w:semiHidden/>
    <w:rsid w:val="00EF3996"/>
  </w:style>
  <w:style w:type="paragraph" w:customStyle="1" w:styleId="DocumentSummary">
    <w:name w:val="Document Summary"/>
    <w:basedOn w:val="NormalBase"/>
    <w:semiHidden/>
    <w:rsid w:val="00EF3996"/>
    <w:pPr>
      <w:spacing w:before="60" w:after="60"/>
    </w:pPr>
    <w:rPr>
      <w:sz w:val="16"/>
    </w:rPr>
  </w:style>
  <w:style w:type="paragraph" w:customStyle="1" w:styleId="FooterPageNumber">
    <w:name w:val="Footer Page Number"/>
    <w:basedOn w:val="Footer"/>
    <w:semiHidden/>
    <w:rsid w:val="00EF3996"/>
    <w:pPr>
      <w:ind w:hanging="180"/>
      <w:jc w:val="right"/>
    </w:pPr>
    <w:rPr>
      <w:rFonts w:eastAsia="Times New Roman" w:cs="Times New Roman"/>
    </w:rPr>
  </w:style>
  <w:style w:type="paragraph" w:styleId="Footer">
    <w:name w:val="footer"/>
    <w:aliases w:val="f"/>
    <w:basedOn w:val="Header"/>
    <w:link w:val="FooterChar"/>
    <w:uiPriority w:val="99"/>
    <w:unhideWhenUsed/>
    <w:rsid w:val="00EF3996"/>
    <w:pPr>
      <w:pBdr>
        <w:top w:val="single" w:sz="4" w:space="1" w:color="auto"/>
      </w:pBdr>
      <w:spacing w:before="120" w:after="120"/>
    </w:pPr>
    <w:rPr>
      <w:rFonts w:eastAsiaTheme="minorHAnsi" w:cstheme="minorBidi"/>
      <w:i/>
      <w:sz w:val="16"/>
    </w:rPr>
  </w:style>
  <w:style w:type="character" w:customStyle="1" w:styleId="FooterChar">
    <w:name w:val="Footer Char"/>
    <w:aliases w:val="f Char"/>
    <w:basedOn w:val="DefaultParagraphFont"/>
    <w:link w:val="Footer"/>
    <w:uiPriority w:val="99"/>
    <w:rsid w:val="00EF3996"/>
    <w:rPr>
      <w:rFonts w:cstheme="minorBidi"/>
      <w:i/>
      <w:sz w:val="16"/>
      <w:szCs w:val="24"/>
    </w:rPr>
  </w:style>
  <w:style w:type="paragraph" w:customStyle="1" w:styleId="GlossaryExternalRef">
    <w:name w:val="Glossary External Ref"/>
    <w:basedOn w:val="NormalBase"/>
    <w:semiHidden/>
    <w:rsid w:val="00EF3996"/>
    <w:pPr>
      <w:spacing w:before="0"/>
      <w:ind w:left="270"/>
    </w:pPr>
    <w:rPr>
      <w:b/>
    </w:rPr>
  </w:style>
  <w:style w:type="character" w:customStyle="1" w:styleId="GlossaryTermseconduse">
    <w:name w:val="Glossary Term (second use)"/>
    <w:semiHidden/>
    <w:rsid w:val="00EF3996"/>
  </w:style>
  <w:style w:type="paragraph" w:customStyle="1" w:styleId="IndexEntry">
    <w:name w:val="Index Entry"/>
    <w:basedOn w:val="NormalBase"/>
    <w:semiHidden/>
    <w:rsid w:val="00EF3996"/>
    <w:pPr>
      <w:spacing w:before="0"/>
    </w:pPr>
    <w:rPr>
      <w:sz w:val="16"/>
    </w:rPr>
  </w:style>
  <w:style w:type="character" w:customStyle="1" w:styleId="Italicsundefineduse">
    <w:name w:val="Italics undefined use"/>
    <w:semiHidden/>
    <w:rsid w:val="00EF3996"/>
    <w:rPr>
      <w:i/>
    </w:rPr>
  </w:style>
  <w:style w:type="character" w:customStyle="1" w:styleId="Link">
    <w:name w:val="Link"/>
    <w:semiHidden/>
    <w:rsid w:val="00EF3996"/>
    <w:rPr>
      <w:color w:val="0066FF"/>
      <w:u w:val="single"/>
    </w:rPr>
  </w:style>
  <w:style w:type="character" w:customStyle="1" w:styleId="Link-Bold">
    <w:name w:val="Link - Bold"/>
    <w:basedOn w:val="Link"/>
    <w:semiHidden/>
    <w:rsid w:val="00EF3996"/>
    <w:rPr>
      <w:b/>
      <w:color w:val="0066FF"/>
      <w:u w:val="single"/>
    </w:rPr>
  </w:style>
  <w:style w:type="character" w:customStyle="1" w:styleId="Link-Term">
    <w:name w:val="Link - Term"/>
    <w:semiHidden/>
    <w:rsid w:val="00EF3996"/>
    <w:rPr>
      <w:b/>
      <w:color w:val="009900"/>
    </w:rPr>
  </w:style>
  <w:style w:type="paragraph" w:customStyle="1" w:styleId="ListBullet6">
    <w:name w:val="List Bullet 6"/>
    <w:basedOn w:val="ListBullet"/>
    <w:semiHidden/>
    <w:rsid w:val="00EF3996"/>
    <w:pPr>
      <w:numPr>
        <w:ilvl w:val="5"/>
      </w:numPr>
    </w:pPr>
    <w:rPr>
      <w:rFonts w:eastAsia="Times New Roman" w:cs="Times New Roman"/>
    </w:rPr>
  </w:style>
  <w:style w:type="paragraph" w:styleId="ListBullet">
    <w:name w:val="List Bullet"/>
    <w:basedOn w:val="NormalBase"/>
    <w:semiHidden/>
    <w:rsid w:val="00EF3996"/>
    <w:pPr>
      <w:numPr>
        <w:numId w:val="3"/>
      </w:numPr>
    </w:pPr>
    <w:rPr>
      <w:rFonts w:eastAsiaTheme="minorHAnsi" w:cstheme="minorBidi"/>
    </w:rPr>
  </w:style>
  <w:style w:type="paragraph" w:customStyle="1" w:styleId="ListBullet7">
    <w:name w:val="List Bullet 7"/>
    <w:basedOn w:val="ListBullet"/>
    <w:semiHidden/>
    <w:rsid w:val="00EF3996"/>
    <w:pPr>
      <w:numPr>
        <w:ilvl w:val="6"/>
      </w:numPr>
    </w:pPr>
    <w:rPr>
      <w:rFonts w:eastAsia="Times New Roman" w:cs="Times New Roman"/>
    </w:rPr>
  </w:style>
  <w:style w:type="paragraph" w:customStyle="1" w:styleId="ListBullet8">
    <w:name w:val="List Bullet 8"/>
    <w:basedOn w:val="ListBullet"/>
    <w:semiHidden/>
    <w:rsid w:val="00EF3996"/>
    <w:pPr>
      <w:numPr>
        <w:ilvl w:val="7"/>
      </w:numPr>
    </w:pPr>
    <w:rPr>
      <w:rFonts w:eastAsia="Times New Roman" w:cs="Times New Roman"/>
    </w:rPr>
  </w:style>
  <w:style w:type="paragraph" w:customStyle="1" w:styleId="ListBullet9">
    <w:name w:val="List Bullet 9"/>
    <w:basedOn w:val="ListBullet"/>
    <w:semiHidden/>
    <w:rsid w:val="00EF3996"/>
    <w:pPr>
      <w:numPr>
        <w:ilvl w:val="8"/>
      </w:numPr>
    </w:pPr>
    <w:rPr>
      <w:rFonts w:eastAsia="Times New Roman" w:cs="Times New Roman"/>
    </w:rPr>
  </w:style>
  <w:style w:type="paragraph" w:customStyle="1" w:styleId="ListNumber6">
    <w:name w:val="List Number 6"/>
    <w:basedOn w:val="ListNumber"/>
    <w:semiHidden/>
    <w:rsid w:val="00EF3996"/>
    <w:pPr>
      <w:numPr>
        <w:ilvl w:val="5"/>
      </w:numPr>
    </w:pPr>
    <w:rPr>
      <w:rFonts w:eastAsia="Times New Roman" w:cs="Times New Roman"/>
    </w:rPr>
  </w:style>
  <w:style w:type="paragraph" w:styleId="ListNumber">
    <w:name w:val="List Number"/>
    <w:basedOn w:val="NormalBase"/>
    <w:semiHidden/>
    <w:rsid w:val="00EF3996"/>
    <w:pPr>
      <w:numPr>
        <w:numId w:val="4"/>
      </w:numPr>
    </w:pPr>
    <w:rPr>
      <w:rFonts w:eastAsiaTheme="minorHAnsi" w:cstheme="minorBidi"/>
    </w:rPr>
  </w:style>
  <w:style w:type="paragraph" w:customStyle="1" w:styleId="ListNumber7">
    <w:name w:val="List Number 7"/>
    <w:basedOn w:val="ListNumber"/>
    <w:semiHidden/>
    <w:rsid w:val="00EF3996"/>
    <w:pPr>
      <w:numPr>
        <w:ilvl w:val="6"/>
      </w:numPr>
    </w:pPr>
    <w:rPr>
      <w:rFonts w:eastAsia="Times New Roman" w:cs="Times New Roman"/>
    </w:rPr>
  </w:style>
  <w:style w:type="paragraph" w:customStyle="1" w:styleId="ListNumber8">
    <w:name w:val="List Number 8"/>
    <w:basedOn w:val="ListNumber"/>
    <w:semiHidden/>
    <w:rsid w:val="00EF3996"/>
    <w:pPr>
      <w:numPr>
        <w:ilvl w:val="7"/>
      </w:numPr>
    </w:pPr>
    <w:rPr>
      <w:rFonts w:eastAsia="Times New Roman" w:cs="Times New Roman"/>
    </w:rPr>
  </w:style>
  <w:style w:type="paragraph" w:customStyle="1" w:styleId="ListNumber9">
    <w:name w:val="List Number 9"/>
    <w:basedOn w:val="ListNumber"/>
    <w:semiHidden/>
    <w:rsid w:val="00EF3996"/>
    <w:pPr>
      <w:numPr>
        <w:ilvl w:val="8"/>
      </w:numPr>
    </w:pPr>
    <w:rPr>
      <w:rFonts w:eastAsia="Times New Roman" w:cs="Times New Roman"/>
    </w:rPr>
  </w:style>
  <w:style w:type="paragraph" w:customStyle="1" w:styleId="Normal-List">
    <w:name w:val="Normal - List"/>
    <w:basedOn w:val="Normal"/>
    <w:semiHidden/>
    <w:rsid w:val="00EF3996"/>
    <w:pPr>
      <w:numPr>
        <w:ilvl w:val="1"/>
      </w:numPr>
    </w:pPr>
    <w:rPr>
      <w:rFonts w:eastAsia="Times New Roman"/>
    </w:rPr>
  </w:style>
  <w:style w:type="paragraph" w:customStyle="1" w:styleId="Normal-List2">
    <w:name w:val="Normal - List 2"/>
    <w:basedOn w:val="Normal"/>
    <w:semiHidden/>
    <w:rsid w:val="00EF3996"/>
    <w:pPr>
      <w:numPr>
        <w:ilvl w:val="2"/>
      </w:numPr>
    </w:pPr>
    <w:rPr>
      <w:rFonts w:eastAsia="Times New Roman"/>
    </w:rPr>
  </w:style>
  <w:style w:type="paragraph" w:customStyle="1" w:styleId="Normal-List3">
    <w:name w:val="Normal - List 3"/>
    <w:basedOn w:val="Normal"/>
    <w:semiHidden/>
    <w:rsid w:val="00EF3996"/>
    <w:pPr>
      <w:numPr>
        <w:ilvl w:val="3"/>
      </w:numPr>
    </w:pPr>
    <w:rPr>
      <w:rFonts w:eastAsia="Times New Roman"/>
    </w:rPr>
  </w:style>
  <w:style w:type="paragraph" w:customStyle="1" w:styleId="Normal-List4">
    <w:name w:val="Normal - List 4"/>
    <w:basedOn w:val="Normal"/>
    <w:semiHidden/>
    <w:rsid w:val="00EF3996"/>
    <w:pPr>
      <w:numPr>
        <w:ilvl w:val="4"/>
      </w:numPr>
    </w:pPr>
    <w:rPr>
      <w:rFonts w:eastAsia="Times New Roman"/>
    </w:rPr>
  </w:style>
  <w:style w:type="paragraph" w:customStyle="1" w:styleId="Normal-List5">
    <w:name w:val="Normal - List 5"/>
    <w:basedOn w:val="Normal"/>
    <w:semiHidden/>
    <w:rsid w:val="00EF3996"/>
    <w:pPr>
      <w:numPr>
        <w:ilvl w:val="5"/>
      </w:numPr>
    </w:pPr>
    <w:rPr>
      <w:rFonts w:eastAsia="Times New Roman"/>
    </w:rPr>
  </w:style>
  <w:style w:type="paragraph" w:customStyle="1" w:styleId="Normal-List6">
    <w:name w:val="Normal - List 6"/>
    <w:basedOn w:val="Normal"/>
    <w:semiHidden/>
    <w:rsid w:val="00EF3996"/>
    <w:pPr>
      <w:numPr>
        <w:ilvl w:val="6"/>
      </w:numPr>
    </w:pPr>
    <w:rPr>
      <w:rFonts w:eastAsia="Times New Roman"/>
    </w:rPr>
  </w:style>
  <w:style w:type="paragraph" w:customStyle="1" w:styleId="Normal-List7">
    <w:name w:val="Normal - List 7"/>
    <w:basedOn w:val="Normal"/>
    <w:semiHidden/>
    <w:rsid w:val="00EF3996"/>
    <w:pPr>
      <w:numPr>
        <w:ilvl w:val="7"/>
      </w:numPr>
    </w:pPr>
    <w:rPr>
      <w:rFonts w:eastAsia="Times New Roman"/>
    </w:rPr>
  </w:style>
  <w:style w:type="paragraph" w:customStyle="1" w:styleId="Normal-List8">
    <w:name w:val="Normal - List 8"/>
    <w:basedOn w:val="Normal"/>
    <w:semiHidden/>
    <w:rsid w:val="00EF3996"/>
    <w:pPr>
      <w:numPr>
        <w:ilvl w:val="8"/>
      </w:numPr>
    </w:pPr>
    <w:rPr>
      <w:rFonts w:eastAsia="Times New Roman"/>
    </w:rPr>
  </w:style>
  <w:style w:type="paragraph" w:customStyle="1" w:styleId="TableText">
    <w:name w:val="Table Text"/>
    <w:basedOn w:val="Normal"/>
    <w:rsid w:val="00EF3996"/>
    <w:pPr>
      <w:spacing w:before="60" w:after="60"/>
    </w:pPr>
    <w:rPr>
      <w:rFonts w:eastAsia="Times New Roman"/>
      <w:sz w:val="16"/>
    </w:rPr>
  </w:style>
  <w:style w:type="paragraph" w:customStyle="1" w:styleId="Packetdiagramheaderrow">
    <w:name w:val="Packet diagram header row"/>
    <w:basedOn w:val="TableText"/>
    <w:semiHidden/>
    <w:rsid w:val="00EF3996"/>
    <w:pPr>
      <w:spacing w:before="0" w:after="20"/>
    </w:pPr>
  </w:style>
  <w:style w:type="paragraph" w:customStyle="1" w:styleId="Packetdiagramtext">
    <w:name w:val="Packet diagram text"/>
    <w:basedOn w:val="TableText"/>
    <w:semiHidden/>
    <w:rsid w:val="00EF3996"/>
    <w:pPr>
      <w:spacing w:before="180" w:after="120"/>
    </w:pPr>
  </w:style>
  <w:style w:type="paragraph" w:customStyle="1" w:styleId="PacketDiagramHeaderText">
    <w:name w:val="Packet Diagram Header Text"/>
    <w:basedOn w:val="TableText"/>
    <w:rsid w:val="00EF3996"/>
    <w:pPr>
      <w:spacing w:before="0" w:after="20"/>
    </w:pPr>
  </w:style>
  <w:style w:type="paragraph" w:customStyle="1" w:styleId="PacketDiagramBodyText">
    <w:name w:val="Packet Diagram Body Text"/>
    <w:basedOn w:val="TableText"/>
    <w:rsid w:val="00EF3996"/>
    <w:pPr>
      <w:spacing w:before="180" w:after="120"/>
    </w:pPr>
  </w:style>
  <w:style w:type="paragraph" w:customStyle="1" w:styleId="PseudocodeforAD">
    <w:name w:val="Pseudocode (for AD)"/>
    <w:basedOn w:val="Code"/>
    <w:rsid w:val="00EF3996"/>
    <w:pPr>
      <w:numPr>
        <w:numId w:val="0"/>
      </w:numPr>
      <w:spacing w:line="60" w:lineRule="exact"/>
      <w:ind w:right="0"/>
    </w:pPr>
  </w:style>
  <w:style w:type="paragraph" w:customStyle="1" w:styleId="RevisionSummaryHeading">
    <w:name w:val="Revision Summary Heading"/>
    <w:basedOn w:val="NormalBase"/>
    <w:semiHidden/>
    <w:rsid w:val="00EF3996"/>
    <w:pPr>
      <w:spacing w:before="360"/>
    </w:pPr>
    <w:rPr>
      <w:b/>
      <w:sz w:val="22"/>
    </w:rPr>
  </w:style>
  <w:style w:type="character" w:customStyle="1" w:styleId="Subscript">
    <w:name w:val="Subscript"/>
    <w:semiHidden/>
    <w:rsid w:val="00EF3996"/>
    <w:rPr>
      <w:vertAlign w:val="subscript"/>
    </w:rPr>
  </w:style>
  <w:style w:type="character" w:customStyle="1" w:styleId="Subscript-Bold">
    <w:name w:val="Subscript - Bold"/>
    <w:basedOn w:val="Subscript"/>
    <w:semiHidden/>
    <w:rsid w:val="00EF3996"/>
    <w:rPr>
      <w:b/>
      <w:vertAlign w:val="subscript"/>
    </w:rPr>
  </w:style>
  <w:style w:type="character" w:customStyle="1" w:styleId="Superscript">
    <w:name w:val="Superscript"/>
    <w:semiHidden/>
    <w:rsid w:val="00EF3996"/>
    <w:rPr>
      <w:vertAlign w:val="superscript"/>
    </w:rPr>
  </w:style>
  <w:style w:type="character" w:customStyle="1" w:styleId="Superscript-Bold">
    <w:name w:val="Superscript - Bold"/>
    <w:basedOn w:val="Superscript"/>
    <w:semiHidden/>
    <w:rsid w:val="00EF3996"/>
    <w:rPr>
      <w:b/>
      <w:vertAlign w:val="superscript"/>
    </w:rPr>
  </w:style>
  <w:style w:type="table" w:customStyle="1" w:styleId="TableClearHeader">
    <w:name w:val="Table Clear Header"/>
    <w:basedOn w:val="TableNormal"/>
    <w:uiPriority w:val="99"/>
    <w:qFormat/>
    <w:rsid w:val="00EF3996"/>
    <w:pPr>
      <w:spacing w:before="60" w:after="60"/>
    </w:pPr>
    <w:rPr>
      <w:rFonts w:eastAsia="Times New Roman"/>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style>
  <w:style w:type="table" w:customStyle="1" w:styleId="Table-ShadedHeader">
    <w:name w:val="Table - Shaded Header"/>
    <w:basedOn w:val="TableNormal"/>
    <w:uiPriority w:val="99"/>
    <w:qFormat/>
    <w:rsid w:val="00EF3996"/>
    <w:pPr>
      <w:spacing w:before="60" w:after="60"/>
    </w:pPr>
    <w:rPr>
      <w:rFonts w:eastAsia="Times New Roman"/>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table" w:customStyle="1" w:styleId="Table-PacketDiagram">
    <w:name w:val="Table - Packet Diagram"/>
    <w:basedOn w:val="Table-ShadedHeader"/>
    <w:uiPriority w:val="99"/>
    <w:qFormat/>
    <w:rsid w:val="00EF3996"/>
    <w:pPr>
      <w:jc w:val="center"/>
    </w:pPr>
    <w:tblPr>
      <w:tblInd w:w="0" w:type="dxa"/>
      <w:tblCellMar>
        <w:left w:w="14" w:type="dxa"/>
        <w:right w:w="14" w:type="dxa"/>
      </w:tblCellMar>
    </w:tblPr>
    <w:tcPr>
      <w:vAlign w:val="center"/>
    </w:tc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paragraph" w:customStyle="1" w:styleId="TableBodyText">
    <w:name w:val="Table Body Text"/>
    <w:basedOn w:val="TableText"/>
    <w:rsid w:val="00EF3996"/>
  </w:style>
  <w:style w:type="paragraph" w:customStyle="1" w:styleId="TableHeaderText">
    <w:name w:val="Table Header Text"/>
    <w:basedOn w:val="TableText"/>
    <w:rsid w:val="00EF3996"/>
    <w:rPr>
      <w:b/>
    </w:rPr>
  </w:style>
  <w:style w:type="paragraph" w:customStyle="1" w:styleId="TOCBase">
    <w:name w:val="TOC Base"/>
    <w:basedOn w:val="NormalBase"/>
    <w:semiHidden/>
    <w:rsid w:val="00EF3996"/>
    <w:pPr>
      <w:tabs>
        <w:tab w:val="right" w:leader="dot" w:pos="8820"/>
      </w:tabs>
      <w:spacing w:before="0"/>
      <w:ind w:right="450"/>
    </w:pPr>
  </w:style>
  <w:style w:type="paragraph" w:customStyle="1" w:styleId="TOCTable">
    <w:name w:val="TOC Table"/>
    <w:basedOn w:val="NormalBase"/>
    <w:semiHidden/>
    <w:rsid w:val="00EF3996"/>
    <w:pPr>
      <w:spacing w:before="0"/>
    </w:pPr>
  </w:style>
  <w:style w:type="character" w:customStyle="1" w:styleId="UnderlinedforAD">
    <w:name w:val="Underlined (for AD)"/>
    <w:semiHidden/>
    <w:rsid w:val="00EF3996"/>
    <w:rPr>
      <w:u w:val="single"/>
    </w:rPr>
  </w:style>
  <w:style w:type="paragraph" w:customStyle="1" w:styleId="WBCode">
    <w:name w:val="WB: Code"/>
    <w:semiHidden/>
    <w:rsid w:val="00EF3996"/>
    <w:pPr>
      <w:numPr>
        <w:numId w:val="5"/>
      </w:numPr>
      <w:pBdr>
        <w:top w:val="single" w:sz="24" w:space="4" w:color="FFFFFF"/>
        <w:left w:val="single" w:sz="24" w:space="6" w:color="FFFFFF"/>
        <w:bottom w:val="single" w:sz="24" w:space="5" w:color="FFFFFF"/>
        <w:right w:val="single" w:sz="24" w:space="6" w:color="FFFFFF"/>
      </w:pBdr>
      <w:shd w:val="clear" w:color="auto" w:fill="FFFFFF"/>
      <w:spacing w:after="240"/>
      <w:contextualSpacing/>
    </w:pPr>
    <w:rPr>
      <w:rFonts w:ascii="Courier New" w:eastAsia="Times New Roman" w:hAnsi="Courier New"/>
      <w:i/>
      <w:szCs w:val="24"/>
    </w:rPr>
  </w:style>
  <w:style w:type="paragraph" w:customStyle="1" w:styleId="WBCode-List">
    <w:name w:val="WB: Code - List"/>
    <w:basedOn w:val="WBCode"/>
    <w:semiHidden/>
    <w:rsid w:val="00EF3996"/>
    <w:pPr>
      <w:numPr>
        <w:ilvl w:val="1"/>
      </w:numPr>
    </w:pPr>
  </w:style>
  <w:style w:type="paragraph" w:customStyle="1" w:styleId="WBCode-List2">
    <w:name w:val="WB: Code - List 2"/>
    <w:basedOn w:val="WBCode"/>
    <w:semiHidden/>
    <w:rsid w:val="00EF3996"/>
    <w:pPr>
      <w:numPr>
        <w:ilvl w:val="2"/>
      </w:numPr>
    </w:pPr>
  </w:style>
  <w:style w:type="paragraph" w:customStyle="1" w:styleId="WBCode-List3">
    <w:name w:val="WB: Code - List 3"/>
    <w:basedOn w:val="WBCode"/>
    <w:semiHidden/>
    <w:rsid w:val="00EF3996"/>
    <w:pPr>
      <w:numPr>
        <w:ilvl w:val="3"/>
      </w:numPr>
    </w:pPr>
  </w:style>
  <w:style w:type="paragraph" w:customStyle="1" w:styleId="WBCode-List4">
    <w:name w:val="WB: Code - List 4"/>
    <w:basedOn w:val="WBCode"/>
    <w:semiHidden/>
    <w:rsid w:val="00EF3996"/>
    <w:pPr>
      <w:numPr>
        <w:ilvl w:val="4"/>
      </w:numPr>
    </w:pPr>
  </w:style>
  <w:style w:type="paragraph" w:customStyle="1" w:styleId="WBCode-List5">
    <w:name w:val="WB: Code - List 5"/>
    <w:basedOn w:val="WBCode"/>
    <w:semiHidden/>
    <w:rsid w:val="00EF3996"/>
    <w:pPr>
      <w:numPr>
        <w:ilvl w:val="5"/>
      </w:numPr>
    </w:pPr>
  </w:style>
  <w:style w:type="paragraph" w:customStyle="1" w:styleId="WBCode-List6">
    <w:name w:val="WB: Code - List 6"/>
    <w:basedOn w:val="WBCode"/>
    <w:semiHidden/>
    <w:rsid w:val="00EF3996"/>
    <w:pPr>
      <w:numPr>
        <w:ilvl w:val="6"/>
      </w:numPr>
    </w:pPr>
  </w:style>
  <w:style w:type="paragraph" w:customStyle="1" w:styleId="WBCode-List7">
    <w:name w:val="WB: Code - List 7"/>
    <w:basedOn w:val="WBCode"/>
    <w:semiHidden/>
    <w:rsid w:val="00EF3996"/>
    <w:pPr>
      <w:numPr>
        <w:ilvl w:val="7"/>
      </w:numPr>
    </w:pPr>
  </w:style>
  <w:style w:type="paragraph" w:customStyle="1" w:styleId="WBCode-List8">
    <w:name w:val="WB: Code - List 8"/>
    <w:basedOn w:val="WBCode"/>
    <w:semiHidden/>
    <w:rsid w:val="00EF3996"/>
    <w:pPr>
      <w:numPr>
        <w:ilvl w:val="8"/>
      </w:numPr>
    </w:pPr>
  </w:style>
  <w:style w:type="paragraph" w:customStyle="1" w:styleId="WBCodeSmall">
    <w:name w:val="WB: Code Small"/>
    <w:basedOn w:val="Code"/>
    <w:semiHidden/>
    <w:rsid w:val="00EF3996"/>
    <w:pPr>
      <w:numPr>
        <w:ilvl w:val="0"/>
        <w:numId w:val="0"/>
      </w:numPr>
      <w:tabs>
        <w:tab w:val="num" w:pos="270"/>
      </w:tabs>
      <w:spacing w:line="60" w:lineRule="exact"/>
      <w:ind w:left="486"/>
    </w:pPr>
    <w:rPr>
      <w:i/>
    </w:rPr>
  </w:style>
  <w:style w:type="paragraph" w:customStyle="1" w:styleId="WBCodeSmall-List">
    <w:name w:val="WB: Code Small - List"/>
    <w:basedOn w:val="WBCodeSmall"/>
    <w:semiHidden/>
    <w:rsid w:val="00EF3996"/>
  </w:style>
  <w:style w:type="paragraph" w:customStyle="1" w:styleId="WBCodeSmall-List2">
    <w:name w:val="WB: Code Small - List 2"/>
    <w:basedOn w:val="WBCodeSmall"/>
    <w:semiHidden/>
    <w:rsid w:val="00EF3996"/>
    <w:pPr>
      <w:numPr>
        <w:ilvl w:val="2"/>
      </w:numPr>
      <w:tabs>
        <w:tab w:val="num" w:pos="270"/>
      </w:tabs>
      <w:ind w:left="486"/>
    </w:pPr>
  </w:style>
  <w:style w:type="paragraph" w:customStyle="1" w:styleId="WBCodeSmall-List3">
    <w:name w:val="WB: Code Small - List 3"/>
    <w:basedOn w:val="WBCodeSmall"/>
    <w:semiHidden/>
    <w:rsid w:val="00EF3996"/>
    <w:pPr>
      <w:numPr>
        <w:ilvl w:val="3"/>
      </w:numPr>
      <w:tabs>
        <w:tab w:val="num" w:pos="270"/>
      </w:tabs>
      <w:ind w:left="486"/>
    </w:pPr>
  </w:style>
  <w:style w:type="paragraph" w:customStyle="1" w:styleId="WBCodeSmall-List4">
    <w:name w:val="WB: Code Small - List 4"/>
    <w:basedOn w:val="WBCodeSmall"/>
    <w:semiHidden/>
    <w:rsid w:val="00EF3996"/>
    <w:pPr>
      <w:numPr>
        <w:ilvl w:val="4"/>
      </w:numPr>
      <w:tabs>
        <w:tab w:val="num" w:pos="270"/>
      </w:tabs>
      <w:ind w:left="486"/>
    </w:pPr>
  </w:style>
  <w:style w:type="paragraph" w:customStyle="1" w:styleId="WBCodeSmall-List5">
    <w:name w:val="WB: Code Small - List 5"/>
    <w:basedOn w:val="WBCodeSmall"/>
    <w:semiHidden/>
    <w:rsid w:val="00EF3996"/>
    <w:pPr>
      <w:numPr>
        <w:ilvl w:val="5"/>
      </w:numPr>
      <w:tabs>
        <w:tab w:val="num" w:pos="270"/>
      </w:tabs>
      <w:ind w:left="486"/>
    </w:pPr>
  </w:style>
  <w:style w:type="paragraph" w:customStyle="1" w:styleId="WBCodeSmall-List6">
    <w:name w:val="WB: Code Small - List 6"/>
    <w:basedOn w:val="WBCodeSmall"/>
    <w:semiHidden/>
    <w:rsid w:val="00EF3996"/>
    <w:pPr>
      <w:numPr>
        <w:ilvl w:val="6"/>
      </w:numPr>
      <w:tabs>
        <w:tab w:val="num" w:pos="270"/>
      </w:tabs>
      <w:ind w:left="486"/>
    </w:pPr>
  </w:style>
  <w:style w:type="paragraph" w:customStyle="1" w:styleId="WBCodeSmall-List7">
    <w:name w:val="WB: Code Small - List 7"/>
    <w:basedOn w:val="WBCodeSmall"/>
    <w:semiHidden/>
    <w:rsid w:val="00EF3996"/>
    <w:pPr>
      <w:numPr>
        <w:ilvl w:val="7"/>
      </w:numPr>
      <w:tabs>
        <w:tab w:val="num" w:pos="270"/>
      </w:tabs>
      <w:ind w:left="486"/>
    </w:pPr>
  </w:style>
  <w:style w:type="paragraph" w:customStyle="1" w:styleId="WBCodeSmall-List8">
    <w:name w:val="WB: Code Small - List 8"/>
    <w:basedOn w:val="WBCodeSmall"/>
    <w:semiHidden/>
    <w:rsid w:val="00EF3996"/>
    <w:pPr>
      <w:numPr>
        <w:ilvl w:val="8"/>
      </w:numPr>
      <w:tabs>
        <w:tab w:val="num" w:pos="270"/>
      </w:tabs>
      <w:ind w:left="486"/>
    </w:pPr>
  </w:style>
  <w:style w:type="paragraph" w:customStyle="1" w:styleId="WBListBullet">
    <w:name w:val="WB: List Bullet"/>
    <w:basedOn w:val="NormalBase"/>
    <w:semiHidden/>
    <w:rsid w:val="00EF3996"/>
    <w:pPr>
      <w:numPr>
        <w:numId w:val="6"/>
      </w:numPr>
    </w:pPr>
    <w:rPr>
      <w:i/>
    </w:rPr>
  </w:style>
  <w:style w:type="paragraph" w:customStyle="1" w:styleId="WBListBullet2">
    <w:name w:val="WB: List Bullet 2"/>
    <w:basedOn w:val="WBListBullet"/>
    <w:semiHidden/>
    <w:rsid w:val="00EF3996"/>
    <w:pPr>
      <w:numPr>
        <w:ilvl w:val="1"/>
      </w:numPr>
    </w:pPr>
  </w:style>
  <w:style w:type="paragraph" w:customStyle="1" w:styleId="WBListBullet3">
    <w:name w:val="WB: List Bullet 3"/>
    <w:basedOn w:val="WBListBullet"/>
    <w:semiHidden/>
    <w:rsid w:val="00EF3996"/>
    <w:pPr>
      <w:numPr>
        <w:ilvl w:val="2"/>
      </w:numPr>
    </w:pPr>
  </w:style>
  <w:style w:type="paragraph" w:customStyle="1" w:styleId="WBListBullet4">
    <w:name w:val="WB: List Bullet 4"/>
    <w:basedOn w:val="WBListBullet"/>
    <w:semiHidden/>
    <w:rsid w:val="00EF3996"/>
    <w:pPr>
      <w:numPr>
        <w:ilvl w:val="3"/>
      </w:numPr>
    </w:pPr>
  </w:style>
  <w:style w:type="paragraph" w:customStyle="1" w:styleId="WBListBullet5">
    <w:name w:val="WB: List Bullet 5"/>
    <w:basedOn w:val="WBListBullet"/>
    <w:semiHidden/>
    <w:rsid w:val="00EF3996"/>
    <w:pPr>
      <w:numPr>
        <w:ilvl w:val="4"/>
      </w:numPr>
    </w:pPr>
  </w:style>
  <w:style w:type="paragraph" w:customStyle="1" w:styleId="WBListBullet6">
    <w:name w:val="WB: List Bullet 6"/>
    <w:basedOn w:val="WBListBullet"/>
    <w:semiHidden/>
    <w:rsid w:val="00EF3996"/>
    <w:pPr>
      <w:numPr>
        <w:ilvl w:val="5"/>
      </w:numPr>
    </w:pPr>
  </w:style>
  <w:style w:type="paragraph" w:customStyle="1" w:styleId="WBListBullet7">
    <w:name w:val="WB: List Bullet 7"/>
    <w:basedOn w:val="WBListBullet"/>
    <w:semiHidden/>
    <w:rsid w:val="00EF3996"/>
    <w:pPr>
      <w:numPr>
        <w:ilvl w:val="6"/>
      </w:numPr>
    </w:pPr>
  </w:style>
  <w:style w:type="paragraph" w:customStyle="1" w:styleId="WBListBullet8">
    <w:name w:val="WB: List Bullet 8"/>
    <w:basedOn w:val="WBListBullet"/>
    <w:semiHidden/>
    <w:rsid w:val="00EF3996"/>
    <w:pPr>
      <w:numPr>
        <w:ilvl w:val="7"/>
      </w:numPr>
    </w:pPr>
  </w:style>
  <w:style w:type="paragraph" w:customStyle="1" w:styleId="WBListBullet9">
    <w:name w:val="WB: List Bullet 9"/>
    <w:basedOn w:val="WBListBullet"/>
    <w:semiHidden/>
    <w:rsid w:val="00EF3996"/>
    <w:pPr>
      <w:numPr>
        <w:ilvl w:val="8"/>
      </w:numPr>
    </w:pPr>
  </w:style>
  <w:style w:type="paragraph" w:customStyle="1" w:styleId="WBListNumber">
    <w:name w:val="WB: List Number"/>
    <w:basedOn w:val="NormalBase"/>
    <w:semiHidden/>
    <w:rsid w:val="00EF3996"/>
    <w:pPr>
      <w:numPr>
        <w:numId w:val="7"/>
      </w:numPr>
    </w:pPr>
    <w:rPr>
      <w:i/>
    </w:rPr>
  </w:style>
  <w:style w:type="paragraph" w:customStyle="1" w:styleId="WBListNumber2">
    <w:name w:val="WB: List Number 2"/>
    <w:basedOn w:val="WBListNumber"/>
    <w:semiHidden/>
    <w:rsid w:val="00EF3996"/>
    <w:pPr>
      <w:numPr>
        <w:ilvl w:val="1"/>
      </w:numPr>
    </w:pPr>
  </w:style>
  <w:style w:type="paragraph" w:customStyle="1" w:styleId="WBListNumber3">
    <w:name w:val="WB: List Number 3"/>
    <w:basedOn w:val="WBListNumber"/>
    <w:semiHidden/>
    <w:rsid w:val="00EF3996"/>
    <w:pPr>
      <w:numPr>
        <w:ilvl w:val="2"/>
      </w:numPr>
    </w:pPr>
  </w:style>
  <w:style w:type="paragraph" w:customStyle="1" w:styleId="WBListNumber4">
    <w:name w:val="WB: List Number 4"/>
    <w:basedOn w:val="WBListNumber"/>
    <w:semiHidden/>
    <w:rsid w:val="00EF3996"/>
    <w:pPr>
      <w:numPr>
        <w:ilvl w:val="3"/>
      </w:numPr>
    </w:pPr>
  </w:style>
  <w:style w:type="paragraph" w:customStyle="1" w:styleId="WBListNumber5">
    <w:name w:val="WB: List Number 5"/>
    <w:basedOn w:val="WBListNumber"/>
    <w:semiHidden/>
    <w:rsid w:val="00EF3996"/>
    <w:pPr>
      <w:numPr>
        <w:ilvl w:val="4"/>
      </w:numPr>
    </w:pPr>
  </w:style>
  <w:style w:type="paragraph" w:customStyle="1" w:styleId="WBListNumber6">
    <w:name w:val="WB: List Number 6"/>
    <w:basedOn w:val="WBListNumber"/>
    <w:semiHidden/>
    <w:rsid w:val="00EF3996"/>
    <w:pPr>
      <w:numPr>
        <w:ilvl w:val="5"/>
      </w:numPr>
    </w:pPr>
  </w:style>
  <w:style w:type="paragraph" w:customStyle="1" w:styleId="WBListNumber7">
    <w:name w:val="WB: List Number 7"/>
    <w:basedOn w:val="WBListNumber"/>
    <w:semiHidden/>
    <w:rsid w:val="00EF3996"/>
    <w:pPr>
      <w:numPr>
        <w:ilvl w:val="6"/>
      </w:numPr>
    </w:pPr>
  </w:style>
  <w:style w:type="paragraph" w:customStyle="1" w:styleId="WBListNumber8">
    <w:name w:val="WB: List Number 8"/>
    <w:basedOn w:val="WBListNumber"/>
    <w:semiHidden/>
    <w:rsid w:val="00EF3996"/>
    <w:pPr>
      <w:numPr>
        <w:ilvl w:val="7"/>
      </w:numPr>
    </w:pPr>
  </w:style>
  <w:style w:type="paragraph" w:customStyle="1" w:styleId="WBListNumber9">
    <w:name w:val="WB: List Number 9"/>
    <w:basedOn w:val="WBListNumber"/>
    <w:semiHidden/>
    <w:rsid w:val="00EF3996"/>
    <w:pPr>
      <w:numPr>
        <w:ilvl w:val="8"/>
      </w:numPr>
    </w:pPr>
  </w:style>
  <w:style w:type="paragraph" w:customStyle="1" w:styleId="WBNormal">
    <w:name w:val="WB: Normal"/>
    <w:semiHidden/>
    <w:rsid w:val="00EF3996"/>
    <w:pPr>
      <w:numPr>
        <w:numId w:val="8"/>
      </w:numPr>
      <w:spacing w:before="180"/>
    </w:pPr>
    <w:rPr>
      <w:rFonts w:eastAsia="Times New Roman"/>
      <w:i/>
      <w:szCs w:val="24"/>
    </w:rPr>
  </w:style>
  <w:style w:type="paragraph" w:customStyle="1" w:styleId="WBNormal-List">
    <w:name w:val="WB: Normal - List"/>
    <w:basedOn w:val="WBNormal"/>
    <w:semiHidden/>
    <w:rsid w:val="00EF3996"/>
    <w:pPr>
      <w:numPr>
        <w:ilvl w:val="1"/>
      </w:numPr>
    </w:pPr>
  </w:style>
  <w:style w:type="paragraph" w:customStyle="1" w:styleId="WBNormal-List2">
    <w:name w:val="WB: Normal - List 2"/>
    <w:basedOn w:val="WBNormal"/>
    <w:semiHidden/>
    <w:rsid w:val="00EF3996"/>
    <w:pPr>
      <w:numPr>
        <w:ilvl w:val="2"/>
      </w:numPr>
    </w:pPr>
  </w:style>
  <w:style w:type="paragraph" w:customStyle="1" w:styleId="WBNormal-List3">
    <w:name w:val="WB: Normal - List 3"/>
    <w:basedOn w:val="WBNormal"/>
    <w:semiHidden/>
    <w:rsid w:val="00EF3996"/>
    <w:pPr>
      <w:numPr>
        <w:ilvl w:val="3"/>
      </w:numPr>
    </w:pPr>
  </w:style>
  <w:style w:type="paragraph" w:customStyle="1" w:styleId="WBNormal-List4">
    <w:name w:val="WB: Normal - List 4"/>
    <w:basedOn w:val="WBNormal"/>
    <w:semiHidden/>
    <w:rsid w:val="00EF3996"/>
    <w:pPr>
      <w:numPr>
        <w:ilvl w:val="4"/>
      </w:numPr>
    </w:pPr>
  </w:style>
  <w:style w:type="paragraph" w:customStyle="1" w:styleId="WBNormal-List5">
    <w:name w:val="WB: Normal - List 5"/>
    <w:basedOn w:val="WBNormal"/>
    <w:semiHidden/>
    <w:rsid w:val="00EF3996"/>
    <w:pPr>
      <w:numPr>
        <w:ilvl w:val="5"/>
      </w:numPr>
    </w:pPr>
  </w:style>
  <w:style w:type="paragraph" w:customStyle="1" w:styleId="WBNormal-List6">
    <w:name w:val="WB: Normal - List 6"/>
    <w:basedOn w:val="WBNormal"/>
    <w:semiHidden/>
    <w:rsid w:val="00EF3996"/>
    <w:pPr>
      <w:numPr>
        <w:ilvl w:val="6"/>
      </w:numPr>
    </w:pPr>
  </w:style>
  <w:style w:type="paragraph" w:customStyle="1" w:styleId="WBNormal-List7">
    <w:name w:val="WB: Normal - List 7"/>
    <w:basedOn w:val="WBNormal"/>
    <w:semiHidden/>
    <w:rsid w:val="00EF3996"/>
    <w:pPr>
      <w:numPr>
        <w:ilvl w:val="7"/>
      </w:numPr>
    </w:pPr>
  </w:style>
  <w:style w:type="paragraph" w:customStyle="1" w:styleId="WBNormal-List8">
    <w:name w:val="WB: Normal - List 8"/>
    <w:basedOn w:val="WBNormal"/>
    <w:semiHidden/>
    <w:rsid w:val="00EF3996"/>
    <w:pPr>
      <w:numPr>
        <w:ilvl w:val="8"/>
      </w:numPr>
    </w:pPr>
  </w:style>
  <w:style w:type="paragraph" w:customStyle="1" w:styleId="WBPacketdiagramheaderrow">
    <w:name w:val="WB: Packet diagram header row"/>
    <w:basedOn w:val="TableText"/>
    <w:semiHidden/>
    <w:rsid w:val="00EF3996"/>
    <w:pPr>
      <w:spacing w:before="180"/>
    </w:pPr>
    <w:rPr>
      <w:i/>
    </w:rPr>
  </w:style>
  <w:style w:type="paragraph" w:customStyle="1" w:styleId="WBPacketdiagramtext">
    <w:name w:val="WB: Packet diagram text"/>
    <w:basedOn w:val="TableText"/>
    <w:semiHidden/>
    <w:rsid w:val="00EF3996"/>
    <w:pPr>
      <w:spacing w:before="180" w:after="120"/>
    </w:pPr>
    <w:rPr>
      <w:i/>
    </w:rPr>
  </w:style>
  <w:style w:type="paragraph" w:customStyle="1" w:styleId="WBTableBodyText">
    <w:name w:val="WB: Table Body Text"/>
    <w:basedOn w:val="TableText"/>
    <w:semiHidden/>
    <w:rsid w:val="00EF3996"/>
    <w:rPr>
      <w:i/>
    </w:rPr>
  </w:style>
  <w:style w:type="paragraph" w:customStyle="1" w:styleId="WBTableHeaderText">
    <w:name w:val="WB: Table Header Text"/>
    <w:basedOn w:val="TableBodyText"/>
    <w:semiHidden/>
    <w:rsid w:val="00EF3996"/>
    <w:rPr>
      <w:b/>
      <w:i/>
    </w:rPr>
  </w:style>
  <w:style w:type="character" w:customStyle="1" w:styleId="HyperlinkGreen">
    <w:name w:val="HyperlinkGreen"/>
    <w:basedOn w:val="DefaultParagraphFont"/>
    <w:uiPriority w:val="99"/>
    <w:locked/>
    <w:rsid w:val="00EF3996"/>
    <w:rPr>
      <w:color w:val="009900"/>
    </w:rPr>
  </w:style>
  <w:style w:type="paragraph" w:customStyle="1" w:styleId="PageFooter">
    <w:name w:val="Page Footer"/>
    <w:aliases w:val="pgf"/>
    <w:basedOn w:val="Normal"/>
    <w:rsid w:val="00EF3996"/>
    <w:pPr>
      <w:spacing w:before="0" w:after="0"/>
    </w:pPr>
    <w:rPr>
      <w:rFonts w:eastAsia="Times New Roman"/>
      <w:i/>
      <w:sz w:val="16"/>
    </w:rPr>
  </w:style>
  <w:style w:type="paragraph" w:customStyle="1" w:styleId="XmlSnippet">
    <w:name w:val="XmlSnippet"/>
    <w:basedOn w:val="Normal"/>
    <w:link w:val="XmlSnippetChar"/>
    <w:uiPriority w:val="98"/>
    <w:rsid w:val="00EF3996"/>
    <w:pPr>
      <w:pBdr>
        <w:top w:val="single" w:sz="4" w:space="1" w:color="auto"/>
        <w:left w:val="single" w:sz="4" w:space="4" w:color="auto"/>
        <w:bottom w:val="single" w:sz="4" w:space="1" w:color="auto"/>
        <w:right w:val="single" w:sz="4" w:space="4" w:color="auto"/>
      </w:pBdr>
      <w:spacing w:before="240"/>
      <w:contextualSpacing/>
    </w:pPr>
    <w:rPr>
      <w:rFonts w:ascii="Courier New" w:eastAsia="Times New Roman" w:hAnsi="Courier New" w:cs="Courier New"/>
      <w:noProof/>
      <w:color w:val="ED7D31" w:themeColor="accent2"/>
      <w:sz w:val="16"/>
      <w:szCs w:val="16"/>
    </w:rPr>
  </w:style>
  <w:style w:type="character" w:customStyle="1" w:styleId="XmlSnippetChar">
    <w:name w:val="XmlSnippet Char"/>
    <w:basedOn w:val="DefaultParagraphFont"/>
    <w:link w:val="XmlSnippet"/>
    <w:uiPriority w:val="98"/>
    <w:rsid w:val="00EF3996"/>
    <w:rPr>
      <w:rFonts w:ascii="Courier New" w:eastAsia="Times New Roman" w:hAnsi="Courier New" w:cs="Courier New"/>
      <w:noProof/>
      <w:color w:val="ED7D31" w:themeColor="accent2"/>
      <w:sz w:val="16"/>
      <w:szCs w:val="16"/>
    </w:rPr>
  </w:style>
  <w:style w:type="character" w:customStyle="1" w:styleId="ABNF">
    <w:name w:val="ABNF"/>
    <w:basedOn w:val="DefaultParagraphFont"/>
    <w:uiPriority w:val="8"/>
    <w:qFormat/>
    <w:rsid w:val="00EF3996"/>
    <w:rPr>
      <w:szCs w:val="18"/>
      <w:bdr w:val="none" w:sz="0" w:space="0" w:color="auto"/>
      <w:shd w:val="clear" w:color="auto" w:fill="FF0000"/>
    </w:rPr>
  </w:style>
  <w:style w:type="character" w:customStyle="1" w:styleId="InformativeReference">
    <w:name w:val="Informative Reference"/>
    <w:basedOn w:val="DefaultParagraphFont"/>
    <w:uiPriority w:val="6"/>
    <w:rsid w:val="00EF3996"/>
    <w:rPr>
      <w:b/>
      <w:bdr w:val="none" w:sz="0" w:space="0" w:color="auto"/>
      <w:shd w:val="clear" w:color="auto" w:fill="FF66FF"/>
    </w:rPr>
  </w:style>
  <w:style w:type="table" w:customStyle="1" w:styleId="Table-ShadedHeaderIndented">
    <w:name w:val="Table - Shaded Header Indented"/>
    <w:basedOn w:val="Table-ShadedHeader"/>
    <w:uiPriority w:val="99"/>
    <w:rsid w:val="00EF3996"/>
    <w:tblPr>
      <w:tblInd w:w="475" w:type="dxa"/>
    </w:tbl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paragraph" w:customStyle="1" w:styleId="ABNFGrammar">
    <w:name w:val="ABNF Grammar"/>
    <w:basedOn w:val="Code"/>
    <w:uiPriority w:val="19"/>
    <w:rsid w:val="00EF3996"/>
    <w:pPr>
      <w:keepLines/>
      <w:numPr>
        <w:numId w:val="0"/>
      </w:numPr>
      <w:spacing w:line="60" w:lineRule="exact"/>
      <w:ind w:left="720" w:right="0" w:hanging="720"/>
    </w:pPr>
  </w:style>
  <w:style w:type="table" w:customStyle="1" w:styleId="Table-Example">
    <w:name w:val="Table - Example"/>
    <w:basedOn w:val="TableNormal"/>
    <w:uiPriority w:val="99"/>
    <w:semiHidden/>
    <w:rsid w:val="00EF3996"/>
    <w:pPr>
      <w:keepNext/>
      <w:keepLines/>
      <w:tabs>
        <w:tab w:val="right" w:pos="7200"/>
      </w:tabs>
      <w:spacing w:before="100" w:beforeAutospacing="1" w:after="100" w:afterAutospacing="1"/>
    </w:pPr>
    <w:rPr>
      <w:rFonts w:ascii="Courier New" w:eastAsia="Times New Roman" w:hAnsi="Courier New"/>
      <w:color w:val="595959" w:themeColor="text1" w:themeTint="A6"/>
    </w:rPr>
    <w:tblPr>
      <w:tblCellMar>
        <w:left w:w="0" w:type="dxa"/>
        <w:right w:w="72" w:type="dxa"/>
      </w:tblCellMar>
    </w:tblPr>
    <w:tcPr>
      <w:vAlign w:val="center"/>
    </w:tcPr>
    <w:tblStylePr w:type="firstRow">
      <w:rPr>
        <w:rFonts w:ascii="Verdana" w:hAnsi="Verdana"/>
        <w:b/>
        <w:color w:val="auto"/>
        <w:sz w:val="18"/>
      </w:rPr>
    </w:tblStylePr>
  </w:style>
  <w:style w:type="paragraph" w:customStyle="1" w:styleId="ExampleText">
    <w:name w:val="Example Text"/>
    <w:basedOn w:val="Normal"/>
    <w:rsid w:val="00EF3996"/>
    <w:pPr>
      <w:spacing w:before="0" w:after="0"/>
    </w:pPr>
    <w:rPr>
      <w:rFonts w:eastAsia="Times New Roman"/>
      <w:noProof/>
      <w:sz w:val="16"/>
    </w:rPr>
  </w:style>
  <w:style w:type="paragraph" w:customStyle="1" w:styleId="Default">
    <w:name w:val="Default"/>
    <w:basedOn w:val="Normal"/>
    <w:rsid w:val="00EF3996"/>
    <w:pPr>
      <w:autoSpaceDE w:val="0"/>
      <w:autoSpaceDN w:val="0"/>
      <w:spacing w:before="0" w:after="0"/>
    </w:pPr>
    <w:rPr>
      <w:color w:val="000000"/>
      <w:sz w:val="24"/>
    </w:rPr>
  </w:style>
  <w:style w:type="paragraph" w:customStyle="1" w:styleId="indexentry0">
    <w:name w:val="index entry"/>
    <w:basedOn w:val="Normal"/>
    <w:next w:val="Normal"/>
    <w:autoRedefine/>
    <w:uiPriority w:val="99"/>
    <w:semiHidden/>
    <w:locked/>
    <w:rsid w:val="00EF3996"/>
    <w:pPr>
      <w:spacing w:before="0" w:after="0"/>
      <w:ind w:left="720" w:hanging="360"/>
    </w:pPr>
    <w:rPr>
      <w:rFonts w:eastAsia="Times New Roman"/>
      <w:sz w:val="16"/>
      <w:szCs w:val="16"/>
    </w:rPr>
  </w:style>
  <w:style w:type="paragraph" w:customStyle="1" w:styleId="indexheader">
    <w:name w:val="index header"/>
    <w:basedOn w:val="Normal"/>
    <w:next w:val="Index1"/>
    <w:uiPriority w:val="99"/>
    <w:semiHidden/>
    <w:locked/>
    <w:rsid w:val="00EF3996"/>
    <w:pPr>
      <w:spacing w:before="0" w:after="0"/>
    </w:pPr>
    <w:rPr>
      <w:rFonts w:eastAsia="Times New Roman"/>
      <w:b/>
      <w:bCs/>
      <w:iCs/>
      <w:szCs w:val="18"/>
    </w:rPr>
  </w:style>
  <w:style w:type="paragraph" w:styleId="Index1">
    <w:name w:val="index 1"/>
    <w:basedOn w:val="Normal"/>
    <w:next w:val="Normal"/>
    <w:autoRedefine/>
    <w:uiPriority w:val="99"/>
    <w:semiHidden/>
    <w:rsid w:val="00EF3996"/>
    <w:pPr>
      <w:spacing w:before="0" w:after="0"/>
      <w:ind w:left="180" w:hanging="180"/>
    </w:pPr>
    <w:rPr>
      <w:rFonts w:asciiTheme="minorHAnsi" w:hAnsiTheme="minorHAnsi"/>
      <w:sz w:val="20"/>
      <w:szCs w:val="20"/>
    </w:rPr>
  </w:style>
  <w:style w:type="character" w:customStyle="1" w:styleId="PossibleGlossary">
    <w:name w:val="PossibleGlossary"/>
    <w:basedOn w:val="DefaultParagraphFont"/>
    <w:uiPriority w:val="14"/>
    <w:rsid w:val="00EF3996"/>
    <w:rPr>
      <w:bdr w:val="none" w:sz="0" w:space="0" w:color="auto"/>
      <w:shd w:val="clear" w:color="auto" w:fill="C4FFC4"/>
    </w:rPr>
  </w:style>
  <w:style w:type="character" w:customStyle="1" w:styleId="NotGlossary">
    <w:name w:val="NotGlossary"/>
    <w:basedOn w:val="DefaultParagraphFont"/>
    <w:uiPriority w:val="15"/>
    <w:rsid w:val="00EF3996"/>
  </w:style>
  <w:style w:type="character" w:customStyle="1" w:styleId="ProductName">
    <w:name w:val="ProductName"/>
    <w:basedOn w:val="DefaultParagraphFont"/>
    <w:uiPriority w:val="7"/>
    <w:rsid w:val="00EF3996"/>
    <w:rPr>
      <w:sz w:val="18"/>
      <w:szCs w:val="18"/>
      <w:bdr w:val="none" w:sz="0" w:space="0" w:color="auto"/>
      <w:shd w:val="clear" w:color="auto" w:fill="FFDC00"/>
    </w:rPr>
  </w:style>
  <w:style w:type="paragraph" w:customStyle="1" w:styleId="ChangeAlert">
    <w:name w:val="ChangeAlert"/>
    <w:basedOn w:val="XmlSnippet"/>
    <w:link w:val="ChangeAlertChar"/>
    <w:semiHidden/>
    <w:rsid w:val="00EF3996"/>
    <w:pPr>
      <w:pBdr>
        <w:top w:val="single" w:sz="4" w:space="1" w:color="FF0000"/>
        <w:left w:val="single" w:sz="4" w:space="4" w:color="FF0000"/>
        <w:bottom w:val="single" w:sz="4" w:space="1" w:color="FF0000"/>
        <w:right w:val="single" w:sz="4" w:space="4" w:color="FF0000"/>
      </w:pBdr>
      <w:shd w:val="clear" w:color="auto" w:fill="F7CAAC" w:themeFill="accent2" w:themeFillTint="66"/>
    </w:pPr>
  </w:style>
  <w:style w:type="character" w:customStyle="1" w:styleId="ChangeAlertChar">
    <w:name w:val="ChangeAlert Char"/>
    <w:basedOn w:val="XmlSnippetChar"/>
    <w:link w:val="ChangeAlert"/>
    <w:semiHidden/>
    <w:rsid w:val="00EF3996"/>
    <w:rPr>
      <w:rFonts w:ascii="Courier New" w:eastAsia="Times New Roman" w:hAnsi="Courier New" w:cs="Courier New"/>
      <w:noProof/>
      <w:color w:val="ED7D31" w:themeColor="accent2"/>
      <w:sz w:val="16"/>
      <w:szCs w:val="16"/>
      <w:shd w:val="clear" w:color="auto" w:fill="F7CAAC" w:themeFill="accent2" w:themeFillTint="66"/>
    </w:rPr>
  </w:style>
  <w:style w:type="table" w:customStyle="1" w:styleId="AlertTable">
    <w:name w:val="AlertTable"/>
    <w:basedOn w:val="TableNormal"/>
    <w:uiPriority w:val="99"/>
    <w:semiHidden/>
    <w:rsid w:val="00EF3996"/>
    <w:rPr>
      <w:rFonts w:eastAsia="Times New Roman"/>
    </w:rPr>
    <w:tblPr>
      <w:tblBorders>
        <w:top w:val="single" w:sz="4" w:space="0" w:color="FF0000"/>
        <w:left w:val="single" w:sz="4" w:space="0" w:color="FF0000"/>
        <w:bottom w:val="single" w:sz="4" w:space="0" w:color="FF0000"/>
        <w:right w:val="single" w:sz="4" w:space="0" w:color="FF0000"/>
      </w:tblBorders>
    </w:tblPr>
    <w:tcPr>
      <w:shd w:val="clear" w:color="auto" w:fill="FBE4D5" w:themeFill="accent2" w:themeFillTint="33"/>
    </w:tcPr>
  </w:style>
  <w:style w:type="paragraph" w:customStyle="1" w:styleId="AlertText">
    <w:name w:val="AlertText"/>
    <w:basedOn w:val="Normal"/>
    <w:rsid w:val="00EF3996"/>
    <w:pPr>
      <w:spacing w:before="0" w:after="0"/>
    </w:pPr>
    <w:rPr>
      <w:rFonts w:eastAsia="Times New Roman"/>
    </w:rPr>
  </w:style>
  <w:style w:type="character" w:customStyle="1" w:styleId="InlineCode">
    <w:name w:val="Inline Code"/>
    <w:basedOn w:val="DefaultParagraphFont"/>
    <w:uiPriority w:val="3"/>
    <w:qFormat/>
    <w:rsid w:val="00EF3996"/>
    <w:rPr>
      <w:rFonts w:ascii="Courier New" w:hAnsi="Courier New"/>
      <w:sz w:val="18"/>
    </w:rPr>
  </w:style>
  <w:style w:type="paragraph" w:customStyle="1" w:styleId="CollapsibleRegion">
    <w:name w:val="Collapsible Region"/>
    <w:basedOn w:val="Normal"/>
    <w:next w:val="Normal"/>
    <w:uiPriority w:val="4"/>
    <w:qFormat/>
    <w:rsid w:val="00EF3996"/>
    <w:pPr>
      <w:spacing w:before="320" w:after="60"/>
    </w:pPr>
    <w:rPr>
      <w:rFonts w:eastAsia="Times New Roman"/>
      <w:b/>
      <w:color w:val="FFFFFF"/>
      <w:sz w:val="20"/>
      <w:shd w:val="clear" w:color="auto" w:fill="0000FF"/>
    </w:rPr>
  </w:style>
  <w:style w:type="character" w:customStyle="1" w:styleId="UnresolvedMention1">
    <w:name w:val="Unresolved Mention1"/>
    <w:basedOn w:val="DefaultParagraphFont"/>
    <w:uiPriority w:val="99"/>
    <w:semiHidden/>
    <w:unhideWhenUsed/>
    <w:rsid w:val="00EF3996"/>
    <w:rPr>
      <w:color w:val="605E5C"/>
      <w:shd w:val="clear" w:color="auto" w:fill="E1DFDD"/>
    </w:rPr>
  </w:style>
  <w:style w:type="character" w:customStyle="1" w:styleId="Heading1Char">
    <w:name w:val="Heading 1 Char"/>
    <w:basedOn w:val="DefaultParagraphFont"/>
    <w:link w:val="Heading1"/>
    <w:uiPriority w:val="9"/>
    <w:rsid w:val="005F1C94"/>
    <w:rPr>
      <w:rFonts w:eastAsia="Times New Roman" w:cs="Arial"/>
      <w:b/>
      <w:bCs/>
      <w:color w:val="1F3864" w:themeColor="accent1" w:themeShade="80"/>
      <w:spacing w:val="-5"/>
      <w:kern w:val="32"/>
      <w:sz w:val="36"/>
      <w:szCs w:val="32"/>
    </w:rPr>
  </w:style>
  <w:style w:type="character" w:customStyle="1" w:styleId="Heading2Char">
    <w:name w:val="Heading 2 Char"/>
    <w:basedOn w:val="DefaultParagraphFont"/>
    <w:link w:val="Heading2"/>
    <w:uiPriority w:val="9"/>
    <w:rsid w:val="005F1C94"/>
    <w:rPr>
      <w:rFonts w:eastAsia="Times New Roman" w:cs="Arial"/>
      <w:b/>
      <w:bCs/>
      <w:iCs/>
      <w:color w:val="1F3864" w:themeColor="accent1" w:themeShade="80"/>
      <w:spacing w:val="-5"/>
      <w:sz w:val="32"/>
      <w:szCs w:val="20"/>
    </w:rPr>
  </w:style>
  <w:style w:type="character" w:customStyle="1" w:styleId="Heading3Char">
    <w:name w:val="Heading 3 Char"/>
    <w:basedOn w:val="DefaultParagraphFont"/>
    <w:link w:val="Heading3"/>
    <w:uiPriority w:val="9"/>
    <w:rsid w:val="00007BDA"/>
    <w:rPr>
      <w:rFonts w:eastAsia="Times New Roman" w:cs="Arial"/>
      <w:b/>
      <w:bCs/>
      <w:color w:val="1F3864" w:themeColor="accent1" w:themeShade="80"/>
      <w:spacing w:val="-5"/>
      <w:sz w:val="28"/>
      <w:szCs w:val="20"/>
    </w:rPr>
  </w:style>
  <w:style w:type="character" w:customStyle="1" w:styleId="Heading4Char">
    <w:name w:val="Heading 4 Char"/>
    <w:basedOn w:val="DefaultParagraphFont"/>
    <w:link w:val="Heading4"/>
    <w:uiPriority w:val="9"/>
    <w:rsid w:val="00007BDA"/>
    <w:rPr>
      <w:rFonts w:eastAsia="Times New Roman"/>
      <w:b/>
      <w:bCs/>
      <w:color w:val="1F3864" w:themeColor="accent1" w:themeShade="80"/>
      <w:spacing w:val="-5"/>
      <w:sz w:val="24"/>
      <w:szCs w:val="20"/>
    </w:rPr>
  </w:style>
  <w:style w:type="character" w:customStyle="1" w:styleId="Heading5Char">
    <w:name w:val="Heading 5 Char"/>
    <w:basedOn w:val="DefaultParagraphFont"/>
    <w:link w:val="Heading5"/>
    <w:uiPriority w:val="9"/>
    <w:rsid w:val="00EF3996"/>
    <w:rPr>
      <w:rFonts w:eastAsia="Times New Roman"/>
      <w:b/>
      <w:bCs/>
      <w:iCs/>
      <w:spacing w:val="-5"/>
      <w:sz w:val="20"/>
      <w:szCs w:val="20"/>
    </w:rPr>
  </w:style>
  <w:style w:type="character" w:customStyle="1" w:styleId="Heading6Char">
    <w:name w:val="Heading 6 Char"/>
    <w:basedOn w:val="DefaultParagraphFont"/>
    <w:link w:val="Heading6"/>
    <w:uiPriority w:val="9"/>
    <w:rsid w:val="00EF3996"/>
    <w:rPr>
      <w:rFonts w:eastAsia="Times New Roman"/>
      <w:b/>
      <w:bCs/>
      <w:spacing w:val="-5"/>
      <w:sz w:val="20"/>
      <w:szCs w:val="20"/>
    </w:rPr>
  </w:style>
  <w:style w:type="character" w:customStyle="1" w:styleId="Heading7Char">
    <w:name w:val="Heading 7 Char"/>
    <w:basedOn w:val="DefaultParagraphFont"/>
    <w:link w:val="Heading7"/>
    <w:uiPriority w:val="25"/>
    <w:semiHidden/>
    <w:rsid w:val="00EF3996"/>
    <w:rPr>
      <w:rFonts w:eastAsia="Times New Roman"/>
      <w:b/>
      <w:spacing w:val="-5"/>
      <w:sz w:val="20"/>
      <w:szCs w:val="20"/>
    </w:rPr>
  </w:style>
  <w:style w:type="character" w:customStyle="1" w:styleId="Heading8Char">
    <w:name w:val="Heading 8 Char"/>
    <w:basedOn w:val="DefaultParagraphFont"/>
    <w:link w:val="Heading8"/>
    <w:uiPriority w:val="26"/>
    <w:semiHidden/>
    <w:rsid w:val="00EF3996"/>
    <w:rPr>
      <w:rFonts w:eastAsia="Times New Roman"/>
      <w:b/>
      <w:iCs/>
      <w:spacing w:val="-5"/>
      <w:sz w:val="20"/>
      <w:szCs w:val="20"/>
    </w:rPr>
  </w:style>
  <w:style w:type="character" w:customStyle="1" w:styleId="Heading9Char">
    <w:name w:val="Heading 9 Char"/>
    <w:basedOn w:val="DefaultParagraphFont"/>
    <w:link w:val="Heading9"/>
    <w:uiPriority w:val="27"/>
    <w:semiHidden/>
    <w:rsid w:val="00EF3996"/>
    <w:rPr>
      <w:rFonts w:eastAsia="Times New Roman" w:cs="Arial"/>
      <w:b/>
      <w:spacing w:val="-5"/>
      <w:sz w:val="20"/>
      <w:szCs w:val="20"/>
    </w:rPr>
  </w:style>
  <w:style w:type="paragraph" w:styleId="Index2">
    <w:name w:val="index 2"/>
    <w:basedOn w:val="Normal"/>
    <w:next w:val="Normal"/>
    <w:autoRedefine/>
    <w:uiPriority w:val="99"/>
    <w:semiHidden/>
    <w:rsid w:val="00EF3996"/>
    <w:pPr>
      <w:spacing w:before="0" w:after="0"/>
      <w:ind w:left="360" w:hanging="180"/>
    </w:pPr>
    <w:rPr>
      <w:rFonts w:asciiTheme="minorHAnsi" w:eastAsia="Times New Roman" w:hAnsiTheme="minorHAnsi"/>
      <w:sz w:val="20"/>
      <w:szCs w:val="20"/>
    </w:rPr>
  </w:style>
  <w:style w:type="paragraph" w:styleId="Index3">
    <w:name w:val="index 3"/>
    <w:basedOn w:val="Normal"/>
    <w:next w:val="Normal"/>
    <w:autoRedefine/>
    <w:semiHidden/>
    <w:rsid w:val="00EF3996"/>
    <w:pPr>
      <w:spacing w:before="0" w:after="0"/>
      <w:ind w:left="540" w:hanging="180"/>
    </w:pPr>
    <w:rPr>
      <w:rFonts w:asciiTheme="minorHAnsi" w:eastAsia="Times New Roman" w:hAnsiTheme="minorHAnsi"/>
      <w:sz w:val="20"/>
      <w:szCs w:val="20"/>
    </w:rPr>
  </w:style>
  <w:style w:type="paragraph" w:styleId="Index4">
    <w:name w:val="index 4"/>
    <w:basedOn w:val="Normal"/>
    <w:next w:val="Normal"/>
    <w:autoRedefine/>
    <w:semiHidden/>
    <w:rsid w:val="00EF3996"/>
    <w:pPr>
      <w:spacing w:before="0" w:after="0"/>
      <w:ind w:left="720" w:hanging="180"/>
    </w:pPr>
    <w:rPr>
      <w:rFonts w:asciiTheme="minorHAnsi" w:eastAsia="Times New Roman" w:hAnsiTheme="minorHAnsi"/>
      <w:sz w:val="20"/>
      <w:szCs w:val="20"/>
    </w:rPr>
  </w:style>
  <w:style w:type="paragraph" w:styleId="Index5">
    <w:name w:val="index 5"/>
    <w:basedOn w:val="Normal"/>
    <w:next w:val="Normal"/>
    <w:autoRedefine/>
    <w:semiHidden/>
    <w:rsid w:val="00EF3996"/>
    <w:pPr>
      <w:spacing w:before="0" w:after="0"/>
      <w:ind w:left="900" w:hanging="180"/>
    </w:pPr>
    <w:rPr>
      <w:rFonts w:asciiTheme="minorHAnsi" w:eastAsia="Times New Roman" w:hAnsiTheme="minorHAnsi"/>
      <w:sz w:val="20"/>
      <w:szCs w:val="20"/>
    </w:rPr>
  </w:style>
  <w:style w:type="paragraph" w:styleId="Index6">
    <w:name w:val="index 6"/>
    <w:basedOn w:val="Normal"/>
    <w:next w:val="Normal"/>
    <w:autoRedefine/>
    <w:semiHidden/>
    <w:rsid w:val="00EF3996"/>
    <w:pPr>
      <w:spacing w:before="0" w:after="0"/>
      <w:ind w:left="1080" w:hanging="180"/>
    </w:pPr>
    <w:rPr>
      <w:rFonts w:asciiTheme="minorHAnsi" w:eastAsia="Times New Roman" w:hAnsiTheme="minorHAnsi"/>
      <w:sz w:val="20"/>
      <w:szCs w:val="20"/>
    </w:rPr>
  </w:style>
  <w:style w:type="paragraph" w:styleId="Index7">
    <w:name w:val="index 7"/>
    <w:basedOn w:val="Normal"/>
    <w:next w:val="Normal"/>
    <w:autoRedefine/>
    <w:semiHidden/>
    <w:rsid w:val="00EF3996"/>
    <w:pPr>
      <w:spacing w:before="0" w:after="0"/>
      <w:ind w:left="1260" w:hanging="180"/>
    </w:pPr>
    <w:rPr>
      <w:rFonts w:asciiTheme="minorHAnsi" w:eastAsia="Times New Roman" w:hAnsiTheme="minorHAnsi"/>
      <w:sz w:val="20"/>
      <w:szCs w:val="20"/>
    </w:rPr>
  </w:style>
  <w:style w:type="paragraph" w:styleId="Index8">
    <w:name w:val="index 8"/>
    <w:basedOn w:val="Normal"/>
    <w:next w:val="Normal"/>
    <w:autoRedefine/>
    <w:semiHidden/>
    <w:rsid w:val="00EF3996"/>
    <w:pPr>
      <w:spacing w:before="0" w:after="0"/>
      <w:ind w:left="1440" w:hanging="180"/>
    </w:pPr>
    <w:rPr>
      <w:rFonts w:asciiTheme="minorHAnsi" w:eastAsia="Times New Roman" w:hAnsiTheme="minorHAnsi"/>
      <w:sz w:val="20"/>
      <w:szCs w:val="20"/>
    </w:rPr>
  </w:style>
  <w:style w:type="paragraph" w:styleId="Index9">
    <w:name w:val="index 9"/>
    <w:basedOn w:val="Normal"/>
    <w:next w:val="Normal"/>
    <w:autoRedefine/>
    <w:semiHidden/>
    <w:rsid w:val="00EF3996"/>
    <w:pPr>
      <w:spacing w:before="0" w:after="0"/>
      <w:ind w:left="1620" w:hanging="180"/>
    </w:pPr>
    <w:rPr>
      <w:rFonts w:asciiTheme="minorHAnsi" w:eastAsia="Times New Roman" w:hAnsiTheme="minorHAnsi"/>
      <w:sz w:val="20"/>
      <w:szCs w:val="20"/>
    </w:rPr>
  </w:style>
  <w:style w:type="paragraph" w:styleId="TOC1">
    <w:name w:val="toc 1"/>
    <w:basedOn w:val="TOCBase"/>
    <w:uiPriority w:val="39"/>
    <w:rsid w:val="00EF3996"/>
    <w:pPr>
      <w:tabs>
        <w:tab w:val="left" w:pos="360"/>
      </w:tabs>
      <w:spacing w:before="120"/>
      <w:ind w:left="360" w:hanging="360"/>
    </w:pPr>
    <w:rPr>
      <w:b/>
      <w:bCs/>
    </w:rPr>
  </w:style>
  <w:style w:type="paragraph" w:styleId="TOC2">
    <w:name w:val="toc 2"/>
    <w:basedOn w:val="TOCBase"/>
    <w:uiPriority w:val="39"/>
    <w:rsid w:val="00EF3996"/>
    <w:pPr>
      <w:tabs>
        <w:tab w:val="left" w:pos="900"/>
      </w:tabs>
      <w:ind w:left="907" w:right="446" w:hanging="720"/>
    </w:pPr>
  </w:style>
  <w:style w:type="paragraph" w:styleId="TOC3">
    <w:name w:val="toc 3"/>
    <w:basedOn w:val="TOCBase"/>
    <w:uiPriority w:val="39"/>
    <w:rsid w:val="00EF3996"/>
    <w:pPr>
      <w:tabs>
        <w:tab w:val="left" w:pos="1260"/>
      </w:tabs>
      <w:ind w:left="1253" w:right="446" w:hanging="893"/>
    </w:pPr>
  </w:style>
  <w:style w:type="paragraph" w:styleId="TOC4">
    <w:name w:val="toc 4"/>
    <w:basedOn w:val="TOCBase"/>
    <w:uiPriority w:val="39"/>
    <w:rsid w:val="00EF3996"/>
    <w:pPr>
      <w:tabs>
        <w:tab w:val="left" w:pos="1620"/>
      </w:tabs>
      <w:ind w:left="1627" w:right="446" w:hanging="1080"/>
    </w:pPr>
  </w:style>
  <w:style w:type="paragraph" w:styleId="TOC5">
    <w:name w:val="toc 5"/>
    <w:basedOn w:val="TOCBase"/>
    <w:uiPriority w:val="39"/>
    <w:rsid w:val="00EF3996"/>
    <w:pPr>
      <w:tabs>
        <w:tab w:val="left" w:pos="1980"/>
      </w:tabs>
      <w:ind w:left="1987" w:right="446" w:hanging="1267"/>
    </w:pPr>
  </w:style>
  <w:style w:type="paragraph" w:styleId="TOC6">
    <w:name w:val="toc 6"/>
    <w:basedOn w:val="TOCBase"/>
    <w:uiPriority w:val="39"/>
    <w:rsid w:val="00EF3996"/>
    <w:pPr>
      <w:tabs>
        <w:tab w:val="left" w:pos="2340"/>
      </w:tabs>
      <w:ind w:left="2347" w:right="446" w:hanging="1440"/>
    </w:pPr>
  </w:style>
  <w:style w:type="paragraph" w:styleId="TOC7">
    <w:name w:val="toc 7"/>
    <w:basedOn w:val="TOCBase"/>
    <w:next w:val="Normal"/>
    <w:uiPriority w:val="39"/>
    <w:rsid w:val="00EF3996"/>
    <w:pPr>
      <w:tabs>
        <w:tab w:val="left" w:pos="2700"/>
      </w:tabs>
      <w:ind w:left="2693" w:right="446" w:hanging="1613"/>
    </w:pPr>
  </w:style>
  <w:style w:type="paragraph" w:styleId="TOC8">
    <w:name w:val="toc 8"/>
    <w:basedOn w:val="TOCBase"/>
    <w:next w:val="Normal"/>
    <w:uiPriority w:val="39"/>
    <w:rsid w:val="00EF3996"/>
    <w:pPr>
      <w:tabs>
        <w:tab w:val="left" w:pos="3060"/>
      </w:tabs>
      <w:ind w:left="3067" w:right="446" w:hanging="1800"/>
    </w:pPr>
  </w:style>
  <w:style w:type="paragraph" w:styleId="TOC9">
    <w:name w:val="toc 9"/>
    <w:basedOn w:val="TOCBase"/>
    <w:next w:val="Normal"/>
    <w:uiPriority w:val="39"/>
    <w:rsid w:val="00EF3996"/>
    <w:pPr>
      <w:tabs>
        <w:tab w:val="left" w:pos="3420"/>
      </w:tabs>
      <w:ind w:left="3427" w:right="446" w:hanging="1987"/>
    </w:pPr>
  </w:style>
  <w:style w:type="paragraph" w:styleId="FootnoteText">
    <w:name w:val="footnote text"/>
    <w:basedOn w:val="Normal"/>
    <w:link w:val="FootnoteTextChar"/>
    <w:rsid w:val="00EF3996"/>
    <w:pPr>
      <w:spacing w:before="0" w:after="0"/>
    </w:pPr>
    <w:rPr>
      <w:rFonts w:eastAsia="Times New Roman"/>
      <w:szCs w:val="18"/>
    </w:rPr>
  </w:style>
  <w:style w:type="character" w:customStyle="1" w:styleId="FootnoteTextChar">
    <w:name w:val="Footnote Text Char"/>
    <w:basedOn w:val="DefaultParagraphFont"/>
    <w:link w:val="FootnoteText"/>
    <w:rsid w:val="00EF3996"/>
    <w:rPr>
      <w:rFonts w:eastAsia="Times New Roman"/>
    </w:rPr>
  </w:style>
  <w:style w:type="paragraph" w:styleId="CommentText">
    <w:name w:val="annotation text"/>
    <w:basedOn w:val="Normal"/>
    <w:link w:val="CommentTextChar"/>
    <w:semiHidden/>
    <w:rsid w:val="00EF3996"/>
    <w:rPr>
      <w:rFonts w:eastAsia="Times New Roman"/>
      <w:sz w:val="20"/>
      <w:szCs w:val="20"/>
    </w:rPr>
  </w:style>
  <w:style w:type="character" w:customStyle="1" w:styleId="CommentTextChar">
    <w:name w:val="Comment Text Char"/>
    <w:basedOn w:val="DefaultParagraphFont"/>
    <w:link w:val="CommentText"/>
    <w:semiHidden/>
    <w:rsid w:val="00EF3996"/>
    <w:rPr>
      <w:rFonts w:eastAsia="Times New Roman"/>
      <w:sz w:val="20"/>
      <w:szCs w:val="20"/>
    </w:rPr>
  </w:style>
  <w:style w:type="paragraph" w:styleId="Header">
    <w:name w:val="header"/>
    <w:basedOn w:val="Normal"/>
    <w:link w:val="HeaderChar"/>
    <w:semiHidden/>
    <w:rsid w:val="00EF3996"/>
    <w:pPr>
      <w:tabs>
        <w:tab w:val="center" w:pos="4680"/>
        <w:tab w:val="right" w:pos="9360"/>
      </w:tabs>
      <w:spacing w:before="0" w:after="0"/>
    </w:pPr>
    <w:rPr>
      <w:rFonts w:eastAsia="Times New Roman"/>
    </w:rPr>
  </w:style>
  <w:style w:type="character" w:customStyle="1" w:styleId="HeaderChar">
    <w:name w:val="Header Char"/>
    <w:basedOn w:val="DefaultParagraphFont"/>
    <w:link w:val="Header"/>
    <w:semiHidden/>
    <w:rsid w:val="00EF3996"/>
    <w:rPr>
      <w:rFonts w:eastAsia="Times New Roman"/>
      <w:szCs w:val="24"/>
    </w:rPr>
  </w:style>
  <w:style w:type="paragraph" w:styleId="IndexHeading">
    <w:name w:val="index heading"/>
    <w:basedOn w:val="Normal"/>
    <w:next w:val="Index1"/>
    <w:uiPriority w:val="99"/>
    <w:semiHidden/>
    <w:rsid w:val="00EF3996"/>
    <w:pPr>
      <w:spacing w:before="0" w:after="0"/>
    </w:pPr>
    <w:rPr>
      <w:rFonts w:eastAsia="Times New Roman"/>
      <w:b/>
      <w:bCs/>
      <w:iCs/>
      <w:sz w:val="20"/>
      <w:szCs w:val="20"/>
    </w:rPr>
  </w:style>
  <w:style w:type="paragraph" w:styleId="Caption">
    <w:name w:val="caption"/>
    <w:basedOn w:val="BodyText"/>
    <w:next w:val="Normal"/>
    <w:uiPriority w:val="35"/>
    <w:qFormat/>
    <w:rsid w:val="0092601D"/>
    <w:pPr>
      <w:tabs>
        <w:tab w:val="left" w:pos="14"/>
      </w:tabs>
      <w:spacing w:after="60"/>
    </w:pPr>
    <w:rPr>
      <w:b/>
      <w:bCs/>
      <w:szCs w:val="18"/>
    </w:rPr>
  </w:style>
  <w:style w:type="character" w:styleId="FootnoteReference">
    <w:name w:val="footnote reference"/>
    <w:basedOn w:val="DefaultParagraphFont"/>
    <w:rsid w:val="00EF3996"/>
    <w:rPr>
      <w:vertAlign w:val="superscript"/>
    </w:rPr>
  </w:style>
  <w:style w:type="character" w:styleId="CommentReference">
    <w:name w:val="annotation reference"/>
    <w:basedOn w:val="DefaultParagraphFont"/>
    <w:semiHidden/>
    <w:rsid w:val="00EF3996"/>
    <w:rPr>
      <w:sz w:val="16"/>
      <w:szCs w:val="16"/>
    </w:rPr>
  </w:style>
  <w:style w:type="paragraph" w:styleId="ListBullet2">
    <w:name w:val="List Bullet 2"/>
    <w:basedOn w:val="ListBullet"/>
    <w:semiHidden/>
    <w:rsid w:val="00EF3996"/>
    <w:pPr>
      <w:numPr>
        <w:ilvl w:val="1"/>
      </w:numPr>
    </w:pPr>
    <w:rPr>
      <w:rFonts w:eastAsia="Times New Roman" w:cs="Times New Roman"/>
    </w:rPr>
  </w:style>
  <w:style w:type="paragraph" w:styleId="ListBullet3">
    <w:name w:val="List Bullet 3"/>
    <w:basedOn w:val="ListBullet"/>
    <w:semiHidden/>
    <w:rsid w:val="00EF3996"/>
    <w:pPr>
      <w:numPr>
        <w:ilvl w:val="2"/>
      </w:numPr>
    </w:pPr>
    <w:rPr>
      <w:rFonts w:eastAsia="Times New Roman" w:cs="Times New Roman"/>
    </w:rPr>
  </w:style>
  <w:style w:type="paragraph" w:styleId="ListBullet4">
    <w:name w:val="List Bullet 4"/>
    <w:basedOn w:val="ListBullet"/>
    <w:semiHidden/>
    <w:rsid w:val="00EF3996"/>
    <w:pPr>
      <w:numPr>
        <w:ilvl w:val="3"/>
      </w:numPr>
    </w:pPr>
    <w:rPr>
      <w:rFonts w:eastAsia="Times New Roman" w:cs="Times New Roman"/>
    </w:rPr>
  </w:style>
  <w:style w:type="paragraph" w:styleId="ListBullet5">
    <w:name w:val="List Bullet 5"/>
    <w:basedOn w:val="ListBullet"/>
    <w:semiHidden/>
    <w:rsid w:val="00EF3996"/>
    <w:pPr>
      <w:numPr>
        <w:ilvl w:val="4"/>
      </w:numPr>
    </w:pPr>
    <w:rPr>
      <w:rFonts w:eastAsia="Times New Roman" w:cs="Times New Roman"/>
    </w:rPr>
  </w:style>
  <w:style w:type="paragraph" w:styleId="ListNumber2">
    <w:name w:val="List Number 2"/>
    <w:basedOn w:val="ListNumber"/>
    <w:semiHidden/>
    <w:rsid w:val="00EF3996"/>
    <w:pPr>
      <w:numPr>
        <w:ilvl w:val="1"/>
      </w:numPr>
    </w:pPr>
    <w:rPr>
      <w:rFonts w:eastAsia="Times New Roman" w:cs="Times New Roman"/>
    </w:rPr>
  </w:style>
  <w:style w:type="paragraph" w:styleId="ListNumber3">
    <w:name w:val="List Number 3"/>
    <w:basedOn w:val="ListNumber"/>
    <w:semiHidden/>
    <w:rsid w:val="00EF3996"/>
    <w:pPr>
      <w:numPr>
        <w:ilvl w:val="2"/>
      </w:numPr>
    </w:pPr>
    <w:rPr>
      <w:rFonts w:eastAsia="Times New Roman" w:cs="Times New Roman"/>
    </w:rPr>
  </w:style>
  <w:style w:type="paragraph" w:styleId="ListNumber4">
    <w:name w:val="List Number 4"/>
    <w:basedOn w:val="ListNumber"/>
    <w:semiHidden/>
    <w:rsid w:val="00EF3996"/>
    <w:pPr>
      <w:numPr>
        <w:ilvl w:val="3"/>
      </w:numPr>
    </w:pPr>
    <w:rPr>
      <w:rFonts w:eastAsia="Times New Roman" w:cs="Times New Roman"/>
    </w:rPr>
  </w:style>
  <w:style w:type="paragraph" w:styleId="ListNumber5">
    <w:name w:val="List Number 5"/>
    <w:basedOn w:val="ListNumber"/>
    <w:semiHidden/>
    <w:rsid w:val="00EF3996"/>
    <w:pPr>
      <w:numPr>
        <w:ilvl w:val="4"/>
      </w:numPr>
    </w:pPr>
    <w:rPr>
      <w:rFonts w:eastAsia="Times New Roman" w:cs="Times New Roman"/>
    </w:rPr>
  </w:style>
  <w:style w:type="paragraph" w:styleId="Title">
    <w:name w:val="Title"/>
    <w:next w:val="Normal"/>
    <w:link w:val="TitleChar"/>
    <w:qFormat/>
    <w:rsid w:val="00C72101"/>
    <w:pPr>
      <w:spacing w:before="480" w:line="360" w:lineRule="auto"/>
      <w:contextualSpacing/>
    </w:pPr>
    <w:rPr>
      <w:rFonts w:eastAsia="Times New Roman" w:cs="Arial"/>
      <w:b/>
      <w:bCs/>
      <w:kern w:val="28"/>
      <w:sz w:val="48"/>
      <w:szCs w:val="32"/>
    </w:rPr>
  </w:style>
  <w:style w:type="character" w:customStyle="1" w:styleId="TitleChar">
    <w:name w:val="Title Char"/>
    <w:basedOn w:val="DefaultParagraphFont"/>
    <w:link w:val="Title"/>
    <w:rsid w:val="00C72101"/>
    <w:rPr>
      <w:rFonts w:eastAsia="Times New Roman" w:cs="Arial"/>
      <w:b/>
      <w:bCs/>
      <w:kern w:val="28"/>
      <w:sz w:val="48"/>
      <w:szCs w:val="32"/>
    </w:rPr>
  </w:style>
  <w:style w:type="paragraph" w:styleId="BodyText0">
    <w:name w:val="Body Text"/>
    <w:basedOn w:val="Normal"/>
    <w:link w:val="BodyTextChar"/>
    <w:uiPriority w:val="99"/>
    <w:rsid w:val="00EF3996"/>
    <w:pPr>
      <w:spacing w:before="0" w:after="240" w:line="240" w:lineRule="atLeast"/>
      <w:ind w:left="720"/>
    </w:pPr>
    <w:rPr>
      <w:rFonts w:ascii="Arial" w:eastAsia="Times New Roman" w:hAnsi="Arial"/>
      <w:spacing w:val="-5"/>
      <w:sz w:val="20"/>
      <w:szCs w:val="20"/>
    </w:rPr>
  </w:style>
  <w:style w:type="character" w:customStyle="1" w:styleId="BodyTextChar">
    <w:name w:val="Body Text Char"/>
    <w:basedOn w:val="DefaultParagraphFont"/>
    <w:link w:val="BodyText0"/>
    <w:uiPriority w:val="99"/>
    <w:rsid w:val="00EF3996"/>
    <w:rPr>
      <w:rFonts w:ascii="Arial" w:eastAsia="Times New Roman" w:hAnsi="Arial"/>
      <w:spacing w:val="-5"/>
      <w:sz w:val="20"/>
      <w:szCs w:val="20"/>
    </w:rPr>
  </w:style>
  <w:style w:type="character" w:styleId="Hyperlink">
    <w:name w:val="Hyperlink"/>
    <w:basedOn w:val="DefaultParagraphFont"/>
    <w:uiPriority w:val="99"/>
    <w:unhideWhenUsed/>
    <w:locked/>
    <w:rsid w:val="00EF3996"/>
    <w:rPr>
      <w:color w:val="0563C1" w:themeColor="hyperlink"/>
      <w:u w:val="single"/>
    </w:rPr>
  </w:style>
  <w:style w:type="character" w:styleId="FollowedHyperlink">
    <w:name w:val="FollowedHyperlink"/>
    <w:basedOn w:val="DefaultParagraphFont"/>
    <w:uiPriority w:val="99"/>
    <w:semiHidden/>
    <w:unhideWhenUsed/>
    <w:rsid w:val="00EF3996"/>
    <w:rPr>
      <w:color w:val="954F72" w:themeColor="followedHyperlink"/>
      <w:u w:val="single"/>
    </w:rPr>
  </w:style>
  <w:style w:type="paragraph" w:styleId="DocumentMap">
    <w:name w:val="Document Map"/>
    <w:basedOn w:val="Normal"/>
    <w:link w:val="DocumentMapChar"/>
    <w:semiHidden/>
    <w:rsid w:val="00EF3996"/>
    <w:rPr>
      <w:rFonts w:ascii="Tahoma" w:eastAsia="Times New Roman" w:hAnsi="Tahoma" w:cs="Tahoma"/>
      <w:sz w:val="16"/>
      <w:szCs w:val="16"/>
    </w:rPr>
  </w:style>
  <w:style w:type="character" w:customStyle="1" w:styleId="DocumentMapChar">
    <w:name w:val="Document Map Char"/>
    <w:basedOn w:val="DefaultParagraphFont"/>
    <w:link w:val="DocumentMap"/>
    <w:semiHidden/>
    <w:rsid w:val="00EF3996"/>
    <w:rPr>
      <w:rFonts w:ascii="Tahoma" w:eastAsia="Times New Roman" w:hAnsi="Tahoma" w:cs="Tahoma"/>
      <w:sz w:val="16"/>
      <w:szCs w:val="16"/>
    </w:rPr>
  </w:style>
  <w:style w:type="paragraph" w:styleId="CommentSubject">
    <w:name w:val="annotation subject"/>
    <w:basedOn w:val="CommentText"/>
    <w:next w:val="CommentText"/>
    <w:link w:val="CommentSubjectChar"/>
    <w:semiHidden/>
    <w:rsid w:val="00EF3996"/>
    <w:rPr>
      <w:b/>
      <w:bCs/>
    </w:rPr>
  </w:style>
  <w:style w:type="character" w:customStyle="1" w:styleId="CommentSubjectChar">
    <w:name w:val="Comment Subject Char"/>
    <w:basedOn w:val="CommentTextChar"/>
    <w:link w:val="CommentSubject"/>
    <w:semiHidden/>
    <w:rsid w:val="00EF3996"/>
    <w:rPr>
      <w:rFonts w:eastAsia="Times New Roman"/>
      <w:b/>
      <w:bCs/>
      <w:sz w:val="20"/>
      <w:szCs w:val="20"/>
    </w:rPr>
  </w:style>
  <w:style w:type="paragraph" w:styleId="BalloonText">
    <w:name w:val="Balloon Text"/>
    <w:basedOn w:val="Normal"/>
    <w:link w:val="BalloonTextChar"/>
    <w:semiHidden/>
    <w:rsid w:val="00EF3996"/>
    <w:pPr>
      <w:spacing w:before="0" w:after="0"/>
    </w:pPr>
    <w:rPr>
      <w:rFonts w:ascii="Tahoma" w:eastAsia="Times New Roman" w:hAnsi="Tahoma" w:cs="Tahoma"/>
      <w:sz w:val="16"/>
      <w:szCs w:val="16"/>
    </w:rPr>
  </w:style>
  <w:style w:type="character" w:customStyle="1" w:styleId="BalloonTextChar">
    <w:name w:val="Balloon Text Char"/>
    <w:basedOn w:val="DefaultParagraphFont"/>
    <w:link w:val="BalloonText"/>
    <w:semiHidden/>
    <w:rsid w:val="00EF3996"/>
    <w:rPr>
      <w:rFonts w:ascii="Tahoma" w:eastAsia="Times New Roman" w:hAnsi="Tahoma" w:cs="Tahoma"/>
      <w:sz w:val="16"/>
      <w:szCs w:val="16"/>
    </w:rPr>
  </w:style>
  <w:style w:type="table" w:styleId="TableGrid">
    <w:name w:val="Table Grid"/>
    <w:basedOn w:val="TableNormal"/>
    <w:uiPriority w:val="39"/>
    <w:rsid w:val="00EF3996"/>
    <w:rPr>
      <w:rFonts w:eastAsia="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rPr>
      <w:cantSplit/>
    </w:trPr>
  </w:style>
  <w:style w:type="character" w:styleId="PlaceholderText">
    <w:name w:val="Placeholder Text"/>
    <w:basedOn w:val="DefaultParagraphFont"/>
    <w:uiPriority w:val="99"/>
    <w:semiHidden/>
    <w:rsid w:val="00EF3996"/>
    <w:rPr>
      <w:color w:val="808080"/>
    </w:rPr>
  </w:style>
  <w:style w:type="paragraph" w:styleId="ListParagraph">
    <w:name w:val="List Paragraph"/>
    <w:basedOn w:val="Normal"/>
    <w:link w:val="ListParagraphChar"/>
    <w:uiPriority w:val="34"/>
    <w:qFormat/>
    <w:rsid w:val="00E93519"/>
    <w:pPr>
      <w:spacing w:before="0" w:after="120"/>
      <w:ind w:left="720"/>
    </w:pPr>
    <w:rPr>
      <w:rFonts w:ascii="Candara" w:eastAsia="Times New Roman" w:hAnsi="Candara"/>
      <w:sz w:val="22"/>
    </w:rPr>
  </w:style>
  <w:style w:type="paragraph" w:styleId="TOCHeading">
    <w:name w:val="TOC Heading"/>
    <w:basedOn w:val="NormalBase"/>
    <w:next w:val="TOC1"/>
    <w:semiHidden/>
    <w:qFormat/>
    <w:rsid w:val="00EF3996"/>
    <w:pPr>
      <w:pageBreakBefore/>
      <w:spacing w:before="360"/>
      <w:ind w:hanging="187"/>
    </w:pPr>
    <w:rPr>
      <w:rFonts w:cs="Segoe UI"/>
      <w:b/>
      <w:sz w:val="26"/>
      <w:szCs w:val="26"/>
    </w:rPr>
  </w:style>
  <w:style w:type="character" w:styleId="UnresolvedMention">
    <w:name w:val="Unresolved Mention"/>
    <w:basedOn w:val="DefaultParagraphFont"/>
    <w:uiPriority w:val="99"/>
    <w:semiHidden/>
    <w:unhideWhenUsed/>
    <w:rsid w:val="00EF3996"/>
    <w:rPr>
      <w:color w:val="605E5C"/>
      <w:shd w:val="clear" w:color="auto" w:fill="E1DFDD"/>
    </w:rPr>
  </w:style>
  <w:style w:type="numbering" w:customStyle="1" w:styleId="NoList1">
    <w:name w:val="No List1"/>
    <w:next w:val="NoList"/>
    <w:uiPriority w:val="99"/>
    <w:semiHidden/>
    <w:unhideWhenUsed/>
    <w:rsid w:val="00AB127A"/>
  </w:style>
  <w:style w:type="character" w:styleId="HTMLCode">
    <w:name w:val="HTML Code"/>
    <w:basedOn w:val="DefaultParagraphFont"/>
    <w:uiPriority w:val="99"/>
    <w:semiHidden/>
    <w:unhideWhenUsed/>
    <w:locked/>
    <w:rsid w:val="00AB127A"/>
    <w:rPr>
      <w:rFonts w:ascii="Consolas" w:eastAsia="Times New Roman" w:hAnsi="Consolas" w:cs="Courier New" w:hint="default"/>
      <w:sz w:val="18"/>
      <w:szCs w:val="18"/>
    </w:rPr>
  </w:style>
  <w:style w:type="character" w:styleId="HTMLDefinition">
    <w:name w:val="HTML Definition"/>
    <w:basedOn w:val="DefaultParagraphFont"/>
    <w:uiPriority w:val="99"/>
    <w:semiHidden/>
    <w:unhideWhenUsed/>
    <w:locked/>
    <w:rsid w:val="00AB127A"/>
    <w:rPr>
      <w:i/>
      <w:iCs/>
    </w:rPr>
  </w:style>
  <w:style w:type="character" w:styleId="Emphasis">
    <w:name w:val="Emphasis"/>
    <w:basedOn w:val="DefaultParagraphFont"/>
    <w:uiPriority w:val="20"/>
    <w:qFormat/>
    <w:locked/>
    <w:rsid w:val="00AB127A"/>
    <w:rPr>
      <w:i/>
      <w:iCs/>
    </w:rPr>
  </w:style>
  <w:style w:type="character" w:styleId="HTMLKeyboard">
    <w:name w:val="HTML Keyboard"/>
    <w:basedOn w:val="DefaultParagraphFont"/>
    <w:uiPriority w:val="99"/>
    <w:semiHidden/>
    <w:unhideWhenUsed/>
    <w:locked/>
    <w:rsid w:val="00AB127A"/>
    <w:rPr>
      <w:rFonts w:ascii="Consolas" w:eastAsia="Times New Roman" w:hAnsi="Consolas" w:cs="Courier New" w:hint="default"/>
      <w:color w:val="444D56"/>
      <w:sz w:val="17"/>
      <w:szCs w:val="17"/>
      <w:bdr w:val="single" w:sz="6" w:space="2" w:color="D1D5DA" w:frame="1"/>
      <w:shd w:val="clear" w:color="auto" w:fill="FAFBFC"/>
    </w:rPr>
  </w:style>
  <w:style w:type="paragraph" w:styleId="HTMLPreformatted">
    <w:name w:val="HTML Preformatted"/>
    <w:basedOn w:val="Normal"/>
    <w:link w:val="HTMLPreformattedChar"/>
    <w:uiPriority w:val="99"/>
    <w:semiHidden/>
    <w:unhideWhenUsed/>
    <w:locked/>
    <w:rsid w:val="00AB1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nsolas" w:eastAsia="Times New Roman" w:hAnsi="Consolas" w:cs="Courier New"/>
      <w:szCs w:val="18"/>
    </w:rPr>
  </w:style>
  <w:style w:type="character" w:customStyle="1" w:styleId="HTMLPreformattedChar">
    <w:name w:val="HTML Preformatted Char"/>
    <w:basedOn w:val="DefaultParagraphFont"/>
    <w:link w:val="HTMLPreformatted"/>
    <w:uiPriority w:val="99"/>
    <w:semiHidden/>
    <w:rsid w:val="00AB127A"/>
    <w:rPr>
      <w:rFonts w:ascii="Consolas" w:eastAsia="Times New Roman" w:hAnsi="Consolas" w:cs="Courier New"/>
    </w:rPr>
  </w:style>
  <w:style w:type="character" w:styleId="HTMLSample">
    <w:name w:val="HTML Sample"/>
    <w:basedOn w:val="DefaultParagraphFont"/>
    <w:uiPriority w:val="99"/>
    <w:semiHidden/>
    <w:unhideWhenUsed/>
    <w:locked/>
    <w:rsid w:val="00AB127A"/>
    <w:rPr>
      <w:rFonts w:ascii="Courier New" w:eastAsia="Times New Roman" w:hAnsi="Courier New" w:cs="Courier New" w:hint="default"/>
      <w:sz w:val="24"/>
      <w:szCs w:val="24"/>
    </w:rPr>
  </w:style>
  <w:style w:type="character" w:styleId="Strong">
    <w:name w:val="Strong"/>
    <w:basedOn w:val="DefaultParagraphFont"/>
    <w:uiPriority w:val="22"/>
    <w:qFormat/>
    <w:locked/>
    <w:rsid w:val="00AB127A"/>
    <w:rPr>
      <w:b/>
      <w:bCs/>
    </w:rPr>
  </w:style>
  <w:style w:type="character" w:styleId="HTMLTypewriter">
    <w:name w:val="HTML Typewriter"/>
    <w:basedOn w:val="DefaultParagraphFont"/>
    <w:uiPriority w:val="99"/>
    <w:semiHidden/>
    <w:unhideWhenUsed/>
    <w:locked/>
    <w:rsid w:val="00AB127A"/>
    <w:rPr>
      <w:rFonts w:ascii="Consolas" w:eastAsia="Times New Roman" w:hAnsi="Consolas" w:cs="Courier New" w:hint="default"/>
      <w:sz w:val="18"/>
      <w:szCs w:val="18"/>
    </w:rPr>
  </w:style>
  <w:style w:type="paragraph" w:customStyle="1" w:styleId="msonormal0">
    <w:name w:val="msonormal"/>
    <w:basedOn w:val="Normal"/>
    <w:rsid w:val="00AB127A"/>
    <w:pPr>
      <w:spacing w:before="0" w:after="150"/>
    </w:pPr>
    <w:rPr>
      <w:rFonts w:ascii="Times New Roman" w:eastAsia="Times New Roman" w:hAnsi="Times New Roman"/>
      <w:sz w:val="24"/>
    </w:rPr>
  </w:style>
  <w:style w:type="paragraph" w:styleId="NormalWeb">
    <w:name w:val="Normal (Web)"/>
    <w:basedOn w:val="Normal"/>
    <w:uiPriority w:val="99"/>
    <w:semiHidden/>
    <w:unhideWhenUsed/>
    <w:locked/>
    <w:rsid w:val="00AB127A"/>
    <w:pPr>
      <w:spacing w:before="0" w:after="150"/>
    </w:pPr>
    <w:rPr>
      <w:rFonts w:ascii="Times New Roman" w:eastAsia="Times New Roman" w:hAnsi="Times New Roman"/>
      <w:sz w:val="24"/>
    </w:rPr>
  </w:style>
  <w:style w:type="paragraph" w:customStyle="1" w:styleId="explain">
    <w:name w:val="explain"/>
    <w:basedOn w:val="Normal"/>
    <w:rsid w:val="00AB127A"/>
    <w:pPr>
      <w:spacing w:before="0" w:after="150"/>
    </w:pPr>
    <w:rPr>
      <w:rFonts w:ascii="Times New Roman" w:eastAsia="Times New Roman" w:hAnsi="Times New Roman"/>
      <w:color w:val="586069"/>
      <w:szCs w:val="18"/>
    </w:rPr>
  </w:style>
  <w:style w:type="paragraph" w:customStyle="1" w:styleId="preview-msg">
    <w:name w:val="preview-msg"/>
    <w:basedOn w:val="Normal"/>
    <w:rsid w:val="00AB127A"/>
    <w:pPr>
      <w:spacing w:before="0" w:after="150"/>
    </w:pPr>
    <w:rPr>
      <w:rFonts w:ascii="Times New Roman" w:eastAsia="Times New Roman" w:hAnsi="Times New Roman"/>
      <w:sz w:val="24"/>
    </w:rPr>
  </w:style>
  <w:style w:type="paragraph" w:customStyle="1" w:styleId="commit-title">
    <w:name w:val="commit-title"/>
    <w:basedOn w:val="Normal"/>
    <w:rsid w:val="00AB127A"/>
    <w:pPr>
      <w:spacing w:before="100" w:beforeAutospacing="1" w:after="100" w:afterAutospacing="1"/>
    </w:pPr>
    <w:rPr>
      <w:rFonts w:ascii="Times New Roman" w:eastAsia="Times New Roman" w:hAnsi="Times New Roman"/>
      <w:sz w:val="24"/>
    </w:rPr>
  </w:style>
  <w:style w:type="paragraph" w:customStyle="1" w:styleId="no-title">
    <w:name w:val="no-title"/>
    <w:basedOn w:val="Normal"/>
    <w:rsid w:val="00AB127A"/>
    <w:pPr>
      <w:spacing w:before="0" w:after="150"/>
    </w:pPr>
    <w:rPr>
      <w:rFonts w:ascii="Times New Roman" w:eastAsia="Times New Roman" w:hAnsi="Times New Roman"/>
      <w:sz w:val="24"/>
    </w:rPr>
  </w:style>
  <w:style w:type="paragraph" w:customStyle="1" w:styleId="octicon">
    <w:name w:val="octicon"/>
    <w:basedOn w:val="Normal"/>
    <w:rsid w:val="00AB127A"/>
    <w:pPr>
      <w:spacing w:before="100" w:beforeAutospacing="1" w:after="100" w:afterAutospacing="1"/>
      <w:textAlignment w:val="bottom"/>
    </w:pPr>
    <w:rPr>
      <w:rFonts w:ascii="Times New Roman" w:eastAsia="Times New Roman" w:hAnsi="Times New Roman"/>
      <w:sz w:val="24"/>
    </w:rPr>
  </w:style>
  <w:style w:type="paragraph" w:customStyle="1" w:styleId="rule">
    <w:name w:val="rule"/>
    <w:basedOn w:val="Normal"/>
    <w:rsid w:val="00AB127A"/>
    <w:pPr>
      <w:pBdr>
        <w:bottom w:val="single" w:sz="6" w:space="0" w:color="DFE2E5"/>
      </w:pBdr>
      <w:spacing w:before="225" w:after="225"/>
    </w:pPr>
    <w:rPr>
      <w:rFonts w:ascii="Times New Roman" w:eastAsia="Times New Roman" w:hAnsi="Times New Roman"/>
      <w:sz w:val="24"/>
    </w:rPr>
  </w:style>
  <w:style w:type="paragraph" w:customStyle="1" w:styleId="box">
    <w:name w:val="box"/>
    <w:basedOn w:val="Normal"/>
    <w:rsid w:val="00AB127A"/>
    <w:pPr>
      <w:pBdr>
        <w:top w:val="single" w:sz="6" w:space="0" w:color="D1D5DA"/>
        <w:left w:val="single" w:sz="6" w:space="0" w:color="D1D5DA"/>
        <w:bottom w:val="single" w:sz="6" w:space="0" w:color="D1D5DA"/>
        <w:right w:val="single" w:sz="6" w:space="0" w:color="D1D5DA"/>
      </w:pBdr>
      <w:shd w:val="clear" w:color="auto" w:fill="FFFFFF"/>
      <w:spacing w:before="100" w:beforeAutospacing="1" w:after="100" w:afterAutospacing="1"/>
    </w:pPr>
    <w:rPr>
      <w:rFonts w:ascii="Times New Roman" w:eastAsia="Times New Roman" w:hAnsi="Times New Roman"/>
      <w:sz w:val="24"/>
    </w:rPr>
  </w:style>
  <w:style w:type="paragraph" w:customStyle="1" w:styleId="box--condensed">
    <w:name w:val="box--condensed"/>
    <w:basedOn w:val="Normal"/>
    <w:rsid w:val="00AB127A"/>
    <w:pPr>
      <w:spacing w:before="100" w:beforeAutospacing="1" w:after="100" w:afterAutospacing="1"/>
    </w:pPr>
    <w:rPr>
      <w:rFonts w:ascii="Times New Roman" w:eastAsia="Times New Roman" w:hAnsi="Times New Roman"/>
      <w:sz w:val="24"/>
    </w:rPr>
  </w:style>
  <w:style w:type="paragraph" w:customStyle="1" w:styleId="box-header">
    <w:name w:val="box-header"/>
    <w:basedOn w:val="Normal"/>
    <w:rsid w:val="00AB127A"/>
    <w:pPr>
      <w:pBdr>
        <w:top w:val="single" w:sz="6" w:space="12" w:color="D1D5DA"/>
        <w:left w:val="single" w:sz="6" w:space="12" w:color="D1D5DA"/>
        <w:bottom w:val="single" w:sz="6" w:space="12" w:color="D1D5DA"/>
        <w:right w:val="single" w:sz="6" w:space="12" w:color="D1D5DA"/>
      </w:pBdr>
      <w:shd w:val="clear" w:color="auto" w:fill="F6F8FA"/>
      <w:spacing w:before="0" w:after="0"/>
      <w:ind w:left="-15" w:right="-15"/>
    </w:pPr>
    <w:rPr>
      <w:rFonts w:ascii="Times New Roman" w:eastAsia="Times New Roman" w:hAnsi="Times New Roman"/>
      <w:sz w:val="24"/>
    </w:rPr>
  </w:style>
  <w:style w:type="paragraph" w:customStyle="1" w:styleId="box-title">
    <w:name w:val="box-title"/>
    <w:basedOn w:val="Normal"/>
    <w:rsid w:val="00AB127A"/>
    <w:pPr>
      <w:spacing w:before="100" w:beforeAutospacing="1" w:after="100" w:afterAutospacing="1"/>
    </w:pPr>
    <w:rPr>
      <w:rFonts w:ascii="Times New Roman" w:eastAsia="Times New Roman" w:hAnsi="Times New Roman"/>
      <w:b/>
      <w:bCs/>
      <w:sz w:val="21"/>
      <w:szCs w:val="21"/>
    </w:rPr>
  </w:style>
  <w:style w:type="paragraph" w:customStyle="1" w:styleId="box-body">
    <w:name w:val="box-body"/>
    <w:basedOn w:val="Normal"/>
    <w:rsid w:val="00AB127A"/>
    <w:pPr>
      <w:pBdr>
        <w:bottom w:val="single" w:sz="6" w:space="12" w:color="E1E4E8"/>
      </w:pBdr>
      <w:spacing w:before="100" w:beforeAutospacing="1" w:after="100" w:afterAutospacing="1"/>
    </w:pPr>
    <w:rPr>
      <w:rFonts w:ascii="Times New Roman" w:eastAsia="Times New Roman" w:hAnsi="Times New Roman"/>
      <w:sz w:val="24"/>
    </w:rPr>
  </w:style>
  <w:style w:type="paragraph" w:customStyle="1" w:styleId="box-row">
    <w:name w:val="box-row"/>
    <w:basedOn w:val="Normal"/>
    <w:rsid w:val="00AB127A"/>
    <w:pPr>
      <w:pBdr>
        <w:top w:val="single" w:sz="6" w:space="12" w:color="E1E4E8"/>
      </w:pBdr>
      <w:spacing w:before="0" w:after="100" w:afterAutospacing="1"/>
    </w:pPr>
    <w:rPr>
      <w:rFonts w:ascii="Times New Roman" w:eastAsia="Times New Roman" w:hAnsi="Times New Roman"/>
      <w:sz w:val="24"/>
    </w:rPr>
  </w:style>
  <w:style w:type="paragraph" w:customStyle="1" w:styleId="box-footer">
    <w:name w:val="box-footer"/>
    <w:basedOn w:val="Normal"/>
    <w:rsid w:val="00AB127A"/>
    <w:pPr>
      <w:pBdr>
        <w:top w:val="single" w:sz="6" w:space="12" w:color="E1E4E8"/>
      </w:pBdr>
      <w:spacing w:before="0" w:after="100" w:afterAutospacing="1"/>
    </w:pPr>
    <w:rPr>
      <w:rFonts w:ascii="Times New Roman" w:eastAsia="Times New Roman" w:hAnsi="Times New Roman"/>
      <w:sz w:val="24"/>
    </w:rPr>
  </w:style>
  <w:style w:type="paragraph" w:customStyle="1" w:styleId="box--blue">
    <w:name w:val="box--blue"/>
    <w:basedOn w:val="Normal"/>
    <w:rsid w:val="00AB127A"/>
    <w:pPr>
      <w:spacing w:before="100" w:beforeAutospacing="1" w:after="100" w:afterAutospacing="1"/>
    </w:pPr>
    <w:rPr>
      <w:rFonts w:ascii="Times New Roman" w:eastAsia="Times New Roman" w:hAnsi="Times New Roman"/>
      <w:sz w:val="24"/>
    </w:rPr>
  </w:style>
  <w:style w:type="paragraph" w:customStyle="1" w:styleId="box-header--blue">
    <w:name w:val="box-header--blue"/>
    <w:basedOn w:val="Normal"/>
    <w:rsid w:val="00AB127A"/>
    <w:pPr>
      <w:shd w:val="clear" w:color="auto" w:fill="F1F8FF"/>
      <w:spacing w:before="100" w:beforeAutospacing="1" w:after="100" w:afterAutospacing="1"/>
    </w:pPr>
    <w:rPr>
      <w:rFonts w:ascii="Times New Roman" w:eastAsia="Times New Roman" w:hAnsi="Times New Roman"/>
      <w:sz w:val="24"/>
    </w:rPr>
  </w:style>
  <w:style w:type="paragraph" w:customStyle="1" w:styleId="box-row--yellow">
    <w:name w:val="box-row--yellow"/>
    <w:basedOn w:val="Normal"/>
    <w:rsid w:val="00AB127A"/>
    <w:pPr>
      <w:shd w:val="clear" w:color="auto" w:fill="FFFBDD"/>
      <w:spacing w:before="100" w:beforeAutospacing="1" w:after="100" w:afterAutospacing="1"/>
    </w:pPr>
    <w:rPr>
      <w:rFonts w:ascii="Times New Roman" w:eastAsia="Times New Roman" w:hAnsi="Times New Roman"/>
      <w:sz w:val="24"/>
    </w:rPr>
  </w:style>
  <w:style w:type="paragraph" w:customStyle="1" w:styleId="box-row--blue">
    <w:name w:val="box-row--blue"/>
    <w:basedOn w:val="Normal"/>
    <w:rsid w:val="00AB127A"/>
    <w:pPr>
      <w:shd w:val="clear" w:color="auto" w:fill="F1F8FF"/>
      <w:spacing w:before="100" w:beforeAutospacing="1" w:after="100" w:afterAutospacing="1"/>
    </w:pPr>
    <w:rPr>
      <w:rFonts w:ascii="Times New Roman" w:eastAsia="Times New Roman" w:hAnsi="Times New Roman"/>
      <w:sz w:val="24"/>
    </w:rPr>
  </w:style>
  <w:style w:type="paragraph" w:customStyle="1" w:styleId="box-row--gray">
    <w:name w:val="box-row--gray"/>
    <w:basedOn w:val="Normal"/>
    <w:rsid w:val="00AB127A"/>
    <w:pPr>
      <w:shd w:val="clear" w:color="auto" w:fill="F6F8FA"/>
      <w:spacing w:before="100" w:beforeAutospacing="1" w:after="100" w:afterAutospacing="1"/>
    </w:pPr>
    <w:rPr>
      <w:rFonts w:ascii="Times New Roman" w:eastAsia="Times New Roman" w:hAnsi="Times New Roman"/>
      <w:sz w:val="24"/>
    </w:rPr>
  </w:style>
  <w:style w:type="paragraph" w:customStyle="1" w:styleId="breadcrumb-item">
    <w:name w:val="breadcrumb-item"/>
    <w:basedOn w:val="Normal"/>
    <w:rsid w:val="00AB127A"/>
    <w:pPr>
      <w:spacing w:before="100" w:beforeAutospacing="1" w:after="100" w:afterAutospacing="1"/>
      <w:ind w:left="-84"/>
    </w:pPr>
    <w:rPr>
      <w:rFonts w:ascii="Times New Roman" w:eastAsia="Times New Roman" w:hAnsi="Times New Roman"/>
      <w:sz w:val="24"/>
    </w:rPr>
  </w:style>
  <w:style w:type="paragraph" w:customStyle="1" w:styleId="btn">
    <w:name w:val="btn"/>
    <w:basedOn w:val="Normal"/>
    <w:rsid w:val="00AB127A"/>
    <w:pPr>
      <w:shd w:val="clear" w:color="auto" w:fill="EFF3F6"/>
      <w:spacing w:before="100" w:beforeAutospacing="1" w:after="100" w:afterAutospacing="1" w:line="300" w:lineRule="atLeast"/>
      <w:textAlignment w:val="center"/>
    </w:pPr>
    <w:rPr>
      <w:rFonts w:ascii="Times New Roman" w:eastAsia="Times New Roman" w:hAnsi="Times New Roman"/>
      <w:b/>
      <w:bCs/>
      <w:color w:val="24292E"/>
      <w:sz w:val="21"/>
      <w:szCs w:val="21"/>
    </w:rPr>
  </w:style>
  <w:style w:type="paragraph" w:customStyle="1" w:styleId="btn-primary">
    <w:name w:val="btn-primary"/>
    <w:basedOn w:val="Normal"/>
    <w:rsid w:val="00AB127A"/>
    <w:pPr>
      <w:shd w:val="clear" w:color="auto" w:fill="28A745"/>
      <w:spacing w:before="100" w:beforeAutospacing="1" w:after="100" w:afterAutospacing="1"/>
    </w:pPr>
    <w:rPr>
      <w:rFonts w:ascii="Times New Roman" w:eastAsia="Times New Roman" w:hAnsi="Times New Roman"/>
      <w:color w:val="FFFFFF"/>
      <w:sz w:val="24"/>
    </w:rPr>
  </w:style>
  <w:style w:type="paragraph" w:customStyle="1" w:styleId="btn-blue">
    <w:name w:val="btn-blue"/>
    <w:basedOn w:val="Normal"/>
    <w:rsid w:val="00AB127A"/>
    <w:pPr>
      <w:shd w:val="clear" w:color="auto" w:fill="0361CC"/>
      <w:spacing w:before="100" w:beforeAutospacing="1" w:after="100" w:afterAutospacing="1"/>
    </w:pPr>
    <w:rPr>
      <w:rFonts w:ascii="Times New Roman" w:eastAsia="Times New Roman" w:hAnsi="Times New Roman"/>
      <w:color w:val="FFFFFF"/>
      <w:sz w:val="24"/>
    </w:rPr>
  </w:style>
  <w:style w:type="paragraph" w:customStyle="1" w:styleId="btn-danger">
    <w:name w:val="btn-danger"/>
    <w:basedOn w:val="Normal"/>
    <w:rsid w:val="00AB127A"/>
    <w:pPr>
      <w:shd w:val="clear" w:color="auto" w:fill="FAFBFC"/>
      <w:spacing w:before="100" w:beforeAutospacing="1" w:after="100" w:afterAutospacing="1"/>
    </w:pPr>
    <w:rPr>
      <w:rFonts w:ascii="Times New Roman" w:eastAsia="Times New Roman" w:hAnsi="Times New Roman"/>
      <w:color w:val="CB2431"/>
      <w:sz w:val="24"/>
    </w:rPr>
  </w:style>
  <w:style w:type="paragraph" w:customStyle="1" w:styleId="btn-outline">
    <w:name w:val="btn-outline"/>
    <w:basedOn w:val="Normal"/>
    <w:rsid w:val="00AB127A"/>
    <w:pPr>
      <w:shd w:val="clear" w:color="auto" w:fill="FFFFFF"/>
      <w:spacing w:before="100" w:beforeAutospacing="1" w:after="100" w:afterAutospacing="1"/>
    </w:pPr>
    <w:rPr>
      <w:rFonts w:ascii="Times New Roman" w:eastAsia="Times New Roman" w:hAnsi="Times New Roman"/>
      <w:color w:val="0366D6"/>
      <w:sz w:val="24"/>
    </w:rPr>
  </w:style>
  <w:style w:type="paragraph" w:customStyle="1" w:styleId="btn-sm">
    <w:name w:val="btn-sm"/>
    <w:basedOn w:val="Normal"/>
    <w:rsid w:val="00AB127A"/>
    <w:pPr>
      <w:spacing w:before="100" w:beforeAutospacing="1" w:after="100" w:afterAutospacing="1" w:line="300" w:lineRule="atLeast"/>
    </w:pPr>
    <w:rPr>
      <w:rFonts w:ascii="Times New Roman" w:eastAsia="Times New Roman" w:hAnsi="Times New Roman"/>
      <w:szCs w:val="18"/>
    </w:rPr>
  </w:style>
  <w:style w:type="paragraph" w:customStyle="1" w:styleId="btn-large">
    <w:name w:val="btn-large"/>
    <w:basedOn w:val="Normal"/>
    <w:rsid w:val="00AB127A"/>
    <w:pPr>
      <w:spacing w:before="100" w:beforeAutospacing="1" w:after="100" w:afterAutospacing="1"/>
    </w:pPr>
    <w:rPr>
      <w:rFonts w:ascii="Times New Roman" w:eastAsia="Times New Roman" w:hAnsi="Times New Roman"/>
      <w:sz w:val="24"/>
    </w:rPr>
  </w:style>
  <w:style w:type="paragraph" w:customStyle="1" w:styleId="btn-block">
    <w:name w:val="btn-block"/>
    <w:basedOn w:val="Normal"/>
    <w:rsid w:val="00AB127A"/>
    <w:pPr>
      <w:spacing w:before="100" w:beforeAutospacing="1" w:after="100" w:afterAutospacing="1"/>
      <w:jc w:val="center"/>
    </w:pPr>
    <w:rPr>
      <w:rFonts w:ascii="Times New Roman" w:eastAsia="Times New Roman" w:hAnsi="Times New Roman"/>
      <w:sz w:val="24"/>
    </w:rPr>
  </w:style>
  <w:style w:type="paragraph" w:customStyle="1" w:styleId="btn-link">
    <w:name w:val="btn-link"/>
    <w:basedOn w:val="Normal"/>
    <w:rsid w:val="00AB127A"/>
    <w:pPr>
      <w:spacing w:before="100" w:beforeAutospacing="1" w:after="100" w:afterAutospacing="1"/>
    </w:pPr>
    <w:rPr>
      <w:rFonts w:ascii="Times New Roman" w:eastAsia="Times New Roman" w:hAnsi="Times New Roman"/>
      <w:color w:val="0366D6"/>
      <w:sz w:val="24"/>
    </w:rPr>
  </w:style>
  <w:style w:type="paragraph" w:customStyle="1" w:styleId="btn-invisible">
    <w:name w:val="btn-invisible"/>
    <w:basedOn w:val="Normal"/>
    <w:rsid w:val="00AB127A"/>
    <w:pPr>
      <w:shd w:val="clear" w:color="auto" w:fill="FFFFFF"/>
      <w:spacing w:before="100" w:beforeAutospacing="1" w:after="100" w:afterAutospacing="1"/>
    </w:pPr>
    <w:rPr>
      <w:rFonts w:ascii="Times New Roman" w:eastAsia="Times New Roman" w:hAnsi="Times New Roman"/>
      <w:color w:val="0366D6"/>
      <w:sz w:val="24"/>
    </w:rPr>
  </w:style>
  <w:style w:type="paragraph" w:customStyle="1" w:styleId="btn-octicon">
    <w:name w:val="btn-octicon"/>
    <w:basedOn w:val="Normal"/>
    <w:rsid w:val="00AB127A"/>
    <w:pPr>
      <w:spacing w:before="100" w:beforeAutospacing="1" w:after="100" w:afterAutospacing="1"/>
      <w:ind w:left="75"/>
      <w:textAlignment w:val="center"/>
    </w:pPr>
    <w:rPr>
      <w:rFonts w:ascii="Times New Roman" w:eastAsia="Times New Roman" w:hAnsi="Times New Roman"/>
      <w:color w:val="586069"/>
      <w:sz w:val="24"/>
    </w:rPr>
  </w:style>
  <w:style w:type="paragraph" w:customStyle="1" w:styleId="btngroup">
    <w:name w:val="btngroup"/>
    <w:basedOn w:val="Normal"/>
    <w:rsid w:val="00AB127A"/>
    <w:pPr>
      <w:spacing w:before="100" w:beforeAutospacing="1" w:after="100" w:afterAutospacing="1"/>
      <w:textAlignment w:val="center"/>
    </w:pPr>
    <w:rPr>
      <w:rFonts w:ascii="Times New Roman" w:eastAsia="Times New Roman" w:hAnsi="Times New Roman"/>
      <w:sz w:val="24"/>
    </w:rPr>
  </w:style>
  <w:style w:type="paragraph" w:customStyle="1" w:styleId="btngroup-item">
    <w:name w:val="btngroup-item"/>
    <w:basedOn w:val="Normal"/>
    <w:rsid w:val="00AB127A"/>
    <w:pPr>
      <w:spacing w:before="100" w:beforeAutospacing="1" w:after="100" w:afterAutospacing="1"/>
    </w:pPr>
    <w:rPr>
      <w:rFonts w:ascii="Times New Roman" w:eastAsia="Times New Roman" w:hAnsi="Times New Roman"/>
      <w:sz w:val="24"/>
    </w:rPr>
  </w:style>
  <w:style w:type="paragraph" w:customStyle="1" w:styleId="close-button">
    <w:name w:val="close-button"/>
    <w:basedOn w:val="Normal"/>
    <w:rsid w:val="00AB127A"/>
    <w:pPr>
      <w:spacing w:before="100" w:beforeAutospacing="1" w:after="100" w:afterAutospacing="1"/>
    </w:pPr>
    <w:rPr>
      <w:rFonts w:ascii="Times New Roman" w:eastAsia="Times New Roman" w:hAnsi="Times New Roman"/>
      <w:sz w:val="24"/>
    </w:rPr>
  </w:style>
  <w:style w:type="paragraph" w:customStyle="1" w:styleId="hidden-text-expander">
    <w:name w:val="hidden-text-expander"/>
    <w:basedOn w:val="Normal"/>
    <w:rsid w:val="00AB127A"/>
    <w:pPr>
      <w:spacing w:before="100" w:beforeAutospacing="1" w:after="100" w:afterAutospacing="1"/>
    </w:pPr>
    <w:rPr>
      <w:rFonts w:ascii="Times New Roman" w:eastAsia="Times New Roman" w:hAnsi="Times New Roman"/>
      <w:sz w:val="24"/>
    </w:rPr>
  </w:style>
  <w:style w:type="paragraph" w:customStyle="1" w:styleId="ellipsis-expander">
    <w:name w:val="ellipsis-expander"/>
    <w:basedOn w:val="Normal"/>
    <w:rsid w:val="00AB127A"/>
    <w:pPr>
      <w:shd w:val="clear" w:color="auto" w:fill="DFE2E5"/>
      <w:spacing w:before="100" w:beforeAutospacing="1" w:after="100" w:afterAutospacing="1" w:line="90" w:lineRule="atLeast"/>
      <w:textAlignment w:val="center"/>
    </w:pPr>
    <w:rPr>
      <w:rFonts w:ascii="Times New Roman" w:eastAsia="Times New Roman" w:hAnsi="Times New Roman"/>
      <w:b/>
      <w:bCs/>
      <w:color w:val="444D56"/>
      <w:szCs w:val="18"/>
    </w:rPr>
  </w:style>
  <w:style w:type="paragraph" w:customStyle="1" w:styleId="social-count">
    <w:name w:val="social-count"/>
    <w:basedOn w:val="Normal"/>
    <w:rsid w:val="00AB127A"/>
    <w:pPr>
      <w:shd w:val="clear" w:color="auto" w:fill="FFFFFF"/>
      <w:spacing w:before="100" w:beforeAutospacing="1" w:after="100" w:afterAutospacing="1" w:line="300" w:lineRule="atLeast"/>
      <w:textAlignment w:val="center"/>
    </w:pPr>
    <w:rPr>
      <w:rFonts w:ascii="Times New Roman" w:eastAsia="Times New Roman" w:hAnsi="Times New Roman"/>
      <w:b/>
      <w:bCs/>
      <w:color w:val="24292E"/>
      <w:szCs w:val="18"/>
    </w:rPr>
  </w:style>
  <w:style w:type="paragraph" w:customStyle="1" w:styleId="tableobject-item">
    <w:name w:val="tableobject-item"/>
    <w:basedOn w:val="Normal"/>
    <w:rsid w:val="00AB127A"/>
    <w:pPr>
      <w:spacing w:before="100" w:beforeAutospacing="1" w:after="100" w:afterAutospacing="1"/>
      <w:textAlignment w:val="center"/>
    </w:pPr>
    <w:rPr>
      <w:rFonts w:ascii="Times New Roman" w:eastAsia="Times New Roman" w:hAnsi="Times New Roman"/>
      <w:sz w:val="24"/>
    </w:rPr>
  </w:style>
  <w:style w:type="paragraph" w:customStyle="1" w:styleId="tableobject-item--primary">
    <w:name w:val="tableobject-item--primary"/>
    <w:basedOn w:val="Normal"/>
    <w:rsid w:val="00AB127A"/>
    <w:pPr>
      <w:spacing w:before="100" w:beforeAutospacing="1" w:after="100" w:afterAutospacing="1"/>
    </w:pPr>
    <w:rPr>
      <w:rFonts w:ascii="Times New Roman" w:eastAsia="Times New Roman" w:hAnsi="Times New Roman"/>
      <w:sz w:val="24"/>
    </w:rPr>
  </w:style>
  <w:style w:type="paragraph" w:customStyle="1" w:styleId="form-control">
    <w:name w:val="form-control"/>
    <w:basedOn w:val="Normal"/>
    <w:rsid w:val="00AB127A"/>
    <w:pPr>
      <w:pBdr>
        <w:top w:val="single" w:sz="6" w:space="5" w:color="D1D5DA"/>
        <w:left w:val="single" w:sz="6" w:space="6" w:color="D1D5DA"/>
        <w:bottom w:val="single" w:sz="6" w:space="5" w:color="D1D5DA"/>
        <w:right w:val="single" w:sz="6" w:space="6" w:color="D1D5DA"/>
      </w:pBdr>
      <w:shd w:val="clear" w:color="auto" w:fill="FFFFFF"/>
      <w:spacing w:before="100" w:beforeAutospacing="1" w:after="100" w:afterAutospacing="1" w:line="300" w:lineRule="atLeast"/>
      <w:textAlignment w:val="center"/>
    </w:pPr>
    <w:rPr>
      <w:rFonts w:ascii="Times New Roman" w:eastAsia="Times New Roman" w:hAnsi="Times New Roman"/>
      <w:color w:val="24292E"/>
      <w:sz w:val="24"/>
    </w:rPr>
  </w:style>
  <w:style w:type="paragraph" w:customStyle="1" w:styleId="form-select">
    <w:name w:val="form-select"/>
    <w:basedOn w:val="Normal"/>
    <w:rsid w:val="00AB127A"/>
    <w:pPr>
      <w:pBdr>
        <w:top w:val="single" w:sz="6" w:space="5" w:color="D1D5DA"/>
        <w:left w:val="single" w:sz="6" w:space="6" w:color="D1D5DA"/>
        <w:bottom w:val="single" w:sz="6" w:space="5" w:color="D1D5DA"/>
        <w:right w:val="single" w:sz="6" w:space="6" w:color="D1D5DA"/>
      </w:pBdr>
      <w:shd w:val="clear" w:color="auto" w:fill="FFFFFF"/>
      <w:spacing w:before="100" w:beforeAutospacing="1" w:after="100" w:afterAutospacing="1" w:line="300" w:lineRule="atLeast"/>
      <w:textAlignment w:val="center"/>
    </w:pPr>
    <w:rPr>
      <w:rFonts w:ascii="Times New Roman" w:eastAsia="Times New Roman" w:hAnsi="Times New Roman"/>
      <w:color w:val="24292E"/>
      <w:sz w:val="24"/>
    </w:rPr>
  </w:style>
  <w:style w:type="paragraph" w:customStyle="1" w:styleId="input-contrast">
    <w:name w:val="input-contrast"/>
    <w:basedOn w:val="Normal"/>
    <w:rsid w:val="00AB127A"/>
    <w:pPr>
      <w:shd w:val="clear" w:color="auto" w:fill="FAFBFC"/>
      <w:spacing w:before="100" w:beforeAutospacing="1" w:after="100" w:afterAutospacing="1"/>
    </w:pPr>
    <w:rPr>
      <w:rFonts w:ascii="Times New Roman" w:eastAsia="Times New Roman" w:hAnsi="Times New Roman"/>
      <w:sz w:val="24"/>
    </w:rPr>
  </w:style>
  <w:style w:type="paragraph" w:customStyle="1" w:styleId="input-dark">
    <w:name w:val="input-dark"/>
    <w:basedOn w:val="Normal"/>
    <w:rsid w:val="00AB127A"/>
    <w:pPr>
      <w:spacing w:before="100" w:beforeAutospacing="1" w:after="100" w:afterAutospacing="1"/>
    </w:pPr>
    <w:rPr>
      <w:rFonts w:ascii="Times New Roman" w:eastAsia="Times New Roman" w:hAnsi="Times New Roman"/>
      <w:color w:val="FFFFFF"/>
      <w:sz w:val="24"/>
    </w:rPr>
  </w:style>
  <w:style w:type="paragraph" w:customStyle="1" w:styleId="input-sm">
    <w:name w:val="input-sm"/>
    <w:basedOn w:val="Normal"/>
    <w:rsid w:val="00AB127A"/>
    <w:pPr>
      <w:spacing w:before="100" w:beforeAutospacing="1" w:after="100" w:afterAutospacing="1" w:line="300" w:lineRule="atLeast"/>
    </w:pPr>
    <w:rPr>
      <w:rFonts w:ascii="Times New Roman" w:eastAsia="Times New Roman" w:hAnsi="Times New Roman"/>
      <w:szCs w:val="18"/>
    </w:rPr>
  </w:style>
  <w:style w:type="paragraph" w:customStyle="1" w:styleId="input-lg">
    <w:name w:val="input-lg"/>
    <w:basedOn w:val="Normal"/>
    <w:rsid w:val="00AB127A"/>
    <w:pPr>
      <w:spacing w:before="100" w:beforeAutospacing="1" w:after="100" w:afterAutospacing="1"/>
    </w:pPr>
    <w:rPr>
      <w:rFonts w:ascii="Times New Roman" w:eastAsia="Times New Roman" w:hAnsi="Times New Roman"/>
      <w:sz w:val="24"/>
    </w:rPr>
  </w:style>
  <w:style w:type="paragraph" w:customStyle="1" w:styleId="input-block">
    <w:name w:val="input-block"/>
    <w:basedOn w:val="Normal"/>
    <w:rsid w:val="00AB127A"/>
    <w:pPr>
      <w:spacing w:before="100" w:beforeAutospacing="1" w:after="100" w:afterAutospacing="1"/>
    </w:pPr>
    <w:rPr>
      <w:rFonts w:ascii="Times New Roman" w:eastAsia="Times New Roman" w:hAnsi="Times New Roman"/>
      <w:sz w:val="24"/>
    </w:rPr>
  </w:style>
  <w:style w:type="paragraph" w:customStyle="1" w:styleId="input-monospace">
    <w:name w:val="input-monospace"/>
    <w:basedOn w:val="Normal"/>
    <w:rsid w:val="00AB127A"/>
    <w:pPr>
      <w:spacing w:before="100" w:beforeAutospacing="1" w:after="100" w:afterAutospacing="1"/>
    </w:pPr>
    <w:rPr>
      <w:rFonts w:ascii="Consolas" w:eastAsia="Times New Roman" w:hAnsi="Consolas"/>
      <w:sz w:val="24"/>
    </w:rPr>
  </w:style>
  <w:style w:type="paragraph" w:customStyle="1" w:styleId="form-checkbox">
    <w:name w:val="form-checkbox"/>
    <w:basedOn w:val="Normal"/>
    <w:rsid w:val="00AB127A"/>
    <w:pPr>
      <w:spacing w:before="225" w:after="225"/>
      <w:textAlignment w:val="center"/>
    </w:pPr>
    <w:rPr>
      <w:rFonts w:ascii="Times New Roman" w:eastAsia="Times New Roman" w:hAnsi="Times New Roman"/>
      <w:sz w:val="24"/>
    </w:rPr>
  </w:style>
  <w:style w:type="paragraph" w:customStyle="1" w:styleId="form-checkbox-details">
    <w:name w:val="form-checkbox-details"/>
    <w:basedOn w:val="Normal"/>
    <w:rsid w:val="00AB127A"/>
    <w:pPr>
      <w:spacing w:before="100" w:beforeAutospacing="1" w:after="100" w:afterAutospacing="1"/>
    </w:pPr>
    <w:rPr>
      <w:rFonts w:ascii="Times New Roman" w:eastAsia="Times New Roman" w:hAnsi="Times New Roman"/>
      <w:vanish/>
      <w:sz w:val="24"/>
    </w:rPr>
  </w:style>
  <w:style w:type="paragraph" w:customStyle="1" w:styleId="hfields">
    <w:name w:val="hfields"/>
    <w:basedOn w:val="Normal"/>
    <w:rsid w:val="00AB127A"/>
    <w:pPr>
      <w:spacing w:before="225" w:after="225"/>
    </w:pPr>
    <w:rPr>
      <w:rFonts w:ascii="Times New Roman" w:eastAsia="Times New Roman" w:hAnsi="Times New Roman"/>
      <w:sz w:val="24"/>
    </w:rPr>
  </w:style>
  <w:style w:type="paragraph" w:customStyle="1" w:styleId="form-warning">
    <w:name w:val="form-warning"/>
    <w:basedOn w:val="Normal"/>
    <w:rsid w:val="00AB127A"/>
    <w:pPr>
      <w:pBdr>
        <w:top w:val="single" w:sz="6" w:space="6" w:color="D9D0A5"/>
        <w:left w:val="single" w:sz="6" w:space="8" w:color="D9D0A5"/>
        <w:bottom w:val="single" w:sz="6" w:space="6" w:color="D9D0A5"/>
        <w:right w:val="single" w:sz="6" w:space="8" w:color="D9D0A5"/>
      </w:pBdr>
      <w:shd w:val="clear" w:color="auto" w:fill="FFFBDD"/>
      <w:spacing w:before="150" w:after="150"/>
    </w:pPr>
    <w:rPr>
      <w:rFonts w:ascii="Times New Roman" w:eastAsia="Times New Roman" w:hAnsi="Times New Roman"/>
      <w:color w:val="735C0F"/>
      <w:sz w:val="21"/>
      <w:szCs w:val="21"/>
    </w:rPr>
  </w:style>
  <w:style w:type="paragraph" w:customStyle="1" w:styleId="select-sm">
    <w:name w:val="select-sm"/>
    <w:basedOn w:val="Normal"/>
    <w:rsid w:val="00AB127A"/>
    <w:pPr>
      <w:spacing w:before="100" w:beforeAutospacing="1" w:after="100" w:afterAutospacing="1"/>
    </w:pPr>
    <w:rPr>
      <w:rFonts w:ascii="Times New Roman" w:eastAsia="Times New Roman" w:hAnsi="Times New Roman"/>
      <w:szCs w:val="18"/>
    </w:rPr>
  </w:style>
  <w:style w:type="paragraph" w:customStyle="1" w:styleId="form-group">
    <w:name w:val="form-group"/>
    <w:basedOn w:val="Normal"/>
    <w:rsid w:val="00AB127A"/>
    <w:pPr>
      <w:spacing w:before="225" w:after="225"/>
    </w:pPr>
    <w:rPr>
      <w:rFonts w:ascii="Times New Roman" w:eastAsia="Times New Roman" w:hAnsi="Times New Roman"/>
      <w:sz w:val="24"/>
    </w:rPr>
  </w:style>
  <w:style w:type="paragraph" w:customStyle="1" w:styleId="note">
    <w:name w:val="note"/>
    <w:basedOn w:val="Normal"/>
    <w:rsid w:val="00AB127A"/>
    <w:pPr>
      <w:spacing w:before="60" w:after="30"/>
    </w:pPr>
    <w:rPr>
      <w:rFonts w:ascii="Times New Roman" w:eastAsia="Times New Roman" w:hAnsi="Times New Roman"/>
      <w:color w:val="586069"/>
      <w:szCs w:val="18"/>
    </w:rPr>
  </w:style>
  <w:style w:type="paragraph" w:customStyle="1" w:styleId="status-indicator">
    <w:name w:val="status-indicator"/>
    <w:basedOn w:val="Normal"/>
    <w:rsid w:val="00AB127A"/>
    <w:pPr>
      <w:spacing w:before="100" w:beforeAutospacing="1" w:after="100" w:afterAutospacing="1"/>
      <w:ind w:left="75"/>
    </w:pPr>
    <w:rPr>
      <w:rFonts w:ascii="Times New Roman" w:eastAsia="Times New Roman" w:hAnsi="Times New Roman"/>
      <w:sz w:val="24"/>
    </w:rPr>
  </w:style>
  <w:style w:type="paragraph" w:customStyle="1" w:styleId="status-indicator-loading">
    <w:name w:val="status-indicator-loading"/>
    <w:basedOn w:val="Normal"/>
    <w:rsid w:val="00AB127A"/>
    <w:pPr>
      <w:spacing w:before="100" w:beforeAutospacing="1" w:after="100" w:afterAutospacing="1"/>
    </w:pPr>
    <w:rPr>
      <w:rFonts w:ascii="Times New Roman" w:eastAsia="Times New Roman" w:hAnsi="Times New Roman"/>
      <w:sz w:val="24"/>
    </w:rPr>
  </w:style>
  <w:style w:type="paragraph" w:customStyle="1" w:styleId="drag-and-drop">
    <w:name w:val="drag-and-drop"/>
    <w:basedOn w:val="Normal"/>
    <w:rsid w:val="00AB127A"/>
    <w:pPr>
      <w:pBdr>
        <w:top w:val="single" w:sz="2" w:space="5" w:color="C3C8CF"/>
        <w:left w:val="single" w:sz="6" w:space="8" w:color="C3C8CF"/>
        <w:bottom w:val="single" w:sz="6" w:space="5" w:color="C3C8CF"/>
        <w:right w:val="single" w:sz="6" w:space="8" w:color="C3C8CF"/>
      </w:pBdr>
      <w:shd w:val="clear" w:color="auto" w:fill="FAFBFC"/>
      <w:spacing w:before="0" w:after="0" w:line="240" w:lineRule="atLeast"/>
    </w:pPr>
    <w:rPr>
      <w:rFonts w:ascii="Times New Roman" w:eastAsia="Times New Roman" w:hAnsi="Times New Roman"/>
      <w:color w:val="586069"/>
      <w:sz w:val="20"/>
      <w:szCs w:val="20"/>
    </w:rPr>
  </w:style>
  <w:style w:type="paragraph" w:customStyle="1" w:styleId="drag-and-drop-error-info">
    <w:name w:val="drag-and-drop-error-info"/>
    <w:basedOn w:val="Normal"/>
    <w:rsid w:val="00AB127A"/>
    <w:pPr>
      <w:spacing w:before="100" w:beforeAutospacing="1" w:after="100" w:afterAutospacing="1"/>
    </w:pPr>
    <w:rPr>
      <w:rFonts w:ascii="Times New Roman" w:eastAsia="Times New Roman" w:hAnsi="Times New Roman"/>
      <w:color w:val="586069"/>
      <w:sz w:val="24"/>
    </w:rPr>
  </w:style>
  <w:style w:type="paragraph" w:customStyle="1" w:styleId="manual-file-chooser">
    <w:name w:val="manual-file-chooser"/>
    <w:basedOn w:val="Normal"/>
    <w:rsid w:val="00AB127A"/>
    <w:pPr>
      <w:spacing w:before="100" w:beforeAutospacing="1" w:after="100" w:afterAutospacing="1"/>
      <w:ind w:left="-1200"/>
    </w:pPr>
    <w:rPr>
      <w:rFonts w:ascii="Times New Roman" w:eastAsia="Times New Roman" w:hAnsi="Times New Roman"/>
      <w:sz w:val="24"/>
    </w:rPr>
  </w:style>
  <w:style w:type="paragraph" w:customStyle="1" w:styleId="form-action-spacious">
    <w:name w:val="form-action-spacious"/>
    <w:basedOn w:val="Normal"/>
    <w:rsid w:val="00AB127A"/>
    <w:pPr>
      <w:spacing w:before="150" w:after="100" w:afterAutospacing="1"/>
    </w:pPr>
    <w:rPr>
      <w:rFonts w:ascii="Times New Roman" w:eastAsia="Times New Roman" w:hAnsi="Times New Roman"/>
      <w:sz w:val="24"/>
    </w:rPr>
  </w:style>
  <w:style w:type="paragraph" w:customStyle="1" w:styleId="input-group-button">
    <w:name w:val="input-group-button"/>
    <w:basedOn w:val="Normal"/>
    <w:rsid w:val="00AB127A"/>
    <w:pPr>
      <w:spacing w:before="100" w:beforeAutospacing="1" w:after="100" w:afterAutospacing="1"/>
      <w:textAlignment w:val="center"/>
    </w:pPr>
    <w:rPr>
      <w:rFonts w:ascii="Times New Roman" w:eastAsia="Times New Roman" w:hAnsi="Times New Roman"/>
      <w:sz w:val="24"/>
    </w:rPr>
  </w:style>
  <w:style w:type="paragraph" w:customStyle="1" w:styleId="radio-label">
    <w:name w:val="radio-label"/>
    <w:basedOn w:val="Normal"/>
    <w:rsid w:val="00AB127A"/>
    <w:pPr>
      <w:pBdr>
        <w:top w:val="single" w:sz="6" w:space="5" w:color="D1D5DA"/>
        <w:left w:val="single" w:sz="6" w:space="27" w:color="D1D5DA"/>
        <w:bottom w:val="single" w:sz="6" w:space="5" w:color="D1D5DA"/>
        <w:right w:val="single" w:sz="6" w:space="12" w:color="D1D5DA"/>
      </w:pBdr>
      <w:spacing w:before="100" w:beforeAutospacing="1" w:after="100" w:afterAutospacing="1" w:line="300" w:lineRule="atLeast"/>
      <w:ind w:left="-15"/>
    </w:pPr>
    <w:rPr>
      <w:rFonts w:ascii="Times New Roman" w:eastAsia="Times New Roman" w:hAnsi="Times New Roman"/>
      <w:color w:val="24292E"/>
      <w:sz w:val="21"/>
      <w:szCs w:val="21"/>
    </w:rPr>
  </w:style>
  <w:style w:type="paragraph" w:customStyle="1" w:styleId="radio-input">
    <w:name w:val="radio-input"/>
    <w:basedOn w:val="Normal"/>
    <w:rsid w:val="00AB127A"/>
    <w:pPr>
      <w:spacing w:before="150" w:after="0"/>
      <w:ind w:left="240" w:right="-480"/>
    </w:pPr>
    <w:rPr>
      <w:rFonts w:ascii="Times New Roman" w:eastAsia="Times New Roman" w:hAnsi="Times New Roman"/>
      <w:sz w:val="24"/>
    </w:rPr>
  </w:style>
  <w:style w:type="paragraph" w:customStyle="1" w:styleId="container-sm">
    <w:name w:val="container-sm"/>
    <w:basedOn w:val="Normal"/>
    <w:rsid w:val="00AB127A"/>
    <w:pPr>
      <w:spacing w:before="100" w:beforeAutospacing="1" w:after="100" w:afterAutospacing="1"/>
    </w:pPr>
    <w:rPr>
      <w:rFonts w:ascii="Times New Roman" w:eastAsia="Times New Roman" w:hAnsi="Times New Roman"/>
      <w:sz w:val="24"/>
    </w:rPr>
  </w:style>
  <w:style w:type="paragraph" w:customStyle="1" w:styleId="container-md">
    <w:name w:val="container-md"/>
    <w:basedOn w:val="Normal"/>
    <w:rsid w:val="00AB127A"/>
    <w:pPr>
      <w:spacing w:before="100" w:beforeAutospacing="1" w:after="100" w:afterAutospacing="1"/>
    </w:pPr>
    <w:rPr>
      <w:rFonts w:ascii="Times New Roman" w:eastAsia="Times New Roman" w:hAnsi="Times New Roman"/>
      <w:sz w:val="24"/>
    </w:rPr>
  </w:style>
  <w:style w:type="paragraph" w:customStyle="1" w:styleId="container-lg">
    <w:name w:val="container-lg"/>
    <w:basedOn w:val="Normal"/>
    <w:rsid w:val="00AB127A"/>
    <w:pPr>
      <w:spacing w:before="100" w:beforeAutospacing="1" w:after="100" w:afterAutospacing="1"/>
    </w:pPr>
    <w:rPr>
      <w:rFonts w:ascii="Times New Roman" w:eastAsia="Times New Roman" w:hAnsi="Times New Roman"/>
      <w:sz w:val="24"/>
    </w:rPr>
  </w:style>
  <w:style w:type="paragraph" w:customStyle="1" w:styleId="container-xl">
    <w:name w:val="container-xl"/>
    <w:basedOn w:val="Normal"/>
    <w:rsid w:val="00AB127A"/>
    <w:pPr>
      <w:spacing w:before="100" w:beforeAutospacing="1" w:after="100" w:afterAutospacing="1"/>
    </w:pPr>
    <w:rPr>
      <w:rFonts w:ascii="Times New Roman" w:eastAsia="Times New Roman" w:hAnsi="Times New Roman"/>
      <w:sz w:val="24"/>
    </w:rPr>
  </w:style>
  <w:style w:type="paragraph" w:customStyle="1" w:styleId="col-1">
    <w:name w:val="col-1"/>
    <w:basedOn w:val="Normal"/>
    <w:rsid w:val="00AB127A"/>
    <w:pPr>
      <w:spacing w:before="100" w:beforeAutospacing="1" w:after="100" w:afterAutospacing="1"/>
    </w:pPr>
    <w:rPr>
      <w:rFonts w:ascii="Times New Roman" w:eastAsia="Times New Roman" w:hAnsi="Times New Roman"/>
      <w:sz w:val="24"/>
    </w:rPr>
  </w:style>
  <w:style w:type="paragraph" w:customStyle="1" w:styleId="col-2">
    <w:name w:val="col-2"/>
    <w:basedOn w:val="Normal"/>
    <w:rsid w:val="00AB127A"/>
    <w:pPr>
      <w:spacing w:before="100" w:beforeAutospacing="1" w:after="100" w:afterAutospacing="1"/>
    </w:pPr>
    <w:rPr>
      <w:rFonts w:ascii="Times New Roman" w:eastAsia="Times New Roman" w:hAnsi="Times New Roman"/>
      <w:sz w:val="24"/>
    </w:rPr>
  </w:style>
  <w:style w:type="paragraph" w:customStyle="1" w:styleId="col-3">
    <w:name w:val="col-3"/>
    <w:basedOn w:val="Normal"/>
    <w:rsid w:val="00AB127A"/>
    <w:pPr>
      <w:spacing w:before="100" w:beforeAutospacing="1" w:after="100" w:afterAutospacing="1"/>
    </w:pPr>
    <w:rPr>
      <w:rFonts w:ascii="Times New Roman" w:eastAsia="Times New Roman" w:hAnsi="Times New Roman"/>
      <w:sz w:val="24"/>
    </w:rPr>
  </w:style>
  <w:style w:type="paragraph" w:customStyle="1" w:styleId="col-4">
    <w:name w:val="col-4"/>
    <w:basedOn w:val="Normal"/>
    <w:rsid w:val="00AB127A"/>
    <w:pPr>
      <w:spacing w:before="100" w:beforeAutospacing="1" w:after="100" w:afterAutospacing="1"/>
    </w:pPr>
    <w:rPr>
      <w:rFonts w:ascii="Times New Roman" w:eastAsia="Times New Roman" w:hAnsi="Times New Roman"/>
      <w:sz w:val="24"/>
    </w:rPr>
  </w:style>
  <w:style w:type="paragraph" w:customStyle="1" w:styleId="col-5">
    <w:name w:val="col-5"/>
    <w:basedOn w:val="Normal"/>
    <w:rsid w:val="00AB127A"/>
    <w:pPr>
      <w:spacing w:before="100" w:beforeAutospacing="1" w:after="100" w:afterAutospacing="1"/>
    </w:pPr>
    <w:rPr>
      <w:rFonts w:ascii="Times New Roman" w:eastAsia="Times New Roman" w:hAnsi="Times New Roman"/>
      <w:sz w:val="24"/>
    </w:rPr>
  </w:style>
  <w:style w:type="paragraph" w:customStyle="1" w:styleId="col-6">
    <w:name w:val="col-6"/>
    <w:basedOn w:val="Normal"/>
    <w:rsid w:val="00AB127A"/>
    <w:pPr>
      <w:spacing w:before="100" w:beforeAutospacing="1" w:after="100" w:afterAutospacing="1"/>
    </w:pPr>
    <w:rPr>
      <w:rFonts w:ascii="Times New Roman" w:eastAsia="Times New Roman" w:hAnsi="Times New Roman"/>
      <w:sz w:val="24"/>
    </w:rPr>
  </w:style>
  <w:style w:type="paragraph" w:customStyle="1" w:styleId="col-7">
    <w:name w:val="col-7"/>
    <w:basedOn w:val="Normal"/>
    <w:rsid w:val="00AB127A"/>
    <w:pPr>
      <w:spacing w:before="100" w:beforeAutospacing="1" w:after="100" w:afterAutospacing="1"/>
    </w:pPr>
    <w:rPr>
      <w:rFonts w:ascii="Times New Roman" w:eastAsia="Times New Roman" w:hAnsi="Times New Roman"/>
      <w:sz w:val="24"/>
    </w:rPr>
  </w:style>
  <w:style w:type="paragraph" w:customStyle="1" w:styleId="col-8">
    <w:name w:val="col-8"/>
    <w:basedOn w:val="Normal"/>
    <w:rsid w:val="00AB127A"/>
    <w:pPr>
      <w:spacing w:before="100" w:beforeAutospacing="1" w:after="100" w:afterAutospacing="1"/>
    </w:pPr>
    <w:rPr>
      <w:rFonts w:ascii="Times New Roman" w:eastAsia="Times New Roman" w:hAnsi="Times New Roman"/>
      <w:sz w:val="24"/>
    </w:rPr>
  </w:style>
  <w:style w:type="paragraph" w:customStyle="1" w:styleId="col-9">
    <w:name w:val="col-9"/>
    <w:basedOn w:val="Normal"/>
    <w:rsid w:val="00AB127A"/>
    <w:pPr>
      <w:spacing w:before="100" w:beforeAutospacing="1" w:after="100" w:afterAutospacing="1"/>
    </w:pPr>
    <w:rPr>
      <w:rFonts w:ascii="Times New Roman" w:eastAsia="Times New Roman" w:hAnsi="Times New Roman"/>
      <w:sz w:val="24"/>
    </w:rPr>
  </w:style>
  <w:style w:type="paragraph" w:customStyle="1" w:styleId="col-10">
    <w:name w:val="col-10"/>
    <w:basedOn w:val="Normal"/>
    <w:rsid w:val="00AB127A"/>
    <w:pPr>
      <w:spacing w:before="100" w:beforeAutospacing="1" w:after="100" w:afterAutospacing="1"/>
    </w:pPr>
    <w:rPr>
      <w:rFonts w:ascii="Times New Roman" w:eastAsia="Times New Roman" w:hAnsi="Times New Roman"/>
      <w:sz w:val="24"/>
    </w:rPr>
  </w:style>
  <w:style w:type="paragraph" w:customStyle="1" w:styleId="col-11">
    <w:name w:val="col-11"/>
    <w:basedOn w:val="Normal"/>
    <w:rsid w:val="00AB127A"/>
    <w:pPr>
      <w:spacing w:before="100" w:beforeAutospacing="1" w:after="100" w:afterAutospacing="1"/>
    </w:pPr>
    <w:rPr>
      <w:rFonts w:ascii="Times New Roman" w:eastAsia="Times New Roman" w:hAnsi="Times New Roman"/>
      <w:sz w:val="24"/>
    </w:rPr>
  </w:style>
  <w:style w:type="paragraph" w:customStyle="1" w:styleId="col-12">
    <w:name w:val="col-12"/>
    <w:basedOn w:val="Normal"/>
    <w:rsid w:val="00AB127A"/>
    <w:pPr>
      <w:spacing w:before="100" w:beforeAutospacing="1" w:after="100" w:afterAutospacing="1"/>
    </w:pPr>
    <w:rPr>
      <w:rFonts w:ascii="Times New Roman" w:eastAsia="Times New Roman" w:hAnsi="Times New Roman"/>
      <w:sz w:val="24"/>
    </w:rPr>
  </w:style>
  <w:style w:type="paragraph" w:customStyle="1" w:styleId="gutter">
    <w:name w:val="gutter"/>
    <w:basedOn w:val="Normal"/>
    <w:rsid w:val="00AB127A"/>
    <w:pPr>
      <w:spacing w:before="100" w:beforeAutospacing="1" w:after="100" w:afterAutospacing="1"/>
      <w:ind w:left="-240" w:right="-240"/>
    </w:pPr>
    <w:rPr>
      <w:rFonts w:ascii="Times New Roman" w:eastAsia="Times New Roman" w:hAnsi="Times New Roman"/>
      <w:sz w:val="24"/>
    </w:rPr>
  </w:style>
  <w:style w:type="paragraph" w:customStyle="1" w:styleId="gutter-condensed">
    <w:name w:val="gutter-condensed"/>
    <w:basedOn w:val="Normal"/>
    <w:rsid w:val="00AB127A"/>
    <w:pPr>
      <w:spacing w:before="100" w:beforeAutospacing="1" w:after="100" w:afterAutospacing="1"/>
      <w:ind w:left="-120" w:right="-120"/>
    </w:pPr>
    <w:rPr>
      <w:rFonts w:ascii="Times New Roman" w:eastAsia="Times New Roman" w:hAnsi="Times New Roman"/>
      <w:sz w:val="24"/>
    </w:rPr>
  </w:style>
  <w:style w:type="paragraph" w:customStyle="1" w:styleId="gutter-spacious">
    <w:name w:val="gutter-spacious"/>
    <w:basedOn w:val="Normal"/>
    <w:rsid w:val="00AB127A"/>
    <w:pPr>
      <w:spacing w:before="100" w:beforeAutospacing="1" w:after="100" w:afterAutospacing="1"/>
      <w:ind w:left="-360" w:right="-360"/>
    </w:pPr>
    <w:rPr>
      <w:rFonts w:ascii="Times New Roman" w:eastAsia="Times New Roman" w:hAnsi="Times New Roman"/>
      <w:sz w:val="24"/>
    </w:rPr>
  </w:style>
  <w:style w:type="paragraph" w:customStyle="1" w:styleId="menu">
    <w:name w:val="menu"/>
    <w:basedOn w:val="Normal"/>
    <w:rsid w:val="00AB127A"/>
    <w:pPr>
      <w:pBdr>
        <w:top w:val="single" w:sz="6" w:space="0" w:color="D1D5DA"/>
        <w:left w:val="single" w:sz="6" w:space="0" w:color="D1D5DA"/>
        <w:bottom w:val="single" w:sz="6" w:space="0" w:color="D1D5DA"/>
        <w:right w:val="single" w:sz="6" w:space="0" w:color="D1D5DA"/>
      </w:pBdr>
      <w:shd w:val="clear" w:color="auto" w:fill="FFFFFF"/>
      <w:spacing w:before="100" w:beforeAutospacing="1" w:after="225"/>
    </w:pPr>
    <w:rPr>
      <w:rFonts w:ascii="Times New Roman" w:eastAsia="Times New Roman" w:hAnsi="Times New Roman"/>
      <w:sz w:val="24"/>
    </w:rPr>
  </w:style>
  <w:style w:type="paragraph" w:customStyle="1" w:styleId="menu-item">
    <w:name w:val="menu-item"/>
    <w:basedOn w:val="Normal"/>
    <w:rsid w:val="00AB127A"/>
    <w:pPr>
      <w:pBdr>
        <w:bottom w:val="single" w:sz="6" w:space="6" w:color="E1E4E8"/>
      </w:pBdr>
      <w:spacing w:before="100" w:beforeAutospacing="1" w:after="100" w:afterAutospacing="1"/>
    </w:pPr>
    <w:rPr>
      <w:rFonts w:ascii="Times New Roman" w:eastAsia="Times New Roman" w:hAnsi="Times New Roman"/>
      <w:sz w:val="24"/>
    </w:rPr>
  </w:style>
  <w:style w:type="paragraph" w:customStyle="1" w:styleId="menu-heading">
    <w:name w:val="menu-heading"/>
    <w:basedOn w:val="Normal"/>
    <w:rsid w:val="00AB127A"/>
    <w:pPr>
      <w:pBdr>
        <w:bottom w:val="single" w:sz="6" w:space="6" w:color="E1E4E8"/>
      </w:pBdr>
      <w:shd w:val="clear" w:color="auto" w:fill="F3F5F8"/>
      <w:spacing w:before="0" w:after="0" w:line="300" w:lineRule="atLeast"/>
    </w:pPr>
    <w:rPr>
      <w:rFonts w:ascii="Times New Roman" w:eastAsia="Times New Roman" w:hAnsi="Times New Roman"/>
      <w:b/>
      <w:bCs/>
      <w:color w:val="586069"/>
      <w:sz w:val="20"/>
      <w:szCs w:val="20"/>
    </w:rPr>
  </w:style>
  <w:style w:type="paragraph" w:customStyle="1" w:styleId="tabnav">
    <w:name w:val="tabnav"/>
    <w:basedOn w:val="Normal"/>
    <w:rsid w:val="00AB127A"/>
    <w:pPr>
      <w:pBdr>
        <w:bottom w:val="single" w:sz="6" w:space="0" w:color="D1D5DA"/>
      </w:pBdr>
      <w:spacing w:before="0" w:after="225"/>
    </w:pPr>
    <w:rPr>
      <w:rFonts w:ascii="Times New Roman" w:eastAsia="Times New Roman" w:hAnsi="Times New Roman"/>
      <w:sz w:val="24"/>
    </w:rPr>
  </w:style>
  <w:style w:type="paragraph" w:customStyle="1" w:styleId="tabnav-tabs">
    <w:name w:val="tabnav-tabs"/>
    <w:basedOn w:val="Normal"/>
    <w:rsid w:val="00AB127A"/>
    <w:pPr>
      <w:spacing w:before="100" w:beforeAutospacing="1" w:after="0"/>
    </w:pPr>
    <w:rPr>
      <w:rFonts w:ascii="Times New Roman" w:eastAsia="Times New Roman" w:hAnsi="Times New Roman"/>
      <w:sz w:val="24"/>
    </w:rPr>
  </w:style>
  <w:style w:type="paragraph" w:customStyle="1" w:styleId="tabnav-tab">
    <w:name w:val="tabnav-tab"/>
    <w:basedOn w:val="Normal"/>
    <w:rsid w:val="00AB127A"/>
    <w:pPr>
      <w:spacing w:before="100" w:beforeAutospacing="1" w:after="100" w:afterAutospacing="1" w:line="300" w:lineRule="atLeast"/>
    </w:pPr>
    <w:rPr>
      <w:rFonts w:ascii="Times New Roman" w:eastAsia="Times New Roman" w:hAnsi="Times New Roman"/>
      <w:color w:val="586069"/>
      <w:sz w:val="21"/>
      <w:szCs w:val="21"/>
    </w:rPr>
  </w:style>
  <w:style w:type="paragraph" w:customStyle="1" w:styleId="tabnav-extra">
    <w:name w:val="tabnav-extra"/>
    <w:basedOn w:val="Normal"/>
    <w:rsid w:val="00AB127A"/>
    <w:pPr>
      <w:spacing w:before="100" w:beforeAutospacing="1" w:after="100" w:afterAutospacing="1"/>
      <w:ind w:left="150"/>
    </w:pPr>
    <w:rPr>
      <w:rFonts w:ascii="Times New Roman" w:eastAsia="Times New Roman" w:hAnsi="Times New Roman"/>
      <w:color w:val="586069"/>
      <w:szCs w:val="18"/>
    </w:rPr>
  </w:style>
  <w:style w:type="paragraph" w:customStyle="1" w:styleId="tabnav-btn">
    <w:name w:val="tabnav-btn"/>
    <w:basedOn w:val="Normal"/>
    <w:rsid w:val="00AB127A"/>
    <w:pPr>
      <w:spacing w:before="100" w:beforeAutospacing="1" w:after="100" w:afterAutospacing="1"/>
      <w:ind w:left="150"/>
    </w:pPr>
    <w:rPr>
      <w:rFonts w:ascii="Times New Roman" w:eastAsia="Times New Roman" w:hAnsi="Times New Roman"/>
      <w:sz w:val="24"/>
    </w:rPr>
  </w:style>
  <w:style w:type="paragraph" w:customStyle="1" w:styleId="filter-item">
    <w:name w:val="filter-item"/>
    <w:basedOn w:val="Normal"/>
    <w:rsid w:val="00AB127A"/>
    <w:pPr>
      <w:spacing w:before="100" w:beforeAutospacing="1" w:after="75"/>
    </w:pPr>
    <w:rPr>
      <w:rFonts w:ascii="Times New Roman" w:eastAsia="Times New Roman" w:hAnsi="Times New Roman"/>
      <w:color w:val="586069"/>
      <w:sz w:val="21"/>
      <w:szCs w:val="21"/>
    </w:rPr>
  </w:style>
  <w:style w:type="paragraph" w:customStyle="1" w:styleId="sidenav">
    <w:name w:val="sidenav"/>
    <w:basedOn w:val="Normal"/>
    <w:rsid w:val="00AB127A"/>
    <w:pPr>
      <w:shd w:val="clear" w:color="auto" w:fill="FAFBFC"/>
      <w:spacing w:before="100" w:beforeAutospacing="1" w:after="100" w:afterAutospacing="1"/>
    </w:pPr>
    <w:rPr>
      <w:rFonts w:ascii="Times New Roman" w:eastAsia="Times New Roman" w:hAnsi="Times New Roman"/>
      <w:sz w:val="24"/>
    </w:rPr>
  </w:style>
  <w:style w:type="paragraph" w:customStyle="1" w:styleId="sidenav-item">
    <w:name w:val="sidenav-item"/>
    <w:basedOn w:val="Normal"/>
    <w:rsid w:val="00AB127A"/>
    <w:pPr>
      <w:pBdr>
        <w:top w:val="single" w:sz="6" w:space="12" w:color="E1E4E8"/>
      </w:pBdr>
      <w:spacing w:before="100" w:beforeAutospacing="1" w:after="100" w:afterAutospacing="1"/>
    </w:pPr>
    <w:rPr>
      <w:rFonts w:ascii="Times New Roman" w:eastAsia="Times New Roman" w:hAnsi="Times New Roman"/>
      <w:color w:val="586069"/>
      <w:sz w:val="24"/>
    </w:rPr>
  </w:style>
  <w:style w:type="paragraph" w:customStyle="1" w:styleId="sidenav-icon">
    <w:name w:val="sidenav-icon"/>
    <w:basedOn w:val="Normal"/>
    <w:rsid w:val="00AB127A"/>
    <w:pPr>
      <w:spacing w:before="100" w:beforeAutospacing="1" w:after="100" w:afterAutospacing="1"/>
    </w:pPr>
    <w:rPr>
      <w:rFonts w:ascii="Times New Roman" w:eastAsia="Times New Roman" w:hAnsi="Times New Roman"/>
      <w:color w:val="6A737D"/>
      <w:sz w:val="24"/>
    </w:rPr>
  </w:style>
  <w:style w:type="paragraph" w:customStyle="1" w:styleId="sidenav-subitem">
    <w:name w:val="sidenav-subitem"/>
    <w:basedOn w:val="Normal"/>
    <w:rsid w:val="00AB127A"/>
    <w:pPr>
      <w:spacing w:before="100" w:beforeAutospacing="1" w:after="100" w:afterAutospacing="1"/>
    </w:pPr>
    <w:rPr>
      <w:rFonts w:ascii="Times New Roman" w:eastAsia="Times New Roman" w:hAnsi="Times New Roman"/>
      <w:color w:val="0366D6"/>
      <w:sz w:val="24"/>
    </w:rPr>
  </w:style>
  <w:style w:type="paragraph" w:customStyle="1" w:styleId="subnav">
    <w:name w:val="subnav"/>
    <w:basedOn w:val="Normal"/>
    <w:rsid w:val="00AB127A"/>
    <w:pPr>
      <w:spacing w:before="100" w:beforeAutospacing="1" w:after="300"/>
    </w:pPr>
    <w:rPr>
      <w:rFonts w:ascii="Times New Roman" w:eastAsia="Times New Roman" w:hAnsi="Times New Roman"/>
      <w:sz w:val="24"/>
    </w:rPr>
  </w:style>
  <w:style w:type="paragraph" w:customStyle="1" w:styleId="subnav-bordered">
    <w:name w:val="subnav-bordered"/>
    <w:basedOn w:val="Normal"/>
    <w:rsid w:val="00AB127A"/>
    <w:pPr>
      <w:pBdr>
        <w:bottom w:val="single" w:sz="6" w:space="15" w:color="EAECEF"/>
      </w:pBdr>
      <w:spacing w:before="100" w:beforeAutospacing="1" w:after="100" w:afterAutospacing="1"/>
    </w:pPr>
    <w:rPr>
      <w:rFonts w:ascii="Times New Roman" w:eastAsia="Times New Roman" w:hAnsi="Times New Roman"/>
      <w:sz w:val="24"/>
    </w:rPr>
  </w:style>
  <w:style w:type="paragraph" w:customStyle="1" w:styleId="subnav-flush">
    <w:name w:val="subnav-flush"/>
    <w:basedOn w:val="Normal"/>
    <w:rsid w:val="00AB127A"/>
    <w:pPr>
      <w:spacing w:before="100" w:beforeAutospacing="1" w:after="0"/>
    </w:pPr>
    <w:rPr>
      <w:rFonts w:ascii="Times New Roman" w:eastAsia="Times New Roman" w:hAnsi="Times New Roman"/>
      <w:sz w:val="24"/>
    </w:rPr>
  </w:style>
  <w:style w:type="paragraph" w:customStyle="1" w:styleId="subnav-item">
    <w:name w:val="subnav-item"/>
    <w:basedOn w:val="Normal"/>
    <w:rsid w:val="00AB127A"/>
    <w:pPr>
      <w:pBdr>
        <w:top w:val="single" w:sz="6" w:space="5" w:color="E1E4E8"/>
        <w:left w:val="single" w:sz="6" w:space="11" w:color="E1E4E8"/>
        <w:bottom w:val="single" w:sz="6" w:space="5" w:color="E1E4E8"/>
        <w:right w:val="single" w:sz="6" w:space="11" w:color="E1E4E8"/>
      </w:pBdr>
      <w:spacing w:before="100" w:beforeAutospacing="1" w:after="100" w:afterAutospacing="1" w:line="300" w:lineRule="atLeast"/>
    </w:pPr>
    <w:rPr>
      <w:rFonts w:ascii="Times New Roman" w:eastAsia="Times New Roman" w:hAnsi="Times New Roman"/>
      <w:b/>
      <w:bCs/>
      <w:color w:val="586069"/>
      <w:sz w:val="24"/>
    </w:rPr>
  </w:style>
  <w:style w:type="paragraph" w:customStyle="1" w:styleId="subnav-search">
    <w:name w:val="subnav-search"/>
    <w:basedOn w:val="Normal"/>
    <w:rsid w:val="00AB127A"/>
    <w:pPr>
      <w:spacing w:before="100" w:beforeAutospacing="1" w:after="100" w:afterAutospacing="1"/>
      <w:ind w:left="150"/>
    </w:pPr>
    <w:rPr>
      <w:rFonts w:ascii="Times New Roman" w:eastAsia="Times New Roman" w:hAnsi="Times New Roman"/>
      <w:sz w:val="24"/>
    </w:rPr>
  </w:style>
  <w:style w:type="paragraph" w:customStyle="1" w:styleId="subnav-search-input">
    <w:name w:val="subnav-search-input"/>
    <w:basedOn w:val="Normal"/>
    <w:rsid w:val="00AB127A"/>
    <w:pPr>
      <w:spacing w:before="100" w:beforeAutospacing="1" w:after="100" w:afterAutospacing="1"/>
    </w:pPr>
    <w:rPr>
      <w:rFonts w:ascii="Times New Roman" w:eastAsia="Times New Roman" w:hAnsi="Times New Roman"/>
      <w:color w:val="586069"/>
      <w:sz w:val="24"/>
    </w:rPr>
  </w:style>
  <w:style w:type="paragraph" w:customStyle="1" w:styleId="subnav-search-input-wide">
    <w:name w:val="subnav-search-input-wide"/>
    <w:basedOn w:val="Normal"/>
    <w:rsid w:val="00AB127A"/>
    <w:pPr>
      <w:spacing w:before="100" w:beforeAutospacing="1" w:after="100" w:afterAutospacing="1"/>
    </w:pPr>
    <w:rPr>
      <w:rFonts w:ascii="Times New Roman" w:eastAsia="Times New Roman" w:hAnsi="Times New Roman"/>
      <w:sz w:val="24"/>
    </w:rPr>
  </w:style>
  <w:style w:type="paragraph" w:customStyle="1" w:styleId="subnav-search-icon">
    <w:name w:val="subnav-search-icon"/>
    <w:basedOn w:val="Normal"/>
    <w:rsid w:val="00AB127A"/>
    <w:pPr>
      <w:spacing w:before="100" w:beforeAutospacing="1" w:after="100" w:afterAutospacing="1"/>
      <w:jc w:val="center"/>
    </w:pPr>
    <w:rPr>
      <w:rFonts w:ascii="Times New Roman" w:eastAsia="Times New Roman" w:hAnsi="Times New Roman"/>
      <w:color w:val="C6CBD1"/>
      <w:sz w:val="24"/>
    </w:rPr>
  </w:style>
  <w:style w:type="paragraph" w:customStyle="1" w:styleId="subnav-spacer-right">
    <w:name w:val="subnav-spacer-right"/>
    <w:basedOn w:val="Normal"/>
    <w:rsid w:val="00AB127A"/>
    <w:pPr>
      <w:spacing w:before="100" w:beforeAutospacing="1" w:after="100" w:afterAutospacing="1"/>
    </w:pPr>
    <w:rPr>
      <w:rFonts w:ascii="Times New Roman" w:eastAsia="Times New Roman" w:hAnsi="Times New Roman"/>
      <w:sz w:val="24"/>
    </w:rPr>
  </w:style>
  <w:style w:type="paragraph" w:customStyle="1" w:styleId="underlinenav">
    <w:name w:val="underlinenav"/>
    <w:basedOn w:val="Normal"/>
    <w:rsid w:val="00AB127A"/>
    <w:pPr>
      <w:pBdr>
        <w:bottom w:val="single" w:sz="6" w:space="0" w:color="E1E4E8"/>
      </w:pBdr>
      <w:spacing w:before="100" w:beforeAutospacing="1" w:after="100" w:afterAutospacing="1"/>
    </w:pPr>
    <w:rPr>
      <w:rFonts w:ascii="Times New Roman" w:eastAsia="Times New Roman" w:hAnsi="Times New Roman"/>
      <w:sz w:val="24"/>
    </w:rPr>
  </w:style>
  <w:style w:type="paragraph" w:customStyle="1" w:styleId="underlinenav-item">
    <w:name w:val="underlinenav-item"/>
    <w:basedOn w:val="Normal"/>
    <w:rsid w:val="00AB127A"/>
    <w:pPr>
      <w:spacing w:before="100" w:beforeAutospacing="1" w:after="100" w:afterAutospacing="1"/>
      <w:ind w:right="240"/>
      <w:jc w:val="center"/>
    </w:pPr>
    <w:rPr>
      <w:rFonts w:ascii="Times New Roman" w:eastAsia="Times New Roman" w:hAnsi="Times New Roman"/>
      <w:color w:val="586069"/>
      <w:sz w:val="21"/>
      <w:szCs w:val="21"/>
    </w:rPr>
  </w:style>
  <w:style w:type="paragraph" w:customStyle="1" w:styleId="underlinenav--full">
    <w:name w:val="underlinenav--full"/>
    <w:basedOn w:val="Normal"/>
    <w:rsid w:val="00AB127A"/>
    <w:pPr>
      <w:spacing w:before="100" w:beforeAutospacing="1" w:after="100" w:afterAutospacing="1"/>
    </w:pPr>
    <w:rPr>
      <w:rFonts w:ascii="Times New Roman" w:eastAsia="Times New Roman" w:hAnsi="Times New Roman"/>
      <w:sz w:val="24"/>
    </w:rPr>
  </w:style>
  <w:style w:type="paragraph" w:customStyle="1" w:styleId="underlinenav-octicon">
    <w:name w:val="underlinenav-octicon"/>
    <w:basedOn w:val="Normal"/>
    <w:rsid w:val="00AB127A"/>
    <w:pPr>
      <w:spacing w:before="100" w:beforeAutospacing="1" w:after="100" w:afterAutospacing="1"/>
    </w:pPr>
    <w:rPr>
      <w:rFonts w:ascii="Times New Roman" w:eastAsia="Times New Roman" w:hAnsi="Times New Roman"/>
      <w:color w:val="959DA5"/>
      <w:sz w:val="24"/>
    </w:rPr>
  </w:style>
  <w:style w:type="paragraph" w:customStyle="1" w:styleId="paginate-container">
    <w:name w:val="paginate-container"/>
    <w:basedOn w:val="Normal"/>
    <w:rsid w:val="00AB127A"/>
    <w:pPr>
      <w:spacing w:before="300" w:after="225"/>
      <w:jc w:val="center"/>
    </w:pPr>
    <w:rPr>
      <w:rFonts w:ascii="Times New Roman" w:eastAsia="Times New Roman" w:hAnsi="Times New Roman"/>
      <w:sz w:val="24"/>
    </w:rPr>
  </w:style>
  <w:style w:type="paragraph" w:customStyle="1" w:styleId="anim-grow-x">
    <w:name w:val="anim-grow-x"/>
    <w:basedOn w:val="Normal"/>
    <w:rsid w:val="00AB127A"/>
    <w:pPr>
      <w:spacing w:before="100" w:beforeAutospacing="1" w:after="100" w:afterAutospacing="1"/>
    </w:pPr>
    <w:rPr>
      <w:rFonts w:ascii="Times New Roman" w:eastAsia="Times New Roman" w:hAnsi="Times New Roman"/>
      <w:sz w:val="24"/>
    </w:rPr>
  </w:style>
  <w:style w:type="paragraph" w:customStyle="1" w:styleId="lead">
    <w:name w:val="lead"/>
    <w:basedOn w:val="Normal"/>
    <w:rsid w:val="00AB127A"/>
    <w:pPr>
      <w:spacing w:before="100" w:beforeAutospacing="1" w:after="450"/>
    </w:pPr>
    <w:rPr>
      <w:rFonts w:ascii="Times New Roman" w:eastAsia="Times New Roman" w:hAnsi="Times New Roman"/>
      <w:color w:val="586069"/>
      <w:sz w:val="30"/>
      <w:szCs w:val="30"/>
    </w:rPr>
  </w:style>
  <w:style w:type="paragraph" w:customStyle="1" w:styleId="text-emphasized">
    <w:name w:val="text-emphasized"/>
    <w:basedOn w:val="Normal"/>
    <w:rsid w:val="00AB127A"/>
    <w:pPr>
      <w:spacing w:before="100" w:beforeAutospacing="1" w:after="100" w:afterAutospacing="1"/>
    </w:pPr>
    <w:rPr>
      <w:rFonts w:ascii="Times New Roman" w:eastAsia="Times New Roman" w:hAnsi="Times New Roman"/>
      <w:b/>
      <w:bCs/>
      <w:color w:val="24292E"/>
      <w:sz w:val="24"/>
    </w:rPr>
  </w:style>
  <w:style w:type="paragraph" w:customStyle="1" w:styleId="text-mono">
    <w:name w:val="text-mono"/>
    <w:basedOn w:val="Normal"/>
    <w:rsid w:val="00AB127A"/>
    <w:pPr>
      <w:spacing w:before="100" w:beforeAutospacing="1" w:after="100" w:afterAutospacing="1"/>
    </w:pPr>
    <w:rPr>
      <w:rFonts w:ascii="Consolas" w:eastAsia="Times New Roman" w:hAnsi="Consolas"/>
      <w:sz w:val="24"/>
    </w:rPr>
  </w:style>
  <w:style w:type="paragraph" w:customStyle="1" w:styleId="sr-only">
    <w:name w:val="sr-only"/>
    <w:basedOn w:val="Normal"/>
    <w:rsid w:val="00AB127A"/>
    <w:pPr>
      <w:spacing w:before="100" w:beforeAutospacing="1" w:after="100" w:afterAutospacing="1"/>
    </w:pPr>
    <w:rPr>
      <w:rFonts w:ascii="Times New Roman" w:eastAsia="Times New Roman" w:hAnsi="Times New Roman"/>
      <w:sz w:val="24"/>
    </w:rPr>
  </w:style>
  <w:style w:type="paragraph" w:customStyle="1" w:styleId="show-on-focus">
    <w:name w:val="show-on-focus"/>
    <w:basedOn w:val="Normal"/>
    <w:rsid w:val="00AB127A"/>
    <w:pPr>
      <w:spacing w:before="0" w:after="0"/>
    </w:pPr>
    <w:rPr>
      <w:rFonts w:ascii="Times New Roman" w:eastAsia="Times New Roman" w:hAnsi="Times New Roman"/>
      <w:sz w:val="24"/>
    </w:rPr>
  </w:style>
  <w:style w:type="paragraph" w:customStyle="1" w:styleId="pl-c">
    <w:name w:val="pl-c"/>
    <w:basedOn w:val="Normal"/>
    <w:rsid w:val="00AB127A"/>
    <w:pPr>
      <w:spacing w:before="100" w:beforeAutospacing="1" w:after="100" w:afterAutospacing="1"/>
    </w:pPr>
    <w:rPr>
      <w:rFonts w:ascii="Times New Roman" w:eastAsia="Times New Roman" w:hAnsi="Times New Roman"/>
      <w:color w:val="6A737D"/>
      <w:sz w:val="24"/>
    </w:rPr>
  </w:style>
  <w:style w:type="paragraph" w:customStyle="1" w:styleId="pl-c1">
    <w:name w:val="pl-c1"/>
    <w:basedOn w:val="Normal"/>
    <w:rsid w:val="00AB127A"/>
    <w:pPr>
      <w:spacing w:before="100" w:beforeAutospacing="1" w:after="100" w:afterAutospacing="1"/>
    </w:pPr>
    <w:rPr>
      <w:rFonts w:ascii="Times New Roman" w:eastAsia="Times New Roman" w:hAnsi="Times New Roman"/>
      <w:color w:val="005CC5"/>
      <w:sz w:val="24"/>
    </w:rPr>
  </w:style>
  <w:style w:type="paragraph" w:customStyle="1" w:styleId="pl-e">
    <w:name w:val="pl-e"/>
    <w:basedOn w:val="Normal"/>
    <w:rsid w:val="00AB127A"/>
    <w:pPr>
      <w:spacing w:before="100" w:beforeAutospacing="1" w:after="100" w:afterAutospacing="1"/>
    </w:pPr>
    <w:rPr>
      <w:rFonts w:ascii="Times New Roman" w:eastAsia="Times New Roman" w:hAnsi="Times New Roman"/>
      <w:color w:val="6F42C1"/>
      <w:sz w:val="24"/>
    </w:rPr>
  </w:style>
  <w:style w:type="paragraph" w:customStyle="1" w:styleId="pl-en">
    <w:name w:val="pl-en"/>
    <w:basedOn w:val="Normal"/>
    <w:rsid w:val="00AB127A"/>
    <w:pPr>
      <w:spacing w:before="100" w:beforeAutospacing="1" w:after="100" w:afterAutospacing="1"/>
    </w:pPr>
    <w:rPr>
      <w:rFonts w:ascii="Times New Roman" w:eastAsia="Times New Roman" w:hAnsi="Times New Roman"/>
      <w:color w:val="6F42C1"/>
      <w:sz w:val="24"/>
    </w:rPr>
  </w:style>
  <w:style w:type="paragraph" w:customStyle="1" w:styleId="pl-smi">
    <w:name w:val="pl-smi"/>
    <w:basedOn w:val="Normal"/>
    <w:rsid w:val="00AB127A"/>
    <w:pPr>
      <w:spacing w:before="100" w:beforeAutospacing="1" w:after="100" w:afterAutospacing="1"/>
    </w:pPr>
    <w:rPr>
      <w:rFonts w:ascii="Times New Roman" w:eastAsia="Times New Roman" w:hAnsi="Times New Roman"/>
      <w:color w:val="24292E"/>
      <w:sz w:val="24"/>
    </w:rPr>
  </w:style>
  <w:style w:type="paragraph" w:customStyle="1" w:styleId="pl-ent">
    <w:name w:val="pl-ent"/>
    <w:basedOn w:val="Normal"/>
    <w:rsid w:val="00AB127A"/>
    <w:pPr>
      <w:spacing w:before="100" w:beforeAutospacing="1" w:after="100" w:afterAutospacing="1"/>
    </w:pPr>
    <w:rPr>
      <w:rFonts w:ascii="Times New Roman" w:eastAsia="Times New Roman" w:hAnsi="Times New Roman"/>
      <w:color w:val="22863A"/>
      <w:sz w:val="24"/>
    </w:rPr>
  </w:style>
  <w:style w:type="paragraph" w:customStyle="1" w:styleId="pl-k">
    <w:name w:val="pl-k"/>
    <w:basedOn w:val="Normal"/>
    <w:rsid w:val="00AB127A"/>
    <w:pPr>
      <w:spacing w:before="100" w:beforeAutospacing="1" w:after="100" w:afterAutospacing="1"/>
    </w:pPr>
    <w:rPr>
      <w:rFonts w:ascii="Times New Roman" w:eastAsia="Times New Roman" w:hAnsi="Times New Roman"/>
      <w:color w:val="D73A49"/>
      <w:sz w:val="24"/>
    </w:rPr>
  </w:style>
  <w:style w:type="paragraph" w:customStyle="1" w:styleId="pl-pds">
    <w:name w:val="pl-pds"/>
    <w:basedOn w:val="Normal"/>
    <w:rsid w:val="00AB127A"/>
    <w:pPr>
      <w:spacing w:before="100" w:beforeAutospacing="1" w:after="100" w:afterAutospacing="1"/>
    </w:pPr>
    <w:rPr>
      <w:rFonts w:ascii="Times New Roman" w:eastAsia="Times New Roman" w:hAnsi="Times New Roman"/>
      <w:color w:val="032F62"/>
      <w:sz w:val="24"/>
    </w:rPr>
  </w:style>
  <w:style w:type="paragraph" w:customStyle="1" w:styleId="pl-s">
    <w:name w:val="pl-s"/>
    <w:basedOn w:val="Normal"/>
    <w:rsid w:val="00AB127A"/>
    <w:pPr>
      <w:spacing w:before="100" w:beforeAutospacing="1" w:after="100" w:afterAutospacing="1"/>
    </w:pPr>
    <w:rPr>
      <w:rFonts w:ascii="Times New Roman" w:eastAsia="Times New Roman" w:hAnsi="Times New Roman"/>
      <w:color w:val="032F62"/>
      <w:sz w:val="24"/>
    </w:rPr>
  </w:style>
  <w:style w:type="paragraph" w:customStyle="1" w:styleId="pl-sr">
    <w:name w:val="pl-sr"/>
    <w:basedOn w:val="Normal"/>
    <w:rsid w:val="00AB127A"/>
    <w:pPr>
      <w:spacing w:before="100" w:beforeAutospacing="1" w:after="100" w:afterAutospacing="1"/>
    </w:pPr>
    <w:rPr>
      <w:rFonts w:ascii="Times New Roman" w:eastAsia="Times New Roman" w:hAnsi="Times New Roman"/>
      <w:color w:val="032F62"/>
      <w:sz w:val="24"/>
    </w:rPr>
  </w:style>
  <w:style w:type="paragraph" w:customStyle="1" w:styleId="pl-smw">
    <w:name w:val="pl-smw"/>
    <w:basedOn w:val="Normal"/>
    <w:rsid w:val="00AB127A"/>
    <w:pPr>
      <w:spacing w:before="100" w:beforeAutospacing="1" w:after="100" w:afterAutospacing="1"/>
    </w:pPr>
    <w:rPr>
      <w:rFonts w:ascii="Times New Roman" w:eastAsia="Times New Roman" w:hAnsi="Times New Roman"/>
      <w:color w:val="E36209"/>
      <w:sz w:val="24"/>
    </w:rPr>
  </w:style>
  <w:style w:type="paragraph" w:customStyle="1" w:styleId="pl-v">
    <w:name w:val="pl-v"/>
    <w:basedOn w:val="Normal"/>
    <w:rsid w:val="00AB127A"/>
    <w:pPr>
      <w:spacing w:before="100" w:beforeAutospacing="1" w:after="100" w:afterAutospacing="1"/>
    </w:pPr>
    <w:rPr>
      <w:rFonts w:ascii="Times New Roman" w:eastAsia="Times New Roman" w:hAnsi="Times New Roman"/>
      <w:color w:val="E36209"/>
      <w:sz w:val="24"/>
    </w:rPr>
  </w:style>
  <w:style w:type="paragraph" w:customStyle="1" w:styleId="pl-bu">
    <w:name w:val="pl-bu"/>
    <w:basedOn w:val="Normal"/>
    <w:rsid w:val="00AB127A"/>
    <w:pPr>
      <w:spacing w:before="100" w:beforeAutospacing="1" w:after="100" w:afterAutospacing="1"/>
    </w:pPr>
    <w:rPr>
      <w:rFonts w:ascii="Times New Roman" w:eastAsia="Times New Roman" w:hAnsi="Times New Roman"/>
      <w:color w:val="B31D28"/>
      <w:sz w:val="24"/>
    </w:rPr>
  </w:style>
  <w:style w:type="paragraph" w:customStyle="1" w:styleId="pl-ii">
    <w:name w:val="pl-ii"/>
    <w:basedOn w:val="Normal"/>
    <w:rsid w:val="00AB127A"/>
    <w:pPr>
      <w:shd w:val="clear" w:color="auto" w:fill="B31D28"/>
      <w:spacing w:before="100" w:beforeAutospacing="1" w:after="100" w:afterAutospacing="1"/>
    </w:pPr>
    <w:rPr>
      <w:rFonts w:ascii="Times New Roman" w:eastAsia="Times New Roman" w:hAnsi="Times New Roman"/>
      <w:color w:val="FAFBFC"/>
      <w:sz w:val="24"/>
    </w:rPr>
  </w:style>
  <w:style w:type="paragraph" w:customStyle="1" w:styleId="pl-c2">
    <w:name w:val="pl-c2"/>
    <w:basedOn w:val="Normal"/>
    <w:rsid w:val="00AB127A"/>
    <w:pPr>
      <w:shd w:val="clear" w:color="auto" w:fill="D73A49"/>
      <w:spacing w:before="100" w:beforeAutospacing="1" w:after="100" w:afterAutospacing="1"/>
    </w:pPr>
    <w:rPr>
      <w:rFonts w:ascii="Times New Roman" w:eastAsia="Times New Roman" w:hAnsi="Times New Roman"/>
      <w:color w:val="FAFBFC"/>
      <w:sz w:val="24"/>
    </w:rPr>
  </w:style>
  <w:style w:type="paragraph" w:customStyle="1" w:styleId="pl-ml">
    <w:name w:val="pl-ml"/>
    <w:basedOn w:val="Normal"/>
    <w:rsid w:val="00AB127A"/>
    <w:pPr>
      <w:spacing w:before="100" w:beforeAutospacing="1" w:after="100" w:afterAutospacing="1"/>
    </w:pPr>
    <w:rPr>
      <w:rFonts w:ascii="Times New Roman" w:eastAsia="Times New Roman" w:hAnsi="Times New Roman"/>
      <w:color w:val="735C0F"/>
      <w:sz w:val="24"/>
    </w:rPr>
  </w:style>
  <w:style w:type="paragraph" w:customStyle="1" w:styleId="pl-mh">
    <w:name w:val="pl-mh"/>
    <w:basedOn w:val="Normal"/>
    <w:rsid w:val="00AB127A"/>
    <w:pPr>
      <w:spacing w:before="100" w:beforeAutospacing="1" w:after="100" w:afterAutospacing="1"/>
    </w:pPr>
    <w:rPr>
      <w:rFonts w:ascii="Times New Roman" w:eastAsia="Times New Roman" w:hAnsi="Times New Roman"/>
      <w:b/>
      <w:bCs/>
      <w:color w:val="005CC5"/>
      <w:sz w:val="24"/>
    </w:rPr>
  </w:style>
  <w:style w:type="paragraph" w:customStyle="1" w:styleId="pl-ms">
    <w:name w:val="pl-ms"/>
    <w:basedOn w:val="Normal"/>
    <w:rsid w:val="00AB127A"/>
    <w:pPr>
      <w:spacing w:before="100" w:beforeAutospacing="1" w:after="100" w:afterAutospacing="1"/>
    </w:pPr>
    <w:rPr>
      <w:rFonts w:ascii="Times New Roman" w:eastAsia="Times New Roman" w:hAnsi="Times New Roman"/>
      <w:b/>
      <w:bCs/>
      <w:color w:val="005CC5"/>
      <w:sz w:val="24"/>
    </w:rPr>
  </w:style>
  <w:style w:type="paragraph" w:customStyle="1" w:styleId="pl-mi">
    <w:name w:val="pl-mi"/>
    <w:basedOn w:val="Normal"/>
    <w:rsid w:val="00AB127A"/>
    <w:pPr>
      <w:spacing w:before="100" w:beforeAutospacing="1" w:after="100" w:afterAutospacing="1"/>
    </w:pPr>
    <w:rPr>
      <w:rFonts w:ascii="Times New Roman" w:eastAsia="Times New Roman" w:hAnsi="Times New Roman"/>
      <w:i/>
      <w:iCs/>
      <w:color w:val="24292E"/>
      <w:sz w:val="24"/>
    </w:rPr>
  </w:style>
  <w:style w:type="paragraph" w:customStyle="1" w:styleId="pl-mb">
    <w:name w:val="pl-mb"/>
    <w:basedOn w:val="Normal"/>
    <w:rsid w:val="00AB127A"/>
    <w:pPr>
      <w:spacing w:before="100" w:beforeAutospacing="1" w:after="100" w:afterAutospacing="1"/>
    </w:pPr>
    <w:rPr>
      <w:rFonts w:ascii="Times New Roman" w:eastAsia="Times New Roman" w:hAnsi="Times New Roman"/>
      <w:b/>
      <w:bCs/>
      <w:color w:val="24292E"/>
      <w:sz w:val="24"/>
    </w:rPr>
  </w:style>
  <w:style w:type="paragraph" w:customStyle="1" w:styleId="pl-md">
    <w:name w:val="pl-md"/>
    <w:basedOn w:val="Normal"/>
    <w:rsid w:val="00AB127A"/>
    <w:pPr>
      <w:shd w:val="clear" w:color="auto" w:fill="FFEEF0"/>
      <w:spacing w:before="100" w:beforeAutospacing="1" w:after="100" w:afterAutospacing="1"/>
    </w:pPr>
    <w:rPr>
      <w:rFonts w:ascii="Times New Roman" w:eastAsia="Times New Roman" w:hAnsi="Times New Roman"/>
      <w:color w:val="B31D28"/>
      <w:sz w:val="24"/>
    </w:rPr>
  </w:style>
  <w:style w:type="paragraph" w:customStyle="1" w:styleId="pl-mi1">
    <w:name w:val="pl-mi1"/>
    <w:basedOn w:val="Normal"/>
    <w:rsid w:val="00AB127A"/>
    <w:pPr>
      <w:shd w:val="clear" w:color="auto" w:fill="F0FFF4"/>
      <w:spacing w:before="100" w:beforeAutospacing="1" w:after="100" w:afterAutospacing="1"/>
    </w:pPr>
    <w:rPr>
      <w:rFonts w:ascii="Times New Roman" w:eastAsia="Times New Roman" w:hAnsi="Times New Roman"/>
      <w:color w:val="22863A"/>
      <w:sz w:val="24"/>
    </w:rPr>
  </w:style>
  <w:style w:type="paragraph" w:customStyle="1" w:styleId="pl-mc">
    <w:name w:val="pl-mc"/>
    <w:basedOn w:val="Normal"/>
    <w:rsid w:val="00AB127A"/>
    <w:pPr>
      <w:shd w:val="clear" w:color="auto" w:fill="FFEBDA"/>
      <w:spacing w:before="100" w:beforeAutospacing="1" w:after="100" w:afterAutospacing="1"/>
    </w:pPr>
    <w:rPr>
      <w:rFonts w:ascii="Times New Roman" w:eastAsia="Times New Roman" w:hAnsi="Times New Roman"/>
      <w:color w:val="E36209"/>
      <w:sz w:val="24"/>
    </w:rPr>
  </w:style>
  <w:style w:type="paragraph" w:customStyle="1" w:styleId="pl-mi2">
    <w:name w:val="pl-mi2"/>
    <w:basedOn w:val="Normal"/>
    <w:rsid w:val="00AB127A"/>
    <w:pPr>
      <w:shd w:val="clear" w:color="auto" w:fill="005CC5"/>
      <w:spacing w:before="100" w:beforeAutospacing="1" w:after="100" w:afterAutospacing="1"/>
    </w:pPr>
    <w:rPr>
      <w:rFonts w:ascii="Times New Roman" w:eastAsia="Times New Roman" w:hAnsi="Times New Roman"/>
      <w:color w:val="F6F8FA"/>
      <w:sz w:val="24"/>
    </w:rPr>
  </w:style>
  <w:style w:type="paragraph" w:customStyle="1" w:styleId="pl-mdr">
    <w:name w:val="pl-mdr"/>
    <w:basedOn w:val="Normal"/>
    <w:rsid w:val="00AB127A"/>
    <w:pPr>
      <w:spacing w:before="100" w:beforeAutospacing="1" w:after="100" w:afterAutospacing="1"/>
    </w:pPr>
    <w:rPr>
      <w:rFonts w:ascii="Times New Roman" w:eastAsia="Times New Roman" w:hAnsi="Times New Roman"/>
      <w:b/>
      <w:bCs/>
      <w:color w:val="6F42C1"/>
      <w:sz w:val="24"/>
    </w:rPr>
  </w:style>
  <w:style w:type="paragraph" w:customStyle="1" w:styleId="pl-ba">
    <w:name w:val="pl-ba"/>
    <w:basedOn w:val="Normal"/>
    <w:rsid w:val="00AB127A"/>
    <w:pPr>
      <w:spacing w:before="100" w:beforeAutospacing="1" w:after="100" w:afterAutospacing="1"/>
    </w:pPr>
    <w:rPr>
      <w:rFonts w:ascii="Times New Roman" w:eastAsia="Times New Roman" w:hAnsi="Times New Roman"/>
      <w:color w:val="586069"/>
      <w:sz w:val="24"/>
    </w:rPr>
  </w:style>
  <w:style w:type="paragraph" w:customStyle="1" w:styleId="pl-sg">
    <w:name w:val="pl-sg"/>
    <w:basedOn w:val="Normal"/>
    <w:rsid w:val="00AB127A"/>
    <w:pPr>
      <w:spacing w:before="100" w:beforeAutospacing="1" w:after="100" w:afterAutospacing="1"/>
    </w:pPr>
    <w:rPr>
      <w:rFonts w:ascii="Times New Roman" w:eastAsia="Times New Roman" w:hAnsi="Times New Roman"/>
      <w:color w:val="959DA5"/>
      <w:sz w:val="24"/>
    </w:rPr>
  </w:style>
  <w:style w:type="paragraph" w:customStyle="1" w:styleId="pl-corl">
    <w:name w:val="pl-corl"/>
    <w:basedOn w:val="Normal"/>
    <w:rsid w:val="00AB127A"/>
    <w:pPr>
      <w:spacing w:before="100" w:beforeAutospacing="1" w:after="100" w:afterAutospacing="1"/>
    </w:pPr>
    <w:rPr>
      <w:rFonts w:ascii="Times New Roman" w:eastAsia="Times New Roman" w:hAnsi="Times New Roman"/>
      <w:color w:val="032F62"/>
      <w:sz w:val="24"/>
      <w:u w:val="single"/>
    </w:rPr>
  </w:style>
  <w:style w:type="paragraph" w:customStyle="1" w:styleId="codemirror">
    <w:name w:val="codemirror"/>
    <w:basedOn w:val="Normal"/>
    <w:rsid w:val="00AB127A"/>
    <w:pPr>
      <w:shd w:val="clear" w:color="auto" w:fill="FFFFFF"/>
      <w:spacing w:before="100" w:beforeAutospacing="1" w:after="100" w:afterAutospacing="1"/>
    </w:pPr>
    <w:rPr>
      <w:rFonts w:ascii="Courier New" w:eastAsia="Times New Roman" w:hAnsi="Courier New" w:cs="Courier New"/>
      <w:color w:val="000000"/>
      <w:sz w:val="24"/>
    </w:rPr>
  </w:style>
  <w:style w:type="paragraph" w:customStyle="1" w:styleId="codemirror-lines">
    <w:name w:val="codemirror-lines"/>
    <w:basedOn w:val="Normal"/>
    <w:rsid w:val="00AB127A"/>
    <w:pPr>
      <w:spacing w:before="100" w:beforeAutospacing="1" w:after="100" w:afterAutospacing="1"/>
    </w:pPr>
    <w:rPr>
      <w:rFonts w:ascii="Times New Roman" w:eastAsia="Times New Roman" w:hAnsi="Times New Roman"/>
      <w:sz w:val="24"/>
    </w:rPr>
  </w:style>
  <w:style w:type="paragraph" w:customStyle="1" w:styleId="codemirror-gutter-filler">
    <w:name w:val="codemirror-gutter-filler"/>
    <w:basedOn w:val="Normal"/>
    <w:rsid w:val="00AB127A"/>
    <w:pPr>
      <w:shd w:val="clear" w:color="auto" w:fill="FFFFFF"/>
      <w:spacing w:before="100" w:beforeAutospacing="1" w:after="100" w:afterAutospacing="1"/>
    </w:pPr>
    <w:rPr>
      <w:rFonts w:ascii="Times New Roman" w:eastAsia="Times New Roman" w:hAnsi="Times New Roman"/>
      <w:vanish/>
      <w:sz w:val="24"/>
    </w:rPr>
  </w:style>
  <w:style w:type="paragraph" w:customStyle="1" w:styleId="codemirror-scrollbar-filler">
    <w:name w:val="codemirror-scrollbar-filler"/>
    <w:basedOn w:val="Normal"/>
    <w:rsid w:val="00AB127A"/>
    <w:pPr>
      <w:shd w:val="clear" w:color="auto" w:fill="FFFFFF"/>
      <w:spacing w:before="100" w:beforeAutospacing="1" w:after="100" w:afterAutospacing="1"/>
    </w:pPr>
    <w:rPr>
      <w:rFonts w:ascii="Times New Roman" w:eastAsia="Times New Roman" w:hAnsi="Times New Roman"/>
      <w:vanish/>
      <w:sz w:val="24"/>
    </w:rPr>
  </w:style>
  <w:style w:type="paragraph" w:customStyle="1" w:styleId="codemirror-gutters">
    <w:name w:val="codemirror-gutters"/>
    <w:basedOn w:val="Normal"/>
    <w:rsid w:val="00AB127A"/>
    <w:pPr>
      <w:pBdr>
        <w:right w:val="single" w:sz="6" w:space="0" w:color="DDDDDD"/>
      </w:pBdr>
      <w:shd w:val="clear" w:color="auto" w:fill="F7F7F7"/>
      <w:spacing w:before="100" w:beforeAutospacing="1" w:after="100" w:afterAutospacing="1"/>
    </w:pPr>
    <w:rPr>
      <w:rFonts w:ascii="Times New Roman" w:eastAsia="Times New Roman" w:hAnsi="Times New Roman"/>
      <w:sz w:val="24"/>
    </w:rPr>
  </w:style>
  <w:style w:type="paragraph" w:customStyle="1" w:styleId="codemirror-linenumber">
    <w:name w:val="codemirror-linenumber"/>
    <w:basedOn w:val="Normal"/>
    <w:rsid w:val="00AB127A"/>
    <w:pPr>
      <w:spacing w:before="100" w:beforeAutospacing="1" w:after="100" w:afterAutospacing="1"/>
      <w:jc w:val="right"/>
    </w:pPr>
    <w:rPr>
      <w:rFonts w:ascii="Times New Roman" w:eastAsia="Times New Roman" w:hAnsi="Times New Roman"/>
      <w:color w:val="999999"/>
      <w:sz w:val="24"/>
    </w:rPr>
  </w:style>
  <w:style w:type="paragraph" w:customStyle="1" w:styleId="codemirror-guttermarker">
    <w:name w:val="codemirror-guttermarker"/>
    <w:basedOn w:val="Normal"/>
    <w:rsid w:val="00AB127A"/>
    <w:pPr>
      <w:spacing w:before="100" w:beforeAutospacing="1" w:after="100" w:afterAutospacing="1"/>
    </w:pPr>
    <w:rPr>
      <w:rFonts w:ascii="Times New Roman" w:eastAsia="Times New Roman" w:hAnsi="Times New Roman"/>
      <w:color w:val="000000"/>
      <w:sz w:val="24"/>
    </w:rPr>
  </w:style>
  <w:style w:type="paragraph" w:customStyle="1" w:styleId="codemirror-guttermarker-subtle">
    <w:name w:val="codemirror-guttermarker-subtle"/>
    <w:basedOn w:val="Normal"/>
    <w:rsid w:val="00AB127A"/>
    <w:pPr>
      <w:spacing w:before="100" w:beforeAutospacing="1" w:after="100" w:afterAutospacing="1"/>
    </w:pPr>
    <w:rPr>
      <w:rFonts w:ascii="Times New Roman" w:eastAsia="Times New Roman" w:hAnsi="Times New Roman"/>
      <w:color w:val="999999"/>
      <w:sz w:val="24"/>
    </w:rPr>
  </w:style>
  <w:style w:type="paragraph" w:customStyle="1" w:styleId="codemirror-cursor">
    <w:name w:val="codemirror-cursor"/>
    <w:basedOn w:val="Normal"/>
    <w:rsid w:val="00AB127A"/>
    <w:pPr>
      <w:pBdr>
        <w:left w:val="single" w:sz="6" w:space="0" w:color="000000"/>
      </w:pBdr>
      <w:spacing w:before="100" w:beforeAutospacing="1" w:after="100" w:afterAutospacing="1"/>
    </w:pPr>
    <w:rPr>
      <w:rFonts w:ascii="Times New Roman" w:eastAsia="Times New Roman" w:hAnsi="Times New Roman"/>
      <w:sz w:val="24"/>
    </w:rPr>
  </w:style>
  <w:style w:type="paragraph" w:customStyle="1" w:styleId="cm-animate-fat-cursor">
    <w:name w:val="cm-animate-fat-cursor"/>
    <w:basedOn w:val="Normal"/>
    <w:rsid w:val="00AB127A"/>
    <w:pPr>
      <w:shd w:val="clear" w:color="auto" w:fill="77EE77"/>
      <w:spacing w:before="100" w:beforeAutospacing="1" w:after="100" w:afterAutospacing="1"/>
    </w:pPr>
    <w:rPr>
      <w:rFonts w:ascii="Times New Roman" w:eastAsia="Times New Roman" w:hAnsi="Times New Roman"/>
      <w:sz w:val="24"/>
    </w:rPr>
  </w:style>
  <w:style w:type="paragraph" w:customStyle="1" w:styleId="codemirror-ruler">
    <w:name w:val="codemirror-ruler"/>
    <w:basedOn w:val="Normal"/>
    <w:rsid w:val="00AB127A"/>
    <w:pPr>
      <w:pBdr>
        <w:left w:val="single" w:sz="6" w:space="0" w:color="CCCCCC"/>
      </w:pBdr>
      <w:spacing w:before="100" w:beforeAutospacing="1" w:after="100" w:afterAutospacing="1"/>
    </w:pPr>
    <w:rPr>
      <w:rFonts w:ascii="Times New Roman" w:eastAsia="Times New Roman" w:hAnsi="Times New Roman"/>
      <w:sz w:val="24"/>
    </w:rPr>
  </w:style>
  <w:style w:type="paragraph" w:customStyle="1" w:styleId="cm-negative">
    <w:name w:val="cm-negative"/>
    <w:basedOn w:val="Normal"/>
    <w:rsid w:val="00AB127A"/>
    <w:pPr>
      <w:spacing w:before="100" w:beforeAutospacing="1" w:after="100" w:afterAutospacing="1"/>
    </w:pPr>
    <w:rPr>
      <w:rFonts w:ascii="Times New Roman" w:eastAsia="Times New Roman" w:hAnsi="Times New Roman"/>
      <w:color w:val="DD4444"/>
      <w:sz w:val="24"/>
    </w:rPr>
  </w:style>
  <w:style w:type="paragraph" w:customStyle="1" w:styleId="cm-positive">
    <w:name w:val="cm-positive"/>
    <w:basedOn w:val="Normal"/>
    <w:rsid w:val="00AB127A"/>
    <w:pPr>
      <w:spacing w:before="100" w:beforeAutospacing="1" w:after="100" w:afterAutospacing="1"/>
    </w:pPr>
    <w:rPr>
      <w:rFonts w:ascii="Times New Roman" w:eastAsia="Times New Roman" w:hAnsi="Times New Roman"/>
      <w:color w:val="229922"/>
      <w:sz w:val="24"/>
    </w:rPr>
  </w:style>
  <w:style w:type="paragraph" w:customStyle="1" w:styleId="cm-header">
    <w:name w:val="cm-header"/>
    <w:basedOn w:val="Normal"/>
    <w:rsid w:val="00AB127A"/>
    <w:pPr>
      <w:spacing w:before="100" w:beforeAutospacing="1" w:after="100" w:afterAutospacing="1"/>
    </w:pPr>
    <w:rPr>
      <w:rFonts w:ascii="Times New Roman" w:eastAsia="Times New Roman" w:hAnsi="Times New Roman"/>
      <w:b/>
      <w:bCs/>
      <w:sz w:val="24"/>
    </w:rPr>
  </w:style>
  <w:style w:type="paragraph" w:customStyle="1" w:styleId="cm-strong">
    <w:name w:val="cm-strong"/>
    <w:basedOn w:val="Normal"/>
    <w:rsid w:val="00AB127A"/>
    <w:pPr>
      <w:spacing w:before="100" w:beforeAutospacing="1" w:after="100" w:afterAutospacing="1"/>
    </w:pPr>
    <w:rPr>
      <w:rFonts w:ascii="Times New Roman" w:eastAsia="Times New Roman" w:hAnsi="Times New Roman"/>
      <w:b/>
      <w:bCs/>
      <w:sz w:val="24"/>
    </w:rPr>
  </w:style>
  <w:style w:type="paragraph" w:customStyle="1" w:styleId="cm-em">
    <w:name w:val="cm-em"/>
    <w:basedOn w:val="Normal"/>
    <w:rsid w:val="00AB127A"/>
    <w:pPr>
      <w:spacing w:before="100" w:beforeAutospacing="1" w:after="100" w:afterAutospacing="1"/>
    </w:pPr>
    <w:rPr>
      <w:rFonts w:ascii="Times New Roman" w:eastAsia="Times New Roman" w:hAnsi="Times New Roman"/>
      <w:i/>
      <w:iCs/>
      <w:sz w:val="24"/>
    </w:rPr>
  </w:style>
  <w:style w:type="paragraph" w:customStyle="1" w:styleId="cm-link">
    <w:name w:val="cm-link"/>
    <w:basedOn w:val="Normal"/>
    <w:rsid w:val="00AB127A"/>
    <w:pPr>
      <w:spacing w:before="100" w:beforeAutospacing="1" w:after="100" w:afterAutospacing="1"/>
    </w:pPr>
    <w:rPr>
      <w:rFonts w:ascii="Times New Roman" w:eastAsia="Times New Roman" w:hAnsi="Times New Roman"/>
      <w:sz w:val="24"/>
      <w:u w:val="single"/>
    </w:rPr>
  </w:style>
  <w:style w:type="paragraph" w:customStyle="1" w:styleId="cm-strikethrough">
    <w:name w:val="cm-strikethrough"/>
    <w:basedOn w:val="Normal"/>
    <w:rsid w:val="00AB127A"/>
    <w:pPr>
      <w:spacing w:before="100" w:beforeAutospacing="1" w:after="100" w:afterAutospacing="1"/>
    </w:pPr>
    <w:rPr>
      <w:rFonts w:ascii="Times New Roman" w:eastAsia="Times New Roman" w:hAnsi="Times New Roman"/>
      <w:strike/>
      <w:sz w:val="24"/>
    </w:rPr>
  </w:style>
  <w:style w:type="paragraph" w:customStyle="1" w:styleId="cm-invalidchar">
    <w:name w:val="cm-invalidchar"/>
    <w:basedOn w:val="Normal"/>
    <w:rsid w:val="00AB127A"/>
    <w:pPr>
      <w:spacing w:before="100" w:beforeAutospacing="1" w:after="100" w:afterAutospacing="1"/>
    </w:pPr>
    <w:rPr>
      <w:rFonts w:ascii="Times New Roman" w:eastAsia="Times New Roman" w:hAnsi="Times New Roman"/>
      <w:color w:val="FF0000"/>
      <w:sz w:val="24"/>
    </w:rPr>
  </w:style>
  <w:style w:type="paragraph" w:customStyle="1" w:styleId="codemirror-composing">
    <w:name w:val="codemirror-composing"/>
    <w:basedOn w:val="Normal"/>
    <w:rsid w:val="00AB127A"/>
    <w:pPr>
      <w:pBdr>
        <w:bottom w:val="single" w:sz="12" w:space="0" w:color="auto"/>
      </w:pBdr>
      <w:spacing w:before="100" w:beforeAutospacing="1" w:after="100" w:afterAutospacing="1"/>
    </w:pPr>
    <w:rPr>
      <w:rFonts w:ascii="Times New Roman" w:eastAsia="Times New Roman" w:hAnsi="Times New Roman"/>
      <w:sz w:val="24"/>
    </w:rPr>
  </w:style>
  <w:style w:type="paragraph" w:customStyle="1" w:styleId="codemirror-activeline-background">
    <w:name w:val="codemirror-activeline-background"/>
    <w:basedOn w:val="Normal"/>
    <w:rsid w:val="00AB127A"/>
    <w:pPr>
      <w:shd w:val="clear" w:color="auto" w:fill="E8F2FF"/>
      <w:spacing w:before="100" w:beforeAutospacing="1" w:after="100" w:afterAutospacing="1"/>
    </w:pPr>
    <w:rPr>
      <w:rFonts w:ascii="Times New Roman" w:eastAsia="Times New Roman" w:hAnsi="Times New Roman"/>
      <w:sz w:val="24"/>
    </w:rPr>
  </w:style>
  <w:style w:type="paragraph" w:customStyle="1" w:styleId="codemirror-scroll">
    <w:name w:val="codemirror-scroll"/>
    <w:basedOn w:val="Normal"/>
    <w:rsid w:val="00AB127A"/>
    <w:pPr>
      <w:spacing w:before="100" w:beforeAutospacing="1" w:after="0"/>
      <w:ind w:right="-450"/>
    </w:pPr>
    <w:rPr>
      <w:rFonts w:ascii="Times New Roman" w:eastAsia="Times New Roman" w:hAnsi="Times New Roman"/>
      <w:sz w:val="24"/>
    </w:rPr>
  </w:style>
  <w:style w:type="paragraph" w:customStyle="1" w:styleId="codemirror-hscrollbar">
    <w:name w:val="codemirror-hscrollbar"/>
    <w:basedOn w:val="Normal"/>
    <w:rsid w:val="00AB127A"/>
    <w:pPr>
      <w:spacing w:before="100" w:beforeAutospacing="1" w:after="100" w:afterAutospacing="1"/>
    </w:pPr>
    <w:rPr>
      <w:rFonts w:ascii="Times New Roman" w:eastAsia="Times New Roman" w:hAnsi="Times New Roman"/>
      <w:vanish/>
      <w:sz w:val="24"/>
    </w:rPr>
  </w:style>
  <w:style w:type="paragraph" w:customStyle="1" w:styleId="codemirror-vscrollbar">
    <w:name w:val="codemirror-vscrollbar"/>
    <w:basedOn w:val="Normal"/>
    <w:rsid w:val="00AB127A"/>
    <w:pPr>
      <w:spacing w:before="100" w:beforeAutospacing="1" w:after="100" w:afterAutospacing="1"/>
    </w:pPr>
    <w:rPr>
      <w:rFonts w:ascii="Times New Roman" w:eastAsia="Times New Roman" w:hAnsi="Times New Roman"/>
      <w:vanish/>
      <w:sz w:val="24"/>
    </w:rPr>
  </w:style>
  <w:style w:type="paragraph" w:customStyle="1" w:styleId="codemirror-gutter">
    <w:name w:val="codemirror-gutter"/>
    <w:basedOn w:val="Normal"/>
    <w:rsid w:val="00AB127A"/>
    <w:pPr>
      <w:spacing w:before="100" w:beforeAutospacing="1" w:after="0"/>
      <w:textAlignment w:val="top"/>
    </w:pPr>
    <w:rPr>
      <w:rFonts w:ascii="Times New Roman" w:eastAsia="Times New Roman" w:hAnsi="Times New Roman"/>
      <w:sz w:val="24"/>
    </w:rPr>
  </w:style>
  <w:style w:type="paragraph" w:customStyle="1" w:styleId="codemirror-linewidget">
    <w:name w:val="codemirror-linewidget"/>
    <w:basedOn w:val="Normal"/>
    <w:rsid w:val="00AB127A"/>
    <w:pPr>
      <w:spacing w:before="100" w:beforeAutospacing="1" w:after="100" w:afterAutospacing="1"/>
    </w:pPr>
    <w:rPr>
      <w:rFonts w:ascii="Times New Roman" w:eastAsia="Times New Roman" w:hAnsi="Times New Roman"/>
      <w:sz w:val="24"/>
    </w:rPr>
  </w:style>
  <w:style w:type="paragraph" w:customStyle="1" w:styleId="codemirror-measure">
    <w:name w:val="codemirror-measure"/>
    <w:basedOn w:val="Normal"/>
    <w:rsid w:val="00AB127A"/>
    <w:pPr>
      <w:spacing w:before="100" w:beforeAutospacing="1" w:after="100" w:afterAutospacing="1"/>
    </w:pPr>
    <w:rPr>
      <w:rFonts w:ascii="Times New Roman" w:eastAsia="Times New Roman" w:hAnsi="Times New Roman"/>
      <w:sz w:val="24"/>
    </w:rPr>
  </w:style>
  <w:style w:type="paragraph" w:customStyle="1" w:styleId="codemirror-selected">
    <w:name w:val="codemirror-selected"/>
    <w:basedOn w:val="Normal"/>
    <w:rsid w:val="00AB127A"/>
    <w:pPr>
      <w:shd w:val="clear" w:color="auto" w:fill="D9D9D9"/>
      <w:spacing w:before="100" w:beforeAutospacing="1" w:after="100" w:afterAutospacing="1"/>
    </w:pPr>
    <w:rPr>
      <w:rFonts w:ascii="Times New Roman" w:eastAsia="Times New Roman" w:hAnsi="Times New Roman"/>
      <w:sz w:val="24"/>
    </w:rPr>
  </w:style>
  <w:style w:type="paragraph" w:customStyle="1" w:styleId="cm-searching">
    <w:name w:val="cm-searching"/>
    <w:basedOn w:val="Normal"/>
    <w:rsid w:val="00AB127A"/>
    <w:pPr>
      <w:shd w:val="clear" w:color="auto" w:fill="FFFFAA"/>
      <w:spacing w:before="100" w:beforeAutospacing="1" w:after="100" w:afterAutospacing="1"/>
    </w:pPr>
    <w:rPr>
      <w:rFonts w:ascii="Times New Roman" w:eastAsia="Times New Roman" w:hAnsi="Times New Roman"/>
      <w:sz w:val="24"/>
    </w:rPr>
  </w:style>
  <w:style w:type="paragraph" w:customStyle="1" w:styleId="cm-force-border">
    <w:name w:val="cm-force-border"/>
    <w:basedOn w:val="Normal"/>
    <w:rsid w:val="00AB127A"/>
    <w:pPr>
      <w:spacing w:before="100" w:beforeAutospacing="1" w:after="100" w:afterAutospacing="1"/>
    </w:pPr>
    <w:rPr>
      <w:rFonts w:ascii="Times New Roman" w:eastAsia="Times New Roman" w:hAnsi="Times New Roman"/>
      <w:sz w:val="24"/>
    </w:rPr>
  </w:style>
  <w:style w:type="paragraph" w:customStyle="1" w:styleId="codemirror-dialog">
    <w:name w:val="codemirror-dialog"/>
    <w:basedOn w:val="Normal"/>
    <w:rsid w:val="00AB127A"/>
    <w:pPr>
      <w:spacing w:before="100" w:beforeAutospacing="1" w:after="100" w:afterAutospacing="1"/>
    </w:pPr>
    <w:rPr>
      <w:rFonts w:ascii="Times New Roman" w:eastAsia="Times New Roman" w:hAnsi="Times New Roman"/>
      <w:sz w:val="24"/>
    </w:rPr>
  </w:style>
  <w:style w:type="paragraph" w:customStyle="1" w:styleId="codemirror-dialog-top">
    <w:name w:val="codemirror-dialog-top"/>
    <w:basedOn w:val="Normal"/>
    <w:rsid w:val="00AB127A"/>
    <w:pPr>
      <w:pBdr>
        <w:bottom w:val="single" w:sz="6" w:space="0" w:color="EEEEEE"/>
      </w:pBdr>
      <w:spacing w:before="100" w:beforeAutospacing="1" w:after="100" w:afterAutospacing="1"/>
    </w:pPr>
    <w:rPr>
      <w:rFonts w:ascii="Times New Roman" w:eastAsia="Times New Roman" w:hAnsi="Times New Roman"/>
      <w:sz w:val="24"/>
    </w:rPr>
  </w:style>
  <w:style w:type="paragraph" w:customStyle="1" w:styleId="codemirror-dialog-bottom">
    <w:name w:val="codemirror-dialog-bottom"/>
    <w:basedOn w:val="Normal"/>
    <w:rsid w:val="00AB127A"/>
    <w:pPr>
      <w:pBdr>
        <w:top w:val="single" w:sz="6" w:space="0" w:color="EEEEEE"/>
      </w:pBdr>
      <w:spacing w:before="100" w:beforeAutospacing="1" w:after="100" w:afterAutospacing="1"/>
    </w:pPr>
    <w:rPr>
      <w:rFonts w:ascii="Times New Roman" w:eastAsia="Times New Roman" w:hAnsi="Times New Roman"/>
      <w:sz w:val="24"/>
    </w:rPr>
  </w:style>
  <w:style w:type="paragraph" w:customStyle="1" w:styleId="codemirror-merge">
    <w:name w:val="codemirror-merge"/>
    <w:basedOn w:val="Normal"/>
    <w:rsid w:val="00AB127A"/>
    <w:pPr>
      <w:pBdr>
        <w:top w:val="single" w:sz="6" w:space="0" w:color="DDDDDD"/>
        <w:left w:val="single" w:sz="6" w:space="0" w:color="DDDDDD"/>
        <w:bottom w:val="single" w:sz="6" w:space="0" w:color="DDDDDD"/>
        <w:right w:val="single" w:sz="6" w:space="0" w:color="DDDDDD"/>
      </w:pBdr>
      <w:spacing w:before="100" w:beforeAutospacing="1" w:after="100" w:afterAutospacing="1"/>
    </w:pPr>
    <w:rPr>
      <w:rFonts w:ascii="Times New Roman" w:eastAsia="Times New Roman" w:hAnsi="Times New Roman"/>
      <w:sz w:val="24"/>
    </w:rPr>
  </w:style>
  <w:style w:type="paragraph" w:customStyle="1" w:styleId="codemirror-merge-pane">
    <w:name w:val="codemirror-merge-pane"/>
    <w:basedOn w:val="Normal"/>
    <w:rsid w:val="00AB127A"/>
    <w:pPr>
      <w:spacing w:before="100" w:beforeAutospacing="1" w:after="100" w:afterAutospacing="1"/>
      <w:textAlignment w:val="top"/>
    </w:pPr>
    <w:rPr>
      <w:rFonts w:ascii="Times New Roman" w:eastAsia="Times New Roman" w:hAnsi="Times New Roman"/>
      <w:sz w:val="24"/>
    </w:rPr>
  </w:style>
  <w:style w:type="paragraph" w:customStyle="1" w:styleId="codemirror-merge-gap">
    <w:name w:val="codemirror-merge-gap"/>
    <w:basedOn w:val="Normal"/>
    <w:rsid w:val="00AB127A"/>
    <w:pPr>
      <w:pBdr>
        <w:left w:val="single" w:sz="6" w:space="0" w:color="DDDDDD"/>
        <w:right w:val="single" w:sz="6" w:space="0" w:color="DDDDDD"/>
      </w:pBdr>
      <w:shd w:val="clear" w:color="auto" w:fill="F8F8F8"/>
      <w:spacing w:before="100" w:beforeAutospacing="1" w:after="100" w:afterAutospacing="1"/>
    </w:pPr>
    <w:rPr>
      <w:rFonts w:ascii="Times New Roman" w:eastAsia="Times New Roman" w:hAnsi="Times New Roman"/>
      <w:sz w:val="24"/>
    </w:rPr>
  </w:style>
  <w:style w:type="paragraph" w:customStyle="1" w:styleId="codemirror-merge-scrolllock">
    <w:name w:val="codemirror-merge-scrolllock"/>
    <w:basedOn w:val="Normal"/>
    <w:rsid w:val="00AB127A"/>
    <w:pPr>
      <w:spacing w:before="100" w:beforeAutospacing="1" w:after="100" w:afterAutospacing="1"/>
    </w:pPr>
    <w:rPr>
      <w:rFonts w:ascii="Times New Roman" w:eastAsia="Times New Roman" w:hAnsi="Times New Roman"/>
      <w:color w:val="555555"/>
      <w:sz w:val="24"/>
    </w:rPr>
  </w:style>
  <w:style w:type="paragraph" w:customStyle="1" w:styleId="codemirror-merge-copybuttons-left">
    <w:name w:val="codemirror-merge-copybuttons-left"/>
    <w:basedOn w:val="Normal"/>
    <w:rsid w:val="00AB127A"/>
    <w:pPr>
      <w:spacing w:before="100" w:beforeAutospacing="1" w:after="100" w:afterAutospacing="1"/>
    </w:pPr>
    <w:rPr>
      <w:rFonts w:ascii="Times New Roman" w:eastAsia="Times New Roman" w:hAnsi="Times New Roman"/>
      <w:sz w:val="24"/>
    </w:rPr>
  </w:style>
  <w:style w:type="paragraph" w:customStyle="1" w:styleId="codemirror-merge-copybuttons-right">
    <w:name w:val="codemirror-merge-copybuttons-right"/>
    <w:basedOn w:val="Normal"/>
    <w:rsid w:val="00AB127A"/>
    <w:pPr>
      <w:spacing w:before="100" w:beforeAutospacing="1" w:after="100" w:afterAutospacing="1"/>
    </w:pPr>
    <w:rPr>
      <w:rFonts w:ascii="Times New Roman" w:eastAsia="Times New Roman" w:hAnsi="Times New Roman"/>
      <w:sz w:val="24"/>
    </w:rPr>
  </w:style>
  <w:style w:type="paragraph" w:customStyle="1" w:styleId="codemirror-merge-copy">
    <w:name w:val="codemirror-merge-copy"/>
    <w:basedOn w:val="Normal"/>
    <w:rsid w:val="00AB127A"/>
    <w:pPr>
      <w:spacing w:before="100" w:beforeAutospacing="1" w:after="100" w:afterAutospacing="1"/>
    </w:pPr>
    <w:rPr>
      <w:rFonts w:ascii="Times New Roman" w:eastAsia="Times New Roman" w:hAnsi="Times New Roman"/>
      <w:color w:val="4444CC"/>
      <w:sz w:val="24"/>
    </w:rPr>
  </w:style>
  <w:style w:type="paragraph" w:customStyle="1" w:styleId="codemirror-merge-copy-reverse">
    <w:name w:val="codemirror-merge-copy-reverse"/>
    <w:basedOn w:val="Normal"/>
    <w:rsid w:val="00AB127A"/>
    <w:pPr>
      <w:spacing w:before="100" w:beforeAutospacing="1" w:after="100" w:afterAutospacing="1"/>
    </w:pPr>
    <w:rPr>
      <w:rFonts w:ascii="Times New Roman" w:eastAsia="Times New Roman" w:hAnsi="Times New Roman"/>
      <w:color w:val="4444CC"/>
      <w:sz w:val="24"/>
    </w:rPr>
  </w:style>
  <w:style w:type="paragraph" w:customStyle="1" w:styleId="codemirror-merge-l-inserted">
    <w:name w:val="codemirror-merge-l-inserted"/>
    <w:basedOn w:val="Normal"/>
    <w:rsid w:val="00AB127A"/>
    <w:pPr>
      <w:spacing w:before="100" w:beforeAutospacing="1" w:after="100" w:afterAutospacing="1"/>
    </w:pPr>
    <w:rPr>
      <w:rFonts w:ascii="Times New Roman" w:eastAsia="Times New Roman" w:hAnsi="Times New Roman"/>
      <w:sz w:val="24"/>
    </w:rPr>
  </w:style>
  <w:style w:type="paragraph" w:customStyle="1" w:styleId="codemirror-merge-r-inserted">
    <w:name w:val="codemirror-merge-r-inserted"/>
    <w:basedOn w:val="Normal"/>
    <w:rsid w:val="00AB127A"/>
    <w:pPr>
      <w:spacing w:before="100" w:beforeAutospacing="1" w:after="100" w:afterAutospacing="1"/>
    </w:pPr>
    <w:rPr>
      <w:rFonts w:ascii="Times New Roman" w:eastAsia="Times New Roman" w:hAnsi="Times New Roman"/>
      <w:sz w:val="24"/>
    </w:rPr>
  </w:style>
  <w:style w:type="paragraph" w:customStyle="1" w:styleId="codemirror-merge-l-deleted">
    <w:name w:val="codemirror-merge-l-deleted"/>
    <w:basedOn w:val="Normal"/>
    <w:rsid w:val="00AB127A"/>
    <w:pPr>
      <w:spacing w:before="100" w:beforeAutospacing="1" w:after="100" w:afterAutospacing="1"/>
    </w:pPr>
    <w:rPr>
      <w:rFonts w:ascii="Times New Roman" w:eastAsia="Times New Roman" w:hAnsi="Times New Roman"/>
      <w:sz w:val="24"/>
    </w:rPr>
  </w:style>
  <w:style w:type="paragraph" w:customStyle="1" w:styleId="codemirror-merge-r-deleted">
    <w:name w:val="codemirror-merge-r-deleted"/>
    <w:basedOn w:val="Normal"/>
    <w:rsid w:val="00AB127A"/>
    <w:pPr>
      <w:spacing w:before="100" w:beforeAutospacing="1" w:after="100" w:afterAutospacing="1"/>
    </w:pPr>
    <w:rPr>
      <w:rFonts w:ascii="Times New Roman" w:eastAsia="Times New Roman" w:hAnsi="Times New Roman"/>
      <w:sz w:val="24"/>
    </w:rPr>
  </w:style>
  <w:style w:type="paragraph" w:customStyle="1" w:styleId="codemirror-merge-r-chunk">
    <w:name w:val="codemirror-merge-r-chunk"/>
    <w:basedOn w:val="Normal"/>
    <w:rsid w:val="00AB127A"/>
    <w:pPr>
      <w:shd w:val="clear" w:color="auto" w:fill="FFFFE0"/>
      <w:spacing w:before="100" w:beforeAutospacing="1" w:after="100" w:afterAutospacing="1"/>
    </w:pPr>
    <w:rPr>
      <w:rFonts w:ascii="Times New Roman" w:eastAsia="Times New Roman" w:hAnsi="Times New Roman"/>
      <w:sz w:val="24"/>
    </w:rPr>
  </w:style>
  <w:style w:type="paragraph" w:customStyle="1" w:styleId="codemirror-merge-r-chunk-start">
    <w:name w:val="codemirror-merge-r-chunk-start"/>
    <w:basedOn w:val="Normal"/>
    <w:rsid w:val="00AB127A"/>
    <w:pPr>
      <w:pBdr>
        <w:top w:val="single" w:sz="6" w:space="0" w:color="EEEE88"/>
      </w:pBdr>
      <w:spacing w:before="100" w:beforeAutospacing="1" w:after="100" w:afterAutospacing="1"/>
    </w:pPr>
    <w:rPr>
      <w:rFonts w:ascii="Times New Roman" w:eastAsia="Times New Roman" w:hAnsi="Times New Roman"/>
      <w:sz w:val="24"/>
    </w:rPr>
  </w:style>
  <w:style w:type="paragraph" w:customStyle="1" w:styleId="codemirror-merge-r-chunk-end">
    <w:name w:val="codemirror-merge-r-chunk-end"/>
    <w:basedOn w:val="Normal"/>
    <w:rsid w:val="00AB127A"/>
    <w:pPr>
      <w:pBdr>
        <w:bottom w:val="single" w:sz="6" w:space="0" w:color="EEEE88"/>
      </w:pBdr>
      <w:spacing w:before="100" w:beforeAutospacing="1" w:after="100" w:afterAutospacing="1"/>
    </w:pPr>
    <w:rPr>
      <w:rFonts w:ascii="Times New Roman" w:eastAsia="Times New Roman" w:hAnsi="Times New Roman"/>
      <w:sz w:val="24"/>
    </w:rPr>
  </w:style>
  <w:style w:type="paragraph" w:customStyle="1" w:styleId="codemirror-merge-l-chunk">
    <w:name w:val="codemirror-merge-l-chunk"/>
    <w:basedOn w:val="Normal"/>
    <w:rsid w:val="00AB127A"/>
    <w:pPr>
      <w:shd w:val="clear" w:color="auto" w:fill="EEEEFF"/>
      <w:spacing w:before="100" w:beforeAutospacing="1" w:after="100" w:afterAutospacing="1"/>
    </w:pPr>
    <w:rPr>
      <w:rFonts w:ascii="Times New Roman" w:eastAsia="Times New Roman" w:hAnsi="Times New Roman"/>
      <w:sz w:val="24"/>
    </w:rPr>
  </w:style>
  <w:style w:type="paragraph" w:customStyle="1" w:styleId="codemirror-merge-l-chunk-start">
    <w:name w:val="codemirror-merge-l-chunk-start"/>
    <w:basedOn w:val="Normal"/>
    <w:rsid w:val="00AB127A"/>
    <w:pPr>
      <w:pBdr>
        <w:top w:val="single" w:sz="6" w:space="0" w:color="8888EE"/>
      </w:pBdr>
      <w:spacing w:before="100" w:beforeAutospacing="1" w:after="100" w:afterAutospacing="1"/>
    </w:pPr>
    <w:rPr>
      <w:rFonts w:ascii="Times New Roman" w:eastAsia="Times New Roman" w:hAnsi="Times New Roman"/>
      <w:sz w:val="24"/>
    </w:rPr>
  </w:style>
  <w:style w:type="paragraph" w:customStyle="1" w:styleId="codemirror-merge-l-chunk-end">
    <w:name w:val="codemirror-merge-l-chunk-end"/>
    <w:basedOn w:val="Normal"/>
    <w:rsid w:val="00AB127A"/>
    <w:pPr>
      <w:pBdr>
        <w:bottom w:val="single" w:sz="6" w:space="0" w:color="8888EE"/>
      </w:pBdr>
      <w:spacing w:before="100" w:beforeAutospacing="1" w:after="100" w:afterAutospacing="1"/>
    </w:pPr>
    <w:rPr>
      <w:rFonts w:ascii="Times New Roman" w:eastAsia="Times New Roman" w:hAnsi="Times New Roman"/>
      <w:sz w:val="24"/>
    </w:rPr>
  </w:style>
  <w:style w:type="paragraph" w:customStyle="1" w:styleId="codemirror-merge-collapsed-widget">
    <w:name w:val="codemirror-merge-collapsed-widget"/>
    <w:basedOn w:val="Normal"/>
    <w:rsid w:val="00AB127A"/>
    <w:pPr>
      <w:pBdr>
        <w:top w:val="single" w:sz="6" w:space="0" w:color="DDDDFF"/>
        <w:left w:val="single" w:sz="6" w:space="2" w:color="DDDDFF"/>
        <w:bottom w:val="single" w:sz="6" w:space="0" w:color="DDDDFF"/>
        <w:right w:val="single" w:sz="6" w:space="2" w:color="DDDDFF"/>
      </w:pBdr>
      <w:shd w:val="clear" w:color="auto" w:fill="EEEEFF"/>
      <w:spacing w:before="100" w:beforeAutospacing="1" w:after="100" w:afterAutospacing="1"/>
    </w:pPr>
    <w:rPr>
      <w:rFonts w:ascii="Times New Roman" w:eastAsia="Times New Roman" w:hAnsi="Times New Roman"/>
      <w:color w:val="8888BB"/>
      <w:sz w:val="22"/>
      <w:szCs w:val="22"/>
    </w:rPr>
  </w:style>
  <w:style w:type="paragraph" w:customStyle="1" w:styleId="file-editor-textarea">
    <w:name w:val="file-editor-textarea"/>
    <w:basedOn w:val="Normal"/>
    <w:rsid w:val="00AB127A"/>
    <w:pPr>
      <w:spacing w:before="100" w:beforeAutospacing="1" w:after="100" w:afterAutospacing="1"/>
    </w:pPr>
    <w:rPr>
      <w:rFonts w:ascii="Consolas" w:eastAsia="Times New Roman" w:hAnsi="Consolas"/>
      <w:szCs w:val="18"/>
    </w:rPr>
  </w:style>
  <w:style w:type="paragraph" w:customStyle="1" w:styleId="codemirror-merge-header">
    <w:name w:val="codemirror-merge-header"/>
    <w:basedOn w:val="Normal"/>
    <w:rsid w:val="00AB127A"/>
    <w:pPr>
      <w:spacing w:before="100" w:beforeAutospacing="1" w:after="100" w:afterAutospacing="1"/>
    </w:pPr>
    <w:rPr>
      <w:rFonts w:ascii="Times New Roman" w:eastAsia="Times New Roman" w:hAnsi="Times New Roman"/>
      <w:sz w:val="24"/>
    </w:rPr>
  </w:style>
  <w:style w:type="paragraph" w:customStyle="1" w:styleId="placeholder-box">
    <w:name w:val="placeholder-box"/>
    <w:basedOn w:val="Normal"/>
    <w:rsid w:val="00AB127A"/>
    <w:pPr>
      <w:pBdr>
        <w:top w:val="single" w:sz="6" w:space="0" w:color="959DA5"/>
        <w:left w:val="single" w:sz="6" w:space="0" w:color="959DA5"/>
        <w:bottom w:val="single" w:sz="6" w:space="0" w:color="959DA5"/>
        <w:right w:val="single" w:sz="6" w:space="0" w:color="959DA5"/>
      </w:pBdr>
      <w:spacing w:before="100" w:beforeAutospacing="1" w:after="100" w:afterAutospacing="1"/>
    </w:pPr>
    <w:rPr>
      <w:rFonts w:ascii="Times New Roman" w:eastAsia="Times New Roman" w:hAnsi="Times New Roman"/>
      <w:sz w:val="24"/>
    </w:rPr>
  </w:style>
  <w:style w:type="paragraph" w:customStyle="1" w:styleId="template-previews">
    <w:name w:val="template-previews"/>
    <w:basedOn w:val="Normal"/>
    <w:rsid w:val="00AB127A"/>
    <w:pPr>
      <w:spacing w:before="100" w:beforeAutospacing="1" w:after="100" w:afterAutospacing="1"/>
    </w:pPr>
    <w:rPr>
      <w:rFonts w:ascii="Times New Roman" w:eastAsia="Times New Roman" w:hAnsi="Times New Roman"/>
      <w:sz w:val="24"/>
    </w:rPr>
  </w:style>
  <w:style w:type="paragraph" w:customStyle="1" w:styleId="edit-labels">
    <w:name w:val="edit-labels"/>
    <w:basedOn w:val="Normal"/>
    <w:rsid w:val="00AB127A"/>
    <w:pPr>
      <w:spacing w:before="100" w:beforeAutospacing="1" w:after="100" w:afterAutospacing="1"/>
    </w:pPr>
    <w:rPr>
      <w:rFonts w:ascii="Times New Roman" w:eastAsia="Times New Roman" w:hAnsi="Times New Roman"/>
      <w:vanish/>
      <w:sz w:val="24"/>
    </w:rPr>
  </w:style>
  <w:style w:type="paragraph" w:customStyle="1" w:styleId="preview-section">
    <w:name w:val="preview-section"/>
    <w:basedOn w:val="Normal"/>
    <w:rsid w:val="00AB127A"/>
    <w:pPr>
      <w:spacing w:before="100" w:beforeAutospacing="1" w:after="100" w:afterAutospacing="1"/>
    </w:pPr>
    <w:rPr>
      <w:rFonts w:ascii="Times New Roman" w:eastAsia="Times New Roman" w:hAnsi="Times New Roman"/>
      <w:sz w:val="24"/>
    </w:rPr>
  </w:style>
  <w:style w:type="paragraph" w:customStyle="1" w:styleId="edit-section">
    <w:name w:val="edit-section"/>
    <w:basedOn w:val="Normal"/>
    <w:rsid w:val="00AB127A"/>
    <w:pPr>
      <w:spacing w:before="100" w:beforeAutospacing="1" w:after="100" w:afterAutospacing="1"/>
    </w:pPr>
    <w:rPr>
      <w:rFonts w:ascii="Times New Roman" w:eastAsia="Times New Roman" w:hAnsi="Times New Roman"/>
      <w:vanish/>
      <w:sz w:val="24"/>
    </w:rPr>
  </w:style>
  <w:style w:type="paragraph" w:customStyle="1" w:styleId="emoji-icon">
    <w:name w:val="emoji-icon"/>
    <w:basedOn w:val="Normal"/>
    <w:rsid w:val="00AB127A"/>
    <w:pPr>
      <w:spacing w:before="100" w:beforeAutospacing="1" w:after="100" w:afterAutospacing="1"/>
      <w:textAlignment w:val="center"/>
    </w:pPr>
    <w:rPr>
      <w:rFonts w:ascii="Times New Roman" w:eastAsia="Times New Roman" w:hAnsi="Times New Roman"/>
      <w:sz w:val="24"/>
    </w:rPr>
  </w:style>
  <w:style w:type="paragraph" w:customStyle="1" w:styleId="emoji-result">
    <w:name w:val="emoji-result"/>
    <w:basedOn w:val="Normal"/>
    <w:rsid w:val="00AB127A"/>
    <w:pPr>
      <w:spacing w:before="100" w:beforeAutospacing="1" w:after="100" w:afterAutospacing="1"/>
      <w:textAlignment w:val="center"/>
    </w:pPr>
    <w:rPr>
      <w:rFonts w:ascii="Times New Roman" w:eastAsia="Times New Roman" w:hAnsi="Times New Roman"/>
      <w:sz w:val="27"/>
      <w:szCs w:val="27"/>
    </w:rPr>
  </w:style>
  <w:style w:type="paragraph" w:customStyle="1" w:styleId="zeroclipboard-link">
    <w:name w:val="zeroclipboard-link"/>
    <w:basedOn w:val="Normal"/>
    <w:rsid w:val="00AB127A"/>
    <w:pPr>
      <w:spacing w:before="0" w:after="0"/>
    </w:pPr>
    <w:rPr>
      <w:rFonts w:ascii="Times New Roman" w:eastAsia="Times New Roman" w:hAnsi="Times New Roman"/>
      <w:color w:val="0366D6"/>
      <w:sz w:val="24"/>
    </w:rPr>
  </w:style>
  <w:style w:type="paragraph" w:customStyle="1" w:styleId="auth-form">
    <w:name w:val="auth-form"/>
    <w:basedOn w:val="Normal"/>
    <w:rsid w:val="00AB127A"/>
    <w:pPr>
      <w:spacing w:before="0" w:after="0"/>
    </w:pPr>
    <w:rPr>
      <w:rFonts w:ascii="Times New Roman" w:eastAsia="Times New Roman" w:hAnsi="Times New Roman"/>
      <w:sz w:val="24"/>
    </w:rPr>
  </w:style>
  <w:style w:type="paragraph" w:customStyle="1" w:styleId="auth-form-header">
    <w:name w:val="auth-form-header"/>
    <w:basedOn w:val="Normal"/>
    <w:rsid w:val="00AB127A"/>
    <w:pPr>
      <w:pBdr>
        <w:top w:val="single" w:sz="6" w:space="8" w:color="768995"/>
        <w:left w:val="single" w:sz="6" w:space="15" w:color="768995"/>
        <w:bottom w:val="single" w:sz="6" w:space="8" w:color="768995"/>
        <w:right w:val="single" w:sz="6" w:space="15" w:color="768995"/>
      </w:pBdr>
      <w:shd w:val="clear" w:color="auto" w:fill="829AA8"/>
      <w:spacing w:before="0" w:after="0"/>
    </w:pPr>
    <w:rPr>
      <w:rFonts w:ascii="Times New Roman" w:eastAsia="Times New Roman" w:hAnsi="Times New Roman"/>
      <w:color w:val="FFFFFF"/>
      <w:sz w:val="24"/>
    </w:rPr>
  </w:style>
  <w:style w:type="paragraph" w:customStyle="1" w:styleId="auth-form-message">
    <w:name w:val="auth-form-message"/>
    <w:basedOn w:val="Normal"/>
    <w:rsid w:val="00AB127A"/>
    <w:pPr>
      <w:pBdr>
        <w:top w:val="single" w:sz="6" w:space="15" w:color="D8DEE2"/>
        <w:left w:val="single" w:sz="6" w:space="15" w:color="D8DEE2"/>
        <w:bottom w:val="single" w:sz="6" w:space="8" w:color="D8DEE2"/>
        <w:right w:val="single" w:sz="6" w:space="15" w:color="D8DEE2"/>
      </w:pBdr>
      <w:spacing w:before="100" w:beforeAutospacing="1" w:after="100" w:afterAutospacing="1"/>
    </w:pPr>
    <w:rPr>
      <w:rFonts w:ascii="Times New Roman" w:eastAsia="Times New Roman" w:hAnsi="Times New Roman"/>
      <w:sz w:val="24"/>
    </w:rPr>
  </w:style>
  <w:style w:type="paragraph" w:customStyle="1" w:styleId="auth-form-body">
    <w:name w:val="auth-form-body"/>
    <w:basedOn w:val="Normal"/>
    <w:rsid w:val="00AB127A"/>
    <w:pPr>
      <w:pBdr>
        <w:top w:val="single" w:sz="2" w:space="15" w:color="D8DEE2"/>
        <w:left w:val="single" w:sz="6" w:space="15" w:color="D8DEE2"/>
        <w:bottom w:val="single" w:sz="6" w:space="15" w:color="D8DEE2"/>
        <w:right w:val="single" w:sz="6" w:space="15" w:color="D8DEE2"/>
      </w:pBdr>
      <w:shd w:val="clear" w:color="auto" w:fill="FFFFFF"/>
      <w:spacing w:before="100" w:beforeAutospacing="1" w:after="100" w:afterAutospacing="1"/>
    </w:pPr>
    <w:rPr>
      <w:rFonts w:ascii="Times New Roman" w:eastAsia="Times New Roman" w:hAnsi="Times New Roman"/>
      <w:sz w:val="21"/>
      <w:szCs w:val="21"/>
    </w:rPr>
  </w:style>
  <w:style w:type="paragraph" w:customStyle="1" w:styleId="two-factor-help">
    <w:name w:val="two-factor-help"/>
    <w:basedOn w:val="Normal"/>
    <w:rsid w:val="00AB127A"/>
    <w:pPr>
      <w:pBdr>
        <w:top w:val="single" w:sz="6" w:space="8" w:color="EAEAEA"/>
        <w:left w:val="single" w:sz="6" w:space="27" w:color="EAEAEA"/>
        <w:bottom w:val="single" w:sz="6" w:space="8" w:color="EAEAEA"/>
        <w:right w:val="single" w:sz="6" w:space="8" w:color="EAEAEA"/>
      </w:pBdr>
      <w:spacing w:before="900" w:after="100" w:afterAutospacing="1"/>
    </w:pPr>
    <w:rPr>
      <w:rFonts w:ascii="Times New Roman" w:eastAsia="Times New Roman" w:hAnsi="Times New Roman"/>
      <w:sz w:val="24"/>
    </w:rPr>
  </w:style>
  <w:style w:type="paragraph" w:customStyle="1" w:styleId="u2f-send-code-spinner">
    <w:name w:val="u2f-send-code-spinner"/>
    <w:basedOn w:val="Normal"/>
    <w:rsid w:val="00AB127A"/>
    <w:pPr>
      <w:spacing w:before="100" w:beforeAutospacing="1" w:after="100" w:afterAutospacing="1"/>
      <w:textAlignment w:val="bottom"/>
    </w:pPr>
    <w:rPr>
      <w:rFonts w:ascii="Times New Roman" w:eastAsia="Times New Roman" w:hAnsi="Times New Roman"/>
      <w:vanish/>
      <w:sz w:val="24"/>
    </w:rPr>
  </w:style>
  <w:style w:type="paragraph" w:customStyle="1" w:styleId="u2f-auth-form-body">
    <w:name w:val="u2f-auth-form-body"/>
    <w:basedOn w:val="Normal"/>
    <w:rsid w:val="00AB127A"/>
    <w:pPr>
      <w:spacing w:before="100" w:beforeAutospacing="1" w:after="100" w:afterAutospacing="1"/>
      <w:jc w:val="center"/>
    </w:pPr>
    <w:rPr>
      <w:rFonts w:ascii="Times New Roman" w:eastAsia="Times New Roman" w:hAnsi="Times New Roman"/>
      <w:sz w:val="24"/>
    </w:rPr>
  </w:style>
  <w:style w:type="paragraph" w:customStyle="1" w:styleId="u2f-auth-icon">
    <w:name w:val="u2f-auth-icon"/>
    <w:basedOn w:val="Normal"/>
    <w:rsid w:val="00AB127A"/>
    <w:pPr>
      <w:spacing w:before="100" w:beforeAutospacing="1" w:after="100" w:afterAutospacing="1"/>
    </w:pPr>
    <w:rPr>
      <w:rFonts w:ascii="Times New Roman" w:eastAsia="Times New Roman" w:hAnsi="Times New Roman"/>
      <w:color w:val="AAAAAA"/>
      <w:sz w:val="24"/>
    </w:rPr>
  </w:style>
  <w:style w:type="paragraph" w:customStyle="1" w:styleId="session-authentication">
    <w:name w:val="session-authentication"/>
    <w:basedOn w:val="Normal"/>
    <w:rsid w:val="00AB127A"/>
    <w:pPr>
      <w:shd w:val="clear" w:color="auto" w:fill="F9F9F9"/>
      <w:spacing w:before="100" w:beforeAutospacing="1" w:after="100" w:afterAutospacing="1"/>
    </w:pPr>
    <w:rPr>
      <w:rFonts w:ascii="Times New Roman" w:eastAsia="Times New Roman" w:hAnsi="Times New Roman"/>
      <w:sz w:val="24"/>
    </w:rPr>
  </w:style>
  <w:style w:type="paragraph" w:customStyle="1" w:styleId="header-old">
    <w:name w:val="header-old"/>
    <w:basedOn w:val="Normal"/>
    <w:rsid w:val="00AB127A"/>
    <w:pPr>
      <w:shd w:val="clear" w:color="auto" w:fill="24292E"/>
      <w:spacing w:before="100" w:beforeAutospacing="1" w:after="100" w:afterAutospacing="1"/>
    </w:pPr>
    <w:rPr>
      <w:rFonts w:ascii="Times New Roman" w:eastAsia="Times New Roman" w:hAnsi="Times New Roman"/>
      <w:sz w:val="24"/>
    </w:rPr>
  </w:style>
  <w:style w:type="paragraph" w:customStyle="1" w:styleId="edge-item-fix">
    <w:name w:val="edge-item-fix"/>
    <w:basedOn w:val="Normal"/>
    <w:rsid w:val="00AB127A"/>
    <w:pPr>
      <w:spacing w:before="100" w:beforeAutospacing="1" w:after="100" w:afterAutospacing="1"/>
    </w:pPr>
    <w:rPr>
      <w:rFonts w:ascii="Times New Roman" w:eastAsia="Times New Roman" w:hAnsi="Times New Roman"/>
      <w:sz w:val="24"/>
    </w:rPr>
  </w:style>
  <w:style w:type="paragraph" w:customStyle="1" w:styleId="headermenu-link">
    <w:name w:val="headermenu-link"/>
    <w:basedOn w:val="Normal"/>
    <w:rsid w:val="00AB127A"/>
    <w:pPr>
      <w:spacing w:before="100" w:beforeAutospacing="1" w:after="100" w:afterAutospacing="1"/>
    </w:pPr>
    <w:rPr>
      <w:rFonts w:ascii="Times New Roman" w:eastAsia="Times New Roman" w:hAnsi="Times New Roman"/>
      <w:color w:val="FFFFFF"/>
      <w:sz w:val="24"/>
    </w:rPr>
  </w:style>
  <w:style w:type="paragraph" w:customStyle="1" w:styleId="header-logo-invertocat">
    <w:name w:val="header-logo-invertocat"/>
    <w:basedOn w:val="Normal"/>
    <w:rsid w:val="00AB127A"/>
    <w:pPr>
      <w:spacing w:before="0" w:after="0"/>
      <w:ind w:left="-30" w:right="225"/>
    </w:pPr>
    <w:rPr>
      <w:rFonts w:ascii="Times New Roman" w:eastAsia="Times New Roman" w:hAnsi="Times New Roman"/>
      <w:color w:val="FFFFFF"/>
      <w:sz w:val="24"/>
    </w:rPr>
  </w:style>
  <w:style w:type="paragraph" w:customStyle="1" w:styleId="header-nav-current-user">
    <w:name w:val="header-nav-current-user"/>
    <w:basedOn w:val="Normal"/>
    <w:rsid w:val="00AB127A"/>
    <w:pPr>
      <w:spacing w:before="100" w:beforeAutospacing="1" w:after="100" w:afterAutospacing="1"/>
    </w:pPr>
    <w:rPr>
      <w:rFonts w:ascii="Times New Roman" w:eastAsia="Times New Roman" w:hAnsi="Times New Roman"/>
      <w:sz w:val="24"/>
    </w:rPr>
  </w:style>
  <w:style w:type="paragraph" w:customStyle="1" w:styleId="feature-preview-indicator">
    <w:name w:val="feature-preview-indicator"/>
    <w:basedOn w:val="Normal"/>
    <w:rsid w:val="00AB127A"/>
    <w:pPr>
      <w:pBdr>
        <w:top w:val="single" w:sz="12" w:space="0" w:color="24292E"/>
        <w:left w:val="single" w:sz="12" w:space="0" w:color="24292E"/>
        <w:bottom w:val="single" w:sz="12" w:space="0" w:color="24292E"/>
        <w:right w:val="single" w:sz="12" w:space="0" w:color="24292E"/>
      </w:pBdr>
      <w:spacing w:before="100" w:beforeAutospacing="1" w:after="100" w:afterAutospacing="1"/>
    </w:pPr>
    <w:rPr>
      <w:rFonts w:ascii="Times New Roman" w:eastAsia="Times New Roman" w:hAnsi="Times New Roman"/>
      <w:color w:val="FFFFFF"/>
      <w:sz w:val="24"/>
    </w:rPr>
  </w:style>
  <w:style w:type="paragraph" w:customStyle="1" w:styleId="unsupported-browser">
    <w:name w:val="unsupported-browser"/>
    <w:basedOn w:val="Normal"/>
    <w:rsid w:val="00AB127A"/>
    <w:pPr>
      <w:pBdr>
        <w:bottom w:val="single" w:sz="6" w:space="0" w:color="B3A569"/>
      </w:pBdr>
      <w:spacing w:before="100" w:beforeAutospacing="1" w:after="100" w:afterAutospacing="1"/>
    </w:pPr>
    <w:rPr>
      <w:rFonts w:ascii="Times New Roman" w:eastAsia="Times New Roman" w:hAnsi="Times New Roman"/>
      <w:color w:val="211E14"/>
      <w:sz w:val="24"/>
    </w:rPr>
  </w:style>
  <w:style w:type="paragraph" w:customStyle="1" w:styleId="header-search-wrapper">
    <w:name w:val="header-search-wrapper"/>
    <w:basedOn w:val="Normal"/>
    <w:rsid w:val="00AB127A"/>
    <w:pPr>
      <w:spacing w:before="100" w:beforeAutospacing="1" w:after="100" w:afterAutospacing="1"/>
      <w:textAlignment w:val="center"/>
    </w:pPr>
    <w:rPr>
      <w:rFonts w:ascii="Times New Roman" w:eastAsia="Times New Roman" w:hAnsi="Times New Roman"/>
      <w:color w:val="FFFFFF"/>
      <w:sz w:val="24"/>
    </w:rPr>
  </w:style>
  <w:style w:type="paragraph" w:customStyle="1" w:styleId="header-search-input">
    <w:name w:val="header-search-input"/>
    <w:basedOn w:val="Normal"/>
    <w:rsid w:val="00AB127A"/>
    <w:pPr>
      <w:spacing w:before="100" w:beforeAutospacing="1" w:after="100" w:afterAutospacing="1"/>
    </w:pPr>
    <w:rPr>
      <w:rFonts w:ascii="Times New Roman" w:eastAsia="Times New Roman" w:hAnsi="Times New Roman"/>
      <w:sz w:val="24"/>
    </w:rPr>
  </w:style>
  <w:style w:type="paragraph" w:customStyle="1" w:styleId="header-search-scope">
    <w:name w:val="header-search-scope"/>
    <w:basedOn w:val="Normal"/>
    <w:rsid w:val="00AB127A"/>
    <w:pPr>
      <w:pBdr>
        <w:right w:val="single" w:sz="6" w:space="6" w:color="282E34"/>
      </w:pBdr>
      <w:spacing w:before="100" w:beforeAutospacing="1" w:after="100" w:afterAutospacing="1" w:line="420" w:lineRule="atLeast"/>
      <w:textAlignment w:val="center"/>
    </w:pPr>
    <w:rPr>
      <w:rFonts w:ascii="Times New Roman" w:eastAsia="Times New Roman" w:hAnsi="Times New Roman"/>
      <w:vanish/>
      <w:sz w:val="24"/>
    </w:rPr>
  </w:style>
  <w:style w:type="paragraph" w:customStyle="1" w:styleId="jump-to-field-active">
    <w:name w:val="jump-to-field-active"/>
    <w:basedOn w:val="Normal"/>
    <w:rsid w:val="00AB127A"/>
    <w:pPr>
      <w:shd w:val="clear" w:color="auto" w:fill="FAFBFC"/>
      <w:spacing w:before="100" w:beforeAutospacing="1" w:after="100" w:afterAutospacing="1"/>
    </w:pPr>
    <w:rPr>
      <w:rFonts w:ascii="Times New Roman" w:eastAsia="Times New Roman" w:hAnsi="Times New Roman"/>
      <w:sz w:val="24"/>
    </w:rPr>
  </w:style>
  <w:style w:type="paragraph" w:customStyle="1" w:styleId="jump-to-suggestions">
    <w:name w:val="jump-to-suggestions"/>
    <w:basedOn w:val="Normal"/>
    <w:rsid w:val="00AB127A"/>
    <w:pPr>
      <w:spacing w:before="100" w:beforeAutospacing="1" w:after="100" w:afterAutospacing="1"/>
    </w:pPr>
    <w:rPr>
      <w:rFonts w:ascii="Times New Roman" w:eastAsia="Times New Roman" w:hAnsi="Times New Roman"/>
      <w:sz w:val="24"/>
    </w:rPr>
  </w:style>
  <w:style w:type="paragraph" w:customStyle="1" w:styleId="jump-to-suggestions-path">
    <w:name w:val="jump-to-suggestions-path"/>
    <w:basedOn w:val="Normal"/>
    <w:rsid w:val="00AB127A"/>
    <w:pPr>
      <w:spacing w:before="100" w:beforeAutospacing="1" w:after="100" w:afterAutospacing="1"/>
    </w:pPr>
    <w:rPr>
      <w:rFonts w:ascii="Times New Roman" w:eastAsia="Times New Roman" w:hAnsi="Times New Roman"/>
      <w:color w:val="1B1F23"/>
      <w:sz w:val="24"/>
    </w:rPr>
  </w:style>
  <w:style w:type="paragraph" w:customStyle="1" w:styleId="h000-mktg">
    <w:name w:val="h000-mktg"/>
    <w:basedOn w:val="Normal"/>
    <w:rsid w:val="00AB127A"/>
    <w:pPr>
      <w:spacing w:before="100" w:beforeAutospacing="1" w:after="100" w:afterAutospacing="1"/>
    </w:pPr>
    <w:rPr>
      <w:rFonts w:ascii="Inter" w:eastAsia="Times New Roman" w:hAnsi="Inter"/>
      <w:sz w:val="24"/>
    </w:rPr>
  </w:style>
  <w:style w:type="paragraph" w:customStyle="1" w:styleId="h00-mktg">
    <w:name w:val="h00-mktg"/>
    <w:basedOn w:val="Normal"/>
    <w:rsid w:val="00AB127A"/>
    <w:pPr>
      <w:spacing w:before="100" w:beforeAutospacing="1" w:after="100" w:afterAutospacing="1"/>
    </w:pPr>
    <w:rPr>
      <w:rFonts w:ascii="Inter" w:eastAsia="Times New Roman" w:hAnsi="Inter"/>
      <w:sz w:val="24"/>
    </w:rPr>
  </w:style>
  <w:style w:type="paragraph" w:customStyle="1" w:styleId="h0-mktg">
    <w:name w:val="h0-mktg"/>
    <w:basedOn w:val="Normal"/>
    <w:rsid w:val="00AB127A"/>
    <w:pPr>
      <w:spacing w:before="100" w:beforeAutospacing="1" w:after="100" w:afterAutospacing="1"/>
    </w:pPr>
    <w:rPr>
      <w:rFonts w:ascii="Inter" w:eastAsia="Times New Roman" w:hAnsi="Inter"/>
      <w:sz w:val="24"/>
    </w:rPr>
  </w:style>
  <w:style w:type="paragraph" w:customStyle="1" w:styleId="h1-mktg">
    <w:name w:val="h1-mktg"/>
    <w:basedOn w:val="Normal"/>
    <w:rsid w:val="00AB127A"/>
    <w:pPr>
      <w:spacing w:before="100" w:beforeAutospacing="1" w:after="100" w:afterAutospacing="1"/>
    </w:pPr>
    <w:rPr>
      <w:rFonts w:ascii="Inter" w:eastAsia="Times New Roman" w:hAnsi="Inter"/>
      <w:sz w:val="24"/>
    </w:rPr>
  </w:style>
  <w:style w:type="paragraph" w:customStyle="1" w:styleId="h2-mktg">
    <w:name w:val="h2-mktg"/>
    <w:basedOn w:val="Normal"/>
    <w:rsid w:val="00AB127A"/>
    <w:pPr>
      <w:spacing w:before="100" w:beforeAutospacing="1" w:after="100" w:afterAutospacing="1"/>
    </w:pPr>
    <w:rPr>
      <w:rFonts w:ascii="Inter" w:eastAsia="Times New Roman" w:hAnsi="Inter"/>
      <w:sz w:val="24"/>
    </w:rPr>
  </w:style>
  <w:style w:type="paragraph" w:customStyle="1" w:styleId="h3-mktg">
    <w:name w:val="h3-mktg"/>
    <w:basedOn w:val="Normal"/>
    <w:rsid w:val="00AB127A"/>
    <w:pPr>
      <w:spacing w:before="100" w:beforeAutospacing="1" w:after="100" w:afterAutospacing="1"/>
    </w:pPr>
    <w:rPr>
      <w:rFonts w:ascii="Inter" w:eastAsia="Times New Roman" w:hAnsi="Inter"/>
      <w:sz w:val="24"/>
    </w:rPr>
  </w:style>
  <w:style w:type="paragraph" w:customStyle="1" w:styleId="h4-mktg">
    <w:name w:val="h4-mktg"/>
    <w:basedOn w:val="Normal"/>
    <w:rsid w:val="00AB127A"/>
    <w:pPr>
      <w:spacing w:before="100" w:beforeAutospacing="1" w:after="100" w:afterAutospacing="1"/>
    </w:pPr>
    <w:rPr>
      <w:rFonts w:ascii="Inter" w:eastAsia="Times New Roman" w:hAnsi="Inter"/>
      <w:sz w:val="24"/>
    </w:rPr>
  </w:style>
  <w:style w:type="paragraph" w:customStyle="1" w:styleId="h5-mktg">
    <w:name w:val="h5-mktg"/>
    <w:basedOn w:val="Normal"/>
    <w:rsid w:val="00AB127A"/>
    <w:pPr>
      <w:spacing w:before="100" w:beforeAutospacing="1" w:after="100" w:afterAutospacing="1"/>
    </w:pPr>
    <w:rPr>
      <w:rFonts w:ascii="Inter" w:eastAsia="Times New Roman" w:hAnsi="Inter"/>
      <w:sz w:val="24"/>
    </w:rPr>
  </w:style>
  <w:style w:type="paragraph" w:customStyle="1" w:styleId="h6-mktg">
    <w:name w:val="h6-mktg"/>
    <w:basedOn w:val="Normal"/>
    <w:rsid w:val="00AB127A"/>
    <w:pPr>
      <w:spacing w:before="100" w:beforeAutospacing="1" w:after="100" w:afterAutospacing="1"/>
    </w:pPr>
    <w:rPr>
      <w:rFonts w:ascii="Inter" w:eastAsia="Times New Roman" w:hAnsi="Inter"/>
      <w:sz w:val="24"/>
    </w:rPr>
  </w:style>
  <w:style w:type="paragraph" w:customStyle="1" w:styleId="lead-mktg">
    <w:name w:val="lead-mktg"/>
    <w:basedOn w:val="Normal"/>
    <w:rsid w:val="00AB127A"/>
    <w:pPr>
      <w:spacing w:before="100" w:beforeAutospacing="1" w:after="100" w:afterAutospacing="1"/>
    </w:pPr>
    <w:rPr>
      <w:rFonts w:ascii="Inter" w:eastAsia="Times New Roman" w:hAnsi="Inter"/>
      <w:sz w:val="30"/>
      <w:szCs w:val="30"/>
    </w:rPr>
  </w:style>
  <w:style w:type="paragraph" w:customStyle="1" w:styleId="pullquote">
    <w:name w:val="pullquote"/>
    <w:basedOn w:val="Normal"/>
    <w:rsid w:val="00AB127A"/>
    <w:pPr>
      <w:pBdr>
        <w:left w:val="single" w:sz="18" w:space="6" w:color="E1E4E8"/>
      </w:pBdr>
      <w:spacing w:before="100" w:beforeAutospacing="1" w:after="360"/>
    </w:pPr>
    <w:rPr>
      <w:rFonts w:ascii="Consolas" w:eastAsia="Times New Roman" w:hAnsi="Consolas"/>
      <w:color w:val="586069"/>
      <w:sz w:val="24"/>
    </w:rPr>
  </w:style>
  <w:style w:type="paragraph" w:customStyle="1" w:styleId="btn-mktg">
    <w:name w:val="btn-mktg"/>
    <w:basedOn w:val="Normal"/>
    <w:rsid w:val="00AB127A"/>
    <w:pPr>
      <w:pBdr>
        <w:top w:val="single" w:sz="6" w:space="12" w:color="1074E7"/>
        <w:left w:val="single" w:sz="6" w:space="18" w:color="1074E7"/>
        <w:bottom w:val="single" w:sz="6" w:space="12" w:color="1074E7"/>
        <w:right w:val="single" w:sz="6" w:space="18" w:color="1074E7"/>
      </w:pBdr>
      <w:shd w:val="clear" w:color="auto" w:fill="1074E7"/>
      <w:spacing w:before="100" w:beforeAutospacing="1" w:after="100" w:afterAutospacing="1"/>
      <w:textAlignment w:val="center"/>
    </w:pPr>
    <w:rPr>
      <w:rFonts w:ascii="Times New Roman" w:eastAsia="Times New Roman" w:hAnsi="Times New Roman"/>
      <w:color w:val="FFFFFF"/>
      <w:sz w:val="21"/>
      <w:szCs w:val="21"/>
    </w:rPr>
  </w:style>
  <w:style w:type="paragraph" w:customStyle="1" w:styleId="btn-primary-mktg">
    <w:name w:val="btn-primary-mktg"/>
    <w:basedOn w:val="Normal"/>
    <w:rsid w:val="00AB127A"/>
    <w:pPr>
      <w:shd w:val="clear" w:color="auto" w:fill="2EBC4F"/>
      <w:spacing w:before="100" w:beforeAutospacing="1" w:after="100" w:afterAutospacing="1"/>
    </w:pPr>
    <w:rPr>
      <w:rFonts w:ascii="Times New Roman" w:eastAsia="Times New Roman" w:hAnsi="Times New Roman"/>
      <w:sz w:val="24"/>
    </w:rPr>
  </w:style>
  <w:style w:type="paragraph" w:customStyle="1" w:styleId="btn-large-mktg">
    <w:name w:val="btn-large-mktg"/>
    <w:basedOn w:val="Normal"/>
    <w:rsid w:val="00AB127A"/>
    <w:pPr>
      <w:spacing w:before="100" w:beforeAutospacing="1" w:after="100" w:afterAutospacing="1"/>
    </w:pPr>
    <w:rPr>
      <w:rFonts w:ascii="Times New Roman" w:eastAsia="Times New Roman" w:hAnsi="Times New Roman"/>
      <w:sz w:val="24"/>
    </w:rPr>
  </w:style>
  <w:style w:type="paragraph" w:customStyle="1" w:styleId="btn-outline-mktg">
    <w:name w:val="btn-outline-mktg"/>
    <w:basedOn w:val="Normal"/>
    <w:rsid w:val="00AB127A"/>
    <w:pPr>
      <w:spacing w:before="100" w:beforeAutospacing="1" w:after="100" w:afterAutospacing="1"/>
    </w:pPr>
    <w:rPr>
      <w:rFonts w:ascii="Times New Roman" w:eastAsia="Times New Roman" w:hAnsi="Times New Roman"/>
      <w:color w:val="1074E7"/>
      <w:sz w:val="24"/>
    </w:rPr>
  </w:style>
  <w:style w:type="paragraph" w:customStyle="1" w:styleId="btn-transparent">
    <w:name w:val="btn-transparent"/>
    <w:basedOn w:val="Normal"/>
    <w:rsid w:val="00AB127A"/>
    <w:pPr>
      <w:spacing w:before="100" w:beforeAutospacing="1" w:after="100" w:afterAutospacing="1"/>
    </w:pPr>
    <w:rPr>
      <w:rFonts w:ascii="Times New Roman" w:eastAsia="Times New Roman" w:hAnsi="Times New Roman"/>
      <w:color w:val="FFFFFF"/>
      <w:sz w:val="24"/>
    </w:rPr>
  </w:style>
  <w:style w:type="paragraph" w:customStyle="1" w:styleId="offset-n1">
    <w:name w:val="offset-n1"/>
    <w:basedOn w:val="Normal"/>
    <w:rsid w:val="00AB127A"/>
    <w:pPr>
      <w:spacing w:before="100" w:beforeAutospacing="1" w:after="100" w:afterAutospacing="1"/>
      <w:ind w:left="-979"/>
    </w:pPr>
    <w:rPr>
      <w:rFonts w:ascii="Times New Roman" w:eastAsia="Times New Roman" w:hAnsi="Times New Roman"/>
      <w:sz w:val="24"/>
    </w:rPr>
  </w:style>
  <w:style w:type="paragraph" w:customStyle="1" w:styleId="offset-n2">
    <w:name w:val="offset-n2"/>
    <w:basedOn w:val="Normal"/>
    <w:rsid w:val="00AB127A"/>
    <w:pPr>
      <w:spacing w:before="100" w:beforeAutospacing="1" w:after="100" w:afterAutospacing="1"/>
      <w:ind w:left="-1958"/>
    </w:pPr>
    <w:rPr>
      <w:rFonts w:ascii="Times New Roman" w:eastAsia="Times New Roman" w:hAnsi="Times New Roman"/>
      <w:sz w:val="24"/>
    </w:rPr>
  </w:style>
  <w:style w:type="paragraph" w:customStyle="1" w:styleId="offset-n3">
    <w:name w:val="offset-n3"/>
    <w:basedOn w:val="Normal"/>
    <w:rsid w:val="00AB127A"/>
    <w:pPr>
      <w:spacing w:before="100" w:beforeAutospacing="1" w:after="100" w:afterAutospacing="1"/>
      <w:ind w:left="-3060"/>
    </w:pPr>
    <w:rPr>
      <w:rFonts w:ascii="Times New Roman" w:eastAsia="Times New Roman" w:hAnsi="Times New Roman"/>
      <w:sz w:val="24"/>
    </w:rPr>
  </w:style>
  <w:style w:type="paragraph" w:customStyle="1" w:styleId="offset-n4">
    <w:name w:val="offset-n4"/>
    <w:basedOn w:val="Normal"/>
    <w:rsid w:val="00AB127A"/>
    <w:pPr>
      <w:spacing w:before="100" w:beforeAutospacing="1" w:after="100" w:afterAutospacing="1"/>
      <w:ind w:left="-4039"/>
    </w:pPr>
    <w:rPr>
      <w:rFonts w:ascii="Times New Roman" w:eastAsia="Times New Roman" w:hAnsi="Times New Roman"/>
      <w:sz w:val="24"/>
    </w:rPr>
  </w:style>
  <w:style w:type="paragraph" w:customStyle="1" w:styleId="offset-n5">
    <w:name w:val="offset-n5"/>
    <w:basedOn w:val="Normal"/>
    <w:rsid w:val="00AB127A"/>
    <w:pPr>
      <w:spacing w:before="100" w:beforeAutospacing="1" w:after="100" w:afterAutospacing="1"/>
      <w:ind w:left="-5018"/>
    </w:pPr>
    <w:rPr>
      <w:rFonts w:ascii="Times New Roman" w:eastAsia="Times New Roman" w:hAnsi="Times New Roman"/>
      <w:sz w:val="24"/>
    </w:rPr>
  </w:style>
  <w:style w:type="paragraph" w:customStyle="1" w:styleId="offset-n6">
    <w:name w:val="offset-n6"/>
    <w:basedOn w:val="Normal"/>
    <w:rsid w:val="00AB127A"/>
    <w:pPr>
      <w:spacing w:before="100" w:beforeAutospacing="1" w:after="100" w:afterAutospacing="1"/>
      <w:ind w:left="-6120"/>
    </w:pPr>
    <w:rPr>
      <w:rFonts w:ascii="Times New Roman" w:eastAsia="Times New Roman" w:hAnsi="Times New Roman"/>
      <w:sz w:val="24"/>
    </w:rPr>
  </w:style>
  <w:style w:type="paragraph" w:customStyle="1" w:styleId="offset-n7">
    <w:name w:val="offset-n7"/>
    <w:basedOn w:val="Normal"/>
    <w:rsid w:val="00AB127A"/>
    <w:pPr>
      <w:spacing w:before="100" w:beforeAutospacing="1" w:after="100" w:afterAutospacing="1"/>
      <w:ind w:left="-7099"/>
    </w:pPr>
    <w:rPr>
      <w:rFonts w:ascii="Times New Roman" w:eastAsia="Times New Roman" w:hAnsi="Times New Roman"/>
      <w:sz w:val="24"/>
    </w:rPr>
  </w:style>
  <w:style w:type="paragraph" w:customStyle="1" w:styleId="html-fluid">
    <w:name w:val="html-fluid"/>
    <w:basedOn w:val="Normal"/>
    <w:rsid w:val="00AB127A"/>
    <w:pPr>
      <w:spacing w:before="100" w:beforeAutospacing="1" w:after="100" w:afterAutospacing="1"/>
    </w:pPr>
    <w:rPr>
      <w:rFonts w:ascii="Times New Roman" w:eastAsia="Times New Roman" w:hAnsi="Times New Roman"/>
      <w:sz w:val="21"/>
      <w:szCs w:val="21"/>
    </w:rPr>
  </w:style>
  <w:style w:type="paragraph" w:customStyle="1" w:styleId="body-fluid">
    <w:name w:val="body-fluid"/>
    <w:basedOn w:val="Normal"/>
    <w:rsid w:val="00AB127A"/>
    <w:pPr>
      <w:spacing w:before="100" w:beforeAutospacing="1" w:after="100" w:afterAutospacing="1"/>
    </w:pPr>
    <w:rPr>
      <w:rFonts w:ascii="Times New Roman" w:eastAsia="Times New Roman" w:hAnsi="Times New Roman"/>
      <w:sz w:val="24"/>
    </w:rPr>
  </w:style>
  <w:style w:type="paragraph" w:customStyle="1" w:styleId="f1-mktg-fluid">
    <w:name w:val="f1-mktg-fluid"/>
    <w:basedOn w:val="Normal"/>
    <w:rsid w:val="00AB127A"/>
    <w:pPr>
      <w:spacing w:before="100" w:beforeAutospacing="1" w:after="100" w:afterAutospacing="1"/>
    </w:pPr>
    <w:rPr>
      <w:rFonts w:ascii="Alliance No.1" w:eastAsia="Times New Roman" w:hAnsi="Alliance No.1"/>
      <w:sz w:val="24"/>
    </w:rPr>
  </w:style>
  <w:style w:type="paragraph" w:customStyle="1" w:styleId="f2-mktg-fluid">
    <w:name w:val="f2-mktg-fluid"/>
    <w:basedOn w:val="Normal"/>
    <w:rsid w:val="00AB127A"/>
    <w:pPr>
      <w:spacing w:before="100" w:beforeAutospacing="1" w:after="100" w:afterAutospacing="1"/>
    </w:pPr>
    <w:rPr>
      <w:rFonts w:ascii="Alliance No.1" w:eastAsia="Times New Roman" w:hAnsi="Alliance No.1"/>
      <w:sz w:val="24"/>
    </w:rPr>
  </w:style>
  <w:style w:type="paragraph" w:customStyle="1" w:styleId="f3-mktg-fluid">
    <w:name w:val="f3-mktg-fluid"/>
    <w:basedOn w:val="Normal"/>
    <w:rsid w:val="00AB127A"/>
    <w:pPr>
      <w:spacing w:before="100" w:beforeAutospacing="1" w:after="100" w:afterAutospacing="1"/>
    </w:pPr>
    <w:rPr>
      <w:rFonts w:ascii="Alliance No.1" w:eastAsia="Times New Roman" w:hAnsi="Alliance No.1"/>
      <w:sz w:val="24"/>
    </w:rPr>
  </w:style>
  <w:style w:type="paragraph" w:customStyle="1" w:styleId="f4-mktg-fluid">
    <w:name w:val="f4-mktg-fluid"/>
    <w:basedOn w:val="Normal"/>
    <w:rsid w:val="00AB127A"/>
    <w:pPr>
      <w:spacing w:before="100" w:beforeAutospacing="1" w:after="100" w:afterAutospacing="1"/>
    </w:pPr>
    <w:rPr>
      <w:rFonts w:ascii="Alliance No.1" w:eastAsia="Times New Roman" w:hAnsi="Alliance No.1"/>
      <w:sz w:val="24"/>
    </w:rPr>
  </w:style>
  <w:style w:type="paragraph" w:customStyle="1" w:styleId="f5-mktg-fluid">
    <w:name w:val="f5-mktg-fluid"/>
    <w:basedOn w:val="Normal"/>
    <w:rsid w:val="00AB127A"/>
    <w:pPr>
      <w:spacing w:before="100" w:beforeAutospacing="1" w:after="100" w:afterAutospacing="1"/>
    </w:pPr>
    <w:rPr>
      <w:rFonts w:ascii="Alliance No.1" w:eastAsia="Times New Roman" w:hAnsi="Alliance No.1"/>
      <w:sz w:val="24"/>
    </w:rPr>
  </w:style>
  <w:style w:type="paragraph" w:customStyle="1" w:styleId="f6-mktg-fluid">
    <w:name w:val="f6-mktg-fluid"/>
    <w:basedOn w:val="Normal"/>
    <w:rsid w:val="00AB127A"/>
    <w:pPr>
      <w:spacing w:before="100" w:beforeAutospacing="1" w:after="100" w:afterAutospacing="1"/>
    </w:pPr>
    <w:rPr>
      <w:rFonts w:ascii="Alliance No.1" w:eastAsia="Times New Roman" w:hAnsi="Alliance No.1"/>
      <w:sz w:val="24"/>
    </w:rPr>
  </w:style>
  <w:style w:type="paragraph" w:customStyle="1" w:styleId="font-mktg">
    <w:name w:val="font-mktg"/>
    <w:basedOn w:val="Normal"/>
    <w:rsid w:val="00AB127A"/>
    <w:pPr>
      <w:spacing w:before="100" w:beforeAutospacing="1" w:after="100" w:afterAutospacing="1"/>
    </w:pPr>
    <w:rPr>
      <w:rFonts w:ascii="Alliance No.1" w:eastAsia="Times New Roman" w:hAnsi="Alliance No.1"/>
      <w:sz w:val="24"/>
    </w:rPr>
  </w:style>
  <w:style w:type="paragraph" w:customStyle="1" w:styleId="h1-mktg-fluid">
    <w:name w:val="h1-mktg-fluid"/>
    <w:basedOn w:val="Normal"/>
    <w:rsid w:val="00AB127A"/>
    <w:pPr>
      <w:spacing w:before="100" w:beforeAutospacing="1" w:after="100" w:afterAutospacing="1" w:line="0" w:lineRule="auto"/>
    </w:pPr>
    <w:rPr>
      <w:rFonts w:ascii="Alliance No.1" w:eastAsia="Times New Roman" w:hAnsi="Alliance No.1"/>
      <w:sz w:val="24"/>
    </w:rPr>
  </w:style>
  <w:style w:type="paragraph" w:customStyle="1" w:styleId="h2-mktg-fluid">
    <w:name w:val="h2-mktg-fluid"/>
    <w:basedOn w:val="Normal"/>
    <w:rsid w:val="00AB127A"/>
    <w:pPr>
      <w:spacing w:before="100" w:beforeAutospacing="1" w:after="100" w:afterAutospacing="1"/>
    </w:pPr>
    <w:rPr>
      <w:rFonts w:ascii="Alliance No.1" w:eastAsia="Times New Roman" w:hAnsi="Alliance No.1"/>
      <w:sz w:val="24"/>
    </w:rPr>
  </w:style>
  <w:style w:type="paragraph" w:customStyle="1" w:styleId="h3-mktg-fluid">
    <w:name w:val="h3-mktg-fluid"/>
    <w:basedOn w:val="Normal"/>
    <w:rsid w:val="00AB127A"/>
    <w:pPr>
      <w:spacing w:before="100" w:beforeAutospacing="1" w:after="100" w:afterAutospacing="1"/>
    </w:pPr>
    <w:rPr>
      <w:rFonts w:ascii="Alliance No.1" w:eastAsia="Times New Roman" w:hAnsi="Alliance No.1"/>
      <w:sz w:val="24"/>
    </w:rPr>
  </w:style>
  <w:style w:type="paragraph" w:customStyle="1" w:styleId="h4-mktg-fluid">
    <w:name w:val="h4-mktg-fluid"/>
    <w:basedOn w:val="Normal"/>
    <w:rsid w:val="00AB127A"/>
    <w:pPr>
      <w:spacing w:before="100" w:beforeAutospacing="1" w:after="100" w:afterAutospacing="1"/>
    </w:pPr>
    <w:rPr>
      <w:rFonts w:ascii="Alliance No.1" w:eastAsia="Times New Roman" w:hAnsi="Alliance No.1"/>
      <w:sz w:val="24"/>
    </w:rPr>
  </w:style>
  <w:style w:type="paragraph" w:customStyle="1" w:styleId="h5-mktg-fluid">
    <w:name w:val="h5-mktg-fluid"/>
    <w:basedOn w:val="Normal"/>
    <w:rsid w:val="00AB127A"/>
    <w:pPr>
      <w:spacing w:before="100" w:beforeAutospacing="1" w:after="100" w:afterAutospacing="1"/>
    </w:pPr>
    <w:rPr>
      <w:rFonts w:ascii="Alliance No.1" w:eastAsia="Times New Roman" w:hAnsi="Alliance No.1"/>
      <w:sz w:val="24"/>
    </w:rPr>
  </w:style>
  <w:style w:type="paragraph" w:customStyle="1" w:styleId="h6-mktg-fluid">
    <w:name w:val="h6-mktg-fluid"/>
    <w:basedOn w:val="Normal"/>
    <w:rsid w:val="00AB127A"/>
    <w:pPr>
      <w:spacing w:before="100" w:beforeAutospacing="1" w:after="100" w:afterAutospacing="1"/>
    </w:pPr>
    <w:rPr>
      <w:rFonts w:ascii="Alliance No.1" w:eastAsia="Times New Roman" w:hAnsi="Alliance No.1"/>
      <w:sz w:val="24"/>
    </w:rPr>
  </w:style>
  <w:style w:type="paragraph" w:customStyle="1" w:styleId="stat-large-mktg">
    <w:name w:val="stat-large-mktg"/>
    <w:basedOn w:val="Normal"/>
    <w:rsid w:val="00AB127A"/>
    <w:pPr>
      <w:spacing w:before="100" w:beforeAutospacing="1" w:after="100" w:afterAutospacing="1"/>
    </w:pPr>
    <w:rPr>
      <w:rFonts w:ascii="Alliance No.1" w:eastAsia="Times New Roman" w:hAnsi="Alliance No.1"/>
      <w:sz w:val="24"/>
    </w:rPr>
  </w:style>
  <w:style w:type="paragraph" w:customStyle="1" w:styleId="h0-mktg-fluid">
    <w:name w:val="h0-mktg-fluid"/>
    <w:basedOn w:val="Normal"/>
    <w:rsid w:val="00AB127A"/>
    <w:pPr>
      <w:spacing w:before="100" w:beforeAutospacing="1" w:after="100" w:afterAutospacing="1" w:line="0" w:lineRule="auto"/>
    </w:pPr>
    <w:rPr>
      <w:rFonts w:ascii="Times New Roman" w:eastAsia="Times New Roman" w:hAnsi="Times New Roman"/>
      <w:sz w:val="24"/>
    </w:rPr>
  </w:style>
  <w:style w:type="paragraph" w:customStyle="1" w:styleId="lead-mktg-fluid">
    <w:name w:val="lead-mktg-fluid"/>
    <w:basedOn w:val="Normal"/>
    <w:rsid w:val="00AB127A"/>
    <w:pPr>
      <w:spacing w:before="100" w:beforeAutospacing="1" w:after="100" w:afterAutospacing="1"/>
    </w:pPr>
    <w:rPr>
      <w:rFonts w:ascii="Times New Roman" w:eastAsia="Times New Roman" w:hAnsi="Times New Roman"/>
      <w:color w:val="586069"/>
      <w:sz w:val="24"/>
    </w:rPr>
  </w:style>
  <w:style w:type="paragraph" w:customStyle="1" w:styleId="text-spaced">
    <w:name w:val="text-spaced"/>
    <w:basedOn w:val="Normal"/>
    <w:rsid w:val="00AB127A"/>
    <w:pPr>
      <w:spacing w:before="100" w:beforeAutospacing="1" w:after="100" w:afterAutospacing="1"/>
    </w:pPr>
    <w:rPr>
      <w:rFonts w:ascii="Times New Roman" w:eastAsia="Times New Roman" w:hAnsi="Times New Roman"/>
      <w:spacing w:val="18"/>
      <w:sz w:val="24"/>
    </w:rPr>
  </w:style>
  <w:style w:type="paragraph" w:customStyle="1" w:styleId="col-5-max">
    <w:name w:val="col-5-max"/>
    <w:basedOn w:val="Normal"/>
    <w:rsid w:val="00AB127A"/>
    <w:pPr>
      <w:spacing w:before="100" w:beforeAutospacing="1" w:after="100" w:afterAutospacing="1"/>
    </w:pPr>
    <w:rPr>
      <w:rFonts w:ascii="Times New Roman" w:eastAsia="Times New Roman" w:hAnsi="Times New Roman"/>
      <w:sz w:val="24"/>
    </w:rPr>
  </w:style>
  <w:style w:type="paragraph" w:customStyle="1" w:styleId="col-6-max">
    <w:name w:val="col-6-max"/>
    <w:basedOn w:val="Normal"/>
    <w:rsid w:val="00AB127A"/>
    <w:pPr>
      <w:spacing w:before="100" w:beforeAutospacing="1" w:after="100" w:afterAutospacing="1"/>
    </w:pPr>
    <w:rPr>
      <w:rFonts w:ascii="Times New Roman" w:eastAsia="Times New Roman" w:hAnsi="Times New Roman"/>
      <w:sz w:val="24"/>
    </w:rPr>
  </w:style>
  <w:style w:type="paragraph" w:customStyle="1" w:styleId="col-7-max">
    <w:name w:val="col-7-max"/>
    <w:basedOn w:val="Normal"/>
    <w:rsid w:val="00AB127A"/>
    <w:pPr>
      <w:spacing w:before="100" w:beforeAutospacing="1" w:after="100" w:afterAutospacing="1"/>
    </w:pPr>
    <w:rPr>
      <w:rFonts w:ascii="Times New Roman" w:eastAsia="Times New Roman" w:hAnsi="Times New Roman"/>
      <w:sz w:val="24"/>
    </w:rPr>
  </w:style>
  <w:style w:type="paragraph" w:customStyle="1" w:styleId="col-8-max">
    <w:name w:val="col-8-max"/>
    <w:basedOn w:val="Normal"/>
    <w:rsid w:val="00AB127A"/>
    <w:pPr>
      <w:spacing w:before="100" w:beforeAutospacing="1" w:after="100" w:afterAutospacing="1"/>
    </w:pPr>
    <w:rPr>
      <w:rFonts w:ascii="Times New Roman" w:eastAsia="Times New Roman" w:hAnsi="Times New Roman"/>
      <w:sz w:val="24"/>
    </w:rPr>
  </w:style>
  <w:style w:type="paragraph" w:customStyle="1" w:styleId="col-9-max">
    <w:name w:val="col-9-max"/>
    <w:basedOn w:val="Normal"/>
    <w:rsid w:val="00AB127A"/>
    <w:pPr>
      <w:spacing w:before="100" w:beforeAutospacing="1" w:after="100" w:afterAutospacing="1"/>
    </w:pPr>
    <w:rPr>
      <w:rFonts w:ascii="Times New Roman" w:eastAsia="Times New Roman" w:hAnsi="Times New Roman"/>
      <w:sz w:val="24"/>
    </w:rPr>
  </w:style>
  <w:style w:type="paragraph" w:customStyle="1" w:styleId="col-10-max">
    <w:name w:val="col-10-max"/>
    <w:basedOn w:val="Normal"/>
    <w:rsid w:val="00AB127A"/>
    <w:pPr>
      <w:spacing w:before="100" w:beforeAutospacing="1" w:after="100" w:afterAutospacing="1"/>
    </w:pPr>
    <w:rPr>
      <w:rFonts w:ascii="Times New Roman" w:eastAsia="Times New Roman" w:hAnsi="Times New Roman"/>
      <w:sz w:val="24"/>
    </w:rPr>
  </w:style>
  <w:style w:type="paragraph" w:customStyle="1" w:styleId="btn-mktg-fluid">
    <w:name w:val="btn-mktg-fluid"/>
    <w:basedOn w:val="Normal"/>
    <w:rsid w:val="00AB127A"/>
    <w:pPr>
      <w:shd w:val="clear" w:color="auto" w:fill="4969ED"/>
      <w:spacing w:before="100" w:beforeAutospacing="1" w:after="100" w:afterAutospacing="1"/>
      <w:textAlignment w:val="center"/>
    </w:pPr>
    <w:rPr>
      <w:rFonts w:ascii="Times New Roman" w:eastAsia="Times New Roman" w:hAnsi="Times New Roman"/>
      <w:b/>
      <w:bCs/>
      <w:color w:val="FFFFFF"/>
      <w:sz w:val="24"/>
    </w:rPr>
  </w:style>
  <w:style w:type="paragraph" w:customStyle="1" w:styleId="btn-lg-mktg-fluid">
    <w:name w:val="btn-lg-mktg-fluid"/>
    <w:basedOn w:val="Normal"/>
    <w:rsid w:val="00AB127A"/>
    <w:pPr>
      <w:shd w:val="clear" w:color="auto" w:fill="4969ED"/>
      <w:spacing w:before="100" w:beforeAutospacing="1" w:after="100" w:afterAutospacing="1"/>
    </w:pPr>
    <w:rPr>
      <w:rFonts w:ascii="Times New Roman" w:eastAsia="Times New Roman" w:hAnsi="Times New Roman"/>
      <w:color w:val="FFFFFF"/>
      <w:sz w:val="24"/>
    </w:rPr>
  </w:style>
  <w:style w:type="paragraph" w:customStyle="1" w:styleId="btn-purple-mktg-fluid">
    <w:name w:val="btn-purple-mktg-fluid"/>
    <w:basedOn w:val="Normal"/>
    <w:rsid w:val="00AB127A"/>
    <w:pPr>
      <w:shd w:val="clear" w:color="auto" w:fill="6F57FF"/>
      <w:spacing w:before="100" w:beforeAutospacing="1" w:after="100" w:afterAutospacing="1"/>
    </w:pPr>
    <w:rPr>
      <w:rFonts w:ascii="Times New Roman" w:eastAsia="Times New Roman" w:hAnsi="Times New Roman"/>
      <w:color w:val="FFFFFF"/>
      <w:sz w:val="24"/>
    </w:rPr>
  </w:style>
  <w:style w:type="paragraph" w:customStyle="1" w:styleId="btn-black-mktg-fluid">
    <w:name w:val="btn-black-mktg-fluid"/>
    <w:basedOn w:val="Normal"/>
    <w:rsid w:val="00AB127A"/>
    <w:pPr>
      <w:spacing w:before="100" w:beforeAutospacing="1" w:after="100" w:afterAutospacing="1"/>
    </w:pPr>
    <w:rPr>
      <w:rFonts w:ascii="Times New Roman" w:eastAsia="Times New Roman" w:hAnsi="Times New Roman"/>
      <w:color w:val="FFFFFF"/>
      <w:sz w:val="24"/>
    </w:rPr>
  </w:style>
  <w:style w:type="paragraph" w:customStyle="1" w:styleId="btn-outline-mktg-fluid">
    <w:name w:val="btn-outline-mktg-fluid"/>
    <w:basedOn w:val="Normal"/>
    <w:rsid w:val="00AB127A"/>
    <w:pPr>
      <w:spacing w:before="100" w:beforeAutospacing="1" w:after="100" w:afterAutospacing="1"/>
    </w:pPr>
    <w:rPr>
      <w:rFonts w:ascii="Times New Roman" w:eastAsia="Times New Roman" w:hAnsi="Times New Roman"/>
      <w:color w:val="4969ED"/>
      <w:sz w:val="24"/>
    </w:rPr>
  </w:style>
  <w:style w:type="paragraph" w:customStyle="1" w:styleId="btn-purple-outline-mktg-fluid">
    <w:name w:val="btn-purple-outline-mktg-fluid"/>
    <w:basedOn w:val="Normal"/>
    <w:rsid w:val="00AB127A"/>
    <w:pPr>
      <w:spacing w:before="100" w:beforeAutospacing="1" w:after="100" w:afterAutospacing="1"/>
    </w:pPr>
    <w:rPr>
      <w:rFonts w:ascii="Times New Roman" w:eastAsia="Times New Roman" w:hAnsi="Times New Roman"/>
      <w:color w:val="6F57FF"/>
      <w:sz w:val="24"/>
    </w:rPr>
  </w:style>
  <w:style w:type="paragraph" w:customStyle="1" w:styleId="btn-white-outline-mktg-fluid">
    <w:name w:val="btn-white-outline-mktg-fluid"/>
    <w:basedOn w:val="Normal"/>
    <w:rsid w:val="00AB127A"/>
    <w:pPr>
      <w:spacing w:before="100" w:beforeAutospacing="1" w:after="100" w:afterAutospacing="1"/>
    </w:pPr>
    <w:rPr>
      <w:rFonts w:ascii="Times New Roman" w:eastAsia="Times New Roman" w:hAnsi="Times New Roman"/>
      <w:color w:val="FFFFFF"/>
      <w:sz w:val="24"/>
    </w:rPr>
  </w:style>
  <w:style w:type="paragraph" w:customStyle="1" w:styleId="btn-invisible-mktg-fluid">
    <w:name w:val="btn-invisible-mktg-fluid"/>
    <w:basedOn w:val="Normal"/>
    <w:rsid w:val="00AB127A"/>
    <w:pPr>
      <w:spacing w:before="100" w:beforeAutospacing="1" w:after="100" w:afterAutospacing="1"/>
    </w:pPr>
    <w:rPr>
      <w:rFonts w:ascii="Times New Roman" w:eastAsia="Times New Roman" w:hAnsi="Times New Roman"/>
      <w:b/>
      <w:bCs/>
      <w:color w:val="4969ED"/>
      <w:sz w:val="24"/>
    </w:rPr>
  </w:style>
  <w:style w:type="paragraph" w:customStyle="1" w:styleId="btn-lg-invisible-mktg-fluid">
    <w:name w:val="btn-lg-invisible-mktg-fluid"/>
    <w:basedOn w:val="Normal"/>
    <w:rsid w:val="00AB127A"/>
    <w:pPr>
      <w:spacing w:before="100" w:beforeAutospacing="1" w:after="100" w:afterAutospacing="1"/>
    </w:pPr>
    <w:rPr>
      <w:rFonts w:ascii="Times New Roman" w:eastAsia="Times New Roman" w:hAnsi="Times New Roman"/>
      <w:b/>
      <w:bCs/>
      <w:color w:val="4969ED"/>
      <w:sz w:val="24"/>
    </w:rPr>
  </w:style>
  <w:style w:type="paragraph" w:customStyle="1" w:styleId="border-0">
    <w:name w:val="border-0"/>
    <w:basedOn w:val="Normal"/>
    <w:rsid w:val="00AB127A"/>
    <w:pPr>
      <w:spacing w:before="100" w:beforeAutospacing="1" w:after="100" w:afterAutospacing="1"/>
    </w:pPr>
    <w:rPr>
      <w:rFonts w:ascii="Times New Roman" w:eastAsia="Times New Roman" w:hAnsi="Times New Roman"/>
      <w:sz w:val="24"/>
    </w:rPr>
  </w:style>
  <w:style w:type="paragraph" w:customStyle="1" w:styleId="testimonial-avatar">
    <w:name w:val="testimonial-avatar"/>
    <w:basedOn w:val="Normal"/>
    <w:rsid w:val="00AB127A"/>
    <w:pPr>
      <w:pBdr>
        <w:top w:val="single" w:sz="24" w:space="0" w:color="FFFFFF"/>
        <w:left w:val="single" w:sz="24" w:space="0" w:color="FFFFFF"/>
        <w:bottom w:val="single" w:sz="24" w:space="0" w:color="FFFFFF"/>
        <w:right w:val="single" w:sz="24" w:space="0" w:color="FFFFFF"/>
      </w:pBdr>
      <w:spacing w:before="100" w:beforeAutospacing="1" w:after="100" w:afterAutospacing="1"/>
    </w:pPr>
    <w:rPr>
      <w:rFonts w:ascii="Times New Roman" w:eastAsia="Times New Roman" w:hAnsi="Times New Roman"/>
      <w:sz w:val="24"/>
    </w:rPr>
  </w:style>
  <w:style w:type="paragraph" w:customStyle="1" w:styleId="customer-stories-nav">
    <w:name w:val="customer-stories-nav"/>
    <w:basedOn w:val="Normal"/>
    <w:rsid w:val="00AB127A"/>
    <w:pPr>
      <w:spacing w:before="100" w:beforeAutospacing="1" w:after="100" w:afterAutospacing="1"/>
    </w:pPr>
    <w:rPr>
      <w:rFonts w:ascii="Times New Roman" w:eastAsia="Times New Roman" w:hAnsi="Times New Roman"/>
      <w:sz w:val="24"/>
    </w:rPr>
  </w:style>
  <w:style w:type="paragraph" w:customStyle="1" w:styleId="page-nav">
    <w:name w:val="page-nav"/>
    <w:basedOn w:val="Normal"/>
    <w:rsid w:val="00AB127A"/>
    <w:pPr>
      <w:spacing w:before="100" w:beforeAutospacing="1" w:after="100" w:afterAutospacing="1"/>
    </w:pPr>
    <w:rPr>
      <w:rFonts w:ascii="Times New Roman" w:eastAsia="Times New Roman" w:hAnsi="Times New Roman"/>
      <w:sz w:val="24"/>
    </w:rPr>
  </w:style>
  <w:style w:type="paragraph" w:customStyle="1" w:styleId="page-nav-item">
    <w:name w:val="page-nav-item"/>
    <w:basedOn w:val="Normal"/>
    <w:rsid w:val="00AB127A"/>
    <w:pPr>
      <w:spacing w:before="100" w:beforeAutospacing="1" w:after="100" w:afterAutospacing="1"/>
    </w:pPr>
    <w:rPr>
      <w:rFonts w:ascii="Times New Roman" w:eastAsia="Times New Roman" w:hAnsi="Times New Roman"/>
      <w:vanish/>
      <w:color w:val="6A737D"/>
      <w:sz w:val="24"/>
    </w:rPr>
  </w:style>
  <w:style w:type="paragraph" w:customStyle="1" w:styleId="img-responsive">
    <w:name w:val="img-responsive"/>
    <w:basedOn w:val="Normal"/>
    <w:rsid w:val="00AB127A"/>
    <w:pPr>
      <w:spacing w:before="100" w:beforeAutospacing="1" w:after="100" w:afterAutospacing="1"/>
    </w:pPr>
    <w:rPr>
      <w:rFonts w:ascii="Times New Roman" w:eastAsia="Times New Roman" w:hAnsi="Times New Roman"/>
      <w:sz w:val="24"/>
    </w:rPr>
  </w:style>
  <w:style w:type="paragraph" w:customStyle="1" w:styleId="text-gray-light-ultra">
    <w:name w:val="text-gray-light-ultra"/>
    <w:basedOn w:val="Normal"/>
    <w:rsid w:val="00AB127A"/>
    <w:pPr>
      <w:spacing w:before="100" w:beforeAutospacing="1" w:after="100" w:afterAutospacing="1"/>
    </w:pPr>
    <w:rPr>
      <w:rFonts w:ascii="Times New Roman" w:eastAsia="Times New Roman" w:hAnsi="Times New Roman"/>
      <w:color w:val="808891"/>
      <w:sz w:val="24"/>
    </w:rPr>
  </w:style>
  <w:style w:type="paragraph" w:customStyle="1" w:styleId="underline-dashed">
    <w:name w:val="underline-dashed"/>
    <w:basedOn w:val="Normal"/>
    <w:rsid w:val="00AB127A"/>
    <w:pPr>
      <w:spacing w:before="100" w:beforeAutospacing="1" w:after="100" w:afterAutospacing="1"/>
    </w:pPr>
    <w:rPr>
      <w:rFonts w:ascii="Times New Roman" w:eastAsia="Times New Roman" w:hAnsi="Times New Roman"/>
      <w:sz w:val="24"/>
    </w:rPr>
  </w:style>
  <w:style w:type="paragraph" w:customStyle="1" w:styleId="link-mktg">
    <w:name w:val="link-mktg"/>
    <w:basedOn w:val="Normal"/>
    <w:rsid w:val="00AB127A"/>
    <w:pPr>
      <w:spacing w:before="100" w:beforeAutospacing="1" w:after="100" w:afterAutospacing="1"/>
    </w:pPr>
    <w:rPr>
      <w:rFonts w:ascii="Times New Roman" w:eastAsia="Times New Roman" w:hAnsi="Times New Roman"/>
      <w:color w:val="1074E7"/>
      <w:sz w:val="24"/>
    </w:rPr>
  </w:style>
  <w:style w:type="paragraph" w:customStyle="1" w:styleId="link-white-mktg">
    <w:name w:val="link-white-mktg"/>
    <w:basedOn w:val="Normal"/>
    <w:rsid w:val="00AB127A"/>
    <w:pPr>
      <w:spacing w:before="100" w:beforeAutospacing="1" w:after="100" w:afterAutospacing="1"/>
    </w:pPr>
    <w:rPr>
      <w:rFonts w:ascii="Times New Roman" w:eastAsia="Times New Roman" w:hAnsi="Times New Roman"/>
      <w:color w:val="FFFFFF"/>
      <w:sz w:val="24"/>
    </w:rPr>
  </w:style>
  <w:style w:type="paragraph" w:customStyle="1" w:styleId="tile">
    <w:name w:val="tile"/>
    <w:basedOn w:val="Normal"/>
    <w:rsid w:val="00AB127A"/>
    <w:pPr>
      <w:shd w:val="clear" w:color="auto" w:fill="F6F8FA"/>
      <w:spacing w:before="100" w:beforeAutospacing="1" w:after="100" w:afterAutospacing="1"/>
    </w:pPr>
    <w:rPr>
      <w:rFonts w:ascii="Times New Roman" w:eastAsia="Times New Roman" w:hAnsi="Times New Roman"/>
      <w:sz w:val="24"/>
    </w:rPr>
  </w:style>
  <w:style w:type="paragraph" w:customStyle="1" w:styleId="bg-dots-gray">
    <w:name w:val="bg-dots-gray"/>
    <w:basedOn w:val="Normal"/>
    <w:rsid w:val="00AB127A"/>
    <w:pPr>
      <w:spacing w:before="100" w:beforeAutospacing="1" w:after="100" w:afterAutospacing="1"/>
    </w:pPr>
    <w:rPr>
      <w:rFonts w:ascii="Times New Roman" w:eastAsia="Times New Roman" w:hAnsi="Times New Roman"/>
      <w:sz w:val="24"/>
    </w:rPr>
  </w:style>
  <w:style w:type="paragraph" w:customStyle="1" w:styleId="bg-dots-gray-large">
    <w:name w:val="bg-dots-gray-large"/>
    <w:basedOn w:val="Normal"/>
    <w:rsid w:val="00AB127A"/>
    <w:pPr>
      <w:spacing w:before="100" w:beforeAutospacing="1" w:after="100" w:afterAutospacing="1"/>
    </w:pPr>
    <w:rPr>
      <w:rFonts w:ascii="Times New Roman" w:eastAsia="Times New Roman" w:hAnsi="Times New Roman"/>
      <w:sz w:val="24"/>
    </w:rPr>
  </w:style>
  <w:style w:type="paragraph" w:customStyle="1" w:styleId="bg-dots-big">
    <w:name w:val="bg-dots-big"/>
    <w:basedOn w:val="Normal"/>
    <w:rsid w:val="00AB127A"/>
    <w:pPr>
      <w:spacing w:before="100" w:beforeAutospacing="1" w:after="100" w:afterAutospacing="1"/>
    </w:pPr>
    <w:rPr>
      <w:rFonts w:ascii="Times New Roman" w:eastAsia="Times New Roman" w:hAnsi="Times New Roman"/>
      <w:sz w:val="24"/>
    </w:rPr>
  </w:style>
  <w:style w:type="paragraph" w:customStyle="1" w:styleId="text-truncate">
    <w:name w:val="text-truncate"/>
    <w:basedOn w:val="Normal"/>
    <w:rsid w:val="00AB127A"/>
    <w:pPr>
      <w:spacing w:before="100" w:beforeAutospacing="1" w:after="100" w:afterAutospacing="1"/>
    </w:pPr>
    <w:rPr>
      <w:rFonts w:ascii="Times New Roman" w:eastAsia="Times New Roman" w:hAnsi="Times New Roman"/>
      <w:sz w:val="24"/>
    </w:rPr>
  </w:style>
  <w:style w:type="paragraph" w:customStyle="1" w:styleId="customer-story-callout-logo">
    <w:name w:val="customer-story-callout-logo"/>
    <w:basedOn w:val="Normal"/>
    <w:rsid w:val="00AB127A"/>
    <w:pPr>
      <w:spacing w:before="100" w:beforeAutospacing="1" w:after="100" w:afterAutospacing="1"/>
    </w:pPr>
    <w:rPr>
      <w:rFonts w:ascii="Times New Roman" w:eastAsia="Times New Roman" w:hAnsi="Times New Roman"/>
      <w:sz w:val="24"/>
    </w:rPr>
  </w:style>
  <w:style w:type="paragraph" w:customStyle="1" w:styleId="enterprise-hero">
    <w:name w:val="enterprise-hero"/>
    <w:basedOn w:val="Normal"/>
    <w:rsid w:val="00AB127A"/>
    <w:pPr>
      <w:shd w:val="clear" w:color="auto" w:fill="000000"/>
      <w:spacing w:before="100" w:beforeAutospacing="1" w:after="100" w:afterAutospacing="1"/>
    </w:pPr>
    <w:rPr>
      <w:rFonts w:ascii="Times New Roman" w:eastAsia="Times New Roman" w:hAnsi="Times New Roman"/>
      <w:sz w:val="24"/>
    </w:rPr>
  </w:style>
  <w:style w:type="paragraph" w:customStyle="1" w:styleId="enterprise-deathcat-particles">
    <w:name w:val="enterprise-deathcat-particles"/>
    <w:basedOn w:val="Normal"/>
    <w:rsid w:val="00AB127A"/>
    <w:pPr>
      <w:spacing w:before="100" w:beforeAutospacing="1" w:after="100" w:afterAutospacing="1"/>
    </w:pPr>
    <w:rPr>
      <w:rFonts w:ascii="Times New Roman" w:eastAsia="Times New Roman" w:hAnsi="Times New Roman"/>
      <w:vanish/>
      <w:sz w:val="24"/>
    </w:rPr>
  </w:style>
  <w:style w:type="paragraph" w:customStyle="1" w:styleId="enterprise-ci-logs">
    <w:name w:val="enterprise-ci-logs"/>
    <w:basedOn w:val="Normal"/>
    <w:rsid w:val="00AB127A"/>
    <w:pPr>
      <w:spacing w:before="100" w:beforeAutospacing="1" w:after="100" w:afterAutospacing="1"/>
    </w:pPr>
    <w:rPr>
      <w:rFonts w:ascii="Times New Roman" w:eastAsia="Times New Roman" w:hAnsi="Times New Roman"/>
      <w:sz w:val="2"/>
      <w:szCs w:val="2"/>
    </w:rPr>
  </w:style>
  <w:style w:type="paragraph" w:customStyle="1" w:styleId="enterprise-automation-logs-readout">
    <w:name w:val="enterprise-automation-logs-readout"/>
    <w:basedOn w:val="Normal"/>
    <w:rsid w:val="00AB127A"/>
    <w:pPr>
      <w:spacing w:before="100" w:beforeAutospacing="1" w:after="100" w:afterAutospacing="1"/>
    </w:pPr>
    <w:rPr>
      <w:rFonts w:ascii="Times New Roman" w:eastAsia="Times New Roman" w:hAnsi="Times New Roman"/>
      <w:sz w:val="24"/>
    </w:rPr>
  </w:style>
  <w:style w:type="paragraph" w:customStyle="1" w:styleId="enterprise-ci-logs-readout">
    <w:name w:val="enterprise-ci-logs-readout"/>
    <w:basedOn w:val="Normal"/>
    <w:rsid w:val="00AB127A"/>
    <w:pPr>
      <w:spacing w:before="100" w:beforeAutospacing="1" w:after="100" w:afterAutospacing="1"/>
    </w:pPr>
    <w:rPr>
      <w:rFonts w:ascii="Times New Roman" w:eastAsia="Times New Roman" w:hAnsi="Times New Roman"/>
      <w:sz w:val="24"/>
    </w:rPr>
  </w:style>
  <w:style w:type="paragraph" w:customStyle="1" w:styleId="enterprise-actions-card">
    <w:name w:val="enterprise-actions-card"/>
    <w:basedOn w:val="Normal"/>
    <w:rsid w:val="00AB127A"/>
    <w:pPr>
      <w:spacing w:before="100" w:beforeAutospacing="1" w:after="100" w:afterAutospacing="1"/>
    </w:pPr>
    <w:rPr>
      <w:rFonts w:ascii="Times New Roman" w:eastAsia="Times New Roman" w:hAnsi="Times New Roman"/>
      <w:sz w:val="24"/>
    </w:rPr>
  </w:style>
  <w:style w:type="paragraph" w:customStyle="1" w:styleId="enterprise-automation-logs">
    <w:name w:val="enterprise-automation-logs"/>
    <w:basedOn w:val="Normal"/>
    <w:rsid w:val="00AB127A"/>
    <w:pPr>
      <w:spacing w:before="100" w:beforeAutospacing="1" w:after="100" w:afterAutospacing="1"/>
    </w:pPr>
    <w:rPr>
      <w:rFonts w:ascii="Times New Roman" w:eastAsia="Times New Roman" w:hAnsi="Times New Roman"/>
      <w:sz w:val="2"/>
      <w:szCs w:val="2"/>
    </w:rPr>
  </w:style>
  <w:style w:type="paragraph" w:customStyle="1" w:styleId="enterprise-transformation">
    <w:name w:val="enterprise-transformation"/>
    <w:basedOn w:val="Normal"/>
    <w:rsid w:val="00AB127A"/>
    <w:pPr>
      <w:shd w:val="clear" w:color="auto" w:fill="000000"/>
      <w:spacing w:before="100" w:beforeAutospacing="1" w:after="100" w:afterAutospacing="1"/>
    </w:pPr>
    <w:rPr>
      <w:rFonts w:ascii="Times New Roman" w:eastAsia="Times New Roman" w:hAnsi="Times New Roman"/>
      <w:sz w:val="24"/>
    </w:rPr>
  </w:style>
  <w:style w:type="paragraph" w:customStyle="1" w:styleId="enterprise-transformation-city">
    <w:name w:val="enterprise-transformation-city"/>
    <w:basedOn w:val="Normal"/>
    <w:rsid w:val="00AB127A"/>
    <w:pPr>
      <w:spacing w:before="100" w:beforeAutospacing="1" w:after="0"/>
    </w:pPr>
    <w:rPr>
      <w:rFonts w:ascii="Times New Roman" w:eastAsia="Times New Roman" w:hAnsi="Times New Roman"/>
      <w:sz w:val="24"/>
    </w:rPr>
  </w:style>
  <w:style w:type="paragraph" w:customStyle="1" w:styleId="subnav-link">
    <w:name w:val="subnav-link"/>
    <w:basedOn w:val="Normal"/>
    <w:rsid w:val="00AB127A"/>
    <w:pPr>
      <w:spacing w:before="100" w:beforeAutospacing="1" w:after="100" w:afterAutospacing="1"/>
    </w:pPr>
    <w:rPr>
      <w:rFonts w:ascii="Times New Roman" w:eastAsia="Times New Roman" w:hAnsi="Times New Roman"/>
      <w:color w:val="6A737D"/>
      <w:szCs w:val="18"/>
    </w:rPr>
  </w:style>
  <w:style w:type="paragraph" w:customStyle="1" w:styleId="subnav-btn">
    <w:name w:val="subnav-btn"/>
    <w:basedOn w:val="Normal"/>
    <w:rsid w:val="00AB127A"/>
    <w:pPr>
      <w:spacing w:before="100" w:beforeAutospacing="1" w:after="100" w:afterAutospacing="1"/>
    </w:pPr>
    <w:rPr>
      <w:rFonts w:ascii="Times New Roman" w:eastAsia="Times New Roman" w:hAnsi="Times New Roman"/>
      <w:sz w:val="24"/>
    </w:rPr>
  </w:style>
  <w:style w:type="paragraph" w:customStyle="1" w:styleId="pricing-table">
    <w:name w:val="pricing-table"/>
    <w:basedOn w:val="Normal"/>
    <w:rsid w:val="00AB127A"/>
    <w:pPr>
      <w:spacing w:before="100" w:beforeAutospacing="1" w:after="100" w:afterAutospacing="1"/>
      <w:jc w:val="center"/>
    </w:pPr>
    <w:rPr>
      <w:rFonts w:ascii="Times New Roman" w:eastAsia="Times New Roman" w:hAnsi="Times New Roman"/>
      <w:sz w:val="24"/>
    </w:rPr>
  </w:style>
  <w:style w:type="paragraph" w:customStyle="1" w:styleId="pricing-table-responsive">
    <w:name w:val="pricing-table-responsive"/>
    <w:basedOn w:val="Normal"/>
    <w:rsid w:val="00AB127A"/>
    <w:pPr>
      <w:spacing w:before="100" w:beforeAutospacing="1" w:after="100" w:afterAutospacing="1"/>
    </w:pPr>
    <w:rPr>
      <w:rFonts w:ascii="Times New Roman" w:eastAsia="Times New Roman" w:hAnsi="Times New Roman"/>
      <w:sz w:val="24"/>
    </w:rPr>
  </w:style>
  <w:style w:type="paragraph" w:customStyle="1" w:styleId="pricing-plan-card">
    <w:name w:val="pricing-plan-card"/>
    <w:basedOn w:val="Normal"/>
    <w:rsid w:val="00AB127A"/>
    <w:pPr>
      <w:spacing w:before="100" w:beforeAutospacing="1" w:after="100" w:afterAutospacing="1"/>
    </w:pPr>
    <w:rPr>
      <w:rFonts w:ascii="Times New Roman" w:eastAsia="Times New Roman" w:hAnsi="Times New Roman"/>
      <w:sz w:val="24"/>
    </w:rPr>
  </w:style>
  <w:style w:type="paragraph" w:customStyle="1" w:styleId="pricing-features-summary">
    <w:name w:val="pricing-features-summary"/>
    <w:basedOn w:val="Normal"/>
    <w:rsid w:val="00AB127A"/>
    <w:pPr>
      <w:spacing w:before="100" w:beforeAutospacing="1" w:after="100" w:afterAutospacing="1"/>
    </w:pPr>
    <w:rPr>
      <w:rFonts w:ascii="Times New Roman" w:eastAsia="Times New Roman" w:hAnsi="Times New Roman"/>
      <w:sz w:val="20"/>
      <w:szCs w:val="20"/>
    </w:rPr>
  </w:style>
  <w:style w:type="paragraph" w:customStyle="1" w:styleId="pricing-plan-tab">
    <w:name w:val="pricing-plan-tab"/>
    <w:basedOn w:val="Normal"/>
    <w:rsid w:val="00AB127A"/>
    <w:pPr>
      <w:shd w:val="clear" w:color="auto" w:fill="005CC5"/>
      <w:spacing w:before="100" w:beforeAutospacing="1" w:after="100" w:afterAutospacing="1"/>
    </w:pPr>
    <w:rPr>
      <w:rFonts w:ascii="Times New Roman" w:eastAsia="Times New Roman" w:hAnsi="Times New Roman"/>
      <w:color w:val="FFFFFF"/>
      <w:sz w:val="24"/>
    </w:rPr>
  </w:style>
  <w:style w:type="paragraph" w:customStyle="1" w:styleId="pricing-plan-tab-active">
    <w:name w:val="pricing-plan-tab-active"/>
    <w:basedOn w:val="Normal"/>
    <w:rsid w:val="00AB127A"/>
    <w:pPr>
      <w:shd w:val="clear" w:color="auto" w:fill="FFFFFF"/>
      <w:spacing w:before="100" w:beforeAutospacing="1" w:after="100" w:afterAutospacing="1"/>
    </w:pPr>
    <w:rPr>
      <w:rFonts w:ascii="Times New Roman" w:eastAsia="Times New Roman" w:hAnsi="Times New Roman"/>
      <w:color w:val="24292E"/>
      <w:sz w:val="24"/>
    </w:rPr>
  </w:style>
  <w:style w:type="paragraph" w:customStyle="1" w:styleId="pricing-github-one-container-hidden">
    <w:name w:val="pricing-github-one-container-hidden"/>
    <w:basedOn w:val="Normal"/>
    <w:rsid w:val="00AB127A"/>
    <w:pPr>
      <w:spacing w:before="100" w:beforeAutospacing="1" w:after="100" w:afterAutospacing="1"/>
    </w:pPr>
    <w:rPr>
      <w:rFonts w:ascii="Times New Roman" w:eastAsia="Times New Roman" w:hAnsi="Times New Roman"/>
      <w:vanish/>
      <w:sz w:val="24"/>
    </w:rPr>
  </w:style>
  <w:style w:type="paragraph" w:customStyle="1" w:styleId="pricing-testimonial-logo-active">
    <w:name w:val="pricing-testimonial-logo-active"/>
    <w:basedOn w:val="Normal"/>
    <w:rsid w:val="00AB127A"/>
    <w:pPr>
      <w:shd w:val="clear" w:color="auto" w:fill="E1E4E8"/>
      <w:spacing w:before="100" w:beforeAutospacing="1" w:after="100" w:afterAutospacing="1"/>
    </w:pPr>
    <w:rPr>
      <w:rFonts w:ascii="Times New Roman" w:eastAsia="Times New Roman" w:hAnsi="Times New Roman"/>
      <w:sz w:val="24"/>
    </w:rPr>
  </w:style>
  <w:style w:type="paragraph" w:customStyle="1" w:styleId="pricing-matrix-mobile-feature-header">
    <w:name w:val="pricing-matrix-mobile-feature-header"/>
    <w:basedOn w:val="Normal"/>
    <w:rsid w:val="00AB127A"/>
    <w:pPr>
      <w:spacing w:before="100" w:beforeAutospacing="1" w:after="100" w:afterAutospacing="1"/>
    </w:pPr>
    <w:rPr>
      <w:rFonts w:ascii="Times New Roman" w:eastAsia="Times New Roman" w:hAnsi="Times New Roman"/>
      <w:spacing w:val="12"/>
      <w:sz w:val="24"/>
    </w:rPr>
  </w:style>
  <w:style w:type="paragraph" w:customStyle="1" w:styleId="pricing-hanging-quote">
    <w:name w:val="pricing-hanging-quote"/>
    <w:basedOn w:val="Normal"/>
    <w:rsid w:val="00AB127A"/>
    <w:pPr>
      <w:spacing w:before="100" w:beforeAutospacing="1" w:after="100" w:afterAutospacing="1"/>
      <w:ind w:left="-90"/>
    </w:pPr>
    <w:rPr>
      <w:rFonts w:ascii="Times New Roman" w:eastAsia="Times New Roman" w:hAnsi="Times New Roman"/>
      <w:sz w:val="24"/>
    </w:rPr>
  </w:style>
  <w:style w:type="paragraph" w:customStyle="1" w:styleId="pricing-matrix-column-feature">
    <w:name w:val="pricing-matrix-column-feature"/>
    <w:basedOn w:val="Normal"/>
    <w:rsid w:val="00AB127A"/>
    <w:pPr>
      <w:spacing w:before="100" w:beforeAutospacing="1" w:after="100" w:afterAutospacing="1"/>
    </w:pPr>
    <w:rPr>
      <w:rFonts w:ascii="Times New Roman" w:eastAsia="Times New Roman" w:hAnsi="Times New Roman"/>
      <w:sz w:val="24"/>
    </w:rPr>
  </w:style>
  <w:style w:type="paragraph" w:customStyle="1" w:styleId="pricing-expand-arrow">
    <w:name w:val="pricing-expand-arrow"/>
    <w:basedOn w:val="Normal"/>
    <w:rsid w:val="00AB127A"/>
    <w:pPr>
      <w:spacing w:before="100" w:beforeAutospacing="1" w:after="100" w:afterAutospacing="1"/>
      <w:ind w:right="30"/>
    </w:pPr>
    <w:rPr>
      <w:rFonts w:ascii="Times New Roman" w:eastAsia="Times New Roman" w:hAnsi="Times New Roman"/>
      <w:sz w:val="24"/>
    </w:rPr>
  </w:style>
  <w:style w:type="paragraph" w:customStyle="1" w:styleId="pricing-matrix-column-tier">
    <w:name w:val="pricing-matrix-column-tier"/>
    <w:basedOn w:val="Normal"/>
    <w:rsid w:val="00AB127A"/>
    <w:pPr>
      <w:shd w:val="clear" w:color="auto" w:fill="FFFFFF"/>
      <w:spacing w:before="100" w:beforeAutospacing="1" w:after="100" w:afterAutospacing="1"/>
    </w:pPr>
    <w:rPr>
      <w:rFonts w:ascii="Times New Roman" w:eastAsia="Times New Roman" w:hAnsi="Times New Roman"/>
      <w:sz w:val="24"/>
    </w:rPr>
  </w:style>
  <w:style w:type="paragraph" w:customStyle="1" w:styleId="pricing-dot-bg">
    <w:name w:val="pricing-dot-bg"/>
    <w:basedOn w:val="Normal"/>
    <w:rsid w:val="00AB127A"/>
    <w:pPr>
      <w:spacing w:before="100" w:beforeAutospacing="1" w:after="100" w:afterAutospacing="1"/>
    </w:pPr>
    <w:rPr>
      <w:rFonts w:ascii="Times New Roman" w:eastAsia="Times New Roman" w:hAnsi="Times New Roman"/>
      <w:sz w:val="24"/>
    </w:rPr>
  </w:style>
  <w:style w:type="paragraph" w:customStyle="1" w:styleId="workspaces-subtitle">
    <w:name w:val="workspaces-subtitle"/>
    <w:basedOn w:val="Normal"/>
    <w:rsid w:val="00AB127A"/>
    <w:pPr>
      <w:spacing w:before="100" w:beforeAutospacing="1" w:after="100" w:afterAutospacing="1"/>
    </w:pPr>
    <w:rPr>
      <w:rFonts w:ascii="Times New Roman" w:eastAsia="Times New Roman" w:hAnsi="Times New Roman"/>
      <w:color w:val="959DA5"/>
      <w:sz w:val="24"/>
    </w:rPr>
  </w:style>
  <w:style w:type="paragraph" w:customStyle="1" w:styleId="workspaces-hero-video-container">
    <w:name w:val="workspaces-hero-video-container"/>
    <w:basedOn w:val="Normal"/>
    <w:rsid w:val="00AB127A"/>
    <w:pPr>
      <w:spacing w:before="100" w:beforeAutospacing="1" w:after="100" w:afterAutospacing="1"/>
    </w:pPr>
    <w:rPr>
      <w:rFonts w:ascii="Times New Roman" w:eastAsia="Times New Roman" w:hAnsi="Times New Roman"/>
      <w:sz w:val="24"/>
    </w:rPr>
  </w:style>
  <w:style w:type="paragraph" w:customStyle="1" w:styleId="workspaces-hero-video-stoplight">
    <w:name w:val="workspaces-hero-video-stoplight"/>
    <w:basedOn w:val="Normal"/>
    <w:rsid w:val="00AB127A"/>
    <w:pPr>
      <w:spacing w:before="100" w:beforeAutospacing="1" w:after="100" w:afterAutospacing="1"/>
    </w:pPr>
    <w:rPr>
      <w:rFonts w:ascii="Times New Roman" w:eastAsia="Times New Roman" w:hAnsi="Times New Roman"/>
      <w:sz w:val="24"/>
    </w:rPr>
  </w:style>
  <w:style w:type="paragraph" w:customStyle="1" w:styleId="codespaces-demo-close">
    <w:name w:val="codespaces-demo-close"/>
    <w:basedOn w:val="Normal"/>
    <w:rsid w:val="00AB127A"/>
    <w:pPr>
      <w:spacing w:before="100" w:beforeAutospacing="1" w:after="100" w:afterAutospacing="1" w:line="240" w:lineRule="atLeast"/>
    </w:pPr>
    <w:rPr>
      <w:rFonts w:ascii="Times New Roman" w:eastAsia="Times New Roman" w:hAnsi="Times New Roman"/>
      <w:sz w:val="24"/>
    </w:rPr>
  </w:style>
  <w:style w:type="paragraph" w:customStyle="1" w:styleId="workspaces-browser-input">
    <w:name w:val="workspaces-browser-input"/>
    <w:basedOn w:val="Normal"/>
    <w:rsid w:val="00AB127A"/>
    <w:pPr>
      <w:spacing w:before="100" w:beforeAutospacing="1" w:after="100" w:afterAutospacing="1"/>
    </w:pPr>
    <w:rPr>
      <w:rFonts w:ascii="Times New Roman" w:eastAsia="Times New Roman" w:hAnsi="Times New Roman"/>
      <w:sz w:val="24"/>
    </w:rPr>
  </w:style>
  <w:style w:type="paragraph" w:customStyle="1" w:styleId="workspaces-code-explore-zoom">
    <w:name w:val="workspaces-code-explore-zoom"/>
    <w:basedOn w:val="Normal"/>
    <w:rsid w:val="00AB127A"/>
    <w:pPr>
      <w:spacing w:before="100" w:beforeAutospacing="1" w:after="100" w:afterAutospacing="1"/>
    </w:pPr>
    <w:rPr>
      <w:rFonts w:ascii="Times New Roman" w:eastAsia="Times New Roman" w:hAnsi="Times New Roman"/>
      <w:sz w:val="24"/>
    </w:rPr>
  </w:style>
  <w:style w:type="paragraph" w:customStyle="1" w:styleId="workspaces-code-zoom">
    <w:name w:val="workspaces-code-zoom"/>
    <w:basedOn w:val="Normal"/>
    <w:rsid w:val="00AB127A"/>
    <w:pPr>
      <w:spacing w:before="100" w:beforeAutospacing="1" w:after="100" w:afterAutospacing="1"/>
    </w:pPr>
    <w:rPr>
      <w:rFonts w:ascii="Times New Roman" w:eastAsia="Times New Roman" w:hAnsi="Times New Roman"/>
      <w:sz w:val="24"/>
    </w:rPr>
  </w:style>
  <w:style w:type="paragraph" w:customStyle="1" w:styleId="workspaces-extensions-view">
    <w:name w:val="workspaces-extensions-view"/>
    <w:basedOn w:val="Normal"/>
    <w:rsid w:val="00AB127A"/>
    <w:pPr>
      <w:pBdr>
        <w:top w:val="single" w:sz="6" w:space="0" w:color="ECEEF2"/>
        <w:left w:val="single" w:sz="6" w:space="0" w:color="ECEEF2"/>
        <w:bottom w:val="single" w:sz="6" w:space="0" w:color="ECEEF2"/>
        <w:right w:val="single" w:sz="6" w:space="0" w:color="ECEEF2"/>
      </w:pBdr>
      <w:spacing w:before="100" w:beforeAutospacing="1" w:after="100" w:afterAutospacing="1"/>
    </w:pPr>
    <w:rPr>
      <w:rFonts w:ascii="Times New Roman" w:eastAsia="Times New Roman" w:hAnsi="Times New Roman"/>
      <w:sz w:val="24"/>
    </w:rPr>
  </w:style>
  <w:style w:type="paragraph" w:customStyle="1" w:styleId="workspaces-extensions-window">
    <w:name w:val="workspaces-extensions-window"/>
    <w:basedOn w:val="Normal"/>
    <w:rsid w:val="00AB127A"/>
    <w:pPr>
      <w:pBdr>
        <w:top w:val="single" w:sz="6" w:space="0" w:color="ECEEF2"/>
        <w:left w:val="single" w:sz="6" w:space="0" w:color="ECEEF2"/>
        <w:bottom w:val="single" w:sz="6" w:space="0" w:color="ECEEF2"/>
        <w:right w:val="single" w:sz="6" w:space="0" w:color="ECEEF2"/>
      </w:pBdr>
      <w:spacing w:before="100" w:beforeAutospacing="1" w:after="100" w:afterAutospacing="1"/>
    </w:pPr>
    <w:rPr>
      <w:rFonts w:ascii="Times New Roman" w:eastAsia="Times New Roman" w:hAnsi="Times New Roman"/>
      <w:sz w:val="24"/>
    </w:rPr>
  </w:style>
  <w:style w:type="paragraph" w:customStyle="1" w:styleId="workspaces-illo-commit-msg">
    <w:name w:val="workspaces-illo-commit-msg"/>
    <w:basedOn w:val="Normal"/>
    <w:rsid w:val="00AB127A"/>
    <w:pPr>
      <w:spacing w:before="100" w:beforeAutospacing="1" w:after="100" w:afterAutospacing="1"/>
    </w:pPr>
    <w:rPr>
      <w:rFonts w:ascii="Times New Roman" w:eastAsia="Times New Roman" w:hAnsi="Times New Roman"/>
      <w:sz w:val="24"/>
    </w:rPr>
  </w:style>
  <w:style w:type="paragraph" w:customStyle="1" w:styleId="workspaces-sun">
    <w:name w:val="workspaces-sun"/>
    <w:basedOn w:val="Normal"/>
    <w:rsid w:val="00AB127A"/>
    <w:pPr>
      <w:spacing w:before="100" w:beforeAutospacing="1" w:after="100" w:afterAutospacing="1"/>
    </w:pPr>
    <w:rPr>
      <w:rFonts w:ascii="Times New Roman" w:eastAsia="Times New Roman" w:hAnsi="Times New Roman"/>
      <w:sz w:val="24"/>
    </w:rPr>
  </w:style>
  <w:style w:type="paragraph" w:customStyle="1" w:styleId="workspaces-sun-circle-night">
    <w:name w:val="workspaces-sun-circle-night"/>
    <w:basedOn w:val="Normal"/>
    <w:rsid w:val="00AB127A"/>
    <w:pPr>
      <w:shd w:val="clear" w:color="auto" w:fill="3B3E43"/>
      <w:spacing w:before="100" w:beforeAutospacing="1" w:after="100" w:afterAutospacing="1"/>
    </w:pPr>
    <w:rPr>
      <w:rFonts w:ascii="Times New Roman" w:eastAsia="Times New Roman" w:hAnsi="Times New Roman"/>
      <w:sz w:val="24"/>
    </w:rPr>
  </w:style>
  <w:style w:type="paragraph" w:customStyle="1" w:styleId="workspaces-sun-stream">
    <w:name w:val="workspaces-sun-stream"/>
    <w:basedOn w:val="Normal"/>
    <w:rsid w:val="00AB127A"/>
    <w:pPr>
      <w:spacing w:before="100" w:beforeAutospacing="1" w:after="100" w:afterAutospacing="1"/>
    </w:pPr>
    <w:rPr>
      <w:rFonts w:ascii="Times New Roman" w:eastAsia="Times New Roman" w:hAnsi="Times New Roman"/>
      <w:sz w:val="24"/>
    </w:rPr>
  </w:style>
  <w:style w:type="paragraph" w:customStyle="1" w:styleId="workspaces-develop-time">
    <w:name w:val="workspaces-develop-time"/>
    <w:basedOn w:val="Normal"/>
    <w:rsid w:val="00AB127A"/>
    <w:pPr>
      <w:shd w:val="clear" w:color="auto" w:fill="E1E4E8"/>
      <w:spacing w:before="100" w:beforeAutospacing="1" w:after="100" w:afterAutospacing="1"/>
    </w:pPr>
    <w:rPr>
      <w:rFonts w:ascii="Times New Roman" w:eastAsia="Times New Roman" w:hAnsi="Times New Roman"/>
      <w:sz w:val="24"/>
    </w:rPr>
  </w:style>
  <w:style w:type="paragraph" w:customStyle="1" w:styleId="workspaces-moon">
    <w:name w:val="workspaces-moon"/>
    <w:basedOn w:val="Normal"/>
    <w:rsid w:val="00AB127A"/>
    <w:pPr>
      <w:spacing w:before="100" w:beforeAutospacing="1" w:after="100" w:afterAutospacing="1"/>
    </w:pPr>
    <w:rPr>
      <w:rFonts w:ascii="Times New Roman" w:eastAsia="Times New Roman" w:hAnsi="Times New Roman"/>
      <w:sz w:val="24"/>
    </w:rPr>
  </w:style>
  <w:style w:type="paragraph" w:customStyle="1" w:styleId="workspaces-moon-dot">
    <w:name w:val="workspaces-moon-dot"/>
    <w:basedOn w:val="Normal"/>
    <w:rsid w:val="00AB127A"/>
    <w:pPr>
      <w:shd w:val="clear" w:color="auto" w:fill="D1BCF9"/>
      <w:spacing w:before="100" w:beforeAutospacing="1" w:after="100" w:afterAutospacing="1"/>
    </w:pPr>
    <w:rPr>
      <w:rFonts w:ascii="Times New Roman" w:eastAsia="Times New Roman" w:hAnsi="Times New Roman"/>
      <w:sz w:val="24"/>
    </w:rPr>
  </w:style>
  <w:style w:type="paragraph" w:customStyle="1" w:styleId="workspaces-moon-svg">
    <w:name w:val="workspaces-moon-svg"/>
    <w:basedOn w:val="Normal"/>
    <w:rsid w:val="00AB127A"/>
    <w:pPr>
      <w:spacing w:before="100" w:beforeAutospacing="1" w:after="100" w:afterAutospacing="1"/>
    </w:pPr>
    <w:rPr>
      <w:rFonts w:ascii="Times New Roman" w:eastAsia="Times New Roman" w:hAnsi="Times New Roman"/>
      <w:sz w:val="24"/>
    </w:rPr>
  </w:style>
  <w:style w:type="paragraph" w:customStyle="1" w:styleId="workspaces-moon-svg-dark">
    <w:name w:val="workspaces-moon-svg-dark"/>
    <w:basedOn w:val="Normal"/>
    <w:rsid w:val="00AB127A"/>
    <w:pPr>
      <w:spacing w:before="100" w:beforeAutospacing="1" w:after="100" w:afterAutospacing="1"/>
    </w:pPr>
    <w:rPr>
      <w:rFonts w:ascii="Times New Roman" w:eastAsia="Times New Roman" w:hAnsi="Times New Roman"/>
      <w:sz w:val="24"/>
    </w:rPr>
  </w:style>
  <w:style w:type="paragraph" w:customStyle="1" w:styleId="workspaces-dependencies-1">
    <w:name w:val="workspaces-dependencies-1"/>
    <w:basedOn w:val="Normal"/>
    <w:rsid w:val="00AB127A"/>
    <w:pPr>
      <w:spacing w:before="100" w:beforeAutospacing="1" w:after="100" w:afterAutospacing="1"/>
    </w:pPr>
    <w:rPr>
      <w:rFonts w:ascii="Times New Roman" w:eastAsia="Times New Roman" w:hAnsi="Times New Roman"/>
      <w:sz w:val="24"/>
    </w:rPr>
  </w:style>
  <w:style w:type="paragraph" w:customStyle="1" w:styleId="workspaces-dependencies-3">
    <w:name w:val="workspaces-dependencies-3"/>
    <w:basedOn w:val="Normal"/>
    <w:rsid w:val="00AB127A"/>
    <w:pPr>
      <w:spacing w:before="100" w:beforeAutospacing="1" w:after="100" w:afterAutospacing="1"/>
    </w:pPr>
    <w:rPr>
      <w:rFonts w:ascii="Times New Roman" w:eastAsia="Times New Roman" w:hAnsi="Times New Roman"/>
      <w:sz w:val="24"/>
    </w:rPr>
  </w:style>
  <w:style w:type="paragraph" w:customStyle="1" w:styleId="workspaces-cta-padding">
    <w:name w:val="workspaces-cta-padding"/>
    <w:basedOn w:val="Normal"/>
    <w:rsid w:val="00AB127A"/>
    <w:pPr>
      <w:spacing w:before="100" w:beforeAutospacing="1" w:after="100" w:afterAutospacing="1"/>
    </w:pPr>
    <w:rPr>
      <w:rFonts w:ascii="Times New Roman" w:eastAsia="Times New Roman" w:hAnsi="Times New Roman"/>
      <w:sz w:val="24"/>
    </w:rPr>
  </w:style>
  <w:style w:type="paragraph" w:customStyle="1" w:styleId="git-guide">
    <w:name w:val="git-guide"/>
    <w:basedOn w:val="Normal"/>
    <w:rsid w:val="00AB127A"/>
    <w:pPr>
      <w:spacing w:before="100" w:beforeAutospacing="1" w:after="100" w:afterAutospacing="1"/>
    </w:pPr>
    <w:rPr>
      <w:rFonts w:ascii="Times New Roman" w:eastAsia="Times New Roman" w:hAnsi="Times New Roman"/>
      <w:sz w:val="24"/>
    </w:rPr>
  </w:style>
  <w:style w:type="paragraph" w:customStyle="1" w:styleId="jumbotron-netneutrality">
    <w:name w:val="jumbotron-netneutrality"/>
    <w:basedOn w:val="Normal"/>
    <w:rsid w:val="00AB127A"/>
    <w:pPr>
      <w:shd w:val="clear" w:color="auto" w:fill="24292E"/>
      <w:spacing w:before="100" w:beforeAutospacing="1" w:after="100" w:afterAutospacing="1"/>
    </w:pPr>
    <w:rPr>
      <w:rFonts w:ascii="Times New Roman" w:eastAsia="Times New Roman" w:hAnsi="Times New Roman"/>
      <w:sz w:val="24"/>
    </w:rPr>
  </w:style>
  <w:style w:type="paragraph" w:customStyle="1" w:styleId="jumbotron-integrations">
    <w:name w:val="jumbotron-integrations"/>
    <w:basedOn w:val="Normal"/>
    <w:rsid w:val="00AB127A"/>
    <w:pPr>
      <w:spacing w:before="100" w:beforeAutospacing="1" w:after="100" w:afterAutospacing="1"/>
    </w:pPr>
    <w:rPr>
      <w:rFonts w:ascii="Times New Roman" w:eastAsia="Times New Roman" w:hAnsi="Times New Roman"/>
      <w:sz w:val="24"/>
    </w:rPr>
  </w:style>
  <w:style w:type="paragraph" w:customStyle="1" w:styleId="jumbotron-endpoints">
    <w:name w:val="jumbotron-endpoints"/>
    <w:basedOn w:val="Normal"/>
    <w:rsid w:val="00AB127A"/>
    <w:pPr>
      <w:spacing w:before="100" w:beforeAutospacing="1" w:after="100" w:afterAutospacing="1"/>
    </w:pPr>
    <w:rPr>
      <w:rFonts w:ascii="Times New Roman" w:eastAsia="Times New Roman" w:hAnsi="Times New Roman"/>
      <w:sz w:val="24"/>
    </w:rPr>
  </w:style>
  <w:style w:type="paragraph" w:customStyle="1" w:styleId="jumbotron-projects">
    <w:name w:val="jumbotron-projects"/>
    <w:basedOn w:val="Normal"/>
    <w:rsid w:val="00AB127A"/>
    <w:pPr>
      <w:spacing w:before="100" w:beforeAutospacing="1" w:after="100" w:afterAutospacing="1"/>
    </w:pPr>
    <w:rPr>
      <w:rFonts w:ascii="Times New Roman" w:eastAsia="Times New Roman" w:hAnsi="Times New Roman"/>
      <w:sz w:val="24"/>
    </w:rPr>
  </w:style>
  <w:style w:type="paragraph" w:customStyle="1" w:styleId="jumbotron-code-review">
    <w:name w:val="jumbotron-code-review"/>
    <w:basedOn w:val="Normal"/>
    <w:rsid w:val="00AB127A"/>
    <w:pPr>
      <w:spacing w:before="100" w:beforeAutospacing="1" w:after="100" w:afterAutospacing="1"/>
    </w:pPr>
    <w:rPr>
      <w:rFonts w:ascii="Times New Roman" w:eastAsia="Times New Roman" w:hAnsi="Times New Roman"/>
      <w:sz w:val="24"/>
    </w:rPr>
  </w:style>
  <w:style w:type="paragraph" w:customStyle="1" w:styleId="jumbotron-link">
    <w:name w:val="jumbotron-link"/>
    <w:basedOn w:val="Normal"/>
    <w:rsid w:val="00AB127A"/>
    <w:pPr>
      <w:spacing w:before="100" w:beforeAutospacing="1" w:after="100" w:afterAutospacing="1"/>
    </w:pPr>
    <w:rPr>
      <w:rFonts w:ascii="Times New Roman" w:eastAsia="Times New Roman" w:hAnsi="Times New Roman"/>
      <w:sz w:val="24"/>
    </w:rPr>
  </w:style>
  <w:style w:type="paragraph" w:customStyle="1" w:styleId="jumbotron-video">
    <w:name w:val="jumbotron-video"/>
    <w:basedOn w:val="Normal"/>
    <w:rsid w:val="00AB127A"/>
    <w:pPr>
      <w:spacing w:before="360" w:after="0"/>
    </w:pPr>
    <w:rPr>
      <w:rFonts w:ascii="Times New Roman" w:eastAsia="Times New Roman" w:hAnsi="Times New Roman"/>
      <w:sz w:val="24"/>
    </w:rPr>
  </w:style>
  <w:style w:type="paragraph" w:customStyle="1" w:styleId="jumbotron-link-followup">
    <w:name w:val="jumbotron-link-followup"/>
    <w:basedOn w:val="Normal"/>
    <w:rsid w:val="00AB127A"/>
    <w:pPr>
      <w:spacing w:before="0" w:after="0"/>
    </w:pPr>
    <w:rPr>
      <w:rFonts w:ascii="Times New Roman" w:eastAsia="Times New Roman" w:hAnsi="Times New Roman"/>
      <w:sz w:val="24"/>
    </w:rPr>
  </w:style>
  <w:style w:type="paragraph" w:customStyle="1" w:styleId="featurette-heading">
    <w:name w:val="featurette-heading"/>
    <w:basedOn w:val="Normal"/>
    <w:rsid w:val="00AB127A"/>
    <w:pPr>
      <w:spacing w:before="100" w:beforeAutospacing="1" w:after="100" w:afterAutospacing="1"/>
      <w:jc w:val="center"/>
    </w:pPr>
    <w:rPr>
      <w:rFonts w:ascii="Times New Roman" w:eastAsia="Times New Roman" w:hAnsi="Times New Roman"/>
      <w:sz w:val="24"/>
    </w:rPr>
  </w:style>
  <w:style w:type="paragraph" w:customStyle="1" w:styleId="featurette-benefit-img">
    <w:name w:val="featurette-benefit-img"/>
    <w:basedOn w:val="Normal"/>
    <w:rsid w:val="00AB127A"/>
    <w:pPr>
      <w:spacing w:before="100" w:beforeAutospacing="1" w:after="100" w:afterAutospacing="1"/>
      <w:textAlignment w:val="top"/>
    </w:pPr>
    <w:rPr>
      <w:rFonts w:ascii="Times New Roman" w:eastAsia="Times New Roman" w:hAnsi="Times New Roman"/>
      <w:sz w:val="24"/>
    </w:rPr>
  </w:style>
  <w:style w:type="paragraph" w:customStyle="1" w:styleId="featurette-icon">
    <w:name w:val="featurette-icon"/>
    <w:basedOn w:val="Normal"/>
    <w:rsid w:val="00AB127A"/>
    <w:pPr>
      <w:spacing w:before="100" w:beforeAutospacing="1" w:after="100" w:afterAutospacing="1"/>
    </w:pPr>
    <w:rPr>
      <w:rFonts w:ascii="Times New Roman" w:eastAsia="Times New Roman" w:hAnsi="Times New Roman"/>
      <w:sz w:val="24"/>
    </w:rPr>
  </w:style>
  <w:style w:type="paragraph" w:customStyle="1" w:styleId="featurette-illo">
    <w:name w:val="featurette-illo"/>
    <w:basedOn w:val="Normal"/>
    <w:rsid w:val="00AB127A"/>
    <w:pPr>
      <w:spacing w:before="100" w:beforeAutospacing="1" w:after="100" w:afterAutospacing="1"/>
    </w:pPr>
    <w:rPr>
      <w:rFonts w:ascii="Times New Roman" w:eastAsia="Times New Roman" w:hAnsi="Times New Roman"/>
      <w:sz w:val="24"/>
    </w:rPr>
  </w:style>
  <w:style w:type="paragraph" w:customStyle="1" w:styleId="illflow-step">
    <w:name w:val="illflow-step"/>
    <w:basedOn w:val="Normal"/>
    <w:rsid w:val="00AB127A"/>
    <w:pPr>
      <w:spacing w:before="100" w:beforeAutospacing="1" w:after="100" w:afterAutospacing="1"/>
    </w:pPr>
    <w:rPr>
      <w:rFonts w:ascii="Times New Roman" w:eastAsia="Times New Roman" w:hAnsi="Times New Roman"/>
      <w:vanish/>
      <w:sz w:val="24"/>
    </w:rPr>
  </w:style>
  <w:style w:type="paragraph" w:customStyle="1" w:styleId="illflow-item">
    <w:name w:val="illflow-item"/>
    <w:basedOn w:val="Normal"/>
    <w:rsid w:val="00AB127A"/>
    <w:pPr>
      <w:spacing w:before="100" w:beforeAutospacing="1" w:after="600"/>
      <w:jc w:val="center"/>
    </w:pPr>
    <w:rPr>
      <w:rFonts w:ascii="Times New Roman" w:eastAsia="Times New Roman" w:hAnsi="Times New Roman"/>
      <w:sz w:val="24"/>
    </w:rPr>
  </w:style>
  <w:style w:type="paragraph" w:customStyle="1" w:styleId="illflow-item-description">
    <w:name w:val="illflow-item-description"/>
    <w:basedOn w:val="Normal"/>
    <w:rsid w:val="00AB127A"/>
    <w:pPr>
      <w:spacing w:before="0" w:after="100" w:afterAutospacing="1"/>
    </w:pPr>
    <w:rPr>
      <w:rFonts w:ascii="Times New Roman" w:eastAsia="Times New Roman" w:hAnsi="Times New Roman"/>
      <w:sz w:val="24"/>
    </w:rPr>
  </w:style>
  <w:style w:type="paragraph" w:customStyle="1" w:styleId="illflow-img">
    <w:name w:val="illflow-img"/>
    <w:basedOn w:val="Normal"/>
    <w:rsid w:val="00AB127A"/>
    <w:pPr>
      <w:spacing w:before="0" w:after="0"/>
    </w:pPr>
    <w:rPr>
      <w:rFonts w:ascii="Times New Roman" w:eastAsia="Times New Roman" w:hAnsi="Times New Roman"/>
      <w:sz w:val="24"/>
    </w:rPr>
  </w:style>
  <w:style w:type="paragraph" w:customStyle="1" w:styleId="iconnav">
    <w:name w:val="iconnav"/>
    <w:basedOn w:val="Normal"/>
    <w:rsid w:val="00AB127A"/>
    <w:pPr>
      <w:spacing w:before="100" w:beforeAutospacing="1" w:after="100" w:afterAutospacing="1"/>
    </w:pPr>
    <w:rPr>
      <w:rFonts w:ascii="Times New Roman" w:eastAsia="Times New Roman" w:hAnsi="Times New Roman"/>
      <w:szCs w:val="18"/>
    </w:rPr>
  </w:style>
  <w:style w:type="paragraph" w:customStyle="1" w:styleId="customer-story-card-hero">
    <w:name w:val="customer-story-card-hero"/>
    <w:basedOn w:val="Normal"/>
    <w:rsid w:val="00AB127A"/>
    <w:pPr>
      <w:spacing w:before="100" w:beforeAutospacing="1" w:after="100" w:afterAutospacing="1"/>
    </w:pPr>
    <w:rPr>
      <w:rFonts w:ascii="Times New Roman" w:eastAsia="Times New Roman" w:hAnsi="Times New Roman"/>
      <w:sz w:val="24"/>
    </w:rPr>
  </w:style>
  <w:style w:type="paragraph" w:customStyle="1" w:styleId="customer-story-hero">
    <w:name w:val="customer-story-hero"/>
    <w:basedOn w:val="Normal"/>
    <w:rsid w:val="00AB127A"/>
    <w:pPr>
      <w:spacing w:before="100" w:beforeAutospacing="1" w:after="100" w:afterAutospacing="1"/>
    </w:pPr>
    <w:rPr>
      <w:rFonts w:ascii="Times New Roman" w:eastAsia="Times New Roman" w:hAnsi="Times New Roman"/>
      <w:sz w:val="24"/>
    </w:rPr>
  </w:style>
  <w:style w:type="paragraph" w:customStyle="1" w:styleId="customer-story-block">
    <w:name w:val="customer-story-block"/>
    <w:basedOn w:val="Normal"/>
    <w:rsid w:val="00AB127A"/>
    <w:pPr>
      <w:spacing w:before="100" w:beforeAutospacing="1" w:after="100" w:afterAutospacing="1"/>
    </w:pPr>
    <w:rPr>
      <w:rFonts w:ascii="Times New Roman" w:eastAsia="Times New Roman" w:hAnsi="Times New Roman"/>
      <w:sz w:val="24"/>
    </w:rPr>
  </w:style>
  <w:style w:type="paragraph" w:customStyle="1" w:styleId="customer-story-feature-hero">
    <w:name w:val="customer-story-feature-hero"/>
    <w:basedOn w:val="Normal"/>
    <w:rsid w:val="00AB127A"/>
    <w:pPr>
      <w:spacing w:before="100" w:beforeAutospacing="1" w:after="100" w:afterAutospacing="1"/>
    </w:pPr>
    <w:rPr>
      <w:rFonts w:ascii="Times New Roman" w:eastAsia="Times New Roman" w:hAnsi="Times New Roman"/>
      <w:sz w:val="24"/>
    </w:rPr>
  </w:style>
  <w:style w:type="paragraph" w:customStyle="1" w:styleId="actions-hero">
    <w:name w:val="actions-hero"/>
    <w:basedOn w:val="Normal"/>
    <w:rsid w:val="00AB127A"/>
    <w:pPr>
      <w:spacing w:before="100" w:beforeAutospacing="1" w:after="100" w:afterAutospacing="1"/>
      <w:ind w:left="-2448"/>
    </w:pPr>
    <w:rPr>
      <w:rFonts w:ascii="Times New Roman" w:eastAsia="Times New Roman" w:hAnsi="Times New Roman"/>
      <w:sz w:val="24"/>
    </w:rPr>
  </w:style>
  <w:style w:type="paragraph" w:customStyle="1" w:styleId="actions-hero-bg">
    <w:name w:val="actions-hero-bg"/>
    <w:basedOn w:val="Normal"/>
    <w:rsid w:val="00AB127A"/>
    <w:pPr>
      <w:spacing w:before="100" w:beforeAutospacing="1" w:after="100" w:afterAutospacing="1"/>
    </w:pPr>
    <w:rPr>
      <w:rFonts w:ascii="Times New Roman" w:eastAsia="Times New Roman" w:hAnsi="Times New Roman"/>
      <w:sz w:val="24"/>
    </w:rPr>
  </w:style>
  <w:style w:type="paragraph" w:customStyle="1" w:styleId="mobile-gradient-bg">
    <w:name w:val="mobile-gradient-bg"/>
    <w:basedOn w:val="Normal"/>
    <w:rsid w:val="00AB127A"/>
    <w:pPr>
      <w:spacing w:before="100" w:beforeAutospacing="1" w:after="100" w:afterAutospacing="1"/>
    </w:pPr>
    <w:rPr>
      <w:rFonts w:ascii="Times New Roman" w:eastAsia="Times New Roman" w:hAnsi="Times New Roman"/>
      <w:sz w:val="24"/>
    </w:rPr>
  </w:style>
  <w:style w:type="paragraph" w:customStyle="1" w:styleId="actions-hero-text-break">
    <w:name w:val="actions-hero-text-break"/>
    <w:basedOn w:val="Normal"/>
    <w:rsid w:val="00AB127A"/>
    <w:pPr>
      <w:spacing w:before="100" w:beforeAutospacing="1" w:after="100" w:afterAutospacing="1"/>
    </w:pPr>
    <w:rPr>
      <w:rFonts w:ascii="Times New Roman" w:eastAsia="Times New Roman" w:hAnsi="Times New Roman"/>
      <w:vanish/>
      <w:sz w:val="24"/>
    </w:rPr>
  </w:style>
  <w:style w:type="paragraph" w:customStyle="1" w:styleId="actions-event-token">
    <w:name w:val="actions-event-token"/>
    <w:basedOn w:val="Normal"/>
    <w:rsid w:val="00AB127A"/>
    <w:pPr>
      <w:spacing w:before="100" w:beforeAutospacing="1" w:after="100" w:afterAutospacing="1"/>
    </w:pPr>
    <w:rPr>
      <w:rFonts w:ascii="Times New Roman" w:eastAsia="Times New Roman" w:hAnsi="Times New Roman"/>
      <w:color w:val="959DA5"/>
      <w:sz w:val="24"/>
    </w:rPr>
  </w:style>
  <w:style w:type="paragraph" w:customStyle="1" w:styleId="actions-template-avatar">
    <w:name w:val="actions-template-avatar"/>
    <w:basedOn w:val="Normal"/>
    <w:rsid w:val="00AB127A"/>
    <w:pPr>
      <w:spacing w:before="100" w:beforeAutospacing="1" w:after="100" w:afterAutospacing="1" w:line="900" w:lineRule="atLeast"/>
    </w:pPr>
    <w:rPr>
      <w:rFonts w:ascii="Times New Roman" w:eastAsia="Times New Roman" w:hAnsi="Times New Roman"/>
      <w:sz w:val="24"/>
    </w:rPr>
  </w:style>
  <w:style w:type="paragraph" w:customStyle="1" w:styleId="actions-template-repo">
    <w:name w:val="actions-template-repo"/>
    <w:basedOn w:val="Normal"/>
    <w:rsid w:val="00AB127A"/>
    <w:pPr>
      <w:spacing w:before="100" w:beforeAutospacing="1" w:after="100" w:afterAutospacing="1"/>
    </w:pPr>
    <w:rPr>
      <w:rFonts w:ascii="Times New Roman" w:eastAsia="Times New Roman" w:hAnsi="Times New Roman"/>
      <w:color w:val="959DA5"/>
      <w:sz w:val="24"/>
    </w:rPr>
  </w:style>
  <w:style w:type="paragraph" w:customStyle="1" w:styleId="gpr-cli-commands">
    <w:name w:val="gpr-cli-commands"/>
    <w:basedOn w:val="Normal"/>
    <w:rsid w:val="00AB127A"/>
    <w:pPr>
      <w:spacing w:before="100" w:beforeAutospacing="1" w:after="100" w:afterAutospacing="1"/>
    </w:pPr>
    <w:rPr>
      <w:rFonts w:ascii="Times New Roman" w:eastAsia="Times New Roman" w:hAnsi="Times New Roman"/>
      <w:sz w:val="24"/>
    </w:rPr>
  </w:style>
  <w:style w:type="paragraph" w:customStyle="1" w:styleId="gpr-cli-tab">
    <w:name w:val="gpr-cli-tab"/>
    <w:basedOn w:val="Normal"/>
    <w:rsid w:val="00AB127A"/>
    <w:pPr>
      <w:spacing w:before="100" w:beforeAutospacing="1" w:after="100" w:afterAutospacing="1"/>
      <w:ind w:right="15"/>
    </w:pPr>
    <w:rPr>
      <w:rFonts w:ascii="Times New Roman" w:eastAsia="Times New Roman" w:hAnsi="Times New Roman"/>
      <w:sz w:val="24"/>
    </w:rPr>
  </w:style>
  <w:style w:type="paragraph" w:customStyle="1" w:styleId="gpr-square-purple">
    <w:name w:val="gpr-square-purple"/>
    <w:basedOn w:val="Normal"/>
    <w:rsid w:val="00AB127A"/>
    <w:pPr>
      <w:shd w:val="clear" w:color="auto" w:fill="8A63D2"/>
      <w:spacing w:before="100" w:beforeAutospacing="1" w:after="100" w:afterAutospacing="1"/>
    </w:pPr>
    <w:rPr>
      <w:rFonts w:ascii="Times New Roman" w:eastAsia="Times New Roman" w:hAnsi="Times New Roman"/>
      <w:sz w:val="24"/>
    </w:rPr>
  </w:style>
  <w:style w:type="paragraph" w:customStyle="1" w:styleId="gpr-circle-blue">
    <w:name w:val="gpr-circle-blue"/>
    <w:basedOn w:val="Normal"/>
    <w:rsid w:val="00AB127A"/>
    <w:pPr>
      <w:shd w:val="clear" w:color="auto" w:fill="2188FF"/>
      <w:spacing w:before="100" w:beforeAutospacing="1" w:after="100" w:afterAutospacing="1"/>
    </w:pPr>
    <w:rPr>
      <w:rFonts w:ascii="Times New Roman" w:eastAsia="Times New Roman" w:hAnsi="Times New Roman"/>
      <w:sz w:val="24"/>
    </w:rPr>
  </w:style>
  <w:style w:type="paragraph" w:customStyle="1" w:styleId="gpr-circle-green">
    <w:name w:val="gpr-circle-green"/>
    <w:basedOn w:val="Normal"/>
    <w:rsid w:val="00AB127A"/>
    <w:pPr>
      <w:shd w:val="clear" w:color="auto" w:fill="34D058"/>
      <w:spacing w:before="100" w:beforeAutospacing="1" w:after="100" w:afterAutospacing="1"/>
    </w:pPr>
    <w:rPr>
      <w:rFonts w:ascii="Times New Roman" w:eastAsia="Times New Roman" w:hAnsi="Times New Roman"/>
      <w:sz w:val="24"/>
    </w:rPr>
  </w:style>
  <w:style w:type="paragraph" w:customStyle="1" w:styleId="gpr-circle-orange">
    <w:name w:val="gpr-circle-orange"/>
    <w:basedOn w:val="Normal"/>
    <w:rsid w:val="00AB127A"/>
    <w:pPr>
      <w:shd w:val="clear" w:color="auto" w:fill="FB8532"/>
      <w:spacing w:before="100" w:beforeAutospacing="1" w:after="100" w:afterAutospacing="1"/>
    </w:pPr>
    <w:rPr>
      <w:rFonts w:ascii="Times New Roman" w:eastAsia="Times New Roman" w:hAnsi="Times New Roman"/>
      <w:sz w:val="24"/>
    </w:rPr>
  </w:style>
  <w:style w:type="paragraph" w:customStyle="1" w:styleId="gpr-square-yellow">
    <w:name w:val="gpr-square-yellow"/>
    <w:basedOn w:val="Normal"/>
    <w:rsid w:val="00AB127A"/>
    <w:pPr>
      <w:shd w:val="clear" w:color="auto" w:fill="FFDF5D"/>
      <w:spacing w:before="100" w:beforeAutospacing="1" w:after="100" w:afterAutospacing="1"/>
    </w:pPr>
    <w:rPr>
      <w:rFonts w:ascii="Times New Roman" w:eastAsia="Times New Roman" w:hAnsi="Times New Roman"/>
      <w:sz w:val="24"/>
    </w:rPr>
  </w:style>
  <w:style w:type="paragraph" w:customStyle="1" w:styleId="gpr-square-yellow-2">
    <w:name w:val="gpr-square-yellow-2"/>
    <w:basedOn w:val="Normal"/>
    <w:rsid w:val="00AB127A"/>
    <w:pPr>
      <w:shd w:val="clear" w:color="auto" w:fill="FFDF5D"/>
      <w:spacing w:before="100" w:beforeAutospacing="1" w:after="100" w:afterAutospacing="1"/>
    </w:pPr>
    <w:rPr>
      <w:rFonts w:ascii="Times New Roman" w:eastAsia="Times New Roman" w:hAnsi="Times New Roman"/>
      <w:sz w:val="24"/>
    </w:rPr>
  </w:style>
  <w:style w:type="paragraph" w:customStyle="1" w:styleId="gpr-circle-orange-2">
    <w:name w:val="gpr-circle-orange-2"/>
    <w:basedOn w:val="Normal"/>
    <w:rsid w:val="00AB127A"/>
    <w:pPr>
      <w:shd w:val="clear" w:color="auto" w:fill="FB8532"/>
      <w:spacing w:before="100" w:beforeAutospacing="1" w:after="100" w:afterAutospacing="1"/>
    </w:pPr>
    <w:rPr>
      <w:rFonts w:ascii="Times New Roman" w:eastAsia="Times New Roman" w:hAnsi="Times New Roman"/>
      <w:sz w:val="24"/>
    </w:rPr>
  </w:style>
  <w:style w:type="paragraph" w:customStyle="1" w:styleId="gpr-circle-green-2">
    <w:name w:val="gpr-circle-green-2"/>
    <w:basedOn w:val="Normal"/>
    <w:rsid w:val="00AB127A"/>
    <w:pPr>
      <w:shd w:val="clear" w:color="auto" w:fill="34D058"/>
      <w:spacing w:before="100" w:beforeAutospacing="1" w:after="100" w:afterAutospacing="1"/>
    </w:pPr>
    <w:rPr>
      <w:rFonts w:ascii="Times New Roman" w:eastAsia="Times New Roman" w:hAnsi="Times New Roman"/>
      <w:sz w:val="24"/>
    </w:rPr>
  </w:style>
  <w:style w:type="paragraph" w:customStyle="1" w:styleId="gpr-circle-blue-2">
    <w:name w:val="gpr-circle-blue-2"/>
    <w:basedOn w:val="Normal"/>
    <w:rsid w:val="00AB127A"/>
    <w:pPr>
      <w:shd w:val="clear" w:color="auto" w:fill="2188FF"/>
      <w:spacing w:before="100" w:beforeAutospacing="1" w:after="100" w:afterAutospacing="1"/>
    </w:pPr>
    <w:rPr>
      <w:rFonts w:ascii="Times New Roman" w:eastAsia="Times New Roman" w:hAnsi="Times New Roman"/>
      <w:sz w:val="24"/>
    </w:rPr>
  </w:style>
  <w:style w:type="paragraph" w:customStyle="1" w:styleId="gpr-square-purple-2">
    <w:name w:val="gpr-square-purple-2"/>
    <w:basedOn w:val="Normal"/>
    <w:rsid w:val="00AB127A"/>
    <w:pPr>
      <w:shd w:val="clear" w:color="auto" w:fill="8A63D2"/>
      <w:spacing w:before="100" w:beforeAutospacing="1" w:after="100" w:afterAutospacing="1"/>
    </w:pPr>
    <w:rPr>
      <w:rFonts w:ascii="Times New Roman" w:eastAsia="Times New Roman" w:hAnsi="Times New Roman"/>
      <w:sz w:val="24"/>
    </w:rPr>
  </w:style>
  <w:style w:type="paragraph" w:customStyle="1" w:styleId="gpr-cli-particle">
    <w:name w:val="gpr-cli-particle"/>
    <w:basedOn w:val="Normal"/>
    <w:rsid w:val="00AB127A"/>
    <w:pPr>
      <w:spacing w:before="100" w:beforeAutospacing="1" w:after="100" w:afterAutospacing="1"/>
    </w:pPr>
    <w:rPr>
      <w:rFonts w:ascii="Times New Roman" w:eastAsia="Times New Roman" w:hAnsi="Times New Roman"/>
      <w:sz w:val="24"/>
    </w:rPr>
  </w:style>
  <w:style w:type="paragraph" w:customStyle="1" w:styleId="gpr-testimonial-nav">
    <w:name w:val="gpr-testimonial-nav"/>
    <w:basedOn w:val="Normal"/>
    <w:rsid w:val="00AB127A"/>
    <w:pPr>
      <w:spacing w:before="100" w:beforeAutospacing="1" w:after="100" w:afterAutospacing="1"/>
      <w:ind w:left="-300"/>
    </w:pPr>
    <w:rPr>
      <w:rFonts w:ascii="Times New Roman" w:eastAsia="Times New Roman" w:hAnsi="Times New Roman"/>
      <w:sz w:val="24"/>
    </w:rPr>
  </w:style>
  <w:style w:type="paragraph" w:customStyle="1" w:styleId="section-security-hero">
    <w:name w:val="section-security-hero"/>
    <w:basedOn w:val="Normal"/>
    <w:rsid w:val="00AB127A"/>
    <w:pPr>
      <w:spacing w:before="100" w:beforeAutospacing="1" w:after="100" w:afterAutospacing="1"/>
    </w:pPr>
    <w:rPr>
      <w:rFonts w:ascii="Times New Roman" w:eastAsia="Times New Roman" w:hAnsi="Times New Roman"/>
      <w:sz w:val="24"/>
    </w:rPr>
  </w:style>
  <w:style w:type="paragraph" w:customStyle="1" w:styleId="security-hero">
    <w:name w:val="security-hero"/>
    <w:basedOn w:val="Normal"/>
    <w:rsid w:val="00AB127A"/>
    <w:pPr>
      <w:spacing w:before="100" w:beforeAutospacing="1" w:after="100" w:afterAutospacing="1"/>
      <w:ind w:left="-2080"/>
    </w:pPr>
    <w:rPr>
      <w:rFonts w:ascii="Times New Roman" w:eastAsia="Times New Roman" w:hAnsi="Times New Roman"/>
      <w:sz w:val="24"/>
    </w:rPr>
  </w:style>
  <w:style w:type="paragraph" w:customStyle="1" w:styleId="security-nav-icon">
    <w:name w:val="security-nav-icon"/>
    <w:basedOn w:val="Normal"/>
    <w:rsid w:val="00AB127A"/>
    <w:pPr>
      <w:spacing w:before="0" w:after="100" w:afterAutospacing="1"/>
    </w:pPr>
    <w:rPr>
      <w:rFonts w:ascii="Times New Roman" w:eastAsia="Times New Roman" w:hAnsi="Times New Roman"/>
      <w:color w:val="D1D5DA"/>
      <w:sz w:val="24"/>
    </w:rPr>
  </w:style>
  <w:style w:type="paragraph" w:customStyle="1" w:styleId="security-alerts-graph">
    <w:name w:val="security-alerts-graph"/>
    <w:basedOn w:val="Normal"/>
    <w:rsid w:val="00AB127A"/>
    <w:pPr>
      <w:spacing w:before="65501" w:after="100" w:afterAutospacing="1"/>
    </w:pPr>
    <w:rPr>
      <w:rFonts w:ascii="Times New Roman" w:eastAsia="Times New Roman" w:hAnsi="Times New Roman"/>
      <w:sz w:val="24"/>
    </w:rPr>
  </w:style>
  <w:style w:type="paragraph" w:customStyle="1" w:styleId="security-patches-graph-r">
    <w:name w:val="security-patches-graph-r"/>
    <w:basedOn w:val="Normal"/>
    <w:rsid w:val="00AB127A"/>
    <w:pPr>
      <w:spacing w:before="100" w:beforeAutospacing="1" w:after="100" w:afterAutospacing="1"/>
    </w:pPr>
    <w:rPr>
      <w:rFonts w:ascii="Times New Roman" w:eastAsia="Times New Roman" w:hAnsi="Times New Roman"/>
      <w:sz w:val="24"/>
    </w:rPr>
  </w:style>
  <w:style w:type="paragraph" w:customStyle="1" w:styleId="security-patches-graph-l">
    <w:name w:val="security-patches-graph-l"/>
    <w:basedOn w:val="Normal"/>
    <w:rsid w:val="00AB127A"/>
    <w:pPr>
      <w:spacing w:before="100" w:beforeAutospacing="1" w:after="100" w:afterAutospacing="1"/>
    </w:pPr>
    <w:rPr>
      <w:rFonts w:ascii="Times New Roman" w:eastAsia="Times New Roman" w:hAnsi="Times New Roman"/>
      <w:sz w:val="24"/>
    </w:rPr>
  </w:style>
  <w:style w:type="paragraph" w:customStyle="1" w:styleId="section-insights-hero">
    <w:name w:val="section-insights-hero"/>
    <w:basedOn w:val="Normal"/>
    <w:rsid w:val="00AB127A"/>
    <w:pPr>
      <w:spacing w:before="100" w:beforeAutospacing="1" w:after="100" w:afterAutospacing="1"/>
    </w:pPr>
    <w:rPr>
      <w:rFonts w:ascii="Times New Roman" w:eastAsia="Times New Roman" w:hAnsi="Times New Roman"/>
      <w:sz w:val="24"/>
    </w:rPr>
  </w:style>
  <w:style w:type="paragraph" w:customStyle="1" w:styleId="insights-dash-dot">
    <w:name w:val="insights-dash-dot"/>
    <w:basedOn w:val="Normal"/>
    <w:rsid w:val="00AB127A"/>
    <w:pPr>
      <w:spacing w:before="100" w:beforeAutospacing="1" w:after="100" w:afterAutospacing="1"/>
    </w:pPr>
    <w:rPr>
      <w:rFonts w:ascii="Times New Roman" w:eastAsia="Times New Roman" w:hAnsi="Times New Roman"/>
      <w:sz w:val="24"/>
    </w:rPr>
  </w:style>
  <w:style w:type="paragraph" w:customStyle="1" w:styleId="insights-dash-dot-ripplespan">
    <w:name w:val="insights-dash-dot-ripple&gt;span"/>
    <w:basedOn w:val="Normal"/>
    <w:rsid w:val="00AB127A"/>
    <w:pPr>
      <w:shd w:val="clear" w:color="auto" w:fill="0366D6"/>
      <w:spacing w:before="100" w:beforeAutospacing="1" w:after="100" w:afterAutospacing="1"/>
    </w:pPr>
    <w:rPr>
      <w:rFonts w:ascii="Times New Roman" w:eastAsia="Times New Roman" w:hAnsi="Times New Roman"/>
      <w:sz w:val="24"/>
    </w:rPr>
  </w:style>
  <w:style w:type="paragraph" w:customStyle="1" w:styleId="insights-dash-dot-ripplediv">
    <w:name w:val="insights-dash-dot-ripple&gt;div"/>
    <w:basedOn w:val="Normal"/>
    <w:rsid w:val="00AB127A"/>
    <w:pPr>
      <w:pBdr>
        <w:top w:val="single" w:sz="12" w:space="0" w:color="2188FF"/>
        <w:left w:val="single" w:sz="12" w:space="0" w:color="2188FF"/>
        <w:bottom w:val="single" w:sz="12" w:space="0" w:color="2188FF"/>
        <w:right w:val="single" w:sz="12" w:space="0" w:color="2188FF"/>
      </w:pBdr>
      <w:spacing w:before="100" w:beforeAutospacing="1" w:after="100" w:afterAutospacing="1"/>
    </w:pPr>
    <w:rPr>
      <w:rFonts w:ascii="Times New Roman" w:eastAsia="Times New Roman" w:hAnsi="Times New Roman"/>
      <w:sz w:val="24"/>
    </w:rPr>
  </w:style>
  <w:style w:type="paragraph" w:customStyle="1" w:styleId="insights-metrics">
    <w:name w:val="insights-metrics"/>
    <w:basedOn w:val="Normal"/>
    <w:rsid w:val="00AB127A"/>
    <w:pPr>
      <w:spacing w:before="100" w:beforeAutospacing="1" w:after="100" w:afterAutospacing="1"/>
    </w:pPr>
    <w:rPr>
      <w:rFonts w:ascii="Times New Roman" w:eastAsia="Times New Roman" w:hAnsi="Times New Roman"/>
      <w:sz w:val="24"/>
    </w:rPr>
  </w:style>
  <w:style w:type="paragraph" w:customStyle="1" w:styleId="marketingbody">
    <w:name w:val="marketingbody"/>
    <w:basedOn w:val="Normal"/>
    <w:rsid w:val="00AB127A"/>
    <w:pPr>
      <w:spacing w:before="100" w:beforeAutospacing="1" w:after="100" w:afterAutospacing="1"/>
    </w:pPr>
    <w:rPr>
      <w:rFonts w:ascii="Times New Roman" w:eastAsia="Times New Roman" w:hAnsi="Times New Roman"/>
      <w:sz w:val="24"/>
    </w:rPr>
  </w:style>
  <w:style w:type="paragraph" w:customStyle="1" w:styleId="marketingbodyp">
    <w:name w:val="marketingbody&gt;p"/>
    <w:basedOn w:val="Normal"/>
    <w:rsid w:val="00AB127A"/>
    <w:pPr>
      <w:spacing w:before="100" w:beforeAutospacing="1" w:after="360"/>
    </w:pPr>
    <w:rPr>
      <w:rFonts w:ascii="Times New Roman" w:eastAsia="Times New Roman" w:hAnsi="Times New Roman"/>
      <w:color w:val="586069"/>
      <w:sz w:val="24"/>
    </w:rPr>
  </w:style>
  <w:style w:type="paragraph" w:customStyle="1" w:styleId="marketingbody-lead">
    <w:name w:val="marketingbody-lead"/>
    <w:basedOn w:val="Normal"/>
    <w:rsid w:val="00AB127A"/>
    <w:pPr>
      <w:spacing w:before="100" w:beforeAutospacing="1" w:after="100" w:afterAutospacing="1"/>
    </w:pPr>
    <w:rPr>
      <w:rFonts w:ascii="Segoe UI" w:eastAsia="Times New Roman" w:hAnsi="Segoe UI" w:cs="Segoe UI"/>
      <w:sz w:val="24"/>
    </w:rPr>
  </w:style>
  <w:style w:type="paragraph" w:customStyle="1" w:styleId="mobile-hero">
    <w:name w:val="mobile-hero"/>
    <w:basedOn w:val="Normal"/>
    <w:rsid w:val="00AB127A"/>
    <w:pPr>
      <w:spacing w:before="100" w:beforeAutospacing="1" w:after="100" w:afterAutospacing="1"/>
    </w:pPr>
    <w:rPr>
      <w:rFonts w:ascii="Times New Roman" w:eastAsia="Times New Roman" w:hAnsi="Times New Roman"/>
      <w:sz w:val="24"/>
    </w:rPr>
  </w:style>
  <w:style w:type="paragraph" w:customStyle="1" w:styleId="mobile-hero-text-container">
    <w:name w:val="mobile-hero-text-container"/>
    <w:basedOn w:val="Normal"/>
    <w:rsid w:val="00AB127A"/>
    <w:pPr>
      <w:spacing w:before="2880" w:after="100" w:afterAutospacing="1"/>
    </w:pPr>
    <w:rPr>
      <w:rFonts w:ascii="Times New Roman" w:eastAsia="Times New Roman" w:hAnsi="Times New Roman"/>
      <w:sz w:val="24"/>
    </w:rPr>
  </w:style>
  <w:style w:type="paragraph" w:customStyle="1" w:styleId="phone-background">
    <w:name w:val="phone-background"/>
    <w:basedOn w:val="Normal"/>
    <w:rsid w:val="00AB127A"/>
    <w:pPr>
      <w:pBdr>
        <w:top w:val="single" w:sz="36" w:space="0" w:color="FFFFFF"/>
        <w:left w:val="single" w:sz="36" w:space="0" w:color="FFFFFF"/>
        <w:bottom w:val="single" w:sz="36" w:space="0" w:color="FFFFFF"/>
        <w:right w:val="single" w:sz="36" w:space="0" w:color="FFFFFF"/>
      </w:pBdr>
      <w:shd w:val="clear" w:color="auto" w:fill="FAF9F9"/>
      <w:spacing w:before="100" w:beforeAutospacing="1" w:after="100" w:afterAutospacing="1"/>
    </w:pPr>
    <w:rPr>
      <w:rFonts w:ascii="Times New Roman" w:eastAsia="Times New Roman" w:hAnsi="Times New Roman"/>
      <w:sz w:val="24"/>
    </w:rPr>
  </w:style>
  <w:style w:type="paragraph" w:customStyle="1" w:styleId="mobile-work-overlay">
    <w:name w:val="mobile-work-overlay"/>
    <w:basedOn w:val="Normal"/>
    <w:rsid w:val="00AB127A"/>
    <w:pPr>
      <w:spacing w:before="100" w:beforeAutospacing="1" w:after="100" w:afterAutospacing="1"/>
    </w:pPr>
    <w:rPr>
      <w:rFonts w:ascii="Times New Roman" w:eastAsia="Times New Roman" w:hAnsi="Times New Roman"/>
      <w:sz w:val="24"/>
    </w:rPr>
  </w:style>
  <w:style w:type="paragraph" w:customStyle="1" w:styleId="mobile-work-overlay-bluetap">
    <w:name w:val="mobile-work-overlay-bluetap"/>
    <w:basedOn w:val="Normal"/>
    <w:rsid w:val="00AB127A"/>
    <w:pPr>
      <w:shd w:val="clear" w:color="auto" w:fill="DBEDFF"/>
      <w:spacing w:before="100" w:beforeAutospacing="1" w:after="100" w:afterAutospacing="1"/>
    </w:pPr>
    <w:rPr>
      <w:rFonts w:ascii="Times New Roman" w:eastAsia="Times New Roman" w:hAnsi="Times New Roman"/>
      <w:sz w:val="24"/>
    </w:rPr>
  </w:style>
  <w:style w:type="paragraph" w:customStyle="1" w:styleId="mobile-image-cropper--mobile">
    <w:name w:val="mobile-image-cropper--mobile"/>
    <w:basedOn w:val="Normal"/>
    <w:rsid w:val="00AB127A"/>
    <w:pPr>
      <w:spacing w:before="100" w:beforeAutospacing="1" w:after="100" w:afterAutospacing="1"/>
    </w:pPr>
    <w:rPr>
      <w:rFonts w:ascii="Times New Roman" w:eastAsia="Times New Roman" w:hAnsi="Times New Roman"/>
      <w:sz w:val="24"/>
    </w:rPr>
  </w:style>
  <w:style w:type="paragraph" w:customStyle="1" w:styleId="mobile-particle-square-orange">
    <w:name w:val="mobile-particle-square-orange"/>
    <w:basedOn w:val="Normal"/>
    <w:rsid w:val="00AB127A"/>
    <w:pPr>
      <w:shd w:val="clear" w:color="auto" w:fill="FB8532"/>
      <w:spacing w:before="100" w:beforeAutospacing="1" w:after="100" w:afterAutospacing="1"/>
    </w:pPr>
    <w:rPr>
      <w:rFonts w:ascii="Times New Roman" w:eastAsia="Times New Roman" w:hAnsi="Times New Roman"/>
      <w:sz w:val="24"/>
    </w:rPr>
  </w:style>
  <w:style w:type="paragraph" w:customStyle="1" w:styleId="mobile-particle-square-pink">
    <w:name w:val="mobile-particle-square-pink"/>
    <w:basedOn w:val="Normal"/>
    <w:rsid w:val="00AB127A"/>
    <w:pPr>
      <w:shd w:val="clear" w:color="auto" w:fill="EC6CB9"/>
      <w:spacing w:before="100" w:beforeAutospacing="1" w:after="100" w:afterAutospacing="1"/>
    </w:pPr>
    <w:rPr>
      <w:rFonts w:ascii="Times New Roman" w:eastAsia="Times New Roman" w:hAnsi="Times New Roman"/>
      <w:sz w:val="24"/>
    </w:rPr>
  </w:style>
  <w:style w:type="paragraph" w:customStyle="1" w:styleId="mobile-particle-square-yellow">
    <w:name w:val="mobile-particle-square-yellow"/>
    <w:basedOn w:val="Normal"/>
    <w:rsid w:val="00AB127A"/>
    <w:pPr>
      <w:shd w:val="clear" w:color="auto" w:fill="FFDF5D"/>
      <w:spacing w:before="100" w:beforeAutospacing="1" w:after="100" w:afterAutospacing="1"/>
    </w:pPr>
    <w:rPr>
      <w:rFonts w:ascii="Times New Roman" w:eastAsia="Times New Roman" w:hAnsi="Times New Roman"/>
      <w:sz w:val="24"/>
    </w:rPr>
  </w:style>
  <w:style w:type="paragraph" w:customStyle="1" w:styleId="mobile-particle-circle-blue">
    <w:name w:val="mobile-particle-circle-blue"/>
    <w:basedOn w:val="Normal"/>
    <w:rsid w:val="00AB127A"/>
    <w:pPr>
      <w:shd w:val="clear" w:color="auto" w:fill="2188FF"/>
      <w:spacing w:before="100" w:beforeAutospacing="1" w:after="100" w:afterAutospacing="1"/>
    </w:pPr>
    <w:rPr>
      <w:rFonts w:ascii="Times New Roman" w:eastAsia="Times New Roman" w:hAnsi="Times New Roman"/>
      <w:sz w:val="24"/>
    </w:rPr>
  </w:style>
  <w:style w:type="paragraph" w:customStyle="1" w:styleId="mobile-particle-circle-blue-2">
    <w:name w:val="mobile-particle-circle-blue-2"/>
    <w:basedOn w:val="Normal"/>
    <w:rsid w:val="00AB127A"/>
    <w:pPr>
      <w:shd w:val="clear" w:color="auto" w:fill="2188FF"/>
      <w:spacing w:before="100" w:beforeAutospacing="1" w:after="100" w:afterAutospacing="1"/>
    </w:pPr>
    <w:rPr>
      <w:rFonts w:ascii="Times New Roman" w:eastAsia="Times New Roman" w:hAnsi="Times New Roman"/>
      <w:sz w:val="24"/>
    </w:rPr>
  </w:style>
  <w:style w:type="paragraph" w:customStyle="1" w:styleId="mobile-particle-circle-purple">
    <w:name w:val="mobile-particle-circle-purple"/>
    <w:basedOn w:val="Normal"/>
    <w:rsid w:val="00AB127A"/>
    <w:pPr>
      <w:shd w:val="clear" w:color="auto" w:fill="8A63D2"/>
      <w:spacing w:before="100" w:beforeAutospacing="1" w:after="100" w:afterAutospacing="1"/>
    </w:pPr>
    <w:rPr>
      <w:rFonts w:ascii="Times New Roman" w:eastAsia="Times New Roman" w:hAnsi="Times New Roman"/>
      <w:sz w:val="24"/>
    </w:rPr>
  </w:style>
  <w:style w:type="paragraph" w:customStyle="1" w:styleId="mobile-particle-circle-orange">
    <w:name w:val="mobile-particle-circle-orange"/>
    <w:basedOn w:val="Normal"/>
    <w:rsid w:val="00AB127A"/>
    <w:pPr>
      <w:shd w:val="clear" w:color="auto" w:fill="FB8532"/>
      <w:spacing w:before="100" w:beforeAutospacing="1" w:after="100" w:afterAutospacing="1"/>
    </w:pPr>
    <w:rPr>
      <w:rFonts w:ascii="Times New Roman" w:eastAsia="Times New Roman" w:hAnsi="Times New Roman"/>
      <w:sz w:val="24"/>
    </w:rPr>
  </w:style>
  <w:style w:type="paragraph" w:customStyle="1" w:styleId="mobile-particle-circle-pink">
    <w:name w:val="mobile-particle-circle-pink"/>
    <w:basedOn w:val="Normal"/>
    <w:rsid w:val="00AB127A"/>
    <w:pPr>
      <w:shd w:val="clear" w:color="auto" w:fill="EC6CB9"/>
      <w:spacing w:before="100" w:beforeAutospacing="1" w:after="100" w:afterAutospacing="1"/>
    </w:pPr>
    <w:rPr>
      <w:rFonts w:ascii="Times New Roman" w:eastAsia="Times New Roman" w:hAnsi="Times New Roman"/>
      <w:sz w:val="24"/>
    </w:rPr>
  </w:style>
  <w:style w:type="paragraph" w:customStyle="1" w:styleId="mobile-particle-square-purple">
    <w:name w:val="mobile-particle-square-purple"/>
    <w:basedOn w:val="Normal"/>
    <w:rsid w:val="00AB127A"/>
    <w:pPr>
      <w:shd w:val="clear" w:color="auto" w:fill="8A63D2"/>
      <w:spacing w:before="100" w:beforeAutospacing="1" w:after="100" w:afterAutospacing="1"/>
    </w:pPr>
    <w:rPr>
      <w:rFonts w:ascii="Times New Roman" w:eastAsia="Times New Roman" w:hAnsi="Times New Roman"/>
      <w:sz w:val="24"/>
    </w:rPr>
  </w:style>
  <w:style w:type="paragraph" w:customStyle="1" w:styleId="mobile-particle-circle-green">
    <w:name w:val="mobile-particle-circle-green"/>
    <w:basedOn w:val="Normal"/>
    <w:rsid w:val="00AB127A"/>
    <w:pPr>
      <w:shd w:val="clear" w:color="auto" w:fill="34D058"/>
      <w:spacing w:before="100" w:beforeAutospacing="1" w:after="100" w:afterAutospacing="1"/>
    </w:pPr>
    <w:rPr>
      <w:rFonts w:ascii="Times New Roman" w:eastAsia="Times New Roman" w:hAnsi="Times New Roman"/>
      <w:sz w:val="24"/>
    </w:rPr>
  </w:style>
  <w:style w:type="paragraph" w:customStyle="1" w:styleId="logo-img">
    <w:name w:val="logo-img"/>
    <w:basedOn w:val="Normal"/>
    <w:rsid w:val="00AB127A"/>
    <w:pPr>
      <w:spacing w:before="150" w:after="150"/>
      <w:ind w:left="150" w:right="150"/>
      <w:textAlignment w:val="center"/>
    </w:pPr>
    <w:rPr>
      <w:rFonts w:ascii="Times New Roman" w:eastAsia="Times New Roman" w:hAnsi="Times New Roman"/>
      <w:sz w:val="24"/>
    </w:rPr>
  </w:style>
  <w:style w:type="paragraph" w:customStyle="1" w:styleId="logo-img-sm">
    <w:name w:val="logo-img-sm"/>
    <w:basedOn w:val="Normal"/>
    <w:rsid w:val="00AB127A"/>
    <w:pPr>
      <w:spacing w:before="150" w:after="150"/>
      <w:ind w:left="150" w:right="150"/>
      <w:textAlignment w:val="center"/>
    </w:pPr>
    <w:rPr>
      <w:rFonts w:ascii="Times New Roman" w:eastAsia="Times New Roman" w:hAnsi="Times New Roman"/>
      <w:sz w:val="24"/>
    </w:rPr>
  </w:style>
  <w:style w:type="paragraph" w:customStyle="1" w:styleId="logo-img-lg">
    <w:name w:val="logo-img-lg"/>
    <w:basedOn w:val="Normal"/>
    <w:rsid w:val="00AB127A"/>
    <w:pPr>
      <w:spacing w:before="75" w:after="75"/>
      <w:ind w:left="225" w:right="225"/>
    </w:pPr>
    <w:rPr>
      <w:rFonts w:ascii="Times New Roman" w:eastAsia="Times New Roman" w:hAnsi="Times New Roman"/>
      <w:sz w:val="24"/>
    </w:rPr>
  </w:style>
  <w:style w:type="paragraph" w:customStyle="1" w:styleId="slots">
    <w:name w:val="slots"/>
    <w:basedOn w:val="Normal"/>
    <w:rsid w:val="00AB127A"/>
    <w:pPr>
      <w:spacing w:before="100" w:beforeAutospacing="1" w:after="0"/>
    </w:pPr>
    <w:rPr>
      <w:rFonts w:ascii="Times New Roman" w:eastAsia="Times New Roman" w:hAnsi="Times New Roman"/>
      <w:sz w:val="24"/>
    </w:rPr>
  </w:style>
  <w:style w:type="paragraph" w:customStyle="1" w:styleId="slots-item">
    <w:name w:val="slots-item"/>
    <w:basedOn w:val="Normal"/>
    <w:rsid w:val="00AB127A"/>
    <w:pPr>
      <w:spacing w:before="100" w:beforeAutospacing="1" w:after="100" w:afterAutospacing="1"/>
    </w:pPr>
    <w:rPr>
      <w:rFonts w:ascii="Times New Roman" w:eastAsia="Times New Roman" w:hAnsi="Times New Roman"/>
      <w:sz w:val="24"/>
    </w:rPr>
  </w:style>
  <w:style w:type="paragraph" w:customStyle="1" w:styleId="particle-square-purple">
    <w:name w:val="particle-square-purple"/>
    <w:basedOn w:val="Normal"/>
    <w:rsid w:val="00AB127A"/>
    <w:pPr>
      <w:shd w:val="clear" w:color="auto" w:fill="8A63D2"/>
      <w:spacing w:before="100" w:beforeAutospacing="1" w:after="100" w:afterAutospacing="1"/>
    </w:pPr>
    <w:rPr>
      <w:rFonts w:ascii="Times New Roman" w:eastAsia="Times New Roman" w:hAnsi="Times New Roman"/>
      <w:sz w:val="24"/>
    </w:rPr>
  </w:style>
  <w:style w:type="paragraph" w:customStyle="1" w:styleId="particle-circle-blue">
    <w:name w:val="particle-circle-blue"/>
    <w:basedOn w:val="Normal"/>
    <w:rsid w:val="00AB127A"/>
    <w:pPr>
      <w:shd w:val="clear" w:color="auto" w:fill="2188FF"/>
      <w:spacing w:before="100" w:beforeAutospacing="1" w:after="100" w:afterAutospacing="1"/>
    </w:pPr>
    <w:rPr>
      <w:rFonts w:ascii="Times New Roman" w:eastAsia="Times New Roman" w:hAnsi="Times New Roman"/>
      <w:sz w:val="24"/>
    </w:rPr>
  </w:style>
  <w:style w:type="paragraph" w:customStyle="1" w:styleId="particle-circle-green">
    <w:name w:val="particle-circle-green"/>
    <w:basedOn w:val="Normal"/>
    <w:rsid w:val="00AB127A"/>
    <w:pPr>
      <w:shd w:val="clear" w:color="auto" w:fill="34D058"/>
      <w:spacing w:before="100" w:beforeAutospacing="1" w:after="100" w:afterAutospacing="1"/>
    </w:pPr>
    <w:rPr>
      <w:rFonts w:ascii="Times New Roman" w:eastAsia="Times New Roman" w:hAnsi="Times New Roman"/>
      <w:sz w:val="24"/>
    </w:rPr>
  </w:style>
  <w:style w:type="paragraph" w:customStyle="1" w:styleId="particle-circle-orange">
    <w:name w:val="particle-circle-orange"/>
    <w:basedOn w:val="Normal"/>
    <w:rsid w:val="00AB127A"/>
    <w:pPr>
      <w:shd w:val="clear" w:color="auto" w:fill="FB8532"/>
      <w:spacing w:before="100" w:beforeAutospacing="1" w:after="100" w:afterAutospacing="1"/>
    </w:pPr>
    <w:rPr>
      <w:rFonts w:ascii="Times New Roman" w:eastAsia="Times New Roman" w:hAnsi="Times New Roman"/>
      <w:sz w:val="24"/>
    </w:rPr>
  </w:style>
  <w:style w:type="paragraph" w:customStyle="1" w:styleId="particle-square-yellow">
    <w:name w:val="particle-square-yellow"/>
    <w:basedOn w:val="Normal"/>
    <w:rsid w:val="00AB127A"/>
    <w:pPr>
      <w:shd w:val="clear" w:color="auto" w:fill="FFDF5D"/>
      <w:spacing w:before="100" w:beforeAutospacing="1" w:after="100" w:afterAutospacing="1"/>
    </w:pPr>
    <w:rPr>
      <w:rFonts w:ascii="Times New Roman" w:eastAsia="Times New Roman" w:hAnsi="Times New Roman"/>
      <w:sz w:val="24"/>
    </w:rPr>
  </w:style>
  <w:style w:type="paragraph" w:customStyle="1" w:styleId="particle-square-yellow-2">
    <w:name w:val="particle-square-yellow-2"/>
    <w:basedOn w:val="Normal"/>
    <w:rsid w:val="00AB127A"/>
    <w:pPr>
      <w:shd w:val="clear" w:color="auto" w:fill="FFDF5D"/>
      <w:spacing w:before="100" w:beforeAutospacing="1" w:after="100" w:afterAutospacing="1"/>
    </w:pPr>
    <w:rPr>
      <w:rFonts w:ascii="Times New Roman" w:eastAsia="Times New Roman" w:hAnsi="Times New Roman"/>
      <w:sz w:val="24"/>
    </w:rPr>
  </w:style>
  <w:style w:type="paragraph" w:customStyle="1" w:styleId="particle-circle-orange-2">
    <w:name w:val="particle-circle-orange-2"/>
    <w:basedOn w:val="Normal"/>
    <w:rsid w:val="00AB127A"/>
    <w:pPr>
      <w:shd w:val="clear" w:color="auto" w:fill="FB8532"/>
      <w:spacing w:before="100" w:beforeAutospacing="1" w:after="100" w:afterAutospacing="1"/>
    </w:pPr>
    <w:rPr>
      <w:rFonts w:ascii="Times New Roman" w:eastAsia="Times New Roman" w:hAnsi="Times New Roman"/>
      <w:sz w:val="24"/>
    </w:rPr>
  </w:style>
  <w:style w:type="paragraph" w:customStyle="1" w:styleId="particle-circle-green-2">
    <w:name w:val="particle-circle-green-2"/>
    <w:basedOn w:val="Normal"/>
    <w:rsid w:val="00AB127A"/>
    <w:pPr>
      <w:shd w:val="clear" w:color="auto" w:fill="34D058"/>
      <w:spacing w:before="100" w:beforeAutospacing="1" w:after="100" w:afterAutospacing="1"/>
    </w:pPr>
    <w:rPr>
      <w:rFonts w:ascii="Times New Roman" w:eastAsia="Times New Roman" w:hAnsi="Times New Roman"/>
      <w:sz w:val="24"/>
    </w:rPr>
  </w:style>
  <w:style w:type="paragraph" w:customStyle="1" w:styleId="particle-circle-blue-2">
    <w:name w:val="particle-circle-blue-2"/>
    <w:basedOn w:val="Normal"/>
    <w:rsid w:val="00AB127A"/>
    <w:pPr>
      <w:shd w:val="clear" w:color="auto" w:fill="2188FF"/>
      <w:spacing w:before="100" w:beforeAutospacing="1" w:after="100" w:afterAutospacing="1"/>
    </w:pPr>
    <w:rPr>
      <w:rFonts w:ascii="Times New Roman" w:eastAsia="Times New Roman" w:hAnsi="Times New Roman"/>
      <w:sz w:val="24"/>
    </w:rPr>
  </w:style>
  <w:style w:type="paragraph" w:customStyle="1" w:styleId="particle-square-purple-2">
    <w:name w:val="particle-square-purple-2"/>
    <w:basedOn w:val="Normal"/>
    <w:rsid w:val="00AB127A"/>
    <w:pPr>
      <w:shd w:val="clear" w:color="auto" w:fill="8A63D2"/>
      <w:spacing w:before="100" w:beforeAutospacing="1" w:after="100" w:afterAutospacing="1"/>
    </w:pPr>
    <w:rPr>
      <w:rFonts w:ascii="Times New Roman" w:eastAsia="Times New Roman" w:hAnsi="Times New Roman"/>
      <w:sz w:val="24"/>
    </w:rPr>
  </w:style>
  <w:style w:type="paragraph" w:customStyle="1" w:styleId="apps-quadrangle">
    <w:name w:val="apps-quadrangle"/>
    <w:basedOn w:val="Normal"/>
    <w:rsid w:val="00AB127A"/>
    <w:pPr>
      <w:spacing w:before="100" w:beforeAutospacing="1" w:after="100" w:afterAutospacing="1"/>
    </w:pPr>
    <w:rPr>
      <w:rFonts w:ascii="Times New Roman" w:eastAsia="Times New Roman" w:hAnsi="Times New Roman"/>
      <w:sz w:val="24"/>
    </w:rPr>
  </w:style>
  <w:style w:type="paragraph" w:customStyle="1" w:styleId="video-responsive">
    <w:name w:val="video-responsive"/>
    <w:basedOn w:val="Normal"/>
    <w:rsid w:val="00AB127A"/>
    <w:pPr>
      <w:spacing w:before="100" w:beforeAutospacing="1" w:after="100" w:afterAutospacing="1"/>
    </w:pPr>
    <w:rPr>
      <w:rFonts w:ascii="Times New Roman" w:eastAsia="Times New Roman" w:hAnsi="Times New Roman"/>
      <w:sz w:val="24"/>
    </w:rPr>
  </w:style>
  <w:style w:type="paragraph" w:customStyle="1" w:styleId="developervideo-data">
    <w:name w:val="developervideo-data"/>
    <w:basedOn w:val="Normal"/>
    <w:rsid w:val="00AB127A"/>
    <w:pPr>
      <w:shd w:val="clear" w:color="auto" w:fill="24292E"/>
      <w:spacing w:before="100" w:beforeAutospacing="1" w:after="100" w:afterAutospacing="1"/>
    </w:pPr>
    <w:rPr>
      <w:rFonts w:ascii="Times New Roman" w:eastAsia="Times New Roman" w:hAnsi="Times New Roman"/>
      <w:sz w:val="24"/>
    </w:rPr>
  </w:style>
  <w:style w:type="paragraph" w:customStyle="1" w:styleId="btf-display-text">
    <w:name w:val="btf-display-text"/>
    <w:basedOn w:val="Normal"/>
    <w:rsid w:val="00AB127A"/>
    <w:pPr>
      <w:spacing w:before="100" w:beforeAutospacing="1" w:after="100" w:afterAutospacing="1"/>
    </w:pPr>
    <w:rPr>
      <w:rFonts w:ascii="oswald-medium" w:eastAsia="Times New Roman" w:hAnsi="oswald-medium"/>
      <w:sz w:val="24"/>
    </w:rPr>
  </w:style>
  <w:style w:type="paragraph" w:customStyle="1" w:styleId="track-2">
    <w:name w:val="track-2"/>
    <w:basedOn w:val="Normal"/>
    <w:rsid w:val="00AB127A"/>
    <w:pPr>
      <w:spacing w:before="100" w:beforeAutospacing="1" w:after="100" w:afterAutospacing="1"/>
    </w:pPr>
    <w:rPr>
      <w:rFonts w:ascii="Times New Roman" w:eastAsia="Times New Roman" w:hAnsi="Times New Roman"/>
      <w:spacing w:val="30"/>
      <w:sz w:val="24"/>
    </w:rPr>
  </w:style>
  <w:style w:type="paragraph" w:customStyle="1" w:styleId="lh-tall">
    <w:name w:val="lh-tall"/>
    <w:basedOn w:val="Normal"/>
    <w:rsid w:val="00AB127A"/>
    <w:pPr>
      <w:spacing w:before="100" w:beforeAutospacing="1" w:after="100" w:afterAutospacing="1"/>
    </w:pPr>
    <w:rPr>
      <w:rFonts w:ascii="Times New Roman" w:eastAsia="Times New Roman" w:hAnsi="Times New Roman"/>
      <w:sz w:val="24"/>
    </w:rPr>
  </w:style>
  <w:style w:type="paragraph" w:customStyle="1" w:styleId="btf-border">
    <w:name w:val="btf-border"/>
    <w:basedOn w:val="Normal"/>
    <w:rsid w:val="00AB127A"/>
    <w:pPr>
      <w:pBdr>
        <w:top w:val="single" w:sz="6" w:space="0" w:color="2F363D"/>
      </w:pBdr>
      <w:spacing w:before="100" w:beforeAutospacing="1" w:after="100" w:afterAutospacing="1"/>
    </w:pPr>
    <w:rPr>
      <w:rFonts w:ascii="Times New Roman" w:eastAsia="Times New Roman" w:hAnsi="Times New Roman"/>
      <w:sz w:val="24"/>
    </w:rPr>
  </w:style>
  <w:style w:type="paragraph" w:customStyle="1" w:styleId="btf-container">
    <w:name w:val="btf-container"/>
    <w:basedOn w:val="Normal"/>
    <w:rsid w:val="00AB127A"/>
    <w:pPr>
      <w:spacing w:before="100" w:beforeAutospacing="1" w:after="100" w:afterAutospacing="1"/>
    </w:pPr>
    <w:rPr>
      <w:rFonts w:ascii="Times New Roman" w:eastAsia="Times New Roman" w:hAnsi="Times New Roman"/>
      <w:sz w:val="24"/>
    </w:rPr>
  </w:style>
  <w:style w:type="paragraph" w:customStyle="1" w:styleId="segmentedcontent">
    <w:name w:val="segmentedcontent"/>
    <w:basedOn w:val="Normal"/>
    <w:rsid w:val="00AB127A"/>
    <w:pPr>
      <w:spacing w:before="100" w:beforeAutospacing="1" w:after="100" w:afterAutospacing="1"/>
    </w:pPr>
    <w:rPr>
      <w:rFonts w:ascii="Times New Roman" w:eastAsia="Times New Roman" w:hAnsi="Times New Roman"/>
      <w:vanish/>
      <w:sz w:val="24"/>
    </w:rPr>
  </w:style>
  <w:style w:type="paragraph" w:customStyle="1" w:styleId="choose-team-lp">
    <w:name w:val="choose-team-lp"/>
    <w:basedOn w:val="Normal"/>
    <w:rsid w:val="00AB127A"/>
    <w:pPr>
      <w:shd w:val="clear" w:color="auto" w:fill="F6F8FA"/>
      <w:spacing w:before="100" w:beforeAutospacing="1" w:after="100" w:afterAutospacing="1"/>
    </w:pPr>
    <w:rPr>
      <w:rFonts w:ascii="Times New Roman" w:eastAsia="Times New Roman" w:hAnsi="Times New Roman"/>
      <w:sz w:val="24"/>
    </w:rPr>
  </w:style>
  <w:style w:type="paragraph" w:customStyle="1" w:styleId="team-hero-artwork">
    <w:name w:val="team-hero-artwork"/>
    <w:basedOn w:val="Normal"/>
    <w:rsid w:val="00AB127A"/>
    <w:pPr>
      <w:spacing w:before="0" w:after="0"/>
    </w:pPr>
    <w:rPr>
      <w:rFonts w:ascii="Times New Roman" w:eastAsia="Times New Roman" w:hAnsi="Times New Roman"/>
      <w:sz w:val="24"/>
    </w:rPr>
  </w:style>
  <w:style w:type="paragraph" w:customStyle="1" w:styleId="team-hero-branches">
    <w:name w:val="team-hero-branches"/>
    <w:basedOn w:val="Normal"/>
    <w:rsid w:val="00AB127A"/>
    <w:pPr>
      <w:spacing w:before="100" w:beforeAutospacing="1" w:after="100" w:afterAutospacing="1"/>
    </w:pPr>
    <w:rPr>
      <w:rFonts w:ascii="Times New Roman" w:eastAsia="Times New Roman" w:hAnsi="Times New Roman"/>
      <w:sz w:val="24"/>
    </w:rPr>
  </w:style>
  <w:style w:type="paragraph" w:customStyle="1" w:styleId="team-avatar--sm">
    <w:name w:val="team-avatar--sm"/>
    <w:basedOn w:val="Normal"/>
    <w:rsid w:val="00AB127A"/>
    <w:pPr>
      <w:spacing w:before="100" w:beforeAutospacing="1" w:after="100" w:afterAutospacing="1"/>
    </w:pPr>
    <w:rPr>
      <w:rFonts w:ascii="Times New Roman" w:eastAsia="Times New Roman" w:hAnsi="Times New Roman"/>
      <w:sz w:val="24"/>
    </w:rPr>
  </w:style>
  <w:style w:type="paragraph" w:customStyle="1" w:styleId="team-avatar--md">
    <w:name w:val="team-avatar--md"/>
    <w:basedOn w:val="Normal"/>
    <w:rsid w:val="00AB127A"/>
    <w:pPr>
      <w:spacing w:before="100" w:beforeAutospacing="1" w:after="100" w:afterAutospacing="1"/>
    </w:pPr>
    <w:rPr>
      <w:rFonts w:ascii="Times New Roman" w:eastAsia="Times New Roman" w:hAnsi="Times New Roman"/>
      <w:sz w:val="24"/>
    </w:rPr>
  </w:style>
  <w:style w:type="paragraph" w:customStyle="1" w:styleId="team-avatar--lg">
    <w:name w:val="team-avatar--lg"/>
    <w:basedOn w:val="Normal"/>
    <w:rsid w:val="00AB127A"/>
    <w:pPr>
      <w:spacing w:before="100" w:beforeAutospacing="1" w:after="100" w:afterAutospacing="1"/>
    </w:pPr>
    <w:rPr>
      <w:rFonts w:ascii="Times New Roman" w:eastAsia="Times New Roman" w:hAnsi="Times New Roman"/>
      <w:sz w:val="24"/>
    </w:rPr>
  </w:style>
  <w:style w:type="paragraph" w:customStyle="1" w:styleId="team-dialogue">
    <w:name w:val="team-dialogue"/>
    <w:basedOn w:val="Normal"/>
    <w:rsid w:val="00AB127A"/>
    <w:pPr>
      <w:spacing w:before="100" w:beforeAutospacing="1" w:after="100" w:afterAutospacing="1"/>
    </w:pPr>
    <w:rPr>
      <w:rFonts w:ascii="Times New Roman" w:eastAsia="Times New Roman" w:hAnsi="Times New Roman"/>
      <w:sz w:val="24"/>
    </w:rPr>
  </w:style>
  <w:style w:type="paragraph" w:customStyle="1" w:styleId="team-octicon">
    <w:name w:val="team-octicon"/>
    <w:basedOn w:val="Normal"/>
    <w:rsid w:val="00AB127A"/>
    <w:pPr>
      <w:shd w:val="clear" w:color="auto" w:fill="FFFFFF"/>
      <w:spacing w:before="100" w:beforeAutospacing="1" w:after="100" w:afterAutospacing="1"/>
    </w:pPr>
    <w:rPr>
      <w:rFonts w:ascii="Times New Roman" w:eastAsia="Times New Roman" w:hAnsi="Times New Roman"/>
      <w:sz w:val="24"/>
    </w:rPr>
  </w:style>
  <w:style w:type="paragraph" w:customStyle="1" w:styleId="team-graph-left">
    <w:name w:val="team-graph-left"/>
    <w:basedOn w:val="Normal"/>
    <w:rsid w:val="00AB127A"/>
    <w:pPr>
      <w:spacing w:before="100" w:beforeAutospacing="1" w:after="100" w:afterAutospacing="1"/>
    </w:pPr>
    <w:rPr>
      <w:rFonts w:ascii="Times New Roman" w:eastAsia="Times New Roman" w:hAnsi="Times New Roman"/>
      <w:sz w:val="24"/>
    </w:rPr>
  </w:style>
  <w:style w:type="paragraph" w:customStyle="1" w:styleId="team-user-logo--directus">
    <w:name w:val="team-user-logo--directus"/>
    <w:basedOn w:val="Normal"/>
    <w:rsid w:val="00AB127A"/>
    <w:pPr>
      <w:spacing w:before="100" w:beforeAutospacing="1" w:after="100" w:afterAutospacing="1"/>
    </w:pPr>
    <w:rPr>
      <w:rFonts w:ascii="Times New Roman" w:eastAsia="Times New Roman" w:hAnsi="Times New Roman"/>
      <w:vanish/>
      <w:sz w:val="24"/>
    </w:rPr>
  </w:style>
  <w:style w:type="paragraph" w:customStyle="1" w:styleId="team-user-logo--dazn">
    <w:name w:val="team-user-logo--dazn"/>
    <w:basedOn w:val="Normal"/>
    <w:rsid w:val="00AB127A"/>
    <w:pPr>
      <w:spacing w:before="100" w:beforeAutospacing="1" w:after="100" w:afterAutospacing="1"/>
    </w:pPr>
    <w:rPr>
      <w:rFonts w:ascii="Times New Roman" w:eastAsia="Times New Roman" w:hAnsi="Times New Roman"/>
      <w:vanish/>
      <w:sz w:val="24"/>
    </w:rPr>
  </w:style>
  <w:style w:type="paragraph" w:customStyle="1" w:styleId="team-user-logo--tenancy">
    <w:name w:val="team-user-logo--tenancy"/>
    <w:basedOn w:val="Normal"/>
    <w:rsid w:val="00AB127A"/>
    <w:pPr>
      <w:spacing w:before="100" w:beforeAutospacing="1" w:after="100" w:afterAutospacing="1"/>
    </w:pPr>
    <w:rPr>
      <w:rFonts w:ascii="Times New Roman" w:eastAsia="Times New Roman" w:hAnsi="Times New Roman"/>
      <w:vanish/>
      <w:sz w:val="24"/>
    </w:rPr>
  </w:style>
  <w:style w:type="paragraph" w:customStyle="1" w:styleId="flash">
    <w:name w:val="flash"/>
    <w:basedOn w:val="Normal"/>
    <w:rsid w:val="00AB127A"/>
    <w:pPr>
      <w:shd w:val="clear" w:color="auto" w:fill="DBEDFF"/>
      <w:spacing w:before="100" w:beforeAutospacing="1" w:after="100" w:afterAutospacing="1"/>
    </w:pPr>
    <w:rPr>
      <w:rFonts w:ascii="Times New Roman" w:eastAsia="Times New Roman" w:hAnsi="Times New Roman"/>
      <w:color w:val="032F62"/>
      <w:sz w:val="24"/>
    </w:rPr>
  </w:style>
  <w:style w:type="paragraph" w:customStyle="1" w:styleId="flash-messages">
    <w:name w:val="flash-messages"/>
    <w:basedOn w:val="Normal"/>
    <w:rsid w:val="00AB127A"/>
    <w:pPr>
      <w:spacing w:before="100" w:beforeAutospacing="1" w:after="360"/>
    </w:pPr>
    <w:rPr>
      <w:rFonts w:ascii="Times New Roman" w:eastAsia="Times New Roman" w:hAnsi="Times New Roman"/>
      <w:sz w:val="24"/>
    </w:rPr>
  </w:style>
  <w:style w:type="paragraph" w:customStyle="1" w:styleId="flash-close">
    <w:name w:val="flash-close"/>
    <w:basedOn w:val="Normal"/>
    <w:rsid w:val="00AB127A"/>
    <w:pPr>
      <w:spacing w:before="0" w:after="0"/>
      <w:ind w:left="-240" w:right="-240"/>
      <w:jc w:val="center"/>
    </w:pPr>
    <w:rPr>
      <w:rFonts w:ascii="Times New Roman" w:eastAsia="Times New Roman" w:hAnsi="Times New Roman"/>
      <w:sz w:val="24"/>
    </w:rPr>
  </w:style>
  <w:style w:type="paragraph" w:customStyle="1" w:styleId="flash-action">
    <w:name w:val="flash-action"/>
    <w:basedOn w:val="Normal"/>
    <w:rsid w:val="00AB127A"/>
    <w:pPr>
      <w:spacing w:before="0" w:after="100" w:afterAutospacing="1"/>
      <w:ind w:left="360"/>
    </w:pPr>
    <w:rPr>
      <w:rFonts w:ascii="Times New Roman" w:eastAsia="Times New Roman" w:hAnsi="Times New Roman"/>
      <w:sz w:val="24"/>
    </w:rPr>
  </w:style>
  <w:style w:type="paragraph" w:customStyle="1" w:styleId="flash-warn">
    <w:name w:val="flash-warn"/>
    <w:basedOn w:val="Normal"/>
    <w:rsid w:val="00AB127A"/>
    <w:pPr>
      <w:shd w:val="clear" w:color="auto" w:fill="FFFBDD"/>
      <w:spacing w:before="100" w:beforeAutospacing="1" w:after="100" w:afterAutospacing="1"/>
    </w:pPr>
    <w:rPr>
      <w:rFonts w:ascii="Times New Roman" w:eastAsia="Times New Roman" w:hAnsi="Times New Roman"/>
      <w:color w:val="735C0F"/>
      <w:sz w:val="24"/>
    </w:rPr>
  </w:style>
  <w:style w:type="paragraph" w:customStyle="1" w:styleId="flash-error">
    <w:name w:val="flash-error"/>
    <w:basedOn w:val="Normal"/>
    <w:rsid w:val="00AB127A"/>
    <w:pPr>
      <w:shd w:val="clear" w:color="auto" w:fill="FFDCE0"/>
      <w:spacing w:before="100" w:beforeAutospacing="1" w:after="100" w:afterAutospacing="1"/>
    </w:pPr>
    <w:rPr>
      <w:rFonts w:ascii="Times New Roman" w:eastAsia="Times New Roman" w:hAnsi="Times New Roman"/>
      <w:color w:val="86181D"/>
      <w:sz w:val="24"/>
    </w:rPr>
  </w:style>
  <w:style w:type="paragraph" w:customStyle="1" w:styleId="flash-success">
    <w:name w:val="flash-success"/>
    <w:basedOn w:val="Normal"/>
    <w:rsid w:val="00AB127A"/>
    <w:pPr>
      <w:shd w:val="clear" w:color="auto" w:fill="DCFFE4"/>
      <w:spacing w:before="100" w:beforeAutospacing="1" w:after="100" w:afterAutospacing="1"/>
    </w:pPr>
    <w:rPr>
      <w:rFonts w:ascii="Times New Roman" w:eastAsia="Times New Roman" w:hAnsi="Times New Roman"/>
      <w:color w:val="165C26"/>
      <w:sz w:val="24"/>
    </w:rPr>
  </w:style>
  <w:style w:type="paragraph" w:customStyle="1" w:styleId="flash-full">
    <w:name w:val="flash-full"/>
    <w:basedOn w:val="Normal"/>
    <w:rsid w:val="00AB127A"/>
    <w:pPr>
      <w:spacing w:before="0" w:after="100" w:afterAutospacing="1"/>
    </w:pPr>
    <w:rPr>
      <w:rFonts w:ascii="Times New Roman" w:eastAsia="Times New Roman" w:hAnsi="Times New Roman"/>
      <w:sz w:val="24"/>
    </w:rPr>
  </w:style>
  <w:style w:type="paragraph" w:customStyle="1" w:styleId="flash-banner">
    <w:name w:val="flash-banner"/>
    <w:basedOn w:val="Normal"/>
    <w:rsid w:val="00AB127A"/>
    <w:pPr>
      <w:spacing w:before="100" w:beforeAutospacing="1" w:after="100" w:afterAutospacing="1"/>
    </w:pPr>
    <w:rPr>
      <w:rFonts w:ascii="Times New Roman" w:eastAsia="Times New Roman" w:hAnsi="Times New Roman"/>
      <w:sz w:val="24"/>
    </w:rPr>
  </w:style>
  <w:style w:type="paragraph" w:customStyle="1" w:styleId="warning">
    <w:name w:val="warning"/>
    <w:basedOn w:val="Normal"/>
    <w:rsid w:val="00AB127A"/>
    <w:pPr>
      <w:shd w:val="clear" w:color="auto" w:fill="FFFBDD"/>
      <w:spacing w:before="100" w:beforeAutospacing="1" w:after="192"/>
    </w:pPr>
    <w:rPr>
      <w:rFonts w:ascii="Times New Roman" w:eastAsia="Times New Roman" w:hAnsi="Times New Roman"/>
      <w:b/>
      <w:bCs/>
      <w:sz w:val="24"/>
    </w:rPr>
  </w:style>
  <w:style w:type="paragraph" w:customStyle="1" w:styleId="autocomplete-results">
    <w:name w:val="autocomplete-results"/>
    <w:basedOn w:val="Normal"/>
    <w:rsid w:val="00AB127A"/>
    <w:pPr>
      <w:shd w:val="clear" w:color="auto" w:fill="FFFFFF"/>
      <w:spacing w:before="100" w:beforeAutospacing="1" w:after="100" w:afterAutospacing="1"/>
    </w:pPr>
    <w:rPr>
      <w:rFonts w:ascii="Times New Roman" w:eastAsia="Times New Roman" w:hAnsi="Times New Roman"/>
      <w:sz w:val="20"/>
      <w:szCs w:val="20"/>
    </w:rPr>
  </w:style>
  <w:style w:type="paragraph" w:customStyle="1" w:styleId="autocomplete-item">
    <w:name w:val="autocomplete-item"/>
    <w:basedOn w:val="Normal"/>
    <w:rsid w:val="00AB127A"/>
    <w:pPr>
      <w:spacing w:before="100" w:beforeAutospacing="1" w:after="100" w:afterAutospacing="1"/>
    </w:pPr>
    <w:rPr>
      <w:rFonts w:ascii="Times New Roman" w:eastAsia="Times New Roman" w:hAnsi="Times New Roman"/>
      <w:b/>
      <w:bCs/>
      <w:sz w:val="24"/>
    </w:rPr>
  </w:style>
  <w:style w:type="paragraph" w:customStyle="1" w:styleId="suggester">
    <w:name w:val="suggester"/>
    <w:basedOn w:val="Normal"/>
    <w:rsid w:val="00AB127A"/>
    <w:pPr>
      <w:pBdr>
        <w:top w:val="single" w:sz="6" w:space="0" w:color="E1E4E8"/>
        <w:left w:val="single" w:sz="6" w:space="0" w:color="E1E4E8"/>
        <w:bottom w:val="single" w:sz="6" w:space="0" w:color="E1E4E8"/>
        <w:right w:val="single" w:sz="6" w:space="0" w:color="E1E4E8"/>
      </w:pBdr>
      <w:shd w:val="clear" w:color="auto" w:fill="FFFFFF"/>
      <w:spacing w:before="360" w:after="0"/>
    </w:pPr>
    <w:rPr>
      <w:rFonts w:ascii="Times New Roman" w:eastAsia="Times New Roman" w:hAnsi="Times New Roman"/>
      <w:sz w:val="24"/>
    </w:rPr>
  </w:style>
  <w:style w:type="paragraph" w:customStyle="1" w:styleId="avatar">
    <w:name w:val="avatar"/>
    <w:basedOn w:val="Normal"/>
    <w:rsid w:val="00AB127A"/>
    <w:pPr>
      <w:spacing w:before="100" w:beforeAutospacing="1" w:after="100" w:afterAutospacing="1"/>
      <w:textAlignment w:val="center"/>
    </w:pPr>
    <w:rPr>
      <w:rFonts w:ascii="Times New Roman" w:eastAsia="Times New Roman" w:hAnsi="Times New Roman"/>
      <w:sz w:val="24"/>
    </w:rPr>
  </w:style>
  <w:style w:type="paragraph" w:customStyle="1" w:styleId="avatar-link">
    <w:name w:val="avatar-link"/>
    <w:basedOn w:val="Normal"/>
    <w:rsid w:val="00AB127A"/>
    <w:pPr>
      <w:spacing w:before="100" w:beforeAutospacing="1" w:after="100" w:afterAutospacing="1"/>
    </w:pPr>
    <w:rPr>
      <w:rFonts w:ascii="Times New Roman" w:eastAsia="Times New Roman" w:hAnsi="Times New Roman"/>
      <w:sz w:val="24"/>
    </w:rPr>
  </w:style>
  <w:style w:type="paragraph" w:customStyle="1" w:styleId="avatar-group-item">
    <w:name w:val="avatar-group-item"/>
    <w:basedOn w:val="Normal"/>
    <w:rsid w:val="00AB127A"/>
    <w:pPr>
      <w:spacing w:before="100" w:beforeAutospacing="1" w:after="45"/>
    </w:pPr>
    <w:rPr>
      <w:rFonts w:ascii="Times New Roman" w:eastAsia="Times New Roman" w:hAnsi="Times New Roman"/>
      <w:sz w:val="24"/>
    </w:rPr>
  </w:style>
  <w:style w:type="paragraph" w:customStyle="1" w:styleId="avatar-child">
    <w:name w:val="avatar-child"/>
    <w:basedOn w:val="Normal"/>
    <w:rsid w:val="00AB127A"/>
    <w:pPr>
      <w:shd w:val="clear" w:color="auto" w:fill="FFFFFF"/>
      <w:spacing w:before="100" w:beforeAutospacing="1" w:after="100" w:afterAutospacing="1"/>
    </w:pPr>
    <w:rPr>
      <w:rFonts w:ascii="Times New Roman" w:eastAsia="Times New Roman" w:hAnsi="Times New Roman"/>
      <w:sz w:val="24"/>
    </w:rPr>
  </w:style>
  <w:style w:type="paragraph" w:customStyle="1" w:styleId="avatarstack">
    <w:name w:val="avatarstack"/>
    <w:basedOn w:val="Normal"/>
    <w:rsid w:val="00AB127A"/>
    <w:pPr>
      <w:spacing w:before="100" w:beforeAutospacing="1" w:after="100" w:afterAutospacing="1"/>
    </w:pPr>
    <w:rPr>
      <w:rFonts w:ascii="Times New Roman" w:eastAsia="Times New Roman" w:hAnsi="Times New Roman"/>
      <w:sz w:val="24"/>
    </w:rPr>
  </w:style>
  <w:style w:type="paragraph" w:customStyle="1" w:styleId="avatarstack-body">
    <w:name w:val="avatarstack-body"/>
    <w:basedOn w:val="Normal"/>
    <w:rsid w:val="00AB127A"/>
    <w:pPr>
      <w:shd w:val="clear" w:color="auto" w:fill="FFFFFF"/>
      <w:spacing w:before="100" w:beforeAutospacing="1" w:after="100" w:afterAutospacing="1"/>
    </w:pPr>
    <w:rPr>
      <w:rFonts w:ascii="Times New Roman" w:eastAsia="Times New Roman" w:hAnsi="Times New Roman"/>
      <w:sz w:val="24"/>
    </w:rPr>
  </w:style>
  <w:style w:type="paragraph" w:customStyle="1" w:styleId="circlebadge">
    <w:name w:val="circlebadge"/>
    <w:basedOn w:val="Normal"/>
    <w:rsid w:val="00AB127A"/>
    <w:pPr>
      <w:shd w:val="clear" w:color="auto" w:fill="FFFFFF"/>
      <w:spacing w:before="100" w:beforeAutospacing="1" w:after="100" w:afterAutospacing="1"/>
    </w:pPr>
    <w:rPr>
      <w:rFonts w:ascii="Times New Roman" w:eastAsia="Times New Roman" w:hAnsi="Times New Roman"/>
      <w:sz w:val="24"/>
    </w:rPr>
  </w:style>
  <w:style w:type="paragraph" w:customStyle="1" w:styleId="circlebadge--small">
    <w:name w:val="circlebadge--small"/>
    <w:basedOn w:val="Normal"/>
    <w:rsid w:val="00AB127A"/>
    <w:pPr>
      <w:spacing w:before="100" w:beforeAutospacing="1" w:after="100" w:afterAutospacing="1"/>
    </w:pPr>
    <w:rPr>
      <w:rFonts w:ascii="Times New Roman" w:eastAsia="Times New Roman" w:hAnsi="Times New Roman"/>
      <w:sz w:val="24"/>
    </w:rPr>
  </w:style>
  <w:style w:type="paragraph" w:customStyle="1" w:styleId="circlebadge--medium">
    <w:name w:val="circlebadge--medium"/>
    <w:basedOn w:val="Normal"/>
    <w:rsid w:val="00AB127A"/>
    <w:pPr>
      <w:spacing w:before="100" w:beforeAutospacing="1" w:after="100" w:afterAutospacing="1"/>
    </w:pPr>
    <w:rPr>
      <w:rFonts w:ascii="Times New Roman" w:eastAsia="Times New Roman" w:hAnsi="Times New Roman"/>
      <w:sz w:val="24"/>
    </w:rPr>
  </w:style>
  <w:style w:type="paragraph" w:customStyle="1" w:styleId="circlebadge--large">
    <w:name w:val="circlebadge--large"/>
    <w:basedOn w:val="Normal"/>
    <w:rsid w:val="00AB127A"/>
    <w:pPr>
      <w:spacing w:before="100" w:beforeAutospacing="1" w:after="100" w:afterAutospacing="1"/>
    </w:pPr>
    <w:rPr>
      <w:rFonts w:ascii="Times New Roman" w:eastAsia="Times New Roman" w:hAnsi="Times New Roman"/>
      <w:sz w:val="24"/>
    </w:rPr>
  </w:style>
  <w:style w:type="paragraph" w:customStyle="1" w:styleId="blankslate">
    <w:name w:val="blankslate"/>
    <w:basedOn w:val="Normal"/>
    <w:rsid w:val="00AB127A"/>
    <w:pPr>
      <w:spacing w:before="100" w:beforeAutospacing="1" w:after="100" w:afterAutospacing="1"/>
      <w:jc w:val="center"/>
    </w:pPr>
    <w:rPr>
      <w:rFonts w:ascii="Times New Roman" w:eastAsia="Times New Roman" w:hAnsi="Times New Roman"/>
      <w:sz w:val="24"/>
    </w:rPr>
  </w:style>
  <w:style w:type="paragraph" w:customStyle="1" w:styleId="blankslate-icon">
    <w:name w:val="blankslate-icon"/>
    <w:basedOn w:val="Normal"/>
    <w:rsid w:val="00AB127A"/>
    <w:pPr>
      <w:spacing w:before="100" w:beforeAutospacing="1" w:after="120"/>
      <w:ind w:left="60" w:right="60"/>
    </w:pPr>
    <w:rPr>
      <w:rFonts w:ascii="Times New Roman" w:eastAsia="Times New Roman" w:hAnsi="Times New Roman"/>
      <w:color w:val="A3AAB1"/>
      <w:sz w:val="24"/>
    </w:rPr>
  </w:style>
  <w:style w:type="paragraph" w:customStyle="1" w:styleId="blankslate-spacious">
    <w:name w:val="blankslate-spacious"/>
    <w:basedOn w:val="Normal"/>
    <w:rsid w:val="00AB127A"/>
    <w:pPr>
      <w:spacing w:before="100" w:beforeAutospacing="1" w:after="100" w:afterAutospacing="1"/>
    </w:pPr>
    <w:rPr>
      <w:rFonts w:ascii="Times New Roman" w:eastAsia="Times New Roman" w:hAnsi="Times New Roman"/>
      <w:sz w:val="24"/>
    </w:rPr>
  </w:style>
  <w:style w:type="paragraph" w:customStyle="1" w:styleId="blankslate-narrow">
    <w:name w:val="blankslate-narrow"/>
    <w:basedOn w:val="Normal"/>
    <w:rsid w:val="00AB127A"/>
    <w:pPr>
      <w:spacing w:before="0" w:after="0"/>
    </w:pPr>
    <w:rPr>
      <w:rFonts w:ascii="Times New Roman" w:eastAsia="Times New Roman" w:hAnsi="Times New Roman"/>
      <w:sz w:val="24"/>
    </w:rPr>
  </w:style>
  <w:style w:type="paragraph" w:customStyle="1" w:styleId="blankslate-clean-background">
    <w:name w:val="blankslate-clean-background"/>
    <w:basedOn w:val="Normal"/>
    <w:rsid w:val="00AB127A"/>
    <w:pPr>
      <w:spacing w:before="100" w:beforeAutospacing="1" w:after="100" w:afterAutospacing="1"/>
    </w:pPr>
    <w:rPr>
      <w:rFonts w:ascii="Times New Roman" w:eastAsia="Times New Roman" w:hAnsi="Times New Roman"/>
      <w:sz w:val="24"/>
    </w:rPr>
  </w:style>
  <w:style w:type="paragraph" w:customStyle="1" w:styleId="branch-name">
    <w:name w:val="branch-name"/>
    <w:basedOn w:val="Normal"/>
    <w:rsid w:val="00AB127A"/>
    <w:pPr>
      <w:shd w:val="clear" w:color="auto" w:fill="EAF5FF"/>
      <w:spacing w:before="100" w:beforeAutospacing="1" w:after="100" w:afterAutospacing="1"/>
    </w:pPr>
    <w:rPr>
      <w:rFonts w:ascii="Consolas" w:eastAsia="Times New Roman" w:hAnsi="Consolas"/>
      <w:szCs w:val="18"/>
    </w:rPr>
  </w:style>
  <w:style w:type="paragraph" w:customStyle="1" w:styleId="dropdown-caret">
    <w:name w:val="dropdown-caret"/>
    <w:basedOn w:val="Normal"/>
    <w:rsid w:val="00AB127A"/>
    <w:pPr>
      <w:pBdr>
        <w:top w:val="single" w:sz="24" w:space="0" w:color="auto"/>
      </w:pBdr>
      <w:spacing w:before="100" w:beforeAutospacing="1" w:after="100" w:afterAutospacing="1"/>
      <w:textAlignment w:val="center"/>
    </w:pPr>
    <w:rPr>
      <w:rFonts w:ascii="Times New Roman" w:eastAsia="Times New Roman" w:hAnsi="Times New Roman"/>
      <w:sz w:val="24"/>
    </w:rPr>
  </w:style>
  <w:style w:type="paragraph" w:customStyle="1" w:styleId="dropdown-menu">
    <w:name w:val="dropdown-menu"/>
    <w:basedOn w:val="Normal"/>
    <w:rsid w:val="00AB127A"/>
    <w:pPr>
      <w:shd w:val="clear" w:color="auto" w:fill="FFFFFF"/>
      <w:spacing w:before="30" w:after="100" w:afterAutospacing="1"/>
    </w:pPr>
    <w:rPr>
      <w:rFonts w:ascii="Times New Roman" w:eastAsia="Times New Roman" w:hAnsi="Times New Roman"/>
      <w:sz w:val="24"/>
    </w:rPr>
  </w:style>
  <w:style w:type="paragraph" w:customStyle="1" w:styleId="dropdown-menu-no-overflow">
    <w:name w:val="dropdown-menu-no-overflow"/>
    <w:basedOn w:val="Normal"/>
    <w:rsid w:val="00AB127A"/>
    <w:pPr>
      <w:spacing w:before="100" w:beforeAutospacing="1" w:after="100" w:afterAutospacing="1"/>
    </w:pPr>
    <w:rPr>
      <w:rFonts w:ascii="Times New Roman" w:eastAsia="Times New Roman" w:hAnsi="Times New Roman"/>
      <w:sz w:val="24"/>
    </w:rPr>
  </w:style>
  <w:style w:type="paragraph" w:customStyle="1" w:styleId="dropdown-item">
    <w:name w:val="dropdown-item"/>
    <w:basedOn w:val="Normal"/>
    <w:rsid w:val="00AB127A"/>
    <w:pPr>
      <w:spacing w:before="100" w:beforeAutospacing="1" w:after="100" w:afterAutospacing="1"/>
    </w:pPr>
    <w:rPr>
      <w:rFonts w:ascii="Times New Roman" w:eastAsia="Times New Roman" w:hAnsi="Times New Roman"/>
      <w:color w:val="24292E"/>
      <w:sz w:val="24"/>
    </w:rPr>
  </w:style>
  <w:style w:type="paragraph" w:customStyle="1" w:styleId="dropdown-signout">
    <w:name w:val="dropdown-signout"/>
    <w:basedOn w:val="Normal"/>
    <w:rsid w:val="00AB127A"/>
    <w:pPr>
      <w:spacing w:before="100" w:beforeAutospacing="1" w:after="100" w:afterAutospacing="1"/>
    </w:pPr>
    <w:rPr>
      <w:rFonts w:ascii="Times New Roman" w:eastAsia="Times New Roman" w:hAnsi="Times New Roman"/>
      <w:sz w:val="24"/>
    </w:rPr>
  </w:style>
  <w:style w:type="paragraph" w:customStyle="1" w:styleId="dropdown-divider">
    <w:name w:val="dropdown-divider"/>
    <w:basedOn w:val="Normal"/>
    <w:rsid w:val="00AB127A"/>
    <w:pPr>
      <w:pBdr>
        <w:top w:val="single" w:sz="6" w:space="0" w:color="E1E4E8"/>
      </w:pBdr>
      <w:spacing w:before="120" w:after="120"/>
    </w:pPr>
    <w:rPr>
      <w:rFonts w:ascii="Times New Roman" w:eastAsia="Times New Roman" w:hAnsi="Times New Roman"/>
      <w:sz w:val="24"/>
    </w:rPr>
  </w:style>
  <w:style w:type="paragraph" w:customStyle="1" w:styleId="dropdown-header">
    <w:name w:val="dropdown-header"/>
    <w:basedOn w:val="Normal"/>
    <w:rsid w:val="00AB127A"/>
    <w:pPr>
      <w:spacing w:before="100" w:beforeAutospacing="1" w:after="100" w:afterAutospacing="1"/>
    </w:pPr>
    <w:rPr>
      <w:rFonts w:ascii="Times New Roman" w:eastAsia="Times New Roman" w:hAnsi="Times New Roman"/>
      <w:color w:val="586069"/>
      <w:szCs w:val="18"/>
    </w:rPr>
  </w:style>
  <w:style w:type="paragraph" w:customStyle="1" w:styleId="dropdown-menu-w">
    <w:name w:val="dropdown-menu-w"/>
    <w:basedOn w:val="Normal"/>
    <w:rsid w:val="00AB127A"/>
    <w:pPr>
      <w:spacing w:before="0" w:after="100" w:afterAutospacing="1"/>
      <w:ind w:right="120"/>
    </w:pPr>
    <w:rPr>
      <w:rFonts w:ascii="Times New Roman" w:eastAsia="Times New Roman" w:hAnsi="Times New Roman"/>
      <w:sz w:val="24"/>
    </w:rPr>
  </w:style>
  <w:style w:type="paragraph" w:customStyle="1" w:styleId="dropdown-menu-e">
    <w:name w:val="dropdown-menu-e"/>
    <w:basedOn w:val="Normal"/>
    <w:rsid w:val="00AB127A"/>
    <w:pPr>
      <w:spacing w:before="0" w:after="100" w:afterAutospacing="1"/>
      <w:ind w:left="120"/>
    </w:pPr>
    <w:rPr>
      <w:rFonts w:ascii="Times New Roman" w:eastAsia="Times New Roman" w:hAnsi="Times New Roman"/>
      <w:sz w:val="24"/>
    </w:rPr>
  </w:style>
  <w:style w:type="paragraph" w:customStyle="1" w:styleId="dropdown-menu-ne">
    <w:name w:val="dropdown-menu-ne"/>
    <w:basedOn w:val="Normal"/>
    <w:rsid w:val="00AB127A"/>
    <w:pPr>
      <w:spacing w:before="100" w:beforeAutospacing="1" w:after="45"/>
    </w:pPr>
    <w:rPr>
      <w:rFonts w:ascii="Times New Roman" w:eastAsia="Times New Roman" w:hAnsi="Times New Roman"/>
      <w:sz w:val="24"/>
    </w:rPr>
  </w:style>
  <w:style w:type="paragraph" w:customStyle="1" w:styleId="dropdown-menu-dark">
    <w:name w:val="dropdown-menu-dark"/>
    <w:basedOn w:val="Normal"/>
    <w:rsid w:val="00AB127A"/>
    <w:pPr>
      <w:shd w:val="clear" w:color="auto" w:fill="2F363D"/>
      <w:spacing w:before="100" w:beforeAutospacing="1" w:after="100" w:afterAutospacing="1"/>
    </w:pPr>
    <w:rPr>
      <w:rFonts w:ascii="Times New Roman" w:eastAsia="Times New Roman" w:hAnsi="Times New Roman"/>
      <w:color w:val="FFFFFF"/>
      <w:sz w:val="24"/>
    </w:rPr>
  </w:style>
  <w:style w:type="paragraph" w:customStyle="1" w:styleId="Header1">
    <w:name w:val="Header1"/>
    <w:basedOn w:val="Normal"/>
    <w:rsid w:val="00AB127A"/>
    <w:pPr>
      <w:shd w:val="clear" w:color="auto" w:fill="24292E"/>
      <w:spacing w:before="100" w:beforeAutospacing="1" w:after="100" w:afterAutospacing="1"/>
    </w:pPr>
    <w:rPr>
      <w:rFonts w:ascii="Times New Roman" w:eastAsia="Times New Roman" w:hAnsi="Times New Roman"/>
      <w:sz w:val="21"/>
      <w:szCs w:val="21"/>
    </w:rPr>
  </w:style>
  <w:style w:type="paragraph" w:customStyle="1" w:styleId="header-item">
    <w:name w:val="header-item"/>
    <w:basedOn w:val="Normal"/>
    <w:rsid w:val="00AB127A"/>
    <w:pPr>
      <w:spacing w:before="100" w:beforeAutospacing="1" w:after="100" w:afterAutospacing="1"/>
      <w:ind w:right="240"/>
    </w:pPr>
    <w:rPr>
      <w:rFonts w:ascii="Times New Roman" w:eastAsia="Times New Roman" w:hAnsi="Times New Roman"/>
      <w:sz w:val="24"/>
    </w:rPr>
  </w:style>
  <w:style w:type="paragraph" w:customStyle="1" w:styleId="header-link">
    <w:name w:val="header-link"/>
    <w:basedOn w:val="Normal"/>
    <w:rsid w:val="00AB127A"/>
    <w:pPr>
      <w:spacing w:before="100" w:beforeAutospacing="1" w:after="100" w:afterAutospacing="1"/>
    </w:pPr>
    <w:rPr>
      <w:rFonts w:ascii="Times New Roman" w:eastAsia="Times New Roman" w:hAnsi="Times New Roman"/>
      <w:b/>
      <w:bCs/>
      <w:color w:val="FFFFFF"/>
      <w:sz w:val="24"/>
    </w:rPr>
  </w:style>
  <w:style w:type="paragraph" w:customStyle="1" w:styleId="issuelabel">
    <w:name w:val="issuelabel"/>
    <w:basedOn w:val="Normal"/>
    <w:rsid w:val="00AB127A"/>
    <w:pPr>
      <w:spacing w:before="100" w:beforeAutospacing="1" w:after="100" w:afterAutospacing="1" w:line="225" w:lineRule="atLeast"/>
    </w:pPr>
    <w:rPr>
      <w:rFonts w:ascii="Times New Roman" w:eastAsia="Times New Roman" w:hAnsi="Times New Roman"/>
      <w:b/>
      <w:bCs/>
      <w:szCs w:val="18"/>
    </w:rPr>
  </w:style>
  <w:style w:type="paragraph" w:customStyle="1" w:styleId="issuelabel--big">
    <w:name w:val="issuelabel--big"/>
    <w:basedOn w:val="Normal"/>
    <w:rsid w:val="00AB127A"/>
    <w:pPr>
      <w:spacing w:before="100" w:beforeAutospacing="1" w:after="100" w:afterAutospacing="1"/>
    </w:pPr>
    <w:rPr>
      <w:rFonts w:ascii="Times New Roman" w:eastAsia="Times New Roman" w:hAnsi="Times New Roman"/>
      <w:b/>
      <w:bCs/>
      <w:sz w:val="21"/>
      <w:szCs w:val="21"/>
    </w:rPr>
  </w:style>
  <w:style w:type="paragraph" w:customStyle="1" w:styleId="label">
    <w:name w:val="label"/>
    <w:basedOn w:val="Normal"/>
    <w:rsid w:val="00AB127A"/>
    <w:pPr>
      <w:spacing w:before="100" w:beforeAutospacing="1" w:after="100" w:afterAutospacing="1"/>
    </w:pPr>
    <w:rPr>
      <w:rFonts w:ascii="Times New Roman" w:eastAsia="Times New Roman" w:hAnsi="Times New Roman"/>
      <w:b/>
      <w:bCs/>
      <w:color w:val="FFFFFF"/>
      <w:szCs w:val="18"/>
    </w:rPr>
  </w:style>
  <w:style w:type="paragraph" w:customStyle="1" w:styleId="label--gray">
    <w:name w:val="label--gray"/>
    <w:basedOn w:val="Normal"/>
    <w:rsid w:val="00AB127A"/>
    <w:pPr>
      <w:shd w:val="clear" w:color="auto" w:fill="EAECEF"/>
      <w:spacing w:before="100" w:beforeAutospacing="1" w:after="100" w:afterAutospacing="1"/>
    </w:pPr>
    <w:rPr>
      <w:rFonts w:ascii="Times New Roman" w:eastAsia="Times New Roman" w:hAnsi="Times New Roman"/>
      <w:color w:val="586069"/>
      <w:sz w:val="24"/>
    </w:rPr>
  </w:style>
  <w:style w:type="paragraph" w:customStyle="1" w:styleId="label--outline">
    <w:name w:val="label--outline"/>
    <w:basedOn w:val="Normal"/>
    <w:rsid w:val="00AB127A"/>
    <w:pPr>
      <w:spacing w:before="0" w:after="0"/>
    </w:pPr>
    <w:rPr>
      <w:rFonts w:ascii="Times New Roman" w:eastAsia="Times New Roman" w:hAnsi="Times New Roman"/>
      <w:color w:val="586069"/>
      <w:sz w:val="24"/>
    </w:rPr>
  </w:style>
  <w:style w:type="paragraph" w:customStyle="1" w:styleId="label--outline-green">
    <w:name w:val="label--outline-green"/>
    <w:basedOn w:val="Normal"/>
    <w:rsid w:val="00AB127A"/>
    <w:pPr>
      <w:pBdr>
        <w:top w:val="single" w:sz="6" w:space="0" w:color="34D058"/>
        <w:left w:val="single" w:sz="6" w:space="0" w:color="34D058"/>
        <w:bottom w:val="single" w:sz="6" w:space="0" w:color="34D058"/>
        <w:right w:val="single" w:sz="6" w:space="0" w:color="34D058"/>
      </w:pBdr>
      <w:spacing w:before="100" w:beforeAutospacing="1" w:after="100" w:afterAutospacing="1"/>
    </w:pPr>
    <w:rPr>
      <w:rFonts w:ascii="Times New Roman" w:eastAsia="Times New Roman" w:hAnsi="Times New Roman"/>
      <w:color w:val="28A745"/>
      <w:sz w:val="24"/>
    </w:rPr>
  </w:style>
  <w:style w:type="paragraph" w:customStyle="1" w:styleId="label--gray-darker">
    <w:name w:val="label--gray-darker"/>
    <w:basedOn w:val="Normal"/>
    <w:rsid w:val="00AB127A"/>
    <w:pPr>
      <w:shd w:val="clear" w:color="auto" w:fill="6A737D"/>
      <w:spacing w:before="100" w:beforeAutospacing="1" w:after="100" w:afterAutospacing="1"/>
    </w:pPr>
    <w:rPr>
      <w:rFonts w:ascii="Times New Roman" w:eastAsia="Times New Roman" w:hAnsi="Times New Roman"/>
      <w:sz w:val="24"/>
    </w:rPr>
  </w:style>
  <w:style w:type="paragraph" w:customStyle="1" w:styleId="label--orange">
    <w:name w:val="label--orange"/>
    <w:basedOn w:val="Normal"/>
    <w:rsid w:val="00AB127A"/>
    <w:pPr>
      <w:shd w:val="clear" w:color="auto" w:fill="D15704"/>
      <w:spacing w:before="100" w:beforeAutospacing="1" w:after="100" w:afterAutospacing="1"/>
    </w:pPr>
    <w:rPr>
      <w:rFonts w:ascii="Times New Roman" w:eastAsia="Times New Roman" w:hAnsi="Times New Roman"/>
      <w:sz w:val="24"/>
    </w:rPr>
  </w:style>
  <w:style w:type="paragraph" w:customStyle="1" w:styleId="state">
    <w:name w:val="state"/>
    <w:basedOn w:val="Normal"/>
    <w:rsid w:val="00AB127A"/>
    <w:pPr>
      <w:shd w:val="clear" w:color="auto" w:fill="6A737D"/>
      <w:spacing w:before="100" w:beforeAutospacing="1" w:after="100" w:afterAutospacing="1" w:line="300" w:lineRule="atLeast"/>
      <w:jc w:val="center"/>
    </w:pPr>
    <w:rPr>
      <w:rFonts w:ascii="Times New Roman" w:eastAsia="Times New Roman" w:hAnsi="Times New Roman"/>
      <w:b/>
      <w:bCs/>
      <w:color w:val="FFFFFF"/>
      <w:sz w:val="24"/>
    </w:rPr>
  </w:style>
  <w:style w:type="paragraph" w:customStyle="1" w:styleId="state--green">
    <w:name w:val="state--green"/>
    <w:basedOn w:val="Normal"/>
    <w:rsid w:val="00AB127A"/>
    <w:pPr>
      <w:shd w:val="clear" w:color="auto" w:fill="2CBE4E"/>
      <w:spacing w:before="100" w:beforeAutospacing="1" w:after="100" w:afterAutospacing="1"/>
    </w:pPr>
    <w:rPr>
      <w:rFonts w:ascii="Times New Roman" w:eastAsia="Times New Roman" w:hAnsi="Times New Roman"/>
      <w:sz w:val="24"/>
    </w:rPr>
  </w:style>
  <w:style w:type="paragraph" w:customStyle="1" w:styleId="state--purple">
    <w:name w:val="state--purple"/>
    <w:basedOn w:val="Normal"/>
    <w:rsid w:val="00AB127A"/>
    <w:pPr>
      <w:shd w:val="clear" w:color="auto" w:fill="6F42C1"/>
      <w:spacing w:before="100" w:beforeAutospacing="1" w:after="100" w:afterAutospacing="1"/>
    </w:pPr>
    <w:rPr>
      <w:rFonts w:ascii="Times New Roman" w:eastAsia="Times New Roman" w:hAnsi="Times New Roman"/>
      <w:sz w:val="24"/>
    </w:rPr>
  </w:style>
  <w:style w:type="paragraph" w:customStyle="1" w:styleId="state--red">
    <w:name w:val="state--red"/>
    <w:basedOn w:val="Normal"/>
    <w:rsid w:val="00AB127A"/>
    <w:pPr>
      <w:shd w:val="clear" w:color="auto" w:fill="CB2431"/>
      <w:spacing w:before="100" w:beforeAutospacing="1" w:after="100" w:afterAutospacing="1"/>
    </w:pPr>
    <w:rPr>
      <w:rFonts w:ascii="Times New Roman" w:eastAsia="Times New Roman" w:hAnsi="Times New Roman"/>
      <w:sz w:val="24"/>
    </w:rPr>
  </w:style>
  <w:style w:type="paragraph" w:customStyle="1" w:styleId="state--small">
    <w:name w:val="state--small"/>
    <w:basedOn w:val="Normal"/>
    <w:rsid w:val="00AB127A"/>
    <w:pPr>
      <w:spacing w:before="100" w:beforeAutospacing="1" w:after="100" w:afterAutospacing="1"/>
    </w:pPr>
    <w:rPr>
      <w:rFonts w:ascii="Times New Roman" w:eastAsia="Times New Roman" w:hAnsi="Times New Roman"/>
      <w:szCs w:val="18"/>
    </w:rPr>
  </w:style>
  <w:style w:type="paragraph" w:customStyle="1" w:styleId="counter">
    <w:name w:val="counter"/>
    <w:basedOn w:val="Normal"/>
    <w:rsid w:val="00AB127A"/>
    <w:pPr>
      <w:spacing w:before="100" w:beforeAutospacing="1" w:after="100" w:afterAutospacing="1"/>
    </w:pPr>
    <w:rPr>
      <w:rFonts w:ascii="Times New Roman" w:eastAsia="Times New Roman" w:hAnsi="Times New Roman"/>
      <w:b/>
      <w:bCs/>
      <w:color w:val="586069"/>
      <w:szCs w:val="18"/>
    </w:rPr>
  </w:style>
  <w:style w:type="paragraph" w:customStyle="1" w:styleId="counter--gray-light">
    <w:name w:val="counter--gray-light"/>
    <w:basedOn w:val="Normal"/>
    <w:rsid w:val="00AB127A"/>
    <w:pPr>
      <w:spacing w:before="100" w:beforeAutospacing="1" w:after="100" w:afterAutospacing="1"/>
    </w:pPr>
    <w:rPr>
      <w:rFonts w:ascii="Times New Roman" w:eastAsia="Times New Roman" w:hAnsi="Times New Roman"/>
      <w:color w:val="24292E"/>
      <w:sz w:val="24"/>
    </w:rPr>
  </w:style>
  <w:style w:type="paragraph" w:customStyle="1" w:styleId="counter--gray">
    <w:name w:val="counter--gray"/>
    <w:basedOn w:val="Normal"/>
    <w:rsid w:val="00AB127A"/>
    <w:pPr>
      <w:shd w:val="clear" w:color="auto" w:fill="6A737D"/>
      <w:spacing w:before="100" w:beforeAutospacing="1" w:after="100" w:afterAutospacing="1"/>
    </w:pPr>
    <w:rPr>
      <w:rFonts w:ascii="Times New Roman" w:eastAsia="Times New Roman" w:hAnsi="Times New Roman"/>
      <w:color w:val="FFFFFF"/>
      <w:sz w:val="24"/>
    </w:rPr>
  </w:style>
  <w:style w:type="paragraph" w:customStyle="1" w:styleId="diffstat">
    <w:name w:val="diffstat"/>
    <w:basedOn w:val="Normal"/>
    <w:rsid w:val="00AB127A"/>
    <w:pPr>
      <w:spacing w:before="100" w:beforeAutospacing="1" w:after="100" w:afterAutospacing="1"/>
    </w:pPr>
    <w:rPr>
      <w:rFonts w:ascii="Times New Roman" w:eastAsia="Times New Roman" w:hAnsi="Times New Roman"/>
      <w:b/>
      <w:bCs/>
      <w:color w:val="586069"/>
      <w:szCs w:val="18"/>
    </w:rPr>
  </w:style>
  <w:style w:type="paragraph" w:customStyle="1" w:styleId="diffstat-block-added">
    <w:name w:val="diffstat-block-added"/>
    <w:basedOn w:val="Normal"/>
    <w:rsid w:val="00AB127A"/>
    <w:pPr>
      <w:shd w:val="clear" w:color="auto" w:fill="2CBE4E"/>
      <w:spacing w:before="100" w:beforeAutospacing="1" w:after="100" w:afterAutospacing="1"/>
      <w:ind w:left="15"/>
    </w:pPr>
    <w:rPr>
      <w:rFonts w:ascii="Times New Roman" w:eastAsia="Times New Roman" w:hAnsi="Times New Roman"/>
      <w:sz w:val="24"/>
    </w:rPr>
  </w:style>
  <w:style w:type="paragraph" w:customStyle="1" w:styleId="diffstat-block-deleted">
    <w:name w:val="diffstat-block-deleted"/>
    <w:basedOn w:val="Normal"/>
    <w:rsid w:val="00AB127A"/>
    <w:pPr>
      <w:shd w:val="clear" w:color="auto" w:fill="CB2431"/>
      <w:spacing w:before="100" w:beforeAutospacing="1" w:after="100" w:afterAutospacing="1"/>
      <w:ind w:left="15"/>
    </w:pPr>
    <w:rPr>
      <w:rFonts w:ascii="Times New Roman" w:eastAsia="Times New Roman" w:hAnsi="Times New Roman"/>
      <w:sz w:val="24"/>
    </w:rPr>
  </w:style>
  <w:style w:type="paragraph" w:customStyle="1" w:styleId="diffstat-block-neutral">
    <w:name w:val="diffstat-block-neutral"/>
    <w:basedOn w:val="Normal"/>
    <w:rsid w:val="00AB127A"/>
    <w:pPr>
      <w:shd w:val="clear" w:color="auto" w:fill="D1D5DA"/>
      <w:spacing w:before="100" w:beforeAutospacing="1" w:after="100" w:afterAutospacing="1"/>
      <w:ind w:left="15"/>
    </w:pPr>
    <w:rPr>
      <w:rFonts w:ascii="Times New Roman" w:eastAsia="Times New Roman" w:hAnsi="Times New Roman"/>
      <w:sz w:val="24"/>
    </w:rPr>
  </w:style>
  <w:style w:type="paragraph" w:customStyle="1" w:styleId="animatedellipsis">
    <w:name w:val="animatedellipsis"/>
    <w:basedOn w:val="Normal"/>
    <w:rsid w:val="00AB127A"/>
    <w:pPr>
      <w:spacing w:before="100" w:beforeAutospacing="1" w:after="100" w:afterAutospacing="1"/>
      <w:textAlignment w:val="bottom"/>
    </w:pPr>
    <w:rPr>
      <w:rFonts w:ascii="Times New Roman" w:eastAsia="Times New Roman" w:hAnsi="Times New Roman"/>
      <w:sz w:val="24"/>
    </w:rPr>
  </w:style>
  <w:style w:type="paragraph" w:customStyle="1" w:styleId="markdown-body">
    <w:name w:val="markdown-body"/>
    <w:basedOn w:val="Normal"/>
    <w:rsid w:val="00AB127A"/>
    <w:pPr>
      <w:spacing w:before="100" w:beforeAutospacing="1" w:after="100" w:afterAutospacing="1"/>
    </w:pPr>
    <w:rPr>
      <w:rFonts w:ascii="Segoe UI" w:eastAsia="Times New Roman" w:hAnsi="Segoe UI" w:cs="Segoe UI"/>
      <w:sz w:val="24"/>
    </w:rPr>
  </w:style>
  <w:style w:type="paragraph" w:customStyle="1" w:styleId="popover-message">
    <w:name w:val="popover-message"/>
    <w:basedOn w:val="Normal"/>
    <w:rsid w:val="00AB127A"/>
    <w:pPr>
      <w:spacing w:before="100" w:beforeAutospacing="1" w:after="100" w:afterAutospacing="1"/>
    </w:pPr>
    <w:rPr>
      <w:rFonts w:ascii="Times New Roman" w:eastAsia="Times New Roman" w:hAnsi="Times New Roman"/>
      <w:sz w:val="24"/>
    </w:rPr>
  </w:style>
  <w:style w:type="paragraph" w:customStyle="1" w:styleId="popover-message--bottom-right">
    <w:name w:val="popover-message--bottom-right"/>
    <w:basedOn w:val="Normal"/>
    <w:rsid w:val="00AB127A"/>
    <w:pPr>
      <w:spacing w:before="100" w:beforeAutospacing="1" w:after="100" w:afterAutospacing="1"/>
    </w:pPr>
    <w:rPr>
      <w:rFonts w:ascii="Times New Roman" w:eastAsia="Times New Roman" w:hAnsi="Times New Roman"/>
      <w:sz w:val="24"/>
    </w:rPr>
  </w:style>
  <w:style w:type="paragraph" w:customStyle="1" w:styleId="popover-message--top-right">
    <w:name w:val="popover-message--top-right"/>
    <w:basedOn w:val="Normal"/>
    <w:rsid w:val="00AB127A"/>
    <w:pPr>
      <w:spacing w:before="100" w:beforeAutospacing="1" w:after="100" w:afterAutospacing="1"/>
    </w:pPr>
    <w:rPr>
      <w:rFonts w:ascii="Times New Roman" w:eastAsia="Times New Roman" w:hAnsi="Times New Roman"/>
      <w:sz w:val="24"/>
    </w:rPr>
  </w:style>
  <w:style w:type="paragraph" w:customStyle="1" w:styleId="popover-message--bottom-left">
    <w:name w:val="popover-message--bottom-left"/>
    <w:basedOn w:val="Normal"/>
    <w:rsid w:val="00AB127A"/>
    <w:pPr>
      <w:spacing w:before="100" w:beforeAutospacing="1" w:after="100" w:afterAutospacing="1"/>
    </w:pPr>
    <w:rPr>
      <w:rFonts w:ascii="Times New Roman" w:eastAsia="Times New Roman" w:hAnsi="Times New Roman"/>
      <w:sz w:val="24"/>
    </w:rPr>
  </w:style>
  <w:style w:type="paragraph" w:customStyle="1" w:styleId="popover-message--top-left">
    <w:name w:val="popover-message--top-left"/>
    <w:basedOn w:val="Normal"/>
    <w:rsid w:val="00AB127A"/>
    <w:pPr>
      <w:spacing w:before="100" w:beforeAutospacing="1" w:after="100" w:afterAutospacing="1"/>
    </w:pPr>
    <w:rPr>
      <w:rFonts w:ascii="Times New Roman" w:eastAsia="Times New Roman" w:hAnsi="Times New Roman"/>
      <w:sz w:val="24"/>
    </w:rPr>
  </w:style>
  <w:style w:type="paragraph" w:customStyle="1" w:styleId="progress">
    <w:name w:val="progress"/>
    <w:basedOn w:val="Normal"/>
    <w:rsid w:val="00AB127A"/>
    <w:pPr>
      <w:shd w:val="clear" w:color="auto" w:fill="E1E4E8"/>
      <w:spacing w:before="100" w:beforeAutospacing="1" w:after="100" w:afterAutospacing="1"/>
    </w:pPr>
    <w:rPr>
      <w:rFonts w:ascii="Times New Roman" w:eastAsia="Times New Roman" w:hAnsi="Times New Roman"/>
      <w:sz w:val="24"/>
    </w:rPr>
  </w:style>
  <w:style w:type="paragraph" w:customStyle="1" w:styleId="progress--large">
    <w:name w:val="progress--large"/>
    <w:basedOn w:val="Normal"/>
    <w:rsid w:val="00AB127A"/>
    <w:pPr>
      <w:spacing w:before="100" w:beforeAutospacing="1" w:after="100" w:afterAutospacing="1"/>
    </w:pPr>
    <w:rPr>
      <w:rFonts w:ascii="Times New Roman" w:eastAsia="Times New Roman" w:hAnsi="Times New Roman"/>
      <w:sz w:val="24"/>
    </w:rPr>
  </w:style>
  <w:style w:type="paragraph" w:customStyle="1" w:styleId="progress--small">
    <w:name w:val="progress--small"/>
    <w:basedOn w:val="Normal"/>
    <w:rsid w:val="00AB127A"/>
    <w:pPr>
      <w:spacing w:before="100" w:beforeAutospacing="1" w:after="100" w:afterAutospacing="1"/>
    </w:pPr>
    <w:rPr>
      <w:rFonts w:ascii="Times New Roman" w:eastAsia="Times New Roman" w:hAnsi="Times New Roman"/>
      <w:sz w:val="24"/>
    </w:rPr>
  </w:style>
  <w:style w:type="paragraph" w:customStyle="1" w:styleId="selectmenu">
    <w:name w:val="selectmenu"/>
    <w:basedOn w:val="Normal"/>
    <w:rsid w:val="00AB127A"/>
    <w:pPr>
      <w:spacing w:before="100" w:beforeAutospacing="1" w:after="100" w:afterAutospacing="1"/>
    </w:pPr>
    <w:rPr>
      <w:rFonts w:ascii="Times New Roman" w:eastAsia="Times New Roman" w:hAnsi="Times New Roman"/>
      <w:sz w:val="24"/>
    </w:rPr>
  </w:style>
  <w:style w:type="paragraph" w:customStyle="1" w:styleId="selectmenu-modal">
    <w:name w:val="selectmenu-modal"/>
    <w:basedOn w:val="Normal"/>
    <w:rsid w:val="00AB127A"/>
    <w:pPr>
      <w:shd w:val="clear" w:color="auto" w:fill="F6F8FA"/>
      <w:spacing w:before="100" w:beforeAutospacing="1" w:after="100" w:afterAutospacing="1"/>
    </w:pPr>
    <w:rPr>
      <w:rFonts w:ascii="Times New Roman" w:eastAsia="Times New Roman" w:hAnsi="Times New Roman"/>
      <w:sz w:val="24"/>
    </w:rPr>
  </w:style>
  <w:style w:type="paragraph" w:customStyle="1" w:styleId="selectmenu-header">
    <w:name w:val="selectmenu-header"/>
    <w:basedOn w:val="Normal"/>
    <w:rsid w:val="00AB127A"/>
    <w:pPr>
      <w:spacing w:before="100" w:beforeAutospacing="1" w:after="100" w:afterAutospacing="1"/>
    </w:pPr>
    <w:rPr>
      <w:rFonts w:ascii="Times New Roman" w:eastAsia="Times New Roman" w:hAnsi="Times New Roman"/>
      <w:sz w:val="24"/>
    </w:rPr>
  </w:style>
  <w:style w:type="paragraph" w:customStyle="1" w:styleId="selectmenu-title">
    <w:name w:val="selectmenu-title"/>
    <w:basedOn w:val="Normal"/>
    <w:rsid w:val="00AB127A"/>
    <w:pPr>
      <w:spacing w:before="100" w:beforeAutospacing="1" w:after="100" w:afterAutospacing="1"/>
    </w:pPr>
    <w:rPr>
      <w:rFonts w:ascii="Times New Roman" w:eastAsia="Times New Roman" w:hAnsi="Times New Roman"/>
      <w:b/>
      <w:bCs/>
      <w:sz w:val="21"/>
      <w:szCs w:val="21"/>
    </w:rPr>
  </w:style>
  <w:style w:type="paragraph" w:customStyle="1" w:styleId="selectmenu-closebutton">
    <w:name w:val="selectmenu-closebutton"/>
    <w:basedOn w:val="Normal"/>
    <w:rsid w:val="00AB127A"/>
    <w:pPr>
      <w:spacing w:before="0" w:after="0"/>
      <w:ind w:left="-240" w:right="-240"/>
    </w:pPr>
    <w:rPr>
      <w:rFonts w:ascii="Times New Roman" w:eastAsia="Times New Roman" w:hAnsi="Times New Roman"/>
      <w:color w:val="6A737D"/>
      <w:sz w:val="24"/>
    </w:rPr>
  </w:style>
  <w:style w:type="paragraph" w:customStyle="1" w:styleId="selectmenu-filter">
    <w:name w:val="selectmenu-filter"/>
    <w:basedOn w:val="Normal"/>
    <w:rsid w:val="00AB127A"/>
    <w:pPr>
      <w:pBdr>
        <w:top w:val="single" w:sz="6" w:space="12" w:color="E1E4E8"/>
      </w:pBdr>
      <w:spacing w:before="0" w:after="0"/>
    </w:pPr>
    <w:rPr>
      <w:rFonts w:ascii="Times New Roman" w:eastAsia="Times New Roman" w:hAnsi="Times New Roman"/>
      <w:sz w:val="24"/>
    </w:rPr>
  </w:style>
  <w:style w:type="paragraph" w:customStyle="1" w:styleId="selectmenu-input">
    <w:name w:val="selectmenu-input"/>
    <w:basedOn w:val="Normal"/>
    <w:rsid w:val="00AB127A"/>
    <w:pPr>
      <w:spacing w:before="100" w:beforeAutospacing="1" w:after="100" w:afterAutospacing="1"/>
    </w:pPr>
    <w:rPr>
      <w:rFonts w:ascii="Times New Roman" w:eastAsia="Times New Roman" w:hAnsi="Times New Roman"/>
      <w:sz w:val="24"/>
    </w:rPr>
  </w:style>
  <w:style w:type="paragraph" w:customStyle="1" w:styleId="selectmenu-list">
    <w:name w:val="selectmenu-list"/>
    <w:basedOn w:val="Normal"/>
    <w:rsid w:val="00AB127A"/>
    <w:pPr>
      <w:pBdr>
        <w:top w:val="single" w:sz="6" w:space="0" w:color="E1E4E8"/>
      </w:pBdr>
      <w:shd w:val="clear" w:color="auto" w:fill="FFFFFF"/>
      <w:spacing w:before="0" w:after="0"/>
    </w:pPr>
    <w:rPr>
      <w:rFonts w:ascii="Times New Roman" w:eastAsia="Times New Roman" w:hAnsi="Times New Roman"/>
      <w:sz w:val="24"/>
    </w:rPr>
  </w:style>
  <w:style w:type="paragraph" w:customStyle="1" w:styleId="selectmenu-item">
    <w:name w:val="selectmenu-item"/>
    <w:basedOn w:val="Normal"/>
    <w:rsid w:val="00AB127A"/>
    <w:pPr>
      <w:pBdr>
        <w:bottom w:val="single" w:sz="6" w:space="12" w:color="EAECEF"/>
      </w:pBdr>
      <w:shd w:val="clear" w:color="auto" w:fill="FFFFFF"/>
      <w:spacing w:before="100" w:beforeAutospacing="1" w:after="100" w:afterAutospacing="1"/>
    </w:pPr>
    <w:rPr>
      <w:rFonts w:ascii="Times New Roman" w:eastAsia="Times New Roman" w:hAnsi="Times New Roman"/>
      <w:color w:val="586069"/>
      <w:sz w:val="24"/>
    </w:rPr>
  </w:style>
  <w:style w:type="paragraph" w:customStyle="1" w:styleId="selectmenu-icon">
    <w:name w:val="selectmenu-icon"/>
    <w:basedOn w:val="Normal"/>
    <w:rsid w:val="00AB127A"/>
    <w:pPr>
      <w:spacing w:before="100" w:beforeAutospacing="1" w:after="100" w:afterAutospacing="1"/>
      <w:ind w:right="120"/>
    </w:pPr>
    <w:rPr>
      <w:rFonts w:ascii="Times New Roman" w:eastAsia="Times New Roman" w:hAnsi="Times New Roman"/>
      <w:sz w:val="24"/>
    </w:rPr>
  </w:style>
  <w:style w:type="paragraph" w:customStyle="1" w:styleId="selectmenu-tabs">
    <w:name w:val="selectmenu-tabs"/>
    <w:basedOn w:val="Normal"/>
    <w:rsid w:val="00AB127A"/>
    <w:pPr>
      <w:pBdr>
        <w:top w:val="single" w:sz="6" w:space="0" w:color="E1E4E8"/>
      </w:pBdr>
      <w:spacing w:before="100" w:beforeAutospacing="1" w:after="0"/>
    </w:pPr>
    <w:rPr>
      <w:rFonts w:ascii="Times New Roman" w:eastAsia="Times New Roman" w:hAnsi="Times New Roman"/>
      <w:sz w:val="24"/>
    </w:rPr>
  </w:style>
  <w:style w:type="paragraph" w:customStyle="1" w:styleId="selectmenu-tab">
    <w:name w:val="selectmenu-tab"/>
    <w:basedOn w:val="Normal"/>
    <w:rsid w:val="00AB127A"/>
    <w:pPr>
      <w:spacing w:before="100" w:beforeAutospacing="1" w:after="100" w:afterAutospacing="1"/>
      <w:jc w:val="center"/>
    </w:pPr>
    <w:rPr>
      <w:rFonts w:ascii="Times New Roman" w:eastAsia="Times New Roman" w:hAnsi="Times New Roman"/>
      <w:color w:val="6A737D"/>
      <w:szCs w:val="18"/>
    </w:rPr>
  </w:style>
  <w:style w:type="paragraph" w:customStyle="1" w:styleId="selectmenu-tabaria-selectedtrue">
    <w:name w:val="selectmenu-tab[aria-selected=true]"/>
    <w:basedOn w:val="Normal"/>
    <w:rsid w:val="00AB127A"/>
    <w:pPr>
      <w:shd w:val="clear" w:color="auto" w:fill="FFFFFF"/>
      <w:spacing w:before="100" w:beforeAutospacing="1" w:after="100" w:afterAutospacing="1"/>
    </w:pPr>
    <w:rPr>
      <w:rFonts w:ascii="Times New Roman" w:eastAsia="Times New Roman" w:hAnsi="Times New Roman"/>
      <w:color w:val="24292E"/>
      <w:sz w:val="24"/>
    </w:rPr>
  </w:style>
  <w:style w:type="paragraph" w:customStyle="1" w:styleId="selectmenu-message">
    <w:name w:val="selectmenu-message"/>
    <w:basedOn w:val="Normal"/>
    <w:rsid w:val="00AB127A"/>
    <w:pPr>
      <w:pBdr>
        <w:bottom w:val="single" w:sz="6" w:space="0" w:color="EAECEF"/>
      </w:pBdr>
      <w:shd w:val="clear" w:color="auto" w:fill="FFFFFF"/>
      <w:spacing w:before="100" w:beforeAutospacing="1" w:after="100" w:afterAutospacing="1"/>
      <w:jc w:val="center"/>
    </w:pPr>
    <w:rPr>
      <w:rFonts w:ascii="Times New Roman" w:eastAsia="Times New Roman" w:hAnsi="Times New Roman"/>
      <w:sz w:val="24"/>
    </w:rPr>
  </w:style>
  <w:style w:type="paragraph" w:customStyle="1" w:styleId="selectmenu-blankslate">
    <w:name w:val="selectmenu-blankslate"/>
    <w:basedOn w:val="Normal"/>
    <w:rsid w:val="00AB127A"/>
    <w:pPr>
      <w:shd w:val="clear" w:color="auto" w:fill="FFFFFF"/>
      <w:spacing w:before="100" w:beforeAutospacing="1" w:after="100" w:afterAutospacing="1"/>
      <w:jc w:val="center"/>
    </w:pPr>
    <w:rPr>
      <w:rFonts w:ascii="Times New Roman" w:eastAsia="Times New Roman" w:hAnsi="Times New Roman"/>
      <w:sz w:val="24"/>
    </w:rPr>
  </w:style>
  <w:style w:type="paragraph" w:customStyle="1" w:styleId="selectmenu-loading">
    <w:name w:val="selectmenu-loading"/>
    <w:basedOn w:val="Normal"/>
    <w:rsid w:val="00AB127A"/>
    <w:pPr>
      <w:shd w:val="clear" w:color="auto" w:fill="FFFFFF"/>
      <w:spacing w:before="100" w:beforeAutospacing="1" w:after="100" w:afterAutospacing="1"/>
      <w:jc w:val="center"/>
    </w:pPr>
    <w:rPr>
      <w:rFonts w:ascii="Times New Roman" w:eastAsia="Times New Roman" w:hAnsi="Times New Roman"/>
      <w:sz w:val="24"/>
    </w:rPr>
  </w:style>
  <w:style w:type="paragraph" w:customStyle="1" w:styleId="selectmenu-divider">
    <w:name w:val="selectmenu-divider"/>
    <w:basedOn w:val="Normal"/>
    <w:rsid w:val="00AB127A"/>
    <w:pPr>
      <w:pBdr>
        <w:bottom w:val="single" w:sz="6" w:space="3" w:color="EAECEF"/>
      </w:pBdr>
      <w:shd w:val="clear" w:color="auto" w:fill="F6F8FA"/>
      <w:spacing w:before="0" w:after="0"/>
    </w:pPr>
    <w:rPr>
      <w:rFonts w:ascii="Times New Roman" w:eastAsia="Times New Roman" w:hAnsi="Times New Roman"/>
      <w:b/>
      <w:bCs/>
      <w:color w:val="6A737D"/>
      <w:szCs w:val="18"/>
    </w:rPr>
  </w:style>
  <w:style w:type="paragraph" w:customStyle="1" w:styleId="selectmenu-footer">
    <w:name w:val="selectmenu-footer"/>
    <w:basedOn w:val="Normal"/>
    <w:rsid w:val="00AB127A"/>
    <w:pPr>
      <w:pBdr>
        <w:top w:val="single" w:sz="6" w:space="6" w:color="E1E4E8"/>
      </w:pBdr>
      <w:spacing w:before="100" w:beforeAutospacing="1" w:after="100" w:afterAutospacing="1"/>
      <w:jc w:val="center"/>
    </w:pPr>
    <w:rPr>
      <w:rFonts w:ascii="Times New Roman" w:eastAsia="Times New Roman" w:hAnsi="Times New Roman"/>
      <w:color w:val="6A737D"/>
      <w:szCs w:val="18"/>
    </w:rPr>
  </w:style>
  <w:style w:type="paragraph" w:customStyle="1" w:styleId="selectmenu-itemaria-checkedtrue">
    <w:name w:val="selectmenu-item[aria-checked=true]"/>
    <w:basedOn w:val="Normal"/>
    <w:rsid w:val="00AB127A"/>
    <w:pPr>
      <w:spacing w:before="100" w:beforeAutospacing="1" w:after="100" w:afterAutospacing="1"/>
    </w:pPr>
    <w:rPr>
      <w:rFonts w:ascii="Times New Roman" w:eastAsia="Times New Roman" w:hAnsi="Times New Roman"/>
      <w:color w:val="24292E"/>
      <w:sz w:val="24"/>
    </w:rPr>
  </w:style>
  <w:style w:type="paragraph" w:customStyle="1" w:styleId="subhead">
    <w:name w:val="subhead"/>
    <w:basedOn w:val="Normal"/>
    <w:rsid w:val="00AB127A"/>
    <w:pPr>
      <w:pBdr>
        <w:bottom w:val="single" w:sz="6" w:space="6" w:color="E1E4E8"/>
      </w:pBdr>
      <w:spacing w:before="100" w:beforeAutospacing="1" w:after="240"/>
    </w:pPr>
    <w:rPr>
      <w:rFonts w:ascii="Times New Roman" w:eastAsia="Times New Roman" w:hAnsi="Times New Roman"/>
      <w:sz w:val="24"/>
    </w:rPr>
  </w:style>
  <w:style w:type="paragraph" w:customStyle="1" w:styleId="subhead--spacious">
    <w:name w:val="subhead--spacious"/>
    <w:basedOn w:val="Normal"/>
    <w:rsid w:val="00AB127A"/>
    <w:pPr>
      <w:spacing w:before="600" w:after="100" w:afterAutospacing="1"/>
    </w:pPr>
    <w:rPr>
      <w:rFonts w:ascii="Times New Roman" w:eastAsia="Times New Roman" w:hAnsi="Times New Roman"/>
      <w:sz w:val="24"/>
    </w:rPr>
  </w:style>
  <w:style w:type="paragraph" w:customStyle="1" w:styleId="subhead-heading">
    <w:name w:val="subhead-heading"/>
    <w:basedOn w:val="Normal"/>
    <w:rsid w:val="00AB127A"/>
    <w:pPr>
      <w:spacing w:before="100" w:beforeAutospacing="1" w:after="100" w:afterAutospacing="1"/>
    </w:pPr>
    <w:rPr>
      <w:rFonts w:ascii="Times New Roman" w:eastAsia="Times New Roman" w:hAnsi="Times New Roman"/>
      <w:sz w:val="36"/>
      <w:szCs w:val="36"/>
    </w:rPr>
  </w:style>
  <w:style w:type="paragraph" w:customStyle="1" w:styleId="subhead-heading--danger">
    <w:name w:val="subhead-heading--danger"/>
    <w:basedOn w:val="Normal"/>
    <w:rsid w:val="00AB127A"/>
    <w:pPr>
      <w:spacing w:before="100" w:beforeAutospacing="1" w:after="100" w:afterAutospacing="1"/>
    </w:pPr>
    <w:rPr>
      <w:rFonts w:ascii="Times New Roman" w:eastAsia="Times New Roman" w:hAnsi="Times New Roman"/>
      <w:b/>
      <w:bCs/>
      <w:color w:val="CB2431"/>
      <w:sz w:val="24"/>
    </w:rPr>
  </w:style>
  <w:style w:type="paragraph" w:customStyle="1" w:styleId="subhead-description">
    <w:name w:val="subhead-description"/>
    <w:basedOn w:val="Normal"/>
    <w:rsid w:val="00AB127A"/>
    <w:pPr>
      <w:spacing w:before="100" w:beforeAutospacing="1" w:after="100" w:afterAutospacing="1"/>
    </w:pPr>
    <w:rPr>
      <w:rFonts w:ascii="Times New Roman" w:eastAsia="Times New Roman" w:hAnsi="Times New Roman"/>
      <w:color w:val="586069"/>
      <w:sz w:val="21"/>
      <w:szCs w:val="21"/>
    </w:rPr>
  </w:style>
  <w:style w:type="paragraph" w:customStyle="1" w:styleId="timelineitem">
    <w:name w:val="timelineitem"/>
    <w:basedOn w:val="Normal"/>
    <w:rsid w:val="00AB127A"/>
    <w:pPr>
      <w:spacing w:before="100" w:beforeAutospacing="1" w:after="100" w:afterAutospacing="1"/>
      <w:ind w:left="240"/>
    </w:pPr>
    <w:rPr>
      <w:rFonts w:ascii="Times New Roman" w:eastAsia="Times New Roman" w:hAnsi="Times New Roman"/>
      <w:sz w:val="24"/>
    </w:rPr>
  </w:style>
  <w:style w:type="paragraph" w:customStyle="1" w:styleId="timelineitem-badge">
    <w:name w:val="timelineitem-badge"/>
    <w:basedOn w:val="Normal"/>
    <w:rsid w:val="00AB127A"/>
    <w:pPr>
      <w:pBdr>
        <w:top w:val="single" w:sz="12" w:space="0" w:color="FFFFFF"/>
        <w:left w:val="single" w:sz="12" w:space="0" w:color="FFFFFF"/>
        <w:bottom w:val="single" w:sz="12" w:space="0" w:color="FFFFFF"/>
        <w:right w:val="single" w:sz="12" w:space="0" w:color="FFFFFF"/>
      </w:pBdr>
      <w:shd w:val="clear" w:color="auto" w:fill="E1E4E8"/>
      <w:spacing w:before="100" w:beforeAutospacing="1" w:after="100" w:afterAutospacing="1"/>
      <w:ind w:left="-225" w:right="120"/>
    </w:pPr>
    <w:rPr>
      <w:rFonts w:ascii="Times New Roman" w:eastAsia="Times New Roman" w:hAnsi="Times New Roman"/>
      <w:color w:val="444D56"/>
      <w:sz w:val="24"/>
    </w:rPr>
  </w:style>
  <w:style w:type="paragraph" w:customStyle="1" w:styleId="timelineitem-body">
    <w:name w:val="timelineitem-body"/>
    <w:basedOn w:val="Normal"/>
    <w:rsid w:val="00AB127A"/>
    <w:pPr>
      <w:spacing w:before="60" w:after="100" w:afterAutospacing="1"/>
    </w:pPr>
    <w:rPr>
      <w:rFonts w:ascii="Times New Roman" w:eastAsia="Times New Roman" w:hAnsi="Times New Roman"/>
      <w:color w:val="444D56"/>
      <w:sz w:val="24"/>
    </w:rPr>
  </w:style>
  <w:style w:type="paragraph" w:customStyle="1" w:styleId="timelineitem-break">
    <w:name w:val="timelineitem-break"/>
    <w:basedOn w:val="Normal"/>
    <w:rsid w:val="00AB127A"/>
    <w:pPr>
      <w:pBdr>
        <w:top w:val="single" w:sz="24" w:space="0" w:color="E1E4E8"/>
      </w:pBdr>
      <w:shd w:val="clear" w:color="auto" w:fill="FFFFFF"/>
      <w:spacing w:before="0" w:after="0"/>
      <w:ind w:left="-840"/>
    </w:pPr>
    <w:rPr>
      <w:rFonts w:ascii="Times New Roman" w:eastAsia="Times New Roman" w:hAnsi="Times New Roman"/>
      <w:sz w:val="24"/>
    </w:rPr>
  </w:style>
  <w:style w:type="paragraph" w:customStyle="1" w:styleId="timelineitem--condensed">
    <w:name w:val="timelineitem--condensed"/>
    <w:basedOn w:val="Normal"/>
    <w:rsid w:val="00AB127A"/>
    <w:pPr>
      <w:spacing w:before="100" w:beforeAutospacing="1" w:after="100" w:afterAutospacing="1"/>
    </w:pPr>
    <w:rPr>
      <w:rFonts w:ascii="Times New Roman" w:eastAsia="Times New Roman" w:hAnsi="Times New Roman"/>
      <w:sz w:val="24"/>
    </w:rPr>
  </w:style>
  <w:style w:type="paragraph" w:customStyle="1" w:styleId="toast">
    <w:name w:val="toast"/>
    <w:basedOn w:val="Normal"/>
    <w:rsid w:val="00AB127A"/>
    <w:pPr>
      <w:shd w:val="clear" w:color="auto" w:fill="FFFFFF"/>
      <w:spacing w:before="120" w:after="120"/>
      <w:ind w:left="120" w:right="120"/>
    </w:pPr>
    <w:rPr>
      <w:rFonts w:ascii="Times New Roman" w:eastAsia="Times New Roman" w:hAnsi="Times New Roman"/>
      <w:color w:val="1B1F23"/>
      <w:sz w:val="24"/>
    </w:rPr>
  </w:style>
  <w:style w:type="paragraph" w:customStyle="1" w:styleId="toast-icon">
    <w:name w:val="toast-icon"/>
    <w:basedOn w:val="Normal"/>
    <w:rsid w:val="00AB127A"/>
    <w:pPr>
      <w:shd w:val="clear" w:color="auto" w:fill="0366D6"/>
      <w:spacing w:before="100" w:beforeAutospacing="1" w:after="100" w:afterAutospacing="1"/>
    </w:pPr>
    <w:rPr>
      <w:rFonts w:ascii="Times New Roman" w:eastAsia="Times New Roman" w:hAnsi="Times New Roman"/>
      <w:color w:val="FFFFFF"/>
      <w:sz w:val="24"/>
    </w:rPr>
  </w:style>
  <w:style w:type="paragraph" w:customStyle="1" w:styleId="toast-content">
    <w:name w:val="toast-content"/>
    <w:basedOn w:val="Normal"/>
    <w:rsid w:val="00AB127A"/>
    <w:pPr>
      <w:spacing w:before="100" w:beforeAutospacing="1" w:after="100" w:afterAutospacing="1"/>
    </w:pPr>
    <w:rPr>
      <w:rFonts w:ascii="Times New Roman" w:eastAsia="Times New Roman" w:hAnsi="Times New Roman"/>
      <w:sz w:val="24"/>
    </w:rPr>
  </w:style>
  <w:style w:type="paragraph" w:customStyle="1" w:styleId="toast-dismissbutton">
    <w:name w:val="toast-dismissbutton"/>
    <w:basedOn w:val="Normal"/>
    <w:rsid w:val="00AB127A"/>
    <w:pPr>
      <w:spacing w:before="100" w:beforeAutospacing="1" w:after="100" w:afterAutospacing="1"/>
    </w:pPr>
    <w:rPr>
      <w:rFonts w:ascii="Times New Roman" w:eastAsia="Times New Roman" w:hAnsi="Times New Roman"/>
      <w:sz w:val="24"/>
    </w:rPr>
  </w:style>
  <w:style w:type="paragraph" w:customStyle="1" w:styleId="boxed-group">
    <w:name w:val="boxed-group"/>
    <w:basedOn w:val="Normal"/>
    <w:rsid w:val="00AB127A"/>
    <w:pPr>
      <w:spacing w:before="100" w:beforeAutospacing="1" w:after="450"/>
    </w:pPr>
    <w:rPr>
      <w:rFonts w:ascii="Times New Roman" w:eastAsia="Times New Roman" w:hAnsi="Times New Roman"/>
      <w:sz w:val="24"/>
    </w:rPr>
  </w:style>
  <w:style w:type="paragraph" w:customStyle="1" w:styleId="boxed-grouph3">
    <w:name w:val="boxed-group&gt;h3"/>
    <w:basedOn w:val="Normal"/>
    <w:rsid w:val="00AB127A"/>
    <w:pPr>
      <w:shd w:val="clear" w:color="auto" w:fill="F6F8FA"/>
      <w:spacing w:before="0" w:after="0" w:line="255" w:lineRule="atLeast"/>
    </w:pPr>
    <w:rPr>
      <w:rFonts w:ascii="Times New Roman" w:eastAsia="Times New Roman" w:hAnsi="Times New Roman"/>
      <w:sz w:val="21"/>
      <w:szCs w:val="21"/>
    </w:rPr>
  </w:style>
  <w:style w:type="paragraph" w:customStyle="1" w:styleId="boxed-group-inner">
    <w:name w:val="boxed-group-inner"/>
    <w:basedOn w:val="Normal"/>
    <w:rsid w:val="00AB127A"/>
    <w:pPr>
      <w:pBdr>
        <w:top w:val="single" w:sz="6" w:space="8" w:color="D1D5DA"/>
        <w:left w:val="single" w:sz="6" w:space="8" w:color="D1D5DA"/>
        <w:bottom w:val="single" w:sz="6" w:space="8" w:color="D1D5DA"/>
        <w:right w:val="single" w:sz="6" w:space="8" w:color="D1D5DA"/>
      </w:pBdr>
      <w:shd w:val="clear" w:color="auto" w:fill="FFFFFF"/>
      <w:spacing w:before="100" w:beforeAutospacing="1" w:after="100" w:afterAutospacing="1"/>
    </w:pPr>
    <w:rPr>
      <w:rFonts w:ascii="Times New Roman" w:eastAsia="Times New Roman" w:hAnsi="Times New Roman"/>
      <w:color w:val="586069"/>
      <w:sz w:val="24"/>
    </w:rPr>
  </w:style>
  <w:style w:type="paragraph" w:customStyle="1" w:styleId="boxed-action">
    <w:name w:val="boxed-action"/>
    <w:basedOn w:val="Normal"/>
    <w:rsid w:val="00AB127A"/>
    <w:pPr>
      <w:spacing w:before="100" w:beforeAutospacing="1" w:after="100" w:afterAutospacing="1"/>
      <w:ind w:left="150"/>
    </w:pPr>
    <w:rPr>
      <w:rFonts w:ascii="Times New Roman" w:eastAsia="Times New Roman" w:hAnsi="Times New Roman"/>
      <w:sz w:val="24"/>
    </w:rPr>
  </w:style>
  <w:style w:type="paragraph" w:customStyle="1" w:styleId="boxed-group-action">
    <w:name w:val="boxed-group-action"/>
    <w:basedOn w:val="Normal"/>
    <w:rsid w:val="00AB127A"/>
    <w:pPr>
      <w:spacing w:before="75" w:after="0"/>
      <w:ind w:right="150"/>
    </w:pPr>
    <w:rPr>
      <w:rFonts w:ascii="Times New Roman" w:eastAsia="Times New Roman" w:hAnsi="Times New Roman"/>
      <w:sz w:val="24"/>
    </w:rPr>
  </w:style>
  <w:style w:type="paragraph" w:customStyle="1" w:styleId="field-with-errors">
    <w:name w:val="field-with-errors"/>
    <w:basedOn w:val="Normal"/>
    <w:rsid w:val="00AB127A"/>
    <w:pPr>
      <w:spacing w:before="100" w:beforeAutospacing="1" w:after="100" w:afterAutospacing="1"/>
    </w:pPr>
    <w:rPr>
      <w:rFonts w:ascii="Times New Roman" w:eastAsia="Times New Roman" w:hAnsi="Times New Roman"/>
      <w:sz w:val="24"/>
    </w:rPr>
  </w:style>
  <w:style w:type="paragraph" w:customStyle="1" w:styleId="compact-options">
    <w:name w:val="compact-options"/>
    <w:basedOn w:val="Normal"/>
    <w:rsid w:val="00AB127A"/>
    <w:pPr>
      <w:spacing w:before="0" w:after="195"/>
    </w:pPr>
    <w:rPr>
      <w:rFonts w:ascii="Times New Roman" w:eastAsia="Times New Roman" w:hAnsi="Times New Roman"/>
      <w:sz w:val="24"/>
    </w:rPr>
  </w:style>
  <w:style w:type="paragraph" w:customStyle="1" w:styleId="compact-optionsli">
    <w:name w:val="compact-options&gt;li"/>
    <w:basedOn w:val="Normal"/>
    <w:rsid w:val="00AB127A"/>
    <w:pPr>
      <w:spacing w:before="0" w:after="0"/>
      <w:ind w:right="180"/>
    </w:pPr>
    <w:rPr>
      <w:rFonts w:ascii="Times New Roman" w:eastAsia="Times New Roman" w:hAnsi="Times New Roman"/>
      <w:b/>
      <w:bCs/>
      <w:sz w:val="24"/>
    </w:rPr>
  </w:style>
  <w:style w:type="paragraph" w:customStyle="1" w:styleId="boxed-group-list">
    <w:name w:val="boxed-group-list"/>
    <w:basedOn w:val="Normal"/>
    <w:rsid w:val="00AB127A"/>
    <w:pPr>
      <w:spacing w:before="0" w:after="0"/>
    </w:pPr>
    <w:rPr>
      <w:rFonts w:ascii="Times New Roman" w:eastAsia="Times New Roman" w:hAnsi="Times New Roman"/>
      <w:sz w:val="24"/>
    </w:rPr>
  </w:style>
  <w:style w:type="paragraph" w:customStyle="1" w:styleId="boxed-group-listli">
    <w:name w:val="boxed-group-list&gt;li"/>
    <w:basedOn w:val="Normal"/>
    <w:rsid w:val="00AB127A"/>
    <w:pPr>
      <w:pBdr>
        <w:bottom w:val="single" w:sz="6" w:space="4" w:color="E1E4E8"/>
      </w:pBdr>
      <w:spacing w:before="100" w:beforeAutospacing="1" w:after="100" w:afterAutospacing="1" w:line="345" w:lineRule="atLeast"/>
      <w:ind w:left="-150" w:right="-150"/>
    </w:pPr>
    <w:rPr>
      <w:rFonts w:ascii="Times New Roman" w:eastAsia="Times New Roman" w:hAnsi="Times New Roman"/>
      <w:sz w:val="24"/>
    </w:rPr>
  </w:style>
  <w:style w:type="paragraph" w:customStyle="1" w:styleId="boxed-group-standalone">
    <w:name w:val="boxed-group-standalone"/>
    <w:basedOn w:val="Normal"/>
    <w:rsid w:val="00AB127A"/>
    <w:pPr>
      <w:spacing w:before="0" w:after="0"/>
    </w:pPr>
    <w:rPr>
      <w:rFonts w:ascii="Times New Roman" w:eastAsia="Times New Roman" w:hAnsi="Times New Roman"/>
      <w:sz w:val="24"/>
    </w:rPr>
  </w:style>
  <w:style w:type="paragraph" w:customStyle="1" w:styleId="boxed-group-table">
    <w:name w:val="boxed-group-table"/>
    <w:basedOn w:val="Normal"/>
    <w:rsid w:val="00AB127A"/>
    <w:pPr>
      <w:spacing w:before="100" w:beforeAutospacing="1" w:after="100" w:afterAutospacing="1"/>
    </w:pPr>
    <w:rPr>
      <w:rFonts w:ascii="Times New Roman" w:eastAsia="Times New Roman" w:hAnsi="Times New Roman"/>
      <w:sz w:val="24"/>
    </w:rPr>
  </w:style>
  <w:style w:type="paragraph" w:customStyle="1" w:styleId="ajax-error-message">
    <w:name w:val="ajax-error-message"/>
    <w:basedOn w:val="Normal"/>
    <w:rsid w:val="00AB127A"/>
    <w:pPr>
      <w:spacing w:before="0" w:after="0"/>
      <w:ind w:left="-7305" w:right="45"/>
    </w:pPr>
    <w:rPr>
      <w:rFonts w:ascii="Times New Roman" w:eastAsia="Times New Roman" w:hAnsi="Times New Roman"/>
      <w:vanish/>
      <w:sz w:val="24"/>
    </w:rPr>
  </w:style>
  <w:style w:type="paragraph" w:customStyle="1" w:styleId="boxed-group-warning">
    <w:name w:val="boxed-group-warning"/>
    <w:basedOn w:val="Normal"/>
    <w:rsid w:val="00AB127A"/>
    <w:pPr>
      <w:pBdr>
        <w:top w:val="single" w:sz="6" w:space="8" w:color="auto"/>
        <w:left w:val="single" w:sz="2" w:space="11" w:color="auto"/>
        <w:bottom w:val="single" w:sz="6" w:space="8" w:color="auto"/>
        <w:right w:val="single" w:sz="2" w:space="11" w:color="auto"/>
      </w:pBdr>
      <w:shd w:val="clear" w:color="auto" w:fill="FFFBDD"/>
      <w:spacing w:before="0" w:after="150"/>
      <w:ind w:left="-150" w:right="-150"/>
    </w:pPr>
    <w:rPr>
      <w:rFonts w:ascii="Times New Roman" w:eastAsia="Times New Roman" w:hAnsi="Times New Roman"/>
      <w:sz w:val="24"/>
    </w:rPr>
  </w:style>
  <w:style w:type="paragraph" w:customStyle="1" w:styleId="container">
    <w:name w:val="container"/>
    <w:basedOn w:val="Normal"/>
    <w:rsid w:val="00AB127A"/>
    <w:pPr>
      <w:spacing w:before="100" w:beforeAutospacing="1" w:after="100" w:afterAutospacing="1"/>
    </w:pPr>
    <w:rPr>
      <w:rFonts w:ascii="Times New Roman" w:eastAsia="Times New Roman" w:hAnsi="Times New Roman"/>
      <w:sz w:val="24"/>
    </w:rPr>
  </w:style>
  <w:style w:type="paragraph" w:customStyle="1" w:styleId="list-group-item">
    <w:name w:val="list-group-item"/>
    <w:basedOn w:val="Normal"/>
    <w:rsid w:val="00AB127A"/>
    <w:pPr>
      <w:pBdr>
        <w:top w:val="single" w:sz="6" w:space="6" w:color="E1E4E8"/>
        <w:left w:val="single" w:sz="6" w:space="30" w:color="E1E4E8"/>
        <w:bottom w:val="single" w:sz="6" w:space="8" w:color="E1E4E8"/>
        <w:right w:val="single" w:sz="6" w:space="8" w:color="E1E4E8"/>
      </w:pBdr>
      <w:spacing w:before="100" w:beforeAutospacing="1" w:after="0"/>
    </w:pPr>
    <w:rPr>
      <w:rFonts w:ascii="Times New Roman" w:eastAsia="Times New Roman" w:hAnsi="Times New Roman"/>
      <w:sz w:val="24"/>
    </w:rPr>
  </w:style>
  <w:style w:type="paragraph" w:customStyle="1" w:styleId="list-group-item-name">
    <w:name w:val="list-group-item-name"/>
    <w:basedOn w:val="Normal"/>
    <w:rsid w:val="00AB127A"/>
    <w:pPr>
      <w:spacing w:before="0" w:after="30"/>
      <w:ind w:right="900"/>
    </w:pPr>
    <w:rPr>
      <w:rFonts w:ascii="Times New Roman" w:eastAsia="Times New Roman" w:hAnsi="Times New Roman"/>
      <w:sz w:val="23"/>
      <w:szCs w:val="23"/>
    </w:rPr>
  </w:style>
  <w:style w:type="paragraph" w:customStyle="1" w:styleId="list-group-item-link">
    <w:name w:val="list-group-item-link"/>
    <w:basedOn w:val="Normal"/>
    <w:rsid w:val="00AB127A"/>
    <w:pPr>
      <w:spacing w:before="100" w:beforeAutospacing="1" w:after="100" w:afterAutospacing="1"/>
    </w:pPr>
    <w:rPr>
      <w:rFonts w:ascii="Times New Roman" w:eastAsia="Times New Roman" w:hAnsi="Times New Roman"/>
      <w:color w:val="24292E"/>
      <w:sz w:val="24"/>
    </w:rPr>
  </w:style>
  <w:style w:type="paragraph" w:customStyle="1" w:styleId="list-group-item-summary">
    <w:name w:val="list-group-item-summary"/>
    <w:basedOn w:val="Normal"/>
    <w:rsid w:val="00AB127A"/>
    <w:pPr>
      <w:spacing w:before="30" w:after="100" w:afterAutospacing="1"/>
    </w:pPr>
    <w:rPr>
      <w:rFonts w:ascii="Times New Roman" w:eastAsia="Times New Roman" w:hAnsi="Times New Roman"/>
      <w:sz w:val="24"/>
    </w:rPr>
  </w:style>
  <w:style w:type="paragraph" w:customStyle="1" w:styleId="progress-bar">
    <w:name w:val="progress-bar"/>
    <w:basedOn w:val="Normal"/>
    <w:rsid w:val="00AB127A"/>
    <w:pPr>
      <w:shd w:val="clear" w:color="auto" w:fill="EAECEF"/>
      <w:spacing w:before="100" w:beforeAutospacing="1" w:after="100" w:afterAutospacing="1"/>
    </w:pPr>
    <w:rPr>
      <w:rFonts w:ascii="Times New Roman" w:eastAsia="Times New Roman" w:hAnsi="Times New Roman"/>
      <w:sz w:val="24"/>
    </w:rPr>
  </w:style>
  <w:style w:type="paragraph" w:customStyle="1" w:styleId="reverse-progress-container">
    <w:name w:val="reverse-progress-container"/>
    <w:basedOn w:val="Normal"/>
    <w:rsid w:val="00AB127A"/>
    <w:pPr>
      <w:shd w:val="clear" w:color="auto" w:fill="E1E4E8"/>
      <w:spacing w:before="100" w:beforeAutospacing="1" w:after="100" w:afterAutospacing="1"/>
    </w:pPr>
    <w:rPr>
      <w:rFonts w:ascii="Times New Roman" w:eastAsia="Times New Roman" w:hAnsi="Times New Roman"/>
      <w:sz w:val="24"/>
    </w:rPr>
  </w:style>
  <w:style w:type="paragraph" w:customStyle="1" w:styleId="reverse-progress-bar">
    <w:name w:val="reverse-progress-bar"/>
    <w:basedOn w:val="Normal"/>
    <w:rsid w:val="00AB127A"/>
    <w:pPr>
      <w:shd w:val="clear" w:color="auto" w:fill="E1E4E8"/>
      <w:spacing w:before="100" w:beforeAutospacing="1" w:after="100" w:afterAutospacing="1"/>
    </w:pPr>
    <w:rPr>
      <w:rFonts w:ascii="Times New Roman" w:eastAsia="Times New Roman" w:hAnsi="Times New Roman"/>
      <w:sz w:val="24"/>
    </w:rPr>
  </w:style>
  <w:style w:type="paragraph" w:customStyle="1" w:styleId="progress-bar-small">
    <w:name w:val="progress-bar-small"/>
    <w:basedOn w:val="Normal"/>
    <w:rsid w:val="00AB127A"/>
    <w:pPr>
      <w:spacing w:before="100" w:beforeAutospacing="1" w:after="100" w:afterAutospacing="1"/>
    </w:pPr>
    <w:rPr>
      <w:rFonts w:ascii="Times New Roman" w:eastAsia="Times New Roman" w:hAnsi="Times New Roman"/>
      <w:sz w:val="24"/>
    </w:rPr>
  </w:style>
  <w:style w:type="paragraph" w:customStyle="1" w:styleId="select-menu-error">
    <w:name w:val="select-menu-error"/>
    <w:basedOn w:val="Normal"/>
    <w:rsid w:val="00AB127A"/>
    <w:pPr>
      <w:spacing w:before="100" w:beforeAutospacing="1" w:after="100" w:afterAutospacing="1"/>
    </w:pPr>
    <w:rPr>
      <w:rFonts w:ascii="Times New Roman" w:eastAsia="Times New Roman" w:hAnsi="Times New Roman"/>
      <w:vanish/>
      <w:sz w:val="24"/>
    </w:rPr>
  </w:style>
  <w:style w:type="paragraph" w:customStyle="1" w:styleId="select-menu-loading-overlay">
    <w:name w:val="select-menu-loading-overlay"/>
    <w:basedOn w:val="Normal"/>
    <w:rsid w:val="00AB127A"/>
    <w:pPr>
      <w:spacing w:before="100" w:beforeAutospacing="1" w:after="100" w:afterAutospacing="1"/>
    </w:pPr>
    <w:rPr>
      <w:rFonts w:ascii="Times New Roman" w:eastAsia="Times New Roman" w:hAnsi="Times New Roman"/>
      <w:vanish/>
      <w:sz w:val="24"/>
    </w:rPr>
  </w:style>
  <w:style w:type="paragraph" w:customStyle="1" w:styleId="select-menu-modal-holder">
    <w:name w:val="select-menu-modal-holder"/>
    <w:basedOn w:val="Normal"/>
    <w:rsid w:val="00AB127A"/>
    <w:pPr>
      <w:spacing w:before="100" w:beforeAutospacing="1" w:after="100" w:afterAutospacing="1"/>
    </w:pPr>
    <w:rPr>
      <w:rFonts w:ascii="Times New Roman" w:eastAsia="Times New Roman" w:hAnsi="Times New Roman"/>
      <w:vanish/>
      <w:sz w:val="24"/>
    </w:rPr>
  </w:style>
  <w:style w:type="paragraph" w:customStyle="1" w:styleId="select-menu-modal">
    <w:name w:val="select-menu-modal"/>
    <w:basedOn w:val="Normal"/>
    <w:rsid w:val="00AB127A"/>
    <w:pPr>
      <w:shd w:val="clear" w:color="auto" w:fill="FFFFFF"/>
      <w:spacing w:before="60" w:after="300"/>
    </w:pPr>
    <w:rPr>
      <w:rFonts w:ascii="Times New Roman" w:eastAsia="Times New Roman" w:hAnsi="Times New Roman"/>
      <w:color w:val="586069"/>
      <w:szCs w:val="18"/>
    </w:rPr>
  </w:style>
  <w:style w:type="paragraph" w:customStyle="1" w:styleId="select-menu-modal-narrow">
    <w:name w:val="select-menu-modal-narrow"/>
    <w:basedOn w:val="Normal"/>
    <w:rsid w:val="00AB127A"/>
    <w:pPr>
      <w:spacing w:before="100" w:beforeAutospacing="1" w:after="100" w:afterAutospacing="1"/>
    </w:pPr>
    <w:rPr>
      <w:rFonts w:ascii="Times New Roman" w:eastAsia="Times New Roman" w:hAnsi="Times New Roman"/>
      <w:sz w:val="24"/>
    </w:rPr>
  </w:style>
  <w:style w:type="paragraph" w:customStyle="1" w:styleId="select-menu-divider">
    <w:name w:val="select-menu-divider"/>
    <w:basedOn w:val="Normal"/>
    <w:rsid w:val="00AB127A"/>
    <w:pPr>
      <w:pBdr>
        <w:top w:val="single" w:sz="6" w:space="0" w:color="E1E4E8"/>
        <w:bottom w:val="single" w:sz="6" w:space="6" w:color="E1E4E8"/>
      </w:pBdr>
      <w:shd w:val="clear" w:color="auto" w:fill="F6F8FA"/>
      <w:spacing w:before="0" w:after="100" w:afterAutospacing="1" w:line="240" w:lineRule="atLeast"/>
    </w:pPr>
    <w:rPr>
      <w:rFonts w:ascii="Times New Roman" w:eastAsia="Times New Roman" w:hAnsi="Times New Roman"/>
      <w:b/>
      <w:bCs/>
      <w:color w:val="24292E"/>
      <w:sz w:val="24"/>
    </w:rPr>
  </w:style>
  <w:style w:type="paragraph" w:customStyle="1" w:styleId="select-menu-header">
    <w:name w:val="select-menu-header"/>
    <w:basedOn w:val="Normal"/>
    <w:rsid w:val="00AB127A"/>
    <w:pPr>
      <w:pBdr>
        <w:bottom w:val="single" w:sz="6" w:space="6" w:color="E1E4E8"/>
      </w:pBdr>
      <w:shd w:val="clear" w:color="auto" w:fill="F6F8FA"/>
      <w:spacing w:before="100" w:beforeAutospacing="1" w:after="100" w:afterAutospacing="1" w:line="240" w:lineRule="atLeast"/>
    </w:pPr>
    <w:rPr>
      <w:rFonts w:ascii="Times New Roman" w:eastAsia="Times New Roman" w:hAnsi="Times New Roman"/>
      <w:sz w:val="24"/>
    </w:rPr>
  </w:style>
  <w:style w:type="paragraph" w:customStyle="1" w:styleId="select-menu-filters">
    <w:name w:val="select-menu-filters"/>
    <w:basedOn w:val="Normal"/>
    <w:rsid w:val="00AB127A"/>
    <w:pPr>
      <w:shd w:val="clear" w:color="auto" w:fill="F6F8FA"/>
      <w:spacing w:before="100" w:beforeAutospacing="1" w:after="100" w:afterAutospacing="1"/>
    </w:pPr>
    <w:rPr>
      <w:rFonts w:ascii="Times New Roman" w:eastAsia="Times New Roman" w:hAnsi="Times New Roman"/>
      <w:sz w:val="24"/>
    </w:rPr>
  </w:style>
  <w:style w:type="paragraph" w:customStyle="1" w:styleId="select-menu-text-filter">
    <w:name w:val="select-menu-text-filter"/>
    <w:basedOn w:val="Normal"/>
    <w:rsid w:val="00AB127A"/>
    <w:pPr>
      <w:spacing w:before="100" w:beforeAutospacing="1" w:after="100" w:afterAutospacing="1"/>
    </w:pPr>
    <w:rPr>
      <w:rFonts w:ascii="Times New Roman" w:eastAsia="Times New Roman" w:hAnsi="Times New Roman"/>
      <w:sz w:val="24"/>
    </w:rPr>
  </w:style>
  <w:style w:type="paragraph" w:customStyle="1" w:styleId="select-menu-tabs">
    <w:name w:val="select-menu-tabs"/>
    <w:basedOn w:val="Normal"/>
    <w:rsid w:val="00AB127A"/>
    <w:pPr>
      <w:pBdr>
        <w:bottom w:val="single" w:sz="6" w:space="0" w:color="DFE2E5"/>
      </w:pBdr>
      <w:spacing w:before="100" w:beforeAutospacing="1" w:after="100" w:afterAutospacing="1"/>
    </w:pPr>
    <w:rPr>
      <w:rFonts w:ascii="Times New Roman" w:eastAsia="Times New Roman" w:hAnsi="Times New Roman"/>
      <w:sz w:val="24"/>
    </w:rPr>
  </w:style>
  <w:style w:type="paragraph" w:customStyle="1" w:styleId="select-menu-blankslate">
    <w:name w:val="select-menu-blankslate"/>
    <w:basedOn w:val="Normal"/>
    <w:rsid w:val="00AB127A"/>
    <w:pPr>
      <w:spacing w:before="100" w:beforeAutospacing="1" w:after="100" w:afterAutospacing="1"/>
      <w:jc w:val="center"/>
    </w:pPr>
    <w:rPr>
      <w:rFonts w:ascii="Times New Roman" w:eastAsia="Times New Roman" w:hAnsi="Times New Roman"/>
      <w:sz w:val="24"/>
    </w:rPr>
  </w:style>
  <w:style w:type="paragraph" w:customStyle="1" w:styleId="select-menu-item">
    <w:name w:val="select-menu-item"/>
    <w:basedOn w:val="Normal"/>
    <w:rsid w:val="00AB127A"/>
    <w:pPr>
      <w:pBdr>
        <w:bottom w:val="single" w:sz="6" w:space="6" w:color="EAECEF"/>
      </w:pBdr>
      <w:shd w:val="clear" w:color="auto" w:fill="FFFFFF"/>
      <w:spacing w:before="100" w:beforeAutospacing="1" w:after="100" w:afterAutospacing="1"/>
    </w:pPr>
    <w:rPr>
      <w:rFonts w:ascii="Times New Roman" w:eastAsia="Times New Roman" w:hAnsi="Times New Roman"/>
      <w:sz w:val="24"/>
    </w:rPr>
  </w:style>
  <w:style w:type="paragraph" w:customStyle="1" w:styleId="select-menu-item-icon">
    <w:name w:val="select-menu-item-icon"/>
    <w:basedOn w:val="Normal"/>
    <w:rsid w:val="00AB127A"/>
    <w:pPr>
      <w:spacing w:before="100" w:beforeAutospacing="1" w:after="100" w:afterAutospacing="1"/>
      <w:ind w:left="-300"/>
    </w:pPr>
    <w:rPr>
      <w:rFonts w:ascii="Times New Roman" w:eastAsia="Times New Roman" w:hAnsi="Times New Roman"/>
      <w:sz w:val="24"/>
    </w:rPr>
  </w:style>
  <w:style w:type="paragraph" w:customStyle="1" w:styleId="select-menu-action">
    <w:name w:val="select-menu-action"/>
    <w:basedOn w:val="Normal"/>
    <w:rsid w:val="00AB127A"/>
    <w:pPr>
      <w:spacing w:before="100" w:beforeAutospacing="1" w:after="100" w:afterAutospacing="1"/>
    </w:pPr>
    <w:rPr>
      <w:rFonts w:ascii="Times New Roman" w:eastAsia="Times New Roman" w:hAnsi="Times New Roman"/>
      <w:color w:val="444D56"/>
      <w:sz w:val="24"/>
    </w:rPr>
  </w:style>
  <w:style w:type="paragraph" w:customStyle="1" w:styleId="select-menu-no-results">
    <w:name w:val="select-menu-no-results"/>
    <w:basedOn w:val="Normal"/>
    <w:rsid w:val="00AB127A"/>
    <w:pPr>
      <w:spacing w:before="100" w:beforeAutospacing="1" w:after="100" w:afterAutospacing="1"/>
    </w:pPr>
    <w:rPr>
      <w:rFonts w:ascii="Times New Roman" w:eastAsia="Times New Roman" w:hAnsi="Times New Roman"/>
      <w:vanish/>
      <w:color w:val="586069"/>
      <w:sz w:val="24"/>
    </w:rPr>
  </w:style>
  <w:style w:type="paragraph" w:customStyle="1" w:styleId="select-menu-button-gravatar">
    <w:name w:val="select-menu-button-gravatar"/>
    <w:basedOn w:val="Normal"/>
    <w:rsid w:val="00AB127A"/>
    <w:pPr>
      <w:spacing w:before="100" w:beforeAutospacing="1" w:after="100" w:afterAutospacing="1" w:line="0" w:lineRule="auto"/>
      <w:ind w:right="75"/>
    </w:pPr>
    <w:rPr>
      <w:rFonts w:ascii="Times New Roman" w:eastAsia="Times New Roman" w:hAnsi="Times New Roman"/>
      <w:sz w:val="24"/>
    </w:rPr>
  </w:style>
  <w:style w:type="paragraph" w:customStyle="1" w:styleId="select-menu-item-gravatar">
    <w:name w:val="select-menu-item-gravatar"/>
    <w:basedOn w:val="Normal"/>
    <w:rsid w:val="00AB127A"/>
    <w:pPr>
      <w:spacing w:before="100" w:beforeAutospacing="1" w:after="100" w:afterAutospacing="1" w:line="0" w:lineRule="auto"/>
      <w:ind w:right="120"/>
    </w:pPr>
    <w:rPr>
      <w:rFonts w:ascii="Times New Roman" w:eastAsia="Times New Roman" w:hAnsi="Times New Roman"/>
      <w:sz w:val="24"/>
    </w:rPr>
  </w:style>
  <w:style w:type="paragraph" w:customStyle="1" w:styleId="select-menu-item-text">
    <w:name w:val="select-menu-item-text"/>
    <w:basedOn w:val="Normal"/>
    <w:rsid w:val="00AB127A"/>
    <w:pPr>
      <w:spacing w:before="100" w:beforeAutospacing="1" w:after="100" w:afterAutospacing="1"/>
    </w:pPr>
    <w:rPr>
      <w:rFonts w:ascii="Times New Roman" w:eastAsia="Times New Roman" w:hAnsi="Times New Roman"/>
      <w:sz w:val="24"/>
    </w:rPr>
  </w:style>
  <w:style w:type="paragraph" w:customStyle="1" w:styleId="select-menu-item-heading">
    <w:name w:val="select-menu-item-heading"/>
    <w:basedOn w:val="Normal"/>
    <w:rsid w:val="00AB127A"/>
    <w:pPr>
      <w:spacing w:before="0" w:after="0"/>
    </w:pPr>
    <w:rPr>
      <w:rFonts w:ascii="Times New Roman" w:eastAsia="Times New Roman" w:hAnsi="Times New Roman"/>
      <w:b/>
      <w:bCs/>
      <w:sz w:val="21"/>
      <w:szCs w:val="21"/>
    </w:rPr>
  </w:style>
  <w:style w:type="paragraph" w:customStyle="1" w:styleId="select-menu-new-item-form">
    <w:name w:val="select-menu-new-item-form"/>
    <w:basedOn w:val="Normal"/>
    <w:rsid w:val="00AB127A"/>
    <w:pPr>
      <w:spacing w:before="100" w:beforeAutospacing="1" w:after="100" w:afterAutospacing="1"/>
    </w:pPr>
    <w:rPr>
      <w:rFonts w:ascii="Times New Roman" w:eastAsia="Times New Roman" w:hAnsi="Times New Roman"/>
      <w:vanish/>
      <w:sz w:val="24"/>
    </w:rPr>
  </w:style>
  <w:style w:type="paragraph" w:customStyle="1" w:styleId="table-list">
    <w:name w:val="table-list"/>
    <w:basedOn w:val="Normal"/>
    <w:rsid w:val="00AB127A"/>
    <w:pPr>
      <w:pBdr>
        <w:bottom w:val="single" w:sz="6" w:space="0" w:color="E1E4E8"/>
      </w:pBdr>
      <w:spacing w:before="100" w:beforeAutospacing="1" w:after="100" w:afterAutospacing="1"/>
    </w:pPr>
    <w:rPr>
      <w:rFonts w:ascii="Times New Roman" w:eastAsia="Times New Roman" w:hAnsi="Times New Roman"/>
      <w:color w:val="6A737D"/>
      <w:sz w:val="24"/>
    </w:rPr>
  </w:style>
  <w:style w:type="paragraph" w:customStyle="1" w:styleId="table-list-bordered">
    <w:name w:val="table-list-bordered"/>
    <w:basedOn w:val="Normal"/>
    <w:rsid w:val="00AB127A"/>
    <w:pPr>
      <w:spacing w:before="100" w:beforeAutospacing="1" w:after="100" w:afterAutospacing="1"/>
    </w:pPr>
    <w:rPr>
      <w:rFonts w:ascii="Times New Roman" w:eastAsia="Times New Roman" w:hAnsi="Times New Roman"/>
      <w:sz w:val="24"/>
    </w:rPr>
  </w:style>
  <w:style w:type="paragraph" w:customStyle="1" w:styleId="table-list-cell">
    <w:name w:val="table-list-cell"/>
    <w:basedOn w:val="Normal"/>
    <w:rsid w:val="00AB127A"/>
    <w:pPr>
      <w:pBdr>
        <w:top w:val="single" w:sz="6" w:space="6" w:color="EAECEF"/>
      </w:pBdr>
      <w:spacing w:before="100" w:beforeAutospacing="1" w:after="100" w:afterAutospacing="1"/>
      <w:textAlignment w:val="top"/>
    </w:pPr>
    <w:rPr>
      <w:rFonts w:ascii="Times New Roman" w:eastAsia="Times New Roman" w:hAnsi="Times New Roman"/>
      <w:szCs w:val="18"/>
    </w:rPr>
  </w:style>
  <w:style w:type="paragraph" w:customStyle="1" w:styleId="table-list-cell-checkbox">
    <w:name w:val="table-list-cell-checkbox"/>
    <w:basedOn w:val="Normal"/>
    <w:rsid w:val="00AB127A"/>
    <w:pPr>
      <w:spacing w:before="100" w:beforeAutospacing="1" w:after="100" w:afterAutospacing="1"/>
      <w:jc w:val="center"/>
    </w:pPr>
    <w:rPr>
      <w:rFonts w:ascii="Times New Roman" w:eastAsia="Times New Roman" w:hAnsi="Times New Roman"/>
      <w:sz w:val="24"/>
    </w:rPr>
  </w:style>
  <w:style w:type="paragraph" w:customStyle="1" w:styleId="table-list-header">
    <w:name w:val="table-list-header"/>
    <w:basedOn w:val="Normal"/>
    <w:rsid w:val="00AB127A"/>
    <w:pPr>
      <w:pBdr>
        <w:top w:val="single" w:sz="6" w:space="0" w:color="E1E4E8"/>
        <w:left w:val="single" w:sz="6" w:space="0" w:color="E1E4E8"/>
        <w:bottom w:val="single" w:sz="6" w:space="0" w:color="E1E4E8"/>
        <w:right w:val="single" w:sz="6" w:space="0" w:color="E1E4E8"/>
      </w:pBdr>
      <w:shd w:val="clear" w:color="auto" w:fill="F6F8FA"/>
      <w:spacing w:before="300" w:after="100" w:afterAutospacing="1"/>
    </w:pPr>
    <w:rPr>
      <w:rFonts w:ascii="Times New Roman" w:eastAsia="Times New Roman" w:hAnsi="Times New Roman"/>
      <w:sz w:val="24"/>
    </w:rPr>
  </w:style>
  <w:style w:type="paragraph" w:customStyle="1" w:styleId="table-list-heading">
    <w:name w:val="table-list-heading"/>
    <w:basedOn w:val="Normal"/>
    <w:rsid w:val="00AB127A"/>
    <w:pPr>
      <w:spacing w:before="100" w:beforeAutospacing="1" w:after="100" w:afterAutospacing="1"/>
      <w:ind w:left="150"/>
    </w:pPr>
    <w:rPr>
      <w:rFonts w:ascii="Times New Roman" w:eastAsia="Times New Roman" w:hAnsi="Times New Roman"/>
      <w:sz w:val="24"/>
    </w:rPr>
  </w:style>
  <w:style w:type="paragraph" w:customStyle="1" w:styleId="table-list-header-select-all">
    <w:name w:val="table-list-header-select-all"/>
    <w:basedOn w:val="Normal"/>
    <w:rsid w:val="00AB127A"/>
    <w:pPr>
      <w:spacing w:before="100" w:beforeAutospacing="1" w:after="100" w:afterAutospacing="1"/>
      <w:ind w:left="-15" w:right="75"/>
      <w:jc w:val="center"/>
    </w:pPr>
    <w:rPr>
      <w:rFonts w:ascii="Times New Roman" w:eastAsia="Times New Roman" w:hAnsi="Times New Roman"/>
      <w:sz w:val="24"/>
    </w:rPr>
  </w:style>
  <w:style w:type="paragraph" w:customStyle="1" w:styleId="table-list-header-meta">
    <w:name w:val="table-list-header-meta"/>
    <w:basedOn w:val="Normal"/>
    <w:rsid w:val="00AB127A"/>
    <w:pPr>
      <w:spacing w:before="100" w:beforeAutospacing="1" w:after="100" w:afterAutospacing="1"/>
    </w:pPr>
    <w:rPr>
      <w:rFonts w:ascii="Times New Roman" w:eastAsia="Times New Roman" w:hAnsi="Times New Roman"/>
      <w:color w:val="586069"/>
      <w:sz w:val="24"/>
    </w:rPr>
  </w:style>
  <w:style w:type="paragraph" w:customStyle="1" w:styleId="table-list-header-next">
    <w:name w:val="table-list-header-next"/>
    <w:basedOn w:val="Normal"/>
    <w:rsid w:val="00AB127A"/>
    <w:pPr>
      <w:spacing w:before="300" w:after="0"/>
    </w:pPr>
    <w:rPr>
      <w:rFonts w:ascii="Times New Roman" w:eastAsia="Times New Roman" w:hAnsi="Times New Roman"/>
      <w:sz w:val="24"/>
    </w:rPr>
  </w:style>
  <w:style w:type="paragraph" w:customStyle="1" w:styleId="bulk-actions-header">
    <w:name w:val="bulk-actions-header"/>
    <w:basedOn w:val="Normal"/>
    <w:rsid w:val="00AB127A"/>
    <w:pPr>
      <w:spacing w:before="100" w:beforeAutospacing="1" w:after="100" w:afterAutospacing="1"/>
    </w:pPr>
    <w:rPr>
      <w:rFonts w:ascii="Times New Roman" w:eastAsia="Times New Roman" w:hAnsi="Times New Roman"/>
      <w:sz w:val="24"/>
    </w:rPr>
  </w:style>
  <w:style w:type="paragraph" w:customStyle="1" w:styleId="table-list-triage">
    <w:name w:val="table-list-triage"/>
    <w:basedOn w:val="Normal"/>
    <w:rsid w:val="00AB127A"/>
    <w:pPr>
      <w:spacing w:before="100" w:beforeAutospacing="1" w:after="100" w:afterAutospacing="1"/>
    </w:pPr>
    <w:rPr>
      <w:rFonts w:ascii="Times New Roman" w:eastAsia="Times New Roman" w:hAnsi="Times New Roman"/>
      <w:vanish/>
      <w:sz w:val="24"/>
    </w:rPr>
  </w:style>
  <w:style w:type="paragraph" w:customStyle="1" w:styleId="box--overlay">
    <w:name w:val="box--overlay"/>
    <w:basedOn w:val="Normal"/>
    <w:rsid w:val="00AB127A"/>
    <w:pPr>
      <w:shd w:val="clear" w:color="auto" w:fill="FFFFFF"/>
      <w:spacing w:before="100" w:beforeAutospacing="1" w:after="100" w:afterAutospacing="1"/>
    </w:pPr>
    <w:rPr>
      <w:rFonts w:ascii="Times New Roman" w:eastAsia="Times New Roman" w:hAnsi="Times New Roman"/>
      <w:sz w:val="24"/>
    </w:rPr>
  </w:style>
  <w:style w:type="paragraph" w:customStyle="1" w:styleId="box-overlay--narrow">
    <w:name w:val="box-overlay--narrow"/>
    <w:basedOn w:val="Normal"/>
    <w:rsid w:val="00AB127A"/>
    <w:pPr>
      <w:spacing w:before="100" w:beforeAutospacing="1" w:after="100" w:afterAutospacing="1"/>
    </w:pPr>
    <w:rPr>
      <w:rFonts w:ascii="Times New Roman" w:eastAsia="Times New Roman" w:hAnsi="Times New Roman"/>
      <w:sz w:val="24"/>
    </w:rPr>
  </w:style>
  <w:style w:type="paragraph" w:customStyle="1" w:styleId="box-overlay--wide">
    <w:name w:val="box-overlay--wide"/>
    <w:basedOn w:val="Normal"/>
    <w:rsid w:val="00AB127A"/>
    <w:pPr>
      <w:spacing w:before="100" w:beforeAutospacing="1" w:after="100" w:afterAutospacing="1"/>
    </w:pPr>
    <w:rPr>
      <w:rFonts w:ascii="Times New Roman" w:eastAsia="Times New Roman" w:hAnsi="Times New Roman"/>
      <w:sz w:val="24"/>
    </w:rPr>
  </w:style>
  <w:style w:type="paragraph" w:customStyle="1" w:styleId="breadcrumb">
    <w:name w:val="breadcrumb"/>
    <w:basedOn w:val="Normal"/>
    <w:rsid w:val="00AB127A"/>
    <w:pPr>
      <w:spacing w:before="100" w:beforeAutospacing="1" w:after="100" w:afterAutospacing="1"/>
    </w:pPr>
    <w:rPr>
      <w:rFonts w:ascii="Times New Roman" w:eastAsia="Times New Roman" w:hAnsi="Times New Roman"/>
      <w:color w:val="586069"/>
      <w:sz w:val="24"/>
    </w:rPr>
  </w:style>
  <w:style w:type="paragraph" w:customStyle="1" w:styleId="capped-card">
    <w:name w:val="capped-card"/>
    <w:basedOn w:val="Normal"/>
    <w:rsid w:val="00AB127A"/>
    <w:pPr>
      <w:pBdr>
        <w:top w:val="single" w:sz="6" w:space="0" w:color="DFE2E5"/>
        <w:left w:val="single" w:sz="6" w:space="0" w:color="DFE2E5"/>
        <w:bottom w:val="single" w:sz="6" w:space="0" w:color="DFE2E5"/>
        <w:right w:val="single" w:sz="6" w:space="0" w:color="DFE2E5"/>
      </w:pBdr>
      <w:spacing w:before="150" w:after="150"/>
      <w:ind w:left="150" w:right="150"/>
    </w:pPr>
    <w:rPr>
      <w:rFonts w:ascii="Times New Roman" w:eastAsia="Times New Roman" w:hAnsi="Times New Roman"/>
      <w:sz w:val="24"/>
    </w:rPr>
  </w:style>
  <w:style w:type="paragraph" w:customStyle="1" w:styleId="capped-cardp">
    <w:name w:val="capped-card&gt;p"/>
    <w:basedOn w:val="Normal"/>
    <w:rsid w:val="00AB127A"/>
    <w:pPr>
      <w:pBdr>
        <w:bottom w:val="single" w:sz="6" w:space="0" w:color="EAECEF"/>
      </w:pBdr>
      <w:spacing w:before="0" w:after="0"/>
    </w:pPr>
    <w:rPr>
      <w:rFonts w:ascii="Times New Roman" w:eastAsia="Times New Roman" w:hAnsi="Times New Roman"/>
      <w:color w:val="586069"/>
      <w:sz w:val="23"/>
      <w:szCs w:val="23"/>
    </w:rPr>
  </w:style>
  <w:style w:type="paragraph" w:customStyle="1" w:styleId="capped-card-content">
    <w:name w:val="capped-card-content"/>
    <w:basedOn w:val="Normal"/>
    <w:rsid w:val="00AB127A"/>
    <w:pPr>
      <w:shd w:val="clear" w:color="auto" w:fill="F6F8FA"/>
      <w:spacing w:before="100" w:beforeAutospacing="1" w:after="100" w:afterAutospacing="1"/>
    </w:pPr>
    <w:rPr>
      <w:rFonts w:ascii="Times New Roman" w:eastAsia="Times New Roman" w:hAnsi="Times New Roman"/>
      <w:sz w:val="24"/>
    </w:rPr>
  </w:style>
  <w:style w:type="paragraph" w:customStyle="1" w:styleId="comment-show-stale">
    <w:name w:val="comment-show-stale"/>
    <w:basedOn w:val="Normal"/>
    <w:rsid w:val="00AB127A"/>
    <w:pPr>
      <w:spacing w:before="100" w:beforeAutospacing="1" w:after="100" w:afterAutospacing="1"/>
    </w:pPr>
    <w:rPr>
      <w:rFonts w:ascii="Times New Roman" w:eastAsia="Times New Roman" w:hAnsi="Times New Roman"/>
      <w:vanish/>
      <w:sz w:val="24"/>
    </w:rPr>
  </w:style>
  <w:style w:type="paragraph" w:customStyle="1" w:styleId="comment-body">
    <w:name w:val="comment-body"/>
    <w:basedOn w:val="Normal"/>
    <w:rsid w:val="00AB127A"/>
    <w:pPr>
      <w:spacing w:before="100" w:beforeAutospacing="1" w:after="100" w:afterAutospacing="1"/>
    </w:pPr>
    <w:rPr>
      <w:rFonts w:ascii="Times New Roman" w:eastAsia="Times New Roman" w:hAnsi="Times New Roman"/>
      <w:sz w:val="21"/>
      <w:szCs w:val="21"/>
    </w:rPr>
  </w:style>
  <w:style w:type="paragraph" w:customStyle="1" w:styleId="comment-form-textarea">
    <w:name w:val="comment-form-textarea"/>
    <w:basedOn w:val="Normal"/>
    <w:rsid w:val="00AB127A"/>
    <w:pPr>
      <w:spacing w:before="0" w:after="0"/>
    </w:pPr>
    <w:rPr>
      <w:rFonts w:ascii="Times New Roman" w:eastAsia="Times New Roman" w:hAnsi="Times New Roman"/>
      <w:sz w:val="24"/>
    </w:rPr>
  </w:style>
  <w:style w:type="paragraph" w:customStyle="1" w:styleId="discussion-topic-header">
    <w:name w:val="discussion-topic-header"/>
    <w:basedOn w:val="Normal"/>
    <w:rsid w:val="00AB127A"/>
    <w:pPr>
      <w:spacing w:before="100" w:beforeAutospacing="1" w:after="100" w:afterAutospacing="1"/>
    </w:pPr>
    <w:rPr>
      <w:rFonts w:ascii="Times New Roman" w:eastAsia="Times New Roman" w:hAnsi="Times New Roman"/>
      <w:sz w:val="24"/>
    </w:rPr>
  </w:style>
  <w:style w:type="paragraph" w:customStyle="1" w:styleId="comment-form-error">
    <w:name w:val="comment-form-error"/>
    <w:basedOn w:val="Normal"/>
    <w:rsid w:val="00AB127A"/>
    <w:pPr>
      <w:shd w:val="clear" w:color="auto" w:fill="FFDCE0"/>
      <w:spacing w:before="120" w:after="120"/>
      <w:ind w:left="120" w:right="120"/>
    </w:pPr>
    <w:rPr>
      <w:rFonts w:ascii="Times New Roman" w:eastAsia="Times New Roman" w:hAnsi="Times New Roman"/>
      <w:color w:val="86181D"/>
      <w:sz w:val="24"/>
    </w:rPr>
  </w:style>
  <w:style w:type="paragraph" w:customStyle="1" w:styleId="commit-form">
    <w:name w:val="commit-form"/>
    <w:basedOn w:val="Normal"/>
    <w:rsid w:val="00AB127A"/>
    <w:pPr>
      <w:pBdr>
        <w:top w:val="single" w:sz="6" w:space="11" w:color="DFE2E5"/>
        <w:left w:val="single" w:sz="6" w:space="11" w:color="DFE2E5"/>
        <w:bottom w:val="single" w:sz="6" w:space="11" w:color="DFE2E5"/>
        <w:right w:val="single" w:sz="6" w:space="11" w:color="DFE2E5"/>
      </w:pBdr>
      <w:spacing w:before="100" w:beforeAutospacing="1" w:after="100" w:afterAutospacing="1"/>
    </w:pPr>
    <w:rPr>
      <w:rFonts w:ascii="Times New Roman" w:eastAsia="Times New Roman" w:hAnsi="Times New Roman"/>
      <w:sz w:val="24"/>
    </w:rPr>
  </w:style>
  <w:style w:type="paragraph" w:customStyle="1" w:styleId="commit-sha">
    <w:name w:val="commit-sha"/>
    <w:basedOn w:val="Normal"/>
    <w:rsid w:val="00AB127A"/>
    <w:pPr>
      <w:pBdr>
        <w:top w:val="single" w:sz="6" w:space="2" w:color="EAECEF"/>
        <w:left w:val="single" w:sz="6" w:space="5" w:color="EAECEF"/>
        <w:bottom w:val="single" w:sz="6" w:space="2" w:color="EAECEF"/>
        <w:right w:val="single" w:sz="6" w:space="5" w:color="EAECEF"/>
      </w:pBdr>
      <w:shd w:val="clear" w:color="auto" w:fill="F6F8FA"/>
      <w:spacing w:before="100" w:beforeAutospacing="1" w:after="100" w:afterAutospacing="1"/>
    </w:pPr>
    <w:rPr>
      <w:rFonts w:ascii="Times New Roman" w:eastAsia="Times New Roman" w:hAnsi="Times New Roman"/>
      <w:sz w:val="22"/>
      <w:szCs w:val="22"/>
    </w:rPr>
  </w:style>
  <w:style w:type="paragraph" w:customStyle="1" w:styleId="commit-partial-notice">
    <w:name w:val="commit-partial-notice"/>
    <w:basedOn w:val="Normal"/>
    <w:rsid w:val="00AB127A"/>
    <w:pPr>
      <w:spacing w:before="300" w:after="300"/>
    </w:pPr>
    <w:rPr>
      <w:rFonts w:ascii="Times New Roman" w:eastAsia="Times New Roman" w:hAnsi="Times New Roman"/>
      <w:sz w:val="24"/>
    </w:rPr>
  </w:style>
  <w:style w:type="paragraph" w:customStyle="1" w:styleId="commit-paginate-container">
    <w:name w:val="commit-paginate-container"/>
    <w:basedOn w:val="Normal"/>
    <w:rsid w:val="00AB127A"/>
    <w:pPr>
      <w:spacing w:before="0" w:after="0"/>
    </w:pPr>
    <w:rPr>
      <w:rFonts w:ascii="Times New Roman" w:eastAsia="Times New Roman" w:hAnsi="Times New Roman"/>
      <w:sz w:val="24"/>
    </w:rPr>
  </w:style>
  <w:style w:type="paragraph" w:customStyle="1" w:styleId="commit-link">
    <w:name w:val="commit-link"/>
    <w:basedOn w:val="Normal"/>
    <w:rsid w:val="00AB127A"/>
    <w:pPr>
      <w:spacing w:before="100" w:beforeAutospacing="1" w:after="100" w:afterAutospacing="1"/>
    </w:pPr>
    <w:rPr>
      <w:rFonts w:ascii="Times New Roman" w:eastAsia="Times New Roman" w:hAnsi="Times New Roman"/>
      <w:color w:val="0366D6"/>
      <w:sz w:val="24"/>
    </w:rPr>
  </w:style>
  <w:style w:type="paragraph" w:customStyle="1" w:styleId="commit-ref">
    <w:name w:val="commit-ref"/>
    <w:basedOn w:val="Normal"/>
    <w:rsid w:val="00AB127A"/>
    <w:pPr>
      <w:shd w:val="clear" w:color="auto" w:fill="EFF7FF"/>
      <w:spacing w:before="100" w:beforeAutospacing="1" w:after="100" w:afterAutospacing="1" w:line="480" w:lineRule="auto"/>
    </w:pPr>
    <w:rPr>
      <w:rFonts w:ascii="Consolas" w:eastAsia="Times New Roman" w:hAnsi="Consolas"/>
      <w:color w:val="274466"/>
      <w:szCs w:val="18"/>
    </w:rPr>
  </w:style>
  <w:style w:type="paragraph" w:customStyle="1" w:styleId="commit-email-flash">
    <w:name w:val="commit-email-flash"/>
    <w:basedOn w:val="Normal"/>
    <w:rsid w:val="00AB127A"/>
    <w:pPr>
      <w:spacing w:before="100" w:beforeAutospacing="1" w:after="100" w:afterAutospacing="1"/>
    </w:pPr>
    <w:rPr>
      <w:rFonts w:ascii="Times New Roman" w:eastAsia="Times New Roman" w:hAnsi="Times New Roman"/>
      <w:sz w:val="24"/>
    </w:rPr>
  </w:style>
  <w:style w:type="paragraph" w:customStyle="1" w:styleId="commit-desc">
    <w:name w:val="commit-desc"/>
    <w:basedOn w:val="Normal"/>
    <w:rsid w:val="00AB127A"/>
    <w:pPr>
      <w:spacing w:before="100" w:beforeAutospacing="1" w:after="100" w:afterAutospacing="1"/>
    </w:pPr>
    <w:rPr>
      <w:rFonts w:ascii="Times New Roman" w:eastAsia="Times New Roman" w:hAnsi="Times New Roman"/>
      <w:vanish/>
      <w:sz w:val="24"/>
    </w:rPr>
  </w:style>
  <w:style w:type="paragraph" w:customStyle="1" w:styleId="commit-author-section">
    <w:name w:val="commit-author-section"/>
    <w:basedOn w:val="Normal"/>
    <w:rsid w:val="00AB127A"/>
    <w:pPr>
      <w:spacing w:before="100" w:beforeAutospacing="1" w:after="100" w:afterAutospacing="1"/>
    </w:pPr>
    <w:rPr>
      <w:rFonts w:ascii="Times New Roman" w:eastAsia="Times New Roman" w:hAnsi="Times New Roman"/>
      <w:color w:val="24292E"/>
      <w:sz w:val="24"/>
    </w:rPr>
  </w:style>
  <w:style w:type="paragraph" w:customStyle="1" w:styleId="commit-tease">
    <w:name w:val="commit-tease"/>
    <w:basedOn w:val="Normal"/>
    <w:rsid w:val="00AB127A"/>
    <w:pPr>
      <w:spacing w:before="100" w:beforeAutospacing="1" w:after="100" w:afterAutospacing="1" w:line="300" w:lineRule="atLeast"/>
    </w:pPr>
    <w:rPr>
      <w:rFonts w:ascii="Times New Roman" w:eastAsia="Times New Roman" w:hAnsi="Times New Roman"/>
      <w:color w:val="586069"/>
      <w:sz w:val="20"/>
      <w:szCs w:val="20"/>
    </w:rPr>
  </w:style>
  <w:style w:type="paragraph" w:customStyle="1" w:styleId="commit-tease-comments">
    <w:name w:val="commit-tease-comments"/>
    <w:basedOn w:val="Normal"/>
    <w:rsid w:val="00AB127A"/>
    <w:pPr>
      <w:spacing w:before="100" w:beforeAutospacing="1" w:after="100" w:afterAutospacing="1"/>
      <w:ind w:right="225"/>
    </w:pPr>
    <w:rPr>
      <w:rFonts w:ascii="Times New Roman" w:eastAsia="Times New Roman" w:hAnsi="Times New Roman"/>
      <w:sz w:val="24"/>
    </w:rPr>
  </w:style>
  <w:style w:type="paragraph" w:customStyle="1" w:styleId="commit-tease-sha">
    <w:name w:val="commit-tease-sha"/>
    <w:basedOn w:val="Normal"/>
    <w:rsid w:val="00AB127A"/>
    <w:pPr>
      <w:spacing w:before="100" w:beforeAutospacing="1" w:after="100" w:afterAutospacing="1"/>
    </w:pPr>
    <w:rPr>
      <w:rFonts w:ascii="Consolas" w:eastAsia="Times New Roman" w:hAnsi="Consolas"/>
      <w:color w:val="444D56"/>
      <w:sz w:val="22"/>
      <w:szCs w:val="22"/>
    </w:rPr>
  </w:style>
  <w:style w:type="paragraph" w:customStyle="1" w:styleId="commits-listing">
    <w:name w:val="commits-listing"/>
    <w:basedOn w:val="Normal"/>
    <w:rsid w:val="00AB127A"/>
    <w:pPr>
      <w:spacing w:before="100" w:beforeAutospacing="1" w:after="225"/>
    </w:pPr>
    <w:rPr>
      <w:rFonts w:ascii="Times New Roman" w:eastAsia="Times New Roman" w:hAnsi="Times New Roman"/>
      <w:sz w:val="24"/>
    </w:rPr>
  </w:style>
  <w:style w:type="paragraph" w:customStyle="1" w:styleId="commits-listing-padded">
    <w:name w:val="commits-listing-padded"/>
    <w:basedOn w:val="Normal"/>
    <w:rsid w:val="00AB127A"/>
    <w:pPr>
      <w:spacing w:before="100" w:beforeAutospacing="1" w:after="100" w:afterAutospacing="1"/>
    </w:pPr>
    <w:rPr>
      <w:rFonts w:ascii="Times New Roman" w:eastAsia="Times New Roman" w:hAnsi="Times New Roman"/>
      <w:sz w:val="24"/>
    </w:rPr>
  </w:style>
  <w:style w:type="paragraph" w:customStyle="1" w:styleId="commit-group">
    <w:name w:val="commit-group"/>
    <w:basedOn w:val="Normal"/>
    <w:rsid w:val="00AB127A"/>
    <w:pPr>
      <w:spacing w:before="150" w:after="100" w:afterAutospacing="1"/>
    </w:pPr>
    <w:rPr>
      <w:rFonts w:ascii="Times New Roman" w:eastAsia="Times New Roman" w:hAnsi="Times New Roman"/>
      <w:sz w:val="24"/>
    </w:rPr>
  </w:style>
  <w:style w:type="paragraph" w:customStyle="1" w:styleId="commit-group-title">
    <w:name w:val="commit-group-title"/>
    <w:basedOn w:val="Normal"/>
    <w:rsid w:val="00AB127A"/>
    <w:pPr>
      <w:spacing w:before="225" w:after="100" w:afterAutospacing="1"/>
      <w:ind w:left="-465"/>
    </w:pPr>
    <w:rPr>
      <w:rFonts w:ascii="Times New Roman" w:eastAsia="Times New Roman" w:hAnsi="Times New Roman"/>
      <w:color w:val="586069"/>
      <w:sz w:val="24"/>
    </w:rPr>
  </w:style>
  <w:style w:type="paragraph" w:customStyle="1" w:styleId="commit-indicator">
    <w:name w:val="commit-indicator"/>
    <w:basedOn w:val="Normal"/>
    <w:rsid w:val="00AB127A"/>
    <w:pPr>
      <w:spacing w:before="100" w:beforeAutospacing="1" w:after="100" w:afterAutospacing="1"/>
      <w:ind w:left="60"/>
    </w:pPr>
    <w:rPr>
      <w:rFonts w:ascii="Times New Roman" w:eastAsia="Times New Roman" w:hAnsi="Times New Roman"/>
      <w:sz w:val="24"/>
    </w:rPr>
  </w:style>
  <w:style w:type="paragraph" w:customStyle="1" w:styleId="commit-links-cell">
    <w:name w:val="commit-links-cell"/>
    <w:basedOn w:val="Normal"/>
    <w:rsid w:val="00AB127A"/>
    <w:pPr>
      <w:spacing w:before="100" w:beforeAutospacing="1" w:after="100" w:afterAutospacing="1"/>
      <w:jc w:val="right"/>
    </w:pPr>
    <w:rPr>
      <w:rFonts w:ascii="Times New Roman" w:eastAsia="Times New Roman" w:hAnsi="Times New Roman"/>
      <w:sz w:val="24"/>
    </w:rPr>
  </w:style>
  <w:style w:type="paragraph" w:customStyle="1" w:styleId="commit-links-group">
    <w:name w:val="commit-links-group"/>
    <w:basedOn w:val="Normal"/>
    <w:rsid w:val="00AB127A"/>
    <w:pPr>
      <w:spacing w:before="100" w:beforeAutospacing="1" w:after="100" w:afterAutospacing="1"/>
      <w:ind w:right="75"/>
    </w:pPr>
    <w:rPr>
      <w:rFonts w:ascii="Times New Roman" w:eastAsia="Times New Roman" w:hAnsi="Times New Roman"/>
      <w:sz w:val="24"/>
    </w:rPr>
  </w:style>
  <w:style w:type="paragraph" w:customStyle="1" w:styleId="full-commit">
    <w:name w:val="full-commit"/>
    <w:basedOn w:val="Normal"/>
    <w:rsid w:val="00AB127A"/>
    <w:pPr>
      <w:shd w:val="clear" w:color="auto" w:fill="EAF5FF"/>
      <w:spacing w:before="150" w:after="150"/>
    </w:pPr>
    <w:rPr>
      <w:rFonts w:ascii="Times New Roman" w:eastAsia="Times New Roman" w:hAnsi="Times New Roman"/>
      <w:sz w:val="21"/>
      <w:szCs w:val="21"/>
    </w:rPr>
  </w:style>
  <w:style w:type="paragraph" w:customStyle="1" w:styleId="branches-tag-list">
    <w:name w:val="branches-tag-list"/>
    <w:basedOn w:val="Normal"/>
    <w:rsid w:val="00AB127A"/>
    <w:pPr>
      <w:spacing w:before="100" w:beforeAutospacing="1" w:after="100" w:afterAutospacing="1"/>
      <w:ind w:left="30" w:right="150"/>
      <w:textAlignment w:val="center"/>
    </w:pPr>
    <w:rPr>
      <w:rFonts w:ascii="Times New Roman" w:eastAsia="Times New Roman" w:hAnsi="Times New Roman"/>
      <w:sz w:val="24"/>
    </w:rPr>
  </w:style>
  <w:style w:type="paragraph" w:customStyle="1" w:styleId="commit-branches">
    <w:name w:val="commit-branches"/>
    <w:basedOn w:val="Normal"/>
    <w:rsid w:val="00AB127A"/>
    <w:pPr>
      <w:spacing w:before="0" w:after="120"/>
      <w:textAlignment w:val="center"/>
    </w:pPr>
    <w:rPr>
      <w:rFonts w:ascii="Times New Roman" w:eastAsia="Times New Roman" w:hAnsi="Times New Roman"/>
      <w:color w:val="6A737D"/>
      <w:szCs w:val="18"/>
    </w:rPr>
  </w:style>
  <w:style w:type="paragraph" w:customStyle="1" w:styleId="commit-build-statuses">
    <w:name w:val="commit-build-statuses"/>
    <w:basedOn w:val="Normal"/>
    <w:rsid w:val="00AB127A"/>
    <w:pPr>
      <w:spacing w:before="100" w:beforeAutospacing="1" w:after="100" w:afterAutospacing="1"/>
    </w:pPr>
    <w:rPr>
      <w:rFonts w:ascii="Times New Roman" w:eastAsia="Times New Roman" w:hAnsi="Times New Roman"/>
      <w:sz w:val="24"/>
    </w:rPr>
  </w:style>
  <w:style w:type="paragraph" w:customStyle="1" w:styleId="signed-commit-header">
    <w:name w:val="signed-commit-header"/>
    <w:basedOn w:val="Normal"/>
    <w:rsid w:val="00AB127A"/>
    <w:pPr>
      <w:pBdr>
        <w:bottom w:val="single" w:sz="6" w:space="9" w:color="E1E4E8"/>
      </w:pBdr>
      <w:shd w:val="clear" w:color="auto" w:fill="F6F8FA"/>
      <w:spacing w:before="100" w:beforeAutospacing="1" w:after="100" w:afterAutospacing="1"/>
    </w:pPr>
    <w:rPr>
      <w:rFonts w:ascii="Times New Roman" w:eastAsia="Times New Roman" w:hAnsi="Times New Roman"/>
      <w:sz w:val="24"/>
    </w:rPr>
  </w:style>
  <w:style w:type="paragraph" w:customStyle="1" w:styleId="signed-commit-signer">
    <w:name w:val="signed-commit-signer"/>
    <w:basedOn w:val="Normal"/>
    <w:rsid w:val="00AB127A"/>
    <w:pPr>
      <w:spacing w:after="100" w:afterAutospacing="1"/>
    </w:pPr>
    <w:rPr>
      <w:rFonts w:ascii="Times New Roman" w:eastAsia="Times New Roman" w:hAnsi="Times New Roman"/>
      <w:sz w:val="24"/>
    </w:rPr>
  </w:style>
  <w:style w:type="paragraph" w:customStyle="1" w:styleId="signed-commit-footer">
    <w:name w:val="signed-commit-footer"/>
    <w:basedOn w:val="Normal"/>
    <w:rsid w:val="00AB127A"/>
    <w:pPr>
      <w:spacing w:before="100" w:beforeAutospacing="1" w:after="100" w:afterAutospacing="1"/>
    </w:pPr>
    <w:rPr>
      <w:rFonts w:ascii="Times New Roman" w:eastAsia="Times New Roman" w:hAnsi="Times New Roman"/>
      <w:szCs w:val="18"/>
    </w:rPr>
  </w:style>
  <w:style w:type="paragraph" w:customStyle="1" w:styleId="signed-commit-cert-info">
    <w:name w:val="signed-commit-cert-info"/>
    <w:basedOn w:val="Normal"/>
    <w:rsid w:val="00AB127A"/>
    <w:pPr>
      <w:spacing w:before="100" w:beforeAutospacing="1" w:after="90"/>
    </w:pPr>
    <w:rPr>
      <w:rFonts w:ascii="Times New Roman" w:eastAsia="Times New Roman" w:hAnsi="Times New Roman"/>
      <w:sz w:val="24"/>
    </w:rPr>
  </w:style>
  <w:style w:type="paragraph" w:customStyle="1" w:styleId="signed-commit-badge">
    <w:name w:val="signed-commit-badge"/>
    <w:basedOn w:val="Normal"/>
    <w:rsid w:val="00AB127A"/>
    <w:pPr>
      <w:pBdr>
        <w:top w:val="single" w:sz="6" w:space="1" w:color="E1E4E8"/>
        <w:left w:val="single" w:sz="6" w:space="3" w:color="E1E4E8"/>
        <w:bottom w:val="single" w:sz="6" w:space="1" w:color="E1E4E8"/>
        <w:right w:val="single" w:sz="6" w:space="3" w:color="E1E4E8"/>
      </w:pBdr>
      <w:spacing w:before="100" w:beforeAutospacing="1" w:after="100" w:afterAutospacing="1"/>
      <w:textAlignment w:val="center"/>
    </w:pPr>
    <w:rPr>
      <w:rFonts w:ascii="Times New Roman" w:eastAsia="Times New Roman" w:hAnsi="Times New Roman"/>
      <w:color w:val="586069"/>
      <w:sz w:val="15"/>
      <w:szCs w:val="15"/>
    </w:rPr>
  </w:style>
  <w:style w:type="paragraph" w:customStyle="1" w:styleId="signed-commit-badge-small">
    <w:name w:val="signed-commit-badge-small"/>
    <w:basedOn w:val="Normal"/>
    <w:rsid w:val="00AB127A"/>
    <w:pPr>
      <w:spacing w:before="0" w:after="100" w:afterAutospacing="1"/>
      <w:ind w:right="45"/>
    </w:pPr>
    <w:rPr>
      <w:rFonts w:ascii="Times New Roman" w:eastAsia="Times New Roman" w:hAnsi="Times New Roman"/>
      <w:sz w:val="24"/>
    </w:rPr>
  </w:style>
  <w:style w:type="paragraph" w:customStyle="1" w:styleId="signed-commit-badge-medium">
    <w:name w:val="signed-commit-badge-medium"/>
    <w:basedOn w:val="Normal"/>
    <w:rsid w:val="00AB127A"/>
    <w:pPr>
      <w:spacing w:before="100" w:beforeAutospacing="1" w:after="100" w:afterAutospacing="1"/>
    </w:pPr>
    <w:rPr>
      <w:rFonts w:ascii="Times New Roman" w:eastAsia="Times New Roman" w:hAnsi="Times New Roman"/>
      <w:szCs w:val="18"/>
    </w:rPr>
  </w:style>
  <w:style w:type="paragraph" w:customStyle="1" w:styleId="signed-commit-badge-large">
    <w:name w:val="signed-commit-badge-large"/>
    <w:basedOn w:val="Normal"/>
    <w:rsid w:val="00AB127A"/>
    <w:pPr>
      <w:spacing w:before="30" w:after="100" w:afterAutospacing="1" w:line="300" w:lineRule="atLeast"/>
      <w:ind w:right="135"/>
    </w:pPr>
    <w:rPr>
      <w:rFonts w:ascii="Times New Roman" w:eastAsia="Times New Roman" w:hAnsi="Times New Roman"/>
      <w:sz w:val="20"/>
      <w:szCs w:val="20"/>
    </w:rPr>
  </w:style>
  <w:style w:type="paragraph" w:customStyle="1" w:styleId="signed-commit-verified-label">
    <w:name w:val="signed-commit-verified-label"/>
    <w:basedOn w:val="Normal"/>
    <w:rsid w:val="00AB127A"/>
    <w:pPr>
      <w:spacing w:before="100" w:beforeAutospacing="1" w:after="100" w:afterAutospacing="1"/>
    </w:pPr>
    <w:rPr>
      <w:rFonts w:ascii="Times New Roman" w:eastAsia="Times New Roman" w:hAnsi="Times New Roman"/>
      <w:color w:val="1E7E34"/>
      <w:sz w:val="24"/>
    </w:rPr>
  </w:style>
  <w:style w:type="paragraph" w:customStyle="1" w:styleId="signed-commit-signer-name">
    <w:name w:val="signed-commit-signer-name"/>
    <w:basedOn w:val="Normal"/>
    <w:rsid w:val="00AB127A"/>
    <w:pPr>
      <w:spacing w:before="100" w:beforeAutospacing="1" w:after="100" w:afterAutospacing="1"/>
    </w:pPr>
    <w:rPr>
      <w:rFonts w:ascii="Times New Roman" w:eastAsia="Times New Roman" w:hAnsi="Times New Roman"/>
      <w:sz w:val="21"/>
      <w:szCs w:val="21"/>
    </w:rPr>
  </w:style>
  <w:style w:type="paragraph" w:customStyle="1" w:styleId="table-of-contents">
    <w:name w:val="table-of-contents"/>
    <w:basedOn w:val="Normal"/>
    <w:rsid w:val="00AB127A"/>
    <w:pPr>
      <w:spacing w:before="225" w:after="225"/>
    </w:pPr>
    <w:rPr>
      <w:rFonts w:ascii="Times New Roman" w:eastAsia="Times New Roman" w:hAnsi="Times New Roman"/>
      <w:sz w:val="24"/>
    </w:rPr>
  </w:style>
  <w:style w:type="paragraph" w:customStyle="1" w:styleId="conversation-list-heading">
    <w:name w:val="conversation-list-heading"/>
    <w:basedOn w:val="Normal"/>
    <w:rsid w:val="00AB127A"/>
    <w:pPr>
      <w:pBdr>
        <w:bottom w:val="single" w:sz="6" w:space="0" w:color="DFE2E5"/>
      </w:pBdr>
      <w:spacing w:before="525" w:after="150"/>
      <w:jc w:val="center"/>
    </w:pPr>
    <w:rPr>
      <w:rFonts w:ascii="Times New Roman" w:eastAsia="Times New Roman" w:hAnsi="Times New Roman"/>
      <w:color w:val="6A737D"/>
      <w:sz w:val="24"/>
    </w:rPr>
  </w:style>
  <w:style w:type="paragraph" w:customStyle="1" w:styleId="simple-conversation-list">
    <w:name w:val="simple-conversation-list"/>
    <w:basedOn w:val="Normal"/>
    <w:rsid w:val="00AB127A"/>
    <w:pPr>
      <w:spacing w:before="225" w:after="225"/>
    </w:pPr>
    <w:rPr>
      <w:rFonts w:ascii="Times New Roman" w:eastAsia="Times New Roman" w:hAnsi="Times New Roman"/>
      <w:color w:val="6A737D"/>
      <w:sz w:val="20"/>
      <w:szCs w:val="20"/>
    </w:rPr>
  </w:style>
  <w:style w:type="paragraph" w:customStyle="1" w:styleId="simple-conversation-listli">
    <w:name w:val="simple-conversation-list&gt;li"/>
    <w:basedOn w:val="Normal"/>
    <w:rsid w:val="00AB127A"/>
    <w:pPr>
      <w:pBdr>
        <w:top w:val="single" w:sz="6" w:space="8" w:color="F6F8FA"/>
      </w:pBdr>
      <w:spacing w:before="0" w:after="0"/>
    </w:pPr>
    <w:rPr>
      <w:rFonts w:ascii="Times New Roman" w:eastAsia="Times New Roman" w:hAnsi="Times New Roman"/>
      <w:sz w:val="24"/>
    </w:rPr>
  </w:style>
  <w:style w:type="paragraph" w:customStyle="1" w:styleId="copyable-terminal">
    <w:name w:val="copyable-terminal"/>
    <w:basedOn w:val="Normal"/>
    <w:rsid w:val="00AB127A"/>
    <w:pPr>
      <w:shd w:val="clear" w:color="auto" w:fill="F6F8FA"/>
      <w:spacing w:before="100" w:beforeAutospacing="1" w:after="100" w:afterAutospacing="1"/>
    </w:pPr>
    <w:rPr>
      <w:rFonts w:ascii="Times New Roman" w:eastAsia="Times New Roman" w:hAnsi="Times New Roman"/>
      <w:sz w:val="24"/>
    </w:rPr>
  </w:style>
  <w:style w:type="paragraph" w:customStyle="1" w:styleId="diff-table">
    <w:name w:val="diff-table"/>
    <w:basedOn w:val="Normal"/>
    <w:rsid w:val="00AB127A"/>
    <w:pPr>
      <w:spacing w:before="100" w:beforeAutospacing="1" w:after="100" w:afterAutospacing="1"/>
    </w:pPr>
    <w:rPr>
      <w:rFonts w:ascii="Times New Roman" w:eastAsia="Times New Roman" w:hAnsi="Times New Roman"/>
      <w:sz w:val="24"/>
    </w:rPr>
  </w:style>
  <w:style w:type="paragraph" w:customStyle="1" w:styleId="blob-num">
    <w:name w:val="blob-num"/>
    <w:basedOn w:val="Normal"/>
    <w:rsid w:val="00AB127A"/>
    <w:pPr>
      <w:spacing w:before="100" w:beforeAutospacing="1" w:after="100" w:afterAutospacing="1" w:line="300" w:lineRule="atLeast"/>
      <w:jc w:val="right"/>
      <w:textAlignment w:val="top"/>
    </w:pPr>
    <w:rPr>
      <w:rFonts w:ascii="Consolas" w:eastAsia="Times New Roman" w:hAnsi="Consolas"/>
      <w:szCs w:val="18"/>
    </w:rPr>
  </w:style>
  <w:style w:type="paragraph" w:customStyle="1" w:styleId="blob-code">
    <w:name w:val="blob-code"/>
    <w:basedOn w:val="Normal"/>
    <w:rsid w:val="00AB127A"/>
    <w:pPr>
      <w:spacing w:before="100" w:beforeAutospacing="1" w:after="100" w:afterAutospacing="1" w:line="300" w:lineRule="atLeast"/>
      <w:textAlignment w:val="top"/>
    </w:pPr>
    <w:rPr>
      <w:rFonts w:ascii="Times New Roman" w:eastAsia="Times New Roman" w:hAnsi="Times New Roman"/>
      <w:sz w:val="24"/>
    </w:rPr>
  </w:style>
  <w:style w:type="paragraph" w:customStyle="1" w:styleId="blob-code-inner">
    <w:name w:val="blob-code-inner"/>
    <w:basedOn w:val="Normal"/>
    <w:rsid w:val="00AB127A"/>
    <w:pPr>
      <w:spacing w:before="100" w:beforeAutospacing="1" w:after="100" w:afterAutospacing="1"/>
    </w:pPr>
    <w:rPr>
      <w:rFonts w:ascii="Consolas" w:eastAsia="Times New Roman" w:hAnsi="Consolas"/>
      <w:color w:val="24292E"/>
      <w:szCs w:val="18"/>
    </w:rPr>
  </w:style>
  <w:style w:type="paragraph" w:customStyle="1" w:styleId="blob-code-hunk">
    <w:name w:val="blob-code-hunk"/>
    <w:basedOn w:val="Normal"/>
    <w:rsid w:val="00AB127A"/>
    <w:pPr>
      <w:shd w:val="clear" w:color="auto" w:fill="F1F8FF"/>
      <w:spacing w:before="100" w:beforeAutospacing="1" w:after="100" w:afterAutospacing="1"/>
      <w:textAlignment w:val="center"/>
    </w:pPr>
    <w:rPr>
      <w:rFonts w:ascii="Times New Roman" w:eastAsia="Times New Roman" w:hAnsi="Times New Roman"/>
      <w:sz w:val="24"/>
    </w:rPr>
  </w:style>
  <w:style w:type="paragraph" w:customStyle="1" w:styleId="blob-num-expandable">
    <w:name w:val="blob-num-expandable"/>
    <w:basedOn w:val="Normal"/>
    <w:rsid w:val="00AB127A"/>
    <w:pPr>
      <w:shd w:val="clear" w:color="auto" w:fill="DBEDFF"/>
      <w:spacing w:before="100" w:beforeAutospacing="1" w:after="100" w:afterAutospacing="1"/>
      <w:jc w:val="center"/>
      <w:textAlignment w:val="center"/>
    </w:pPr>
    <w:rPr>
      <w:rFonts w:ascii="Times New Roman" w:eastAsia="Times New Roman" w:hAnsi="Times New Roman"/>
      <w:szCs w:val="18"/>
    </w:rPr>
  </w:style>
  <w:style w:type="paragraph" w:customStyle="1" w:styleId="blob-num-hunk">
    <w:name w:val="blob-num-hunk"/>
    <w:basedOn w:val="Normal"/>
    <w:rsid w:val="00AB127A"/>
    <w:pPr>
      <w:shd w:val="clear" w:color="auto" w:fill="DBEDFF"/>
      <w:spacing w:before="100" w:beforeAutospacing="1" w:after="100" w:afterAutospacing="1"/>
      <w:textAlignment w:val="center"/>
    </w:pPr>
    <w:rPr>
      <w:rFonts w:ascii="Times New Roman" w:eastAsia="Times New Roman" w:hAnsi="Times New Roman"/>
      <w:sz w:val="24"/>
    </w:rPr>
  </w:style>
  <w:style w:type="paragraph" w:customStyle="1" w:styleId="blob-code-addition">
    <w:name w:val="blob-code-addition"/>
    <w:basedOn w:val="Normal"/>
    <w:rsid w:val="00AB127A"/>
    <w:pPr>
      <w:shd w:val="clear" w:color="auto" w:fill="E6FFED"/>
      <w:spacing w:before="100" w:beforeAutospacing="1" w:after="100" w:afterAutospacing="1"/>
    </w:pPr>
    <w:rPr>
      <w:rFonts w:ascii="Times New Roman" w:eastAsia="Times New Roman" w:hAnsi="Times New Roman"/>
      <w:sz w:val="24"/>
    </w:rPr>
  </w:style>
  <w:style w:type="paragraph" w:customStyle="1" w:styleId="blob-num-addition">
    <w:name w:val="blob-num-addition"/>
    <w:basedOn w:val="Normal"/>
    <w:rsid w:val="00AB127A"/>
    <w:pPr>
      <w:shd w:val="clear" w:color="auto" w:fill="CDFFD8"/>
      <w:spacing w:before="100" w:beforeAutospacing="1" w:after="100" w:afterAutospacing="1"/>
    </w:pPr>
    <w:rPr>
      <w:rFonts w:ascii="Times New Roman" w:eastAsia="Times New Roman" w:hAnsi="Times New Roman"/>
      <w:sz w:val="24"/>
    </w:rPr>
  </w:style>
  <w:style w:type="paragraph" w:customStyle="1" w:styleId="blob-code-deletion">
    <w:name w:val="blob-code-deletion"/>
    <w:basedOn w:val="Normal"/>
    <w:rsid w:val="00AB127A"/>
    <w:pPr>
      <w:shd w:val="clear" w:color="auto" w:fill="FFEEF0"/>
      <w:spacing w:before="100" w:beforeAutospacing="1" w:after="100" w:afterAutospacing="1"/>
    </w:pPr>
    <w:rPr>
      <w:rFonts w:ascii="Times New Roman" w:eastAsia="Times New Roman" w:hAnsi="Times New Roman"/>
      <w:sz w:val="24"/>
    </w:rPr>
  </w:style>
  <w:style w:type="paragraph" w:customStyle="1" w:styleId="blob-num-deletion">
    <w:name w:val="blob-num-deletion"/>
    <w:basedOn w:val="Normal"/>
    <w:rsid w:val="00AB127A"/>
    <w:pPr>
      <w:shd w:val="clear" w:color="auto" w:fill="FFDCE0"/>
      <w:spacing w:before="100" w:beforeAutospacing="1" w:after="100" w:afterAutospacing="1"/>
    </w:pPr>
    <w:rPr>
      <w:rFonts w:ascii="Times New Roman" w:eastAsia="Times New Roman" w:hAnsi="Times New Roman"/>
      <w:sz w:val="24"/>
    </w:rPr>
  </w:style>
  <w:style w:type="paragraph" w:customStyle="1" w:styleId="add-line-comment">
    <w:name w:val="add-line-comment"/>
    <w:basedOn w:val="Normal"/>
    <w:rsid w:val="00AB127A"/>
    <w:pPr>
      <w:shd w:val="clear" w:color="auto" w:fill="0366D6"/>
      <w:spacing w:before="0" w:after="0" w:line="315" w:lineRule="atLeast"/>
      <w:ind w:left="-300" w:right="-150"/>
      <w:jc w:val="center"/>
    </w:pPr>
    <w:rPr>
      <w:rFonts w:ascii="Times New Roman" w:eastAsia="Times New Roman" w:hAnsi="Times New Roman"/>
      <w:color w:val="FFFFFF"/>
      <w:sz w:val="24"/>
    </w:rPr>
  </w:style>
  <w:style w:type="paragraph" w:customStyle="1" w:styleId="inline-comment-form">
    <w:name w:val="inline-comment-form"/>
    <w:basedOn w:val="Normal"/>
    <w:rsid w:val="00AB127A"/>
    <w:pPr>
      <w:pBdr>
        <w:top w:val="single" w:sz="6" w:space="0" w:color="DFE2E5"/>
        <w:left w:val="single" w:sz="6" w:space="0" w:color="DFE2E5"/>
        <w:bottom w:val="single" w:sz="6" w:space="0" w:color="DFE2E5"/>
        <w:right w:val="single" w:sz="6" w:space="0" w:color="DFE2E5"/>
      </w:pBdr>
      <w:spacing w:before="100" w:beforeAutospacing="1" w:after="100" w:afterAutospacing="1"/>
    </w:pPr>
    <w:rPr>
      <w:rFonts w:ascii="Times New Roman" w:eastAsia="Times New Roman" w:hAnsi="Times New Roman"/>
      <w:sz w:val="24"/>
    </w:rPr>
  </w:style>
  <w:style w:type="paragraph" w:customStyle="1" w:styleId="timeline-inline-comments">
    <w:name w:val="timeline-inline-comments"/>
    <w:basedOn w:val="Normal"/>
    <w:rsid w:val="00AB127A"/>
    <w:pPr>
      <w:spacing w:before="100" w:beforeAutospacing="1" w:after="100" w:afterAutospacing="1"/>
    </w:pPr>
    <w:rPr>
      <w:rFonts w:ascii="Times New Roman" w:eastAsia="Times New Roman" w:hAnsi="Times New Roman"/>
      <w:sz w:val="24"/>
    </w:rPr>
  </w:style>
  <w:style w:type="paragraph" w:customStyle="1" w:styleId="comment-holder">
    <w:name w:val="comment-holder"/>
    <w:basedOn w:val="Normal"/>
    <w:rsid w:val="00AB127A"/>
    <w:pPr>
      <w:spacing w:before="100" w:beforeAutospacing="1" w:after="100" w:afterAutospacing="1"/>
    </w:pPr>
    <w:rPr>
      <w:rFonts w:ascii="Times New Roman" w:eastAsia="Times New Roman" w:hAnsi="Times New Roman"/>
      <w:sz w:val="24"/>
    </w:rPr>
  </w:style>
  <w:style w:type="paragraph" w:customStyle="1" w:styleId="blobtoolbar-dropdown">
    <w:name w:val="blobtoolbar-dropdown"/>
    <w:basedOn w:val="Normal"/>
    <w:rsid w:val="00AB127A"/>
    <w:pPr>
      <w:spacing w:before="100" w:beforeAutospacing="1" w:after="100" w:afterAutospacing="1"/>
      <w:ind w:left="-30"/>
    </w:pPr>
    <w:rPr>
      <w:rFonts w:ascii="Times New Roman" w:eastAsia="Times New Roman" w:hAnsi="Times New Roman"/>
      <w:sz w:val="24"/>
    </w:rPr>
  </w:style>
  <w:style w:type="paragraph" w:customStyle="1" w:styleId="discussion-sidebar-item">
    <w:name w:val="discussion-sidebar-item"/>
    <w:basedOn w:val="Normal"/>
    <w:rsid w:val="00AB127A"/>
    <w:pPr>
      <w:spacing w:before="100" w:beforeAutospacing="1" w:after="100" w:afterAutospacing="1"/>
    </w:pPr>
    <w:rPr>
      <w:rFonts w:ascii="Times New Roman" w:eastAsia="Times New Roman" w:hAnsi="Times New Roman"/>
      <w:color w:val="586069"/>
      <w:szCs w:val="18"/>
    </w:rPr>
  </w:style>
  <w:style w:type="paragraph" w:customStyle="1" w:styleId="discussion-sidebar-heading">
    <w:name w:val="discussion-sidebar-heading"/>
    <w:basedOn w:val="Normal"/>
    <w:rsid w:val="00AB127A"/>
    <w:pPr>
      <w:spacing w:before="100" w:beforeAutospacing="1" w:after="120"/>
    </w:pPr>
    <w:rPr>
      <w:rFonts w:ascii="Times New Roman" w:eastAsia="Times New Roman" w:hAnsi="Times New Roman"/>
      <w:color w:val="586069"/>
      <w:szCs w:val="18"/>
    </w:rPr>
  </w:style>
  <w:style w:type="paragraph" w:customStyle="1" w:styleId="discussion-sidebar-toggle">
    <w:name w:val="discussion-sidebar-toggle"/>
    <w:basedOn w:val="Normal"/>
    <w:rsid w:val="00AB127A"/>
    <w:pPr>
      <w:spacing w:before="0" w:after="60"/>
    </w:pPr>
    <w:rPr>
      <w:rFonts w:ascii="Times New Roman" w:eastAsia="Times New Roman" w:hAnsi="Times New Roman"/>
      <w:sz w:val="24"/>
    </w:rPr>
  </w:style>
  <w:style w:type="paragraph" w:customStyle="1" w:styleId="participation-avatars">
    <w:name w:val="participation-avatars"/>
    <w:basedOn w:val="Normal"/>
    <w:rsid w:val="00AB127A"/>
    <w:pPr>
      <w:spacing w:before="100" w:beforeAutospacing="1" w:after="100" w:afterAutospacing="1"/>
      <w:ind w:left="-60"/>
    </w:pPr>
    <w:rPr>
      <w:rFonts w:ascii="Times New Roman" w:eastAsia="Times New Roman" w:hAnsi="Times New Roman"/>
      <w:sz w:val="24"/>
    </w:rPr>
  </w:style>
  <w:style w:type="paragraph" w:customStyle="1" w:styleId="participation-more">
    <w:name w:val="participation-more"/>
    <w:basedOn w:val="Normal"/>
    <w:rsid w:val="00AB127A"/>
    <w:pPr>
      <w:spacing w:before="120" w:after="0"/>
      <w:ind w:left="60" w:right="60"/>
    </w:pPr>
    <w:rPr>
      <w:rFonts w:ascii="Times New Roman" w:eastAsia="Times New Roman" w:hAnsi="Times New Roman"/>
      <w:sz w:val="24"/>
    </w:rPr>
  </w:style>
  <w:style w:type="paragraph" w:customStyle="1" w:styleId="gh-header-actions">
    <w:name w:val="gh-header-actions"/>
    <w:basedOn w:val="Normal"/>
    <w:rsid w:val="00AB127A"/>
    <w:pPr>
      <w:spacing w:before="60" w:after="100" w:afterAutospacing="1"/>
    </w:pPr>
    <w:rPr>
      <w:rFonts w:ascii="Times New Roman" w:eastAsia="Times New Roman" w:hAnsi="Times New Roman"/>
      <w:sz w:val="24"/>
    </w:rPr>
  </w:style>
  <w:style w:type="paragraph" w:customStyle="1" w:styleId="gh-header">
    <w:name w:val="gh-header"/>
    <w:basedOn w:val="Normal"/>
    <w:rsid w:val="00AB127A"/>
    <w:pPr>
      <w:shd w:val="clear" w:color="auto" w:fill="FFFFFF"/>
      <w:spacing w:before="100" w:beforeAutospacing="1" w:after="100" w:afterAutospacing="1"/>
    </w:pPr>
    <w:rPr>
      <w:rFonts w:ascii="Times New Roman" w:eastAsia="Times New Roman" w:hAnsi="Times New Roman"/>
      <w:sz w:val="24"/>
    </w:rPr>
  </w:style>
  <w:style w:type="paragraph" w:customStyle="1" w:styleId="gh-header-title">
    <w:name w:val="gh-header-title"/>
    <w:basedOn w:val="Normal"/>
    <w:rsid w:val="00AB127A"/>
    <w:pPr>
      <w:spacing w:before="100" w:beforeAutospacing="1" w:after="0"/>
      <w:ind w:right="2250"/>
    </w:pPr>
    <w:rPr>
      <w:rFonts w:ascii="Times New Roman" w:eastAsia="Times New Roman" w:hAnsi="Times New Roman"/>
      <w:sz w:val="24"/>
    </w:rPr>
  </w:style>
  <w:style w:type="paragraph" w:customStyle="1" w:styleId="gh-header-number">
    <w:name w:val="gh-header-number"/>
    <w:basedOn w:val="Normal"/>
    <w:rsid w:val="00AB127A"/>
    <w:pPr>
      <w:spacing w:before="100" w:beforeAutospacing="1" w:after="100" w:afterAutospacing="1"/>
    </w:pPr>
    <w:rPr>
      <w:rFonts w:ascii="Times New Roman" w:eastAsia="Times New Roman" w:hAnsi="Times New Roman"/>
      <w:color w:val="6A737D"/>
      <w:sz w:val="24"/>
    </w:rPr>
  </w:style>
  <w:style w:type="paragraph" w:customStyle="1" w:styleId="gh-header-meta">
    <w:name w:val="gh-header-meta"/>
    <w:basedOn w:val="Normal"/>
    <w:rsid w:val="00AB127A"/>
    <w:pPr>
      <w:pBdr>
        <w:bottom w:val="single" w:sz="6" w:space="12" w:color="E1E4E8"/>
      </w:pBdr>
      <w:spacing w:before="120" w:after="100" w:afterAutospacing="1"/>
    </w:pPr>
    <w:rPr>
      <w:rFonts w:ascii="Times New Roman" w:eastAsia="Times New Roman" w:hAnsi="Times New Roman"/>
      <w:color w:val="586069"/>
      <w:sz w:val="21"/>
      <w:szCs w:val="21"/>
    </w:rPr>
  </w:style>
  <w:style w:type="paragraph" w:customStyle="1" w:styleId="tabnav-pr">
    <w:name w:val="tabnav-pr"/>
    <w:basedOn w:val="Normal"/>
    <w:rsid w:val="00AB127A"/>
    <w:pPr>
      <w:spacing w:before="240" w:after="240"/>
    </w:pPr>
    <w:rPr>
      <w:rFonts w:ascii="Times New Roman" w:eastAsia="Times New Roman" w:hAnsi="Times New Roman"/>
      <w:sz w:val="24"/>
    </w:rPr>
  </w:style>
  <w:style w:type="paragraph" w:customStyle="1" w:styleId="timeline-comment-wrapper">
    <w:name w:val="timeline-comment-wrapper"/>
    <w:basedOn w:val="Normal"/>
    <w:rsid w:val="00AB127A"/>
    <w:pPr>
      <w:pBdr>
        <w:top w:val="single" w:sz="12" w:space="0" w:color="FFFFFF"/>
        <w:bottom w:val="single" w:sz="12" w:space="0" w:color="FFFFFF"/>
      </w:pBdr>
      <w:spacing w:before="240" w:after="240"/>
    </w:pPr>
    <w:rPr>
      <w:rFonts w:ascii="Times New Roman" w:eastAsia="Times New Roman" w:hAnsi="Times New Roman"/>
      <w:sz w:val="24"/>
    </w:rPr>
  </w:style>
  <w:style w:type="paragraph" w:customStyle="1" w:styleId="timeline-comment-avatar">
    <w:name w:val="timeline-comment-avatar"/>
    <w:basedOn w:val="Normal"/>
    <w:rsid w:val="00AB127A"/>
    <w:pPr>
      <w:spacing w:before="100" w:beforeAutospacing="1" w:after="100" w:afterAutospacing="1"/>
      <w:ind w:left="-840"/>
    </w:pPr>
    <w:rPr>
      <w:rFonts w:ascii="Times New Roman" w:eastAsia="Times New Roman" w:hAnsi="Times New Roman"/>
      <w:sz w:val="24"/>
    </w:rPr>
  </w:style>
  <w:style w:type="paragraph" w:customStyle="1" w:styleId="timeline-comment">
    <w:name w:val="timeline-comment"/>
    <w:basedOn w:val="Normal"/>
    <w:rsid w:val="00AB127A"/>
    <w:pPr>
      <w:pBdr>
        <w:top w:val="single" w:sz="6" w:space="0" w:color="D1D5DA"/>
        <w:left w:val="single" w:sz="6" w:space="0" w:color="D1D5DA"/>
        <w:bottom w:val="single" w:sz="6" w:space="0" w:color="D1D5DA"/>
        <w:right w:val="single" w:sz="6" w:space="0" w:color="D1D5DA"/>
      </w:pBdr>
      <w:shd w:val="clear" w:color="auto" w:fill="FFFFFF"/>
      <w:spacing w:before="100" w:beforeAutospacing="1" w:after="100" w:afterAutospacing="1"/>
    </w:pPr>
    <w:rPr>
      <w:rFonts w:ascii="Times New Roman" w:eastAsia="Times New Roman" w:hAnsi="Times New Roman"/>
      <w:color w:val="24292E"/>
      <w:sz w:val="24"/>
    </w:rPr>
  </w:style>
  <w:style w:type="paragraph" w:customStyle="1" w:styleId="timeline-comment-header">
    <w:name w:val="timeline-comment-header"/>
    <w:basedOn w:val="Normal"/>
    <w:rsid w:val="00AB127A"/>
    <w:pPr>
      <w:pBdr>
        <w:bottom w:val="single" w:sz="6" w:space="0" w:color="D1D5DA"/>
      </w:pBdr>
      <w:shd w:val="clear" w:color="auto" w:fill="F6F8FA"/>
      <w:spacing w:before="100" w:beforeAutospacing="1" w:after="100" w:afterAutospacing="1"/>
    </w:pPr>
    <w:rPr>
      <w:rFonts w:ascii="Times New Roman" w:eastAsia="Times New Roman" w:hAnsi="Times New Roman"/>
      <w:color w:val="586069"/>
      <w:sz w:val="24"/>
    </w:rPr>
  </w:style>
  <w:style w:type="paragraph" w:customStyle="1" w:styleId="timeline-comment-label">
    <w:name w:val="timeline-comment-label"/>
    <w:basedOn w:val="Normal"/>
    <w:rsid w:val="00AB127A"/>
    <w:pPr>
      <w:spacing w:before="100" w:beforeAutospacing="1" w:after="100" w:afterAutospacing="1"/>
      <w:ind w:left="120"/>
    </w:pPr>
    <w:rPr>
      <w:rFonts w:ascii="Times New Roman" w:eastAsia="Times New Roman" w:hAnsi="Times New Roman"/>
      <w:szCs w:val="18"/>
    </w:rPr>
  </w:style>
  <w:style w:type="paragraph" w:customStyle="1" w:styleId="timeline-comment-label-spammy">
    <w:name w:val="timeline-comment-label-spammy"/>
    <w:basedOn w:val="Normal"/>
    <w:rsid w:val="00AB127A"/>
    <w:pPr>
      <w:spacing w:before="100" w:beforeAutospacing="1" w:after="100" w:afterAutospacing="1"/>
    </w:pPr>
    <w:rPr>
      <w:rFonts w:ascii="Times New Roman" w:eastAsia="Times New Roman" w:hAnsi="Times New Roman"/>
      <w:color w:val="CB2431"/>
      <w:sz w:val="24"/>
    </w:rPr>
  </w:style>
  <w:style w:type="paragraph" w:customStyle="1" w:styleId="timeline-comment-header-text">
    <w:name w:val="timeline-comment-header-text"/>
    <w:basedOn w:val="Normal"/>
    <w:rsid w:val="00AB127A"/>
    <w:pPr>
      <w:spacing w:before="100" w:beforeAutospacing="1" w:after="15"/>
    </w:pPr>
    <w:rPr>
      <w:rFonts w:ascii="Times New Roman" w:eastAsia="Times New Roman" w:hAnsi="Times New Roman"/>
      <w:sz w:val="24"/>
    </w:rPr>
  </w:style>
  <w:style w:type="paragraph" w:customStyle="1" w:styleId="timeline-comment-actions">
    <w:name w:val="timeline-comment-actions"/>
    <w:basedOn w:val="Normal"/>
    <w:rsid w:val="00AB127A"/>
    <w:pPr>
      <w:spacing w:before="100" w:beforeAutospacing="1" w:after="100" w:afterAutospacing="1"/>
      <w:ind w:left="120"/>
    </w:pPr>
    <w:rPr>
      <w:rFonts w:ascii="Times New Roman" w:eastAsia="Times New Roman" w:hAnsi="Times New Roman"/>
      <w:sz w:val="24"/>
    </w:rPr>
  </w:style>
  <w:style w:type="paragraph" w:customStyle="1" w:styleId="timeline-comment-action">
    <w:name w:val="timeline-comment-action"/>
    <w:basedOn w:val="Normal"/>
    <w:rsid w:val="00AB127A"/>
    <w:pPr>
      <w:spacing w:before="100" w:beforeAutospacing="1" w:after="100" w:afterAutospacing="1"/>
    </w:pPr>
    <w:rPr>
      <w:rFonts w:ascii="Times New Roman" w:eastAsia="Times New Roman" w:hAnsi="Times New Roman"/>
      <w:color w:val="6A737D"/>
      <w:sz w:val="24"/>
    </w:rPr>
  </w:style>
  <w:style w:type="paragraph" w:customStyle="1" w:styleId="timeline-new-comment">
    <w:name w:val="timeline-new-comment"/>
    <w:basedOn w:val="Normal"/>
    <w:rsid w:val="00AB127A"/>
    <w:pPr>
      <w:spacing w:before="100" w:beforeAutospacing="1" w:after="0"/>
    </w:pPr>
    <w:rPr>
      <w:rFonts w:ascii="Times New Roman" w:eastAsia="Times New Roman" w:hAnsi="Times New Roman"/>
      <w:sz w:val="24"/>
    </w:rPr>
  </w:style>
  <w:style w:type="paragraph" w:customStyle="1" w:styleId="discussion-item-icon">
    <w:name w:val="discussion-item-icon"/>
    <w:basedOn w:val="Normal"/>
    <w:rsid w:val="00AB127A"/>
    <w:pPr>
      <w:pBdr>
        <w:top w:val="single" w:sz="12" w:space="0" w:color="FFFFFF"/>
        <w:left w:val="single" w:sz="12" w:space="0" w:color="FFFFFF"/>
        <w:bottom w:val="single" w:sz="12" w:space="0" w:color="FFFFFF"/>
        <w:right w:val="single" w:sz="12" w:space="0" w:color="FFFFFF"/>
      </w:pBdr>
      <w:shd w:val="clear" w:color="auto" w:fill="E1E4E8"/>
      <w:spacing w:before="0" w:after="100" w:afterAutospacing="1" w:line="420" w:lineRule="atLeast"/>
      <w:ind w:left="-585"/>
      <w:jc w:val="center"/>
    </w:pPr>
    <w:rPr>
      <w:rFonts w:ascii="Times New Roman" w:eastAsia="Times New Roman" w:hAnsi="Times New Roman"/>
      <w:color w:val="24292E"/>
      <w:sz w:val="24"/>
    </w:rPr>
  </w:style>
  <w:style w:type="paragraph" w:customStyle="1" w:styleId="discussion-item-header">
    <w:name w:val="discussion-item-header"/>
    <w:basedOn w:val="Normal"/>
    <w:rsid w:val="00AB127A"/>
    <w:pPr>
      <w:spacing w:before="100" w:beforeAutospacing="1" w:after="100" w:afterAutospacing="1"/>
    </w:pPr>
    <w:rPr>
      <w:rFonts w:ascii="Times New Roman" w:eastAsia="Times New Roman" w:hAnsi="Times New Roman"/>
      <w:color w:val="586069"/>
      <w:sz w:val="24"/>
    </w:rPr>
  </w:style>
  <w:style w:type="paragraph" w:customStyle="1" w:styleId="discussion-timeline-actions">
    <w:name w:val="discussion-timeline-actions"/>
    <w:basedOn w:val="Normal"/>
    <w:rsid w:val="00AB127A"/>
    <w:pPr>
      <w:pBdr>
        <w:top w:val="single" w:sz="12" w:space="0" w:color="E1E4E8"/>
      </w:pBdr>
      <w:shd w:val="clear" w:color="auto" w:fill="FFFFFF"/>
      <w:spacing w:before="100" w:beforeAutospacing="1" w:after="100" w:afterAutospacing="1"/>
    </w:pPr>
    <w:rPr>
      <w:rFonts w:ascii="Times New Roman" w:eastAsia="Times New Roman" w:hAnsi="Times New Roman"/>
      <w:sz w:val="24"/>
    </w:rPr>
  </w:style>
  <w:style w:type="paragraph" w:customStyle="1" w:styleId="pagination-loader-container">
    <w:name w:val="pagination-loader-container"/>
    <w:basedOn w:val="Normal"/>
    <w:rsid w:val="00AB127A"/>
    <w:pPr>
      <w:shd w:val="clear" w:color="auto" w:fill="FFFFFF"/>
      <w:spacing w:before="100" w:beforeAutospacing="1" w:after="100" w:afterAutospacing="1"/>
    </w:pPr>
    <w:rPr>
      <w:rFonts w:ascii="Times New Roman" w:eastAsia="Times New Roman" w:hAnsi="Times New Roman"/>
      <w:sz w:val="24"/>
    </w:rPr>
  </w:style>
  <w:style w:type="paragraph" w:customStyle="1" w:styleId="discussion-item-review-comment">
    <w:name w:val="discussion-item-review-comment"/>
    <w:basedOn w:val="Normal"/>
    <w:rsid w:val="00AB127A"/>
    <w:pPr>
      <w:pBdr>
        <w:bottom w:val="single" w:sz="6" w:space="0" w:color="E1E4E8"/>
      </w:pBdr>
      <w:spacing w:before="100" w:beforeAutospacing="1" w:after="100" w:afterAutospacing="1"/>
    </w:pPr>
    <w:rPr>
      <w:rFonts w:ascii="Times New Roman" w:eastAsia="Times New Roman" w:hAnsi="Times New Roman"/>
      <w:sz w:val="24"/>
    </w:rPr>
  </w:style>
  <w:style w:type="paragraph" w:customStyle="1" w:styleId="footer-octicon">
    <w:name w:val="footer-octicon"/>
    <w:basedOn w:val="Normal"/>
    <w:rsid w:val="00AB127A"/>
    <w:pPr>
      <w:spacing w:before="100" w:beforeAutospacing="1" w:after="100" w:afterAutospacing="1"/>
    </w:pPr>
    <w:rPr>
      <w:rFonts w:ascii="Times New Roman" w:eastAsia="Times New Roman" w:hAnsi="Times New Roman"/>
      <w:color w:val="C6CBD1"/>
      <w:sz w:val="24"/>
    </w:rPr>
  </w:style>
  <w:style w:type="paragraph" w:customStyle="1" w:styleId="kb-konami-dialog">
    <w:name w:val="kb-konami-dialog"/>
    <w:basedOn w:val="Normal"/>
    <w:rsid w:val="00AB127A"/>
    <w:pPr>
      <w:spacing w:before="100" w:beforeAutospacing="1" w:after="100" w:afterAutospacing="1"/>
    </w:pPr>
    <w:rPr>
      <w:rFonts w:ascii="Times New Roman" w:eastAsia="Times New Roman" w:hAnsi="Times New Roman"/>
      <w:sz w:val="24"/>
    </w:rPr>
  </w:style>
  <w:style w:type="paragraph" w:customStyle="1" w:styleId="konami">
    <w:name w:val="konami"/>
    <w:basedOn w:val="Normal"/>
    <w:rsid w:val="00AB127A"/>
    <w:pPr>
      <w:spacing w:before="100" w:beforeAutospacing="1" w:after="100" w:afterAutospacing="1"/>
      <w:jc w:val="center"/>
    </w:pPr>
    <w:rPr>
      <w:rFonts w:ascii="Times New Roman" w:eastAsia="Times New Roman" w:hAnsi="Times New Roman"/>
      <w:sz w:val="24"/>
    </w:rPr>
  </w:style>
  <w:style w:type="paragraph" w:customStyle="1" w:styleId="konami-overlay">
    <w:name w:val="konami-overlay"/>
    <w:basedOn w:val="Normal"/>
    <w:rsid w:val="00AB127A"/>
    <w:pPr>
      <w:spacing w:before="100" w:beforeAutospacing="1" w:after="100" w:afterAutospacing="1"/>
    </w:pPr>
    <w:rPr>
      <w:rFonts w:ascii="Times New Roman" w:eastAsia="Times New Roman" w:hAnsi="Times New Roman"/>
      <w:sz w:val="24"/>
    </w:rPr>
  </w:style>
  <w:style w:type="paragraph" w:customStyle="1" w:styleId="secret-edit-mode">
    <w:name w:val="secret-edit-mode"/>
    <w:basedOn w:val="Normal"/>
    <w:rsid w:val="00AB127A"/>
    <w:pPr>
      <w:pBdr>
        <w:top w:val="single" w:sz="6" w:space="0" w:color="40E37A"/>
        <w:left w:val="single" w:sz="6" w:space="0" w:color="40E37A"/>
        <w:bottom w:val="single" w:sz="6" w:space="0" w:color="40E37A"/>
        <w:right w:val="single" w:sz="6" w:space="0" w:color="40E37A"/>
      </w:pBdr>
      <w:spacing w:before="100" w:beforeAutospacing="1" w:after="100" w:afterAutospacing="1"/>
    </w:pPr>
    <w:rPr>
      <w:rFonts w:ascii="Times New Roman" w:eastAsia="Times New Roman" w:hAnsi="Times New Roman"/>
      <w:sz w:val="24"/>
    </w:rPr>
  </w:style>
  <w:style w:type="paragraph" w:customStyle="1" w:styleId="team-mention">
    <w:name w:val="team-mention"/>
    <w:basedOn w:val="Normal"/>
    <w:rsid w:val="00AB127A"/>
    <w:pPr>
      <w:spacing w:before="100" w:beforeAutospacing="1" w:after="100" w:afterAutospacing="1"/>
    </w:pPr>
    <w:rPr>
      <w:rFonts w:ascii="Times New Roman" w:eastAsia="Times New Roman" w:hAnsi="Times New Roman"/>
      <w:b/>
      <w:bCs/>
      <w:color w:val="24292E"/>
      <w:sz w:val="24"/>
    </w:rPr>
  </w:style>
  <w:style w:type="paragraph" w:customStyle="1" w:styleId="user-mention">
    <w:name w:val="user-mention"/>
    <w:basedOn w:val="Normal"/>
    <w:rsid w:val="00AB127A"/>
    <w:pPr>
      <w:spacing w:before="100" w:beforeAutospacing="1" w:after="100" w:afterAutospacing="1"/>
    </w:pPr>
    <w:rPr>
      <w:rFonts w:ascii="Times New Roman" w:eastAsia="Times New Roman" w:hAnsi="Times New Roman"/>
      <w:b/>
      <w:bCs/>
      <w:color w:val="24292E"/>
      <w:sz w:val="24"/>
    </w:rPr>
  </w:style>
  <w:style w:type="paragraph" w:customStyle="1" w:styleId="pagehead">
    <w:name w:val="pagehead"/>
    <w:basedOn w:val="Normal"/>
    <w:rsid w:val="00AB127A"/>
    <w:pPr>
      <w:pBdr>
        <w:bottom w:val="single" w:sz="6" w:space="18" w:color="E1E4E8"/>
      </w:pBdr>
      <w:spacing w:before="100" w:beforeAutospacing="1" w:after="360"/>
    </w:pPr>
    <w:rPr>
      <w:rFonts w:ascii="Times New Roman" w:eastAsia="Times New Roman" w:hAnsi="Times New Roman"/>
      <w:sz w:val="24"/>
    </w:rPr>
  </w:style>
  <w:style w:type="paragraph" w:customStyle="1" w:styleId="pagehead-actionsli">
    <w:name w:val="pagehead-actions&gt;li"/>
    <w:basedOn w:val="Normal"/>
    <w:rsid w:val="00AB127A"/>
    <w:pPr>
      <w:spacing w:before="0" w:after="0"/>
      <w:ind w:right="150"/>
    </w:pPr>
    <w:rPr>
      <w:rFonts w:ascii="Times New Roman" w:eastAsia="Times New Roman" w:hAnsi="Times New Roman"/>
      <w:color w:val="24292E"/>
      <w:sz w:val="17"/>
      <w:szCs w:val="17"/>
    </w:rPr>
  </w:style>
  <w:style w:type="paragraph" w:customStyle="1" w:styleId="pagehead-tabs-item">
    <w:name w:val="pagehead-tabs-item"/>
    <w:basedOn w:val="Normal"/>
    <w:rsid w:val="00AB127A"/>
    <w:pPr>
      <w:spacing w:before="100" w:beforeAutospacing="1" w:after="100" w:afterAutospacing="1"/>
    </w:pPr>
    <w:rPr>
      <w:rFonts w:ascii="Times New Roman" w:eastAsia="Times New Roman" w:hAnsi="Times New Roman"/>
      <w:color w:val="586069"/>
      <w:sz w:val="24"/>
    </w:rPr>
  </w:style>
  <w:style w:type="paragraph" w:customStyle="1" w:styleId="reponav">
    <w:name w:val="reponav"/>
    <w:basedOn w:val="Normal"/>
    <w:rsid w:val="00AB127A"/>
    <w:pPr>
      <w:spacing w:before="0" w:after="100" w:afterAutospacing="1"/>
    </w:pPr>
    <w:rPr>
      <w:rFonts w:ascii="Times New Roman" w:eastAsia="Times New Roman" w:hAnsi="Times New Roman"/>
      <w:sz w:val="24"/>
    </w:rPr>
  </w:style>
  <w:style w:type="paragraph" w:customStyle="1" w:styleId="reponav-item">
    <w:name w:val="reponav-item"/>
    <w:basedOn w:val="Normal"/>
    <w:rsid w:val="00AB127A"/>
    <w:pPr>
      <w:spacing w:before="100" w:beforeAutospacing="1" w:after="100" w:afterAutospacing="1"/>
    </w:pPr>
    <w:rPr>
      <w:rFonts w:ascii="Times New Roman" w:eastAsia="Times New Roman" w:hAnsi="Times New Roman"/>
      <w:color w:val="586069"/>
      <w:sz w:val="24"/>
    </w:rPr>
  </w:style>
  <w:style w:type="paragraph" w:customStyle="1" w:styleId="reponav-wrapper">
    <w:name w:val="reponav-wrapper"/>
    <w:basedOn w:val="Normal"/>
    <w:rsid w:val="00AB127A"/>
    <w:pPr>
      <w:shd w:val="clear" w:color="auto" w:fill="24292E"/>
      <w:spacing w:before="100" w:beforeAutospacing="1" w:after="100" w:afterAutospacing="1"/>
    </w:pPr>
    <w:rPr>
      <w:rFonts w:ascii="Times New Roman" w:eastAsia="Times New Roman" w:hAnsi="Times New Roman"/>
      <w:sz w:val="24"/>
    </w:rPr>
  </w:style>
  <w:style w:type="paragraph" w:customStyle="1" w:styleId="steps">
    <w:name w:val="steps"/>
    <w:basedOn w:val="Normal"/>
    <w:rsid w:val="00AB127A"/>
    <w:pPr>
      <w:pBdr>
        <w:top w:val="single" w:sz="6" w:space="0" w:color="DFE2E5"/>
        <w:left w:val="single" w:sz="6" w:space="0" w:color="DFE2E5"/>
        <w:bottom w:val="single" w:sz="6" w:space="0" w:color="DFE2E5"/>
        <w:right w:val="single" w:sz="6" w:space="0" w:color="DFE2E5"/>
      </w:pBdr>
      <w:spacing w:before="450" w:after="0"/>
    </w:pPr>
    <w:rPr>
      <w:rFonts w:ascii="Times New Roman" w:eastAsia="Times New Roman" w:hAnsi="Times New Roman"/>
      <w:sz w:val="24"/>
    </w:rPr>
  </w:style>
  <w:style w:type="paragraph" w:customStyle="1" w:styleId="protip">
    <w:name w:val="protip"/>
    <w:basedOn w:val="Normal"/>
    <w:rsid w:val="00AB127A"/>
    <w:pPr>
      <w:spacing w:before="300" w:after="100" w:afterAutospacing="1"/>
      <w:jc w:val="center"/>
    </w:pPr>
    <w:rPr>
      <w:rFonts w:ascii="Times New Roman" w:eastAsia="Times New Roman" w:hAnsi="Times New Roman"/>
      <w:sz w:val="24"/>
    </w:rPr>
  </w:style>
  <w:style w:type="paragraph" w:customStyle="1" w:styleId="add-reaction-plus-icon">
    <w:name w:val="add-reaction-plus-icon"/>
    <w:basedOn w:val="Normal"/>
    <w:rsid w:val="00AB127A"/>
    <w:pPr>
      <w:spacing w:before="100" w:beforeAutospacing="1" w:after="100" w:afterAutospacing="1"/>
      <w:ind w:right="-15"/>
    </w:pPr>
    <w:rPr>
      <w:rFonts w:ascii="Times New Roman" w:eastAsia="Times New Roman" w:hAnsi="Times New Roman"/>
      <w:sz w:val="24"/>
    </w:rPr>
  </w:style>
  <w:style w:type="paragraph" w:customStyle="1" w:styleId="add-reactions-options-item">
    <w:name w:val="add-reactions-options-item"/>
    <w:basedOn w:val="Normal"/>
    <w:rsid w:val="00AB127A"/>
    <w:pPr>
      <w:spacing w:before="0" w:after="100" w:afterAutospacing="1" w:line="435" w:lineRule="atLeast"/>
      <w:ind w:right="-15"/>
    </w:pPr>
    <w:rPr>
      <w:rFonts w:ascii="Times New Roman" w:eastAsia="Times New Roman" w:hAnsi="Times New Roman"/>
      <w:sz w:val="24"/>
    </w:rPr>
  </w:style>
  <w:style w:type="paragraph" w:customStyle="1" w:styleId="comment-reactions">
    <w:name w:val="comment-reactions"/>
    <w:basedOn w:val="Normal"/>
    <w:rsid w:val="00AB127A"/>
    <w:pPr>
      <w:spacing w:before="100" w:beforeAutospacing="1" w:after="100" w:afterAutospacing="1"/>
    </w:pPr>
    <w:rPr>
      <w:rFonts w:ascii="Times New Roman" w:eastAsia="Times New Roman" w:hAnsi="Times New Roman"/>
      <w:vanish/>
      <w:sz w:val="24"/>
    </w:rPr>
  </w:style>
  <w:style w:type="paragraph" w:customStyle="1" w:styleId="reaction-summary-item">
    <w:name w:val="reaction-summary-item"/>
    <w:basedOn w:val="Normal"/>
    <w:rsid w:val="00AB127A"/>
    <w:pPr>
      <w:pBdr>
        <w:right w:val="single" w:sz="6" w:space="11" w:color="E1E4E8"/>
      </w:pBdr>
      <w:spacing w:before="100" w:beforeAutospacing="1" w:after="100" w:afterAutospacing="1" w:line="270" w:lineRule="atLeast"/>
    </w:pPr>
    <w:rPr>
      <w:rFonts w:ascii="Times New Roman" w:eastAsia="Times New Roman" w:hAnsi="Times New Roman"/>
      <w:sz w:val="24"/>
    </w:rPr>
  </w:style>
  <w:style w:type="paragraph" w:customStyle="1" w:styleId="render-container">
    <w:name w:val="render-container"/>
    <w:basedOn w:val="Normal"/>
    <w:rsid w:val="00AB127A"/>
    <w:pPr>
      <w:shd w:val="clear" w:color="auto" w:fill="DFE2E5"/>
      <w:spacing w:before="100" w:beforeAutospacing="1" w:after="100" w:afterAutospacing="1" w:line="0" w:lineRule="auto"/>
      <w:jc w:val="center"/>
    </w:pPr>
    <w:rPr>
      <w:rFonts w:ascii="Times New Roman" w:eastAsia="Times New Roman" w:hAnsi="Times New Roman"/>
      <w:sz w:val="24"/>
    </w:rPr>
  </w:style>
  <w:style w:type="paragraph" w:customStyle="1" w:styleId="render-notice">
    <w:name w:val="render-notice"/>
    <w:basedOn w:val="Normal"/>
    <w:rsid w:val="00AB127A"/>
    <w:pPr>
      <w:shd w:val="clear" w:color="auto" w:fill="F6F8FA"/>
      <w:spacing w:before="100" w:beforeAutospacing="1" w:after="100" w:afterAutospacing="1"/>
    </w:pPr>
    <w:rPr>
      <w:rFonts w:ascii="Times New Roman" w:eastAsia="Times New Roman" w:hAnsi="Times New Roman"/>
      <w:color w:val="444D56"/>
      <w:sz w:val="21"/>
      <w:szCs w:val="21"/>
    </w:rPr>
  </w:style>
  <w:style w:type="paragraph" w:customStyle="1" w:styleId="content-attachment">
    <w:name w:val="content-attachment"/>
    <w:basedOn w:val="Normal"/>
    <w:rsid w:val="00AB127A"/>
    <w:pPr>
      <w:pBdr>
        <w:left w:val="single" w:sz="24" w:space="0" w:color="DFE2E5"/>
      </w:pBdr>
      <w:spacing w:before="100" w:beforeAutospacing="1" w:after="100" w:afterAutospacing="1"/>
    </w:pPr>
    <w:rPr>
      <w:rFonts w:ascii="Times New Roman" w:eastAsia="Times New Roman" w:hAnsi="Times New Roman"/>
      <w:sz w:val="24"/>
    </w:rPr>
  </w:style>
  <w:style w:type="paragraph" w:customStyle="1" w:styleId="max--md">
    <w:name w:val="max--md"/>
    <w:basedOn w:val="Normal"/>
    <w:rsid w:val="00AB127A"/>
    <w:pPr>
      <w:spacing w:before="100" w:beforeAutospacing="1" w:after="100" w:afterAutospacing="1"/>
    </w:pPr>
    <w:rPr>
      <w:rFonts w:ascii="Times New Roman" w:eastAsia="Times New Roman" w:hAnsi="Times New Roman"/>
      <w:sz w:val="24"/>
    </w:rPr>
  </w:style>
  <w:style w:type="paragraph" w:customStyle="1" w:styleId="page-content">
    <w:name w:val="page-content"/>
    <w:basedOn w:val="Normal"/>
    <w:rsid w:val="00AB127A"/>
    <w:pPr>
      <w:spacing w:before="100" w:beforeAutospacing="1" w:after="100" w:afterAutospacing="1"/>
    </w:pPr>
    <w:rPr>
      <w:rFonts w:ascii="Times New Roman" w:eastAsia="Times New Roman" w:hAnsi="Times New Roman"/>
      <w:sz w:val="24"/>
    </w:rPr>
  </w:style>
  <w:style w:type="paragraph" w:customStyle="1" w:styleId="marketing-section">
    <w:name w:val="marketing-section"/>
    <w:basedOn w:val="Normal"/>
    <w:rsid w:val="00AB127A"/>
    <w:pPr>
      <w:pBdr>
        <w:bottom w:val="single" w:sz="6" w:space="31" w:color="E5E5E5"/>
      </w:pBdr>
      <w:spacing w:before="100" w:beforeAutospacing="1" w:after="100" w:afterAutospacing="1"/>
      <w:jc w:val="center"/>
    </w:pPr>
    <w:rPr>
      <w:rFonts w:ascii="Times New Roman" w:eastAsia="Times New Roman" w:hAnsi="Times New Roman"/>
      <w:sz w:val="24"/>
    </w:rPr>
  </w:style>
  <w:style w:type="paragraph" w:customStyle="1" w:styleId="marketing-hero-octicon">
    <w:name w:val="marketing-hero-octicon"/>
    <w:basedOn w:val="Normal"/>
    <w:rsid w:val="00AB127A"/>
    <w:pPr>
      <w:pBdr>
        <w:top w:val="single" w:sz="6" w:space="0" w:color="E5E5E5"/>
        <w:left w:val="single" w:sz="6" w:space="0" w:color="E5E5E5"/>
        <w:bottom w:val="single" w:sz="6" w:space="0" w:color="E5E5E5"/>
        <w:right w:val="single" w:sz="6" w:space="0" w:color="E5E5E5"/>
      </w:pBdr>
      <w:spacing w:before="0" w:after="225"/>
      <w:jc w:val="center"/>
    </w:pPr>
    <w:rPr>
      <w:rFonts w:ascii="Times New Roman" w:eastAsia="Times New Roman" w:hAnsi="Times New Roman"/>
      <w:sz w:val="24"/>
    </w:rPr>
  </w:style>
  <w:style w:type="paragraph" w:customStyle="1" w:styleId="btn-blurple">
    <w:name w:val="btn-blurple"/>
    <w:basedOn w:val="Normal"/>
    <w:rsid w:val="00AB127A"/>
    <w:pPr>
      <w:shd w:val="clear" w:color="auto" w:fill="3B41AF"/>
      <w:spacing w:before="100" w:beforeAutospacing="1" w:after="100" w:afterAutospacing="1"/>
    </w:pPr>
    <w:rPr>
      <w:rFonts w:ascii="Times New Roman" w:eastAsia="Times New Roman" w:hAnsi="Times New Roman"/>
      <w:color w:val="FFFFFF"/>
      <w:sz w:val="24"/>
    </w:rPr>
  </w:style>
  <w:style w:type="paragraph" w:customStyle="1" w:styleId="marketing-blue-octicon">
    <w:name w:val="marketing-blue-octicon"/>
    <w:basedOn w:val="Normal"/>
    <w:rsid w:val="00AB127A"/>
    <w:pPr>
      <w:spacing w:before="100" w:beforeAutospacing="1" w:after="100" w:afterAutospacing="1"/>
    </w:pPr>
    <w:rPr>
      <w:rFonts w:ascii="Times New Roman" w:eastAsia="Times New Roman" w:hAnsi="Times New Roman"/>
      <w:color w:val="34ACBF"/>
      <w:sz w:val="24"/>
    </w:rPr>
  </w:style>
  <w:style w:type="paragraph" w:customStyle="1" w:styleId="marketing-turquoise-octicon">
    <w:name w:val="marketing-turquoise-octicon"/>
    <w:basedOn w:val="Normal"/>
    <w:rsid w:val="00AB127A"/>
    <w:pPr>
      <w:spacing w:before="100" w:beforeAutospacing="1" w:after="100" w:afterAutospacing="1"/>
    </w:pPr>
    <w:rPr>
      <w:rFonts w:ascii="Times New Roman" w:eastAsia="Times New Roman" w:hAnsi="Times New Roman"/>
      <w:color w:val="75BBB6"/>
      <w:sz w:val="24"/>
    </w:rPr>
  </w:style>
  <w:style w:type="paragraph" w:customStyle="1" w:styleId="marketing-purple-octicon">
    <w:name w:val="marketing-purple-octicon"/>
    <w:basedOn w:val="Normal"/>
    <w:rsid w:val="00AB127A"/>
    <w:pPr>
      <w:spacing w:before="100" w:beforeAutospacing="1" w:after="100" w:afterAutospacing="1"/>
    </w:pPr>
    <w:rPr>
      <w:rFonts w:ascii="Times New Roman" w:eastAsia="Times New Roman" w:hAnsi="Times New Roman"/>
      <w:color w:val="B086B7"/>
      <w:sz w:val="24"/>
    </w:rPr>
  </w:style>
  <w:style w:type="paragraph" w:customStyle="1" w:styleId="intgrs-dir-intro">
    <w:name w:val="intgrs-dir-intro"/>
    <w:basedOn w:val="Normal"/>
    <w:rsid w:val="00AB127A"/>
    <w:pPr>
      <w:spacing w:before="0" w:after="0"/>
    </w:pPr>
    <w:rPr>
      <w:rFonts w:ascii="Times New Roman" w:eastAsia="Times New Roman" w:hAnsi="Times New Roman"/>
      <w:sz w:val="24"/>
    </w:rPr>
  </w:style>
  <w:style w:type="paragraph" w:customStyle="1" w:styleId="intgrs-lstng-search">
    <w:name w:val="intgrs-lstng-search"/>
    <w:basedOn w:val="Normal"/>
    <w:rsid w:val="00AB127A"/>
    <w:pPr>
      <w:spacing w:before="100" w:beforeAutospacing="1" w:after="100" w:afterAutospacing="1"/>
      <w:ind w:left="300"/>
    </w:pPr>
    <w:rPr>
      <w:rFonts w:ascii="Times New Roman" w:eastAsia="Times New Roman" w:hAnsi="Times New Roman"/>
      <w:sz w:val="24"/>
    </w:rPr>
  </w:style>
  <w:style w:type="paragraph" w:customStyle="1" w:styleId="intgrs-lstng-categories-container">
    <w:name w:val="intgrs-lstng-categories-container"/>
    <w:basedOn w:val="Normal"/>
    <w:rsid w:val="00AB127A"/>
    <w:pPr>
      <w:spacing w:before="100" w:beforeAutospacing="1" w:after="100" w:afterAutospacing="1"/>
    </w:pPr>
    <w:rPr>
      <w:rFonts w:ascii="Times New Roman" w:eastAsia="Times New Roman" w:hAnsi="Times New Roman"/>
      <w:sz w:val="24"/>
    </w:rPr>
  </w:style>
  <w:style w:type="paragraph" w:customStyle="1" w:styleId="intgrs-lstng-container">
    <w:name w:val="intgrs-lstng-container"/>
    <w:basedOn w:val="Normal"/>
    <w:rsid w:val="00AB127A"/>
    <w:pPr>
      <w:spacing w:before="100" w:beforeAutospacing="1" w:after="100" w:afterAutospacing="1"/>
    </w:pPr>
    <w:rPr>
      <w:rFonts w:ascii="Times New Roman" w:eastAsia="Times New Roman" w:hAnsi="Times New Roman"/>
      <w:sz w:val="24"/>
    </w:rPr>
  </w:style>
  <w:style w:type="paragraph" w:customStyle="1" w:styleId="intgrs-lstng-item">
    <w:name w:val="intgrs-lstng-item"/>
    <w:basedOn w:val="Normal"/>
    <w:rsid w:val="00AB127A"/>
    <w:pPr>
      <w:pBdr>
        <w:top w:val="single" w:sz="6" w:space="0" w:color="EDEDED"/>
        <w:left w:val="single" w:sz="6" w:space="0" w:color="EDEDED"/>
        <w:bottom w:val="single" w:sz="6" w:space="0" w:color="EDEDED"/>
        <w:right w:val="single" w:sz="6" w:space="0" w:color="EDEDED"/>
      </w:pBdr>
      <w:spacing w:before="100" w:beforeAutospacing="1" w:after="100" w:afterAutospacing="1"/>
    </w:pPr>
    <w:rPr>
      <w:rFonts w:ascii="Times New Roman" w:eastAsia="Times New Roman" w:hAnsi="Times New Roman"/>
      <w:sz w:val="21"/>
      <w:szCs w:val="21"/>
    </w:rPr>
  </w:style>
  <w:style w:type="paragraph" w:customStyle="1" w:styleId="intgrs-lstng-item-link">
    <w:name w:val="intgrs-lstng-item-link"/>
    <w:basedOn w:val="Normal"/>
    <w:rsid w:val="00AB127A"/>
    <w:pPr>
      <w:spacing w:before="100" w:beforeAutospacing="1" w:after="100" w:afterAutospacing="1"/>
    </w:pPr>
    <w:rPr>
      <w:rFonts w:ascii="Times New Roman" w:eastAsia="Times New Roman" w:hAnsi="Times New Roman"/>
      <w:sz w:val="24"/>
    </w:rPr>
  </w:style>
  <w:style w:type="paragraph" w:customStyle="1" w:styleId="intgrs-lstng-item-header">
    <w:name w:val="intgrs-lstng-item-header"/>
    <w:basedOn w:val="Normal"/>
    <w:rsid w:val="00AB127A"/>
    <w:pPr>
      <w:spacing w:before="225" w:after="0"/>
      <w:ind w:left="150" w:right="150"/>
    </w:pPr>
    <w:rPr>
      <w:rFonts w:ascii="Times New Roman" w:eastAsia="Times New Roman" w:hAnsi="Times New Roman"/>
      <w:b/>
      <w:bCs/>
      <w:color w:val="333333"/>
      <w:sz w:val="21"/>
      <w:szCs w:val="21"/>
    </w:rPr>
  </w:style>
  <w:style w:type="paragraph" w:customStyle="1" w:styleId="intgrs-lstng-item-description">
    <w:name w:val="intgrs-lstng-item-description"/>
    <w:basedOn w:val="Normal"/>
    <w:rsid w:val="00AB127A"/>
    <w:pPr>
      <w:spacing w:before="75" w:after="100" w:afterAutospacing="1"/>
    </w:pPr>
    <w:rPr>
      <w:rFonts w:ascii="Times New Roman" w:eastAsia="Times New Roman" w:hAnsi="Times New Roman"/>
      <w:color w:val="586069"/>
      <w:sz w:val="20"/>
      <w:szCs w:val="20"/>
    </w:rPr>
  </w:style>
  <w:style w:type="paragraph" w:customStyle="1" w:styleId="intgr-admin-link">
    <w:name w:val="intgr-admin-link"/>
    <w:basedOn w:val="Normal"/>
    <w:rsid w:val="00AB127A"/>
    <w:pPr>
      <w:pBdr>
        <w:top w:val="single" w:sz="6" w:space="0" w:color="EDEDED"/>
        <w:left w:val="single" w:sz="6" w:space="17" w:color="EDEDED"/>
        <w:bottom w:val="single" w:sz="6" w:space="0" w:color="EDEDED"/>
        <w:right w:val="single" w:sz="6" w:space="0" w:color="EDEDED"/>
      </w:pBdr>
      <w:spacing w:before="100" w:beforeAutospacing="1" w:after="100" w:afterAutospacing="1"/>
      <w:textAlignment w:val="center"/>
    </w:pPr>
    <w:rPr>
      <w:rFonts w:ascii="Times New Roman" w:eastAsia="Times New Roman" w:hAnsi="Times New Roman"/>
      <w:sz w:val="20"/>
      <w:szCs w:val="20"/>
    </w:rPr>
  </w:style>
  <w:style w:type="paragraph" w:customStyle="1" w:styleId="intgr-feat-header">
    <w:name w:val="intgr-feat-header"/>
    <w:basedOn w:val="Normal"/>
    <w:rsid w:val="00AB127A"/>
    <w:pPr>
      <w:spacing w:before="100" w:beforeAutospacing="1" w:after="100" w:afterAutospacing="1"/>
    </w:pPr>
    <w:rPr>
      <w:rFonts w:ascii="Times New Roman" w:eastAsia="Times New Roman" w:hAnsi="Times New Roman"/>
      <w:color w:val="D7DEF1"/>
      <w:sz w:val="24"/>
    </w:rPr>
  </w:style>
  <w:style w:type="paragraph" w:customStyle="1" w:styleId="integrations-breadcrumb">
    <w:name w:val="integrations-breadcrumb"/>
    <w:basedOn w:val="Normal"/>
    <w:rsid w:val="00AB127A"/>
    <w:pPr>
      <w:spacing w:before="100" w:beforeAutospacing="1" w:after="100" w:afterAutospacing="1"/>
    </w:pPr>
    <w:rPr>
      <w:rFonts w:ascii="Times New Roman" w:eastAsia="Times New Roman" w:hAnsi="Times New Roman"/>
      <w:color w:val="8296CC"/>
      <w:sz w:val="24"/>
    </w:rPr>
  </w:style>
  <w:style w:type="paragraph" w:customStyle="1" w:styleId="integrations-breadcrumb-link">
    <w:name w:val="integrations-breadcrumb-link"/>
    <w:basedOn w:val="Normal"/>
    <w:rsid w:val="00AB127A"/>
    <w:pPr>
      <w:spacing w:before="100" w:beforeAutospacing="1" w:after="100" w:afterAutospacing="1" w:line="0" w:lineRule="auto"/>
    </w:pPr>
    <w:rPr>
      <w:rFonts w:ascii="Times New Roman" w:eastAsia="Times New Roman" w:hAnsi="Times New Roman"/>
      <w:color w:val="D7DEF1"/>
      <w:sz w:val="24"/>
    </w:rPr>
  </w:style>
  <w:style w:type="paragraph" w:customStyle="1" w:styleId="integrations-auth-wrapper">
    <w:name w:val="integrations-auth-wrapper"/>
    <w:basedOn w:val="Normal"/>
    <w:rsid w:val="00AB127A"/>
    <w:pPr>
      <w:spacing w:before="900" w:after="900"/>
    </w:pPr>
    <w:rPr>
      <w:rFonts w:ascii="Times New Roman" w:eastAsia="Times New Roman" w:hAnsi="Times New Roman"/>
      <w:sz w:val="24"/>
    </w:rPr>
  </w:style>
  <w:style w:type="paragraph" w:customStyle="1" w:styleId="integrations-auth-header">
    <w:name w:val="integrations-auth-header"/>
    <w:basedOn w:val="Normal"/>
    <w:rsid w:val="00AB127A"/>
    <w:pPr>
      <w:spacing w:before="100" w:beforeAutospacing="1" w:after="100" w:afterAutospacing="1"/>
      <w:jc w:val="center"/>
    </w:pPr>
    <w:rPr>
      <w:rFonts w:ascii="Times New Roman" w:eastAsia="Times New Roman" w:hAnsi="Times New Roman"/>
      <w:sz w:val="30"/>
      <w:szCs w:val="30"/>
    </w:rPr>
  </w:style>
  <w:style w:type="paragraph" w:customStyle="1" w:styleId="integrations-setup-note">
    <w:name w:val="integrations-setup-note"/>
    <w:basedOn w:val="Normal"/>
    <w:rsid w:val="00AB127A"/>
    <w:pPr>
      <w:spacing w:before="150" w:after="150"/>
    </w:pPr>
    <w:rPr>
      <w:rFonts w:ascii="Times New Roman" w:eastAsia="Times New Roman" w:hAnsi="Times New Roman"/>
      <w:sz w:val="24"/>
    </w:rPr>
  </w:style>
  <w:style w:type="paragraph" w:customStyle="1" w:styleId="link-small">
    <w:name w:val="link-small"/>
    <w:basedOn w:val="Normal"/>
    <w:rsid w:val="00AB127A"/>
    <w:pPr>
      <w:spacing w:before="100" w:beforeAutospacing="1" w:after="100" w:afterAutospacing="1"/>
    </w:pPr>
    <w:rPr>
      <w:rFonts w:ascii="Times New Roman" w:eastAsia="Times New Roman" w:hAnsi="Times New Roman"/>
      <w:color w:val="767676"/>
      <w:sz w:val="24"/>
    </w:rPr>
  </w:style>
  <w:style w:type="paragraph" w:customStyle="1" w:styleId="manifest-errors">
    <w:name w:val="manifest-errors"/>
    <w:basedOn w:val="Normal"/>
    <w:rsid w:val="00AB127A"/>
    <w:pPr>
      <w:pBdr>
        <w:left w:val="single" w:sz="18" w:space="0" w:color="D73A49"/>
      </w:pBdr>
      <w:spacing w:before="100" w:beforeAutospacing="1" w:after="100" w:afterAutospacing="1"/>
    </w:pPr>
    <w:rPr>
      <w:rFonts w:ascii="Times New Roman" w:eastAsia="Times New Roman" w:hAnsi="Times New Roman"/>
      <w:sz w:val="24"/>
    </w:rPr>
  </w:style>
  <w:style w:type="paragraph" w:customStyle="1" w:styleId="not-found-octocat-wrapper">
    <w:name w:val="not-found-octocat-wrapper"/>
    <w:basedOn w:val="Normal"/>
    <w:rsid w:val="00AB127A"/>
    <w:pPr>
      <w:spacing w:before="100" w:beforeAutospacing="1" w:after="100" w:afterAutospacing="1"/>
    </w:pPr>
    <w:rPr>
      <w:rFonts w:ascii="Times New Roman" w:eastAsia="Times New Roman" w:hAnsi="Times New Roman"/>
      <w:sz w:val="24"/>
    </w:rPr>
  </w:style>
  <w:style w:type="paragraph" w:customStyle="1" w:styleId="coupon-label">
    <w:name w:val="coupon-label"/>
    <w:basedOn w:val="Normal"/>
    <w:rsid w:val="00AB127A"/>
    <w:pPr>
      <w:spacing w:before="0" w:after="0"/>
      <w:ind w:left="-135" w:right="-135"/>
    </w:pPr>
    <w:rPr>
      <w:rFonts w:ascii="Times New Roman" w:eastAsia="Times New Roman" w:hAnsi="Times New Roman"/>
      <w:sz w:val="24"/>
    </w:rPr>
  </w:style>
  <w:style w:type="paragraph" w:customStyle="1" w:styleId="has-removed-contents">
    <w:name w:val="has-removed-contents"/>
    <w:basedOn w:val="Normal"/>
    <w:rsid w:val="00AB127A"/>
    <w:pPr>
      <w:spacing w:before="100" w:beforeAutospacing="1" w:after="100" w:afterAutospacing="1"/>
    </w:pPr>
    <w:rPr>
      <w:rFonts w:ascii="Times New Roman" w:eastAsia="Times New Roman" w:hAnsi="Times New Roman"/>
      <w:vanish/>
      <w:sz w:val="24"/>
    </w:rPr>
  </w:style>
  <w:style w:type="paragraph" w:customStyle="1" w:styleId="currency-notice">
    <w:name w:val="currency-notice"/>
    <w:basedOn w:val="Normal"/>
    <w:rsid w:val="00AB127A"/>
    <w:pPr>
      <w:spacing w:before="100" w:beforeAutospacing="1" w:after="150"/>
    </w:pPr>
    <w:rPr>
      <w:rFonts w:ascii="Times New Roman" w:eastAsia="Times New Roman" w:hAnsi="Times New Roman"/>
      <w:sz w:val="24"/>
    </w:rPr>
  </w:style>
  <w:style w:type="paragraph" w:customStyle="1" w:styleId="org-login">
    <w:name w:val="org-login"/>
    <w:basedOn w:val="Normal"/>
    <w:rsid w:val="00AB127A"/>
    <w:pPr>
      <w:spacing w:before="0" w:after="450"/>
    </w:pPr>
    <w:rPr>
      <w:rFonts w:ascii="Times New Roman" w:eastAsia="Times New Roman" w:hAnsi="Times New Roman"/>
      <w:sz w:val="24"/>
    </w:rPr>
  </w:style>
  <w:style w:type="paragraph" w:customStyle="1" w:styleId="plan-notice">
    <w:name w:val="plan-notice"/>
    <w:basedOn w:val="Normal"/>
    <w:rsid w:val="00AB127A"/>
    <w:pPr>
      <w:pBdr>
        <w:top w:val="single" w:sz="6" w:space="8" w:color="EEEEEE"/>
      </w:pBdr>
      <w:spacing w:before="100" w:beforeAutospacing="1" w:after="0"/>
    </w:pPr>
    <w:rPr>
      <w:rFonts w:ascii="Times New Roman" w:eastAsia="Times New Roman" w:hAnsi="Times New Roman"/>
      <w:sz w:val="24"/>
    </w:rPr>
  </w:style>
  <w:style w:type="paragraph" w:customStyle="1" w:styleId="alert-label">
    <w:name w:val="alert-label"/>
    <w:basedOn w:val="Normal"/>
    <w:rsid w:val="00AB127A"/>
    <w:pPr>
      <w:spacing w:before="100" w:beforeAutospacing="1" w:after="100" w:afterAutospacing="1"/>
    </w:pPr>
    <w:rPr>
      <w:rFonts w:ascii="Times New Roman" w:eastAsia="Times New Roman" w:hAnsi="Times New Roman"/>
      <w:color w:val="FFFFFF"/>
      <w:sz w:val="24"/>
    </w:rPr>
  </w:style>
  <w:style w:type="paragraph" w:customStyle="1" w:styleId="alert-label--critical">
    <w:name w:val="alert-label--critical"/>
    <w:basedOn w:val="Normal"/>
    <w:rsid w:val="00AB127A"/>
    <w:pPr>
      <w:shd w:val="clear" w:color="auto" w:fill="444D56"/>
      <w:spacing w:before="100" w:beforeAutospacing="1" w:after="100" w:afterAutospacing="1"/>
    </w:pPr>
    <w:rPr>
      <w:rFonts w:ascii="Times New Roman" w:eastAsia="Times New Roman" w:hAnsi="Times New Roman"/>
      <w:sz w:val="24"/>
    </w:rPr>
  </w:style>
  <w:style w:type="paragraph" w:customStyle="1" w:styleId="alert-label--high">
    <w:name w:val="alert-label--high"/>
    <w:basedOn w:val="Normal"/>
    <w:rsid w:val="00AB127A"/>
    <w:pPr>
      <w:shd w:val="clear" w:color="auto" w:fill="CB2431"/>
      <w:spacing w:before="100" w:beforeAutospacing="1" w:after="100" w:afterAutospacing="1"/>
    </w:pPr>
    <w:rPr>
      <w:rFonts w:ascii="Times New Roman" w:eastAsia="Times New Roman" w:hAnsi="Times New Roman"/>
      <w:sz w:val="24"/>
    </w:rPr>
  </w:style>
  <w:style w:type="paragraph" w:customStyle="1" w:styleId="alert-label--moderate">
    <w:name w:val="alert-label--moderate"/>
    <w:basedOn w:val="Normal"/>
    <w:rsid w:val="00AB127A"/>
    <w:pPr>
      <w:shd w:val="clear" w:color="auto" w:fill="E36209"/>
      <w:spacing w:before="100" w:beforeAutospacing="1" w:after="100" w:afterAutospacing="1"/>
    </w:pPr>
    <w:rPr>
      <w:rFonts w:ascii="Times New Roman" w:eastAsia="Times New Roman" w:hAnsi="Times New Roman"/>
      <w:sz w:val="24"/>
    </w:rPr>
  </w:style>
  <w:style w:type="paragraph" w:customStyle="1" w:styleId="alert-label--low">
    <w:name w:val="alert-label--low"/>
    <w:basedOn w:val="Normal"/>
    <w:rsid w:val="00AB127A"/>
    <w:pPr>
      <w:shd w:val="clear" w:color="auto" w:fill="DBAB09"/>
      <w:spacing w:before="100" w:beforeAutospacing="1" w:after="100" w:afterAutospacing="1"/>
    </w:pPr>
    <w:rPr>
      <w:rFonts w:ascii="Times New Roman" w:eastAsia="Times New Roman" w:hAnsi="Times New Roman"/>
      <w:sz w:val="24"/>
    </w:rPr>
  </w:style>
  <w:style w:type="paragraph" w:customStyle="1" w:styleId="advisory-form">
    <w:name w:val="advisory-form"/>
    <w:basedOn w:val="Normal"/>
    <w:rsid w:val="00AB127A"/>
    <w:pPr>
      <w:pBdr>
        <w:top w:val="single" w:sz="6" w:space="0" w:color="E1E4E8"/>
      </w:pBdr>
      <w:shd w:val="clear" w:color="auto" w:fill="F6F8FA"/>
      <w:spacing w:before="100" w:beforeAutospacing="1" w:after="100" w:afterAutospacing="1"/>
    </w:pPr>
    <w:rPr>
      <w:rFonts w:ascii="Times New Roman" w:eastAsia="Times New Roman" w:hAnsi="Times New Roman"/>
      <w:sz w:val="24"/>
    </w:rPr>
  </w:style>
  <w:style w:type="paragraph" w:customStyle="1" w:styleId="actor-and-action">
    <w:name w:val="actor-and-action"/>
    <w:basedOn w:val="Normal"/>
    <w:rsid w:val="00AB127A"/>
    <w:pPr>
      <w:spacing w:before="100" w:beforeAutospacing="1" w:after="100" w:afterAutospacing="1"/>
    </w:pPr>
    <w:rPr>
      <w:rFonts w:ascii="Times New Roman" w:eastAsia="Times New Roman" w:hAnsi="Times New Roman"/>
      <w:b/>
      <w:bCs/>
      <w:sz w:val="24"/>
    </w:rPr>
  </w:style>
  <w:style w:type="paragraph" w:customStyle="1" w:styleId="vertical-separator">
    <w:name w:val="vertical-separator"/>
    <w:basedOn w:val="Normal"/>
    <w:rsid w:val="00AB127A"/>
    <w:pPr>
      <w:spacing w:before="100" w:beforeAutospacing="1" w:after="100" w:afterAutospacing="1"/>
      <w:ind w:left="75" w:right="120"/>
    </w:pPr>
    <w:rPr>
      <w:rFonts w:ascii="Times New Roman" w:eastAsia="Times New Roman" w:hAnsi="Times New Roman"/>
      <w:sz w:val="24"/>
    </w:rPr>
  </w:style>
  <w:style w:type="paragraph" w:customStyle="1" w:styleId="credit-card">
    <w:name w:val="credit-card"/>
    <w:basedOn w:val="Normal"/>
    <w:rsid w:val="00AB127A"/>
    <w:pPr>
      <w:shd w:val="clear" w:color="auto" w:fill="F5F5F5"/>
      <w:spacing w:before="75" w:after="100" w:afterAutospacing="1"/>
    </w:pPr>
    <w:rPr>
      <w:rFonts w:ascii="Times New Roman" w:eastAsia="Times New Roman" w:hAnsi="Times New Roman"/>
      <w:sz w:val="24"/>
    </w:rPr>
  </w:style>
  <w:style w:type="paragraph" w:customStyle="1" w:styleId="billing-extra-box">
    <w:name w:val="billing-extra-box"/>
    <w:basedOn w:val="Normal"/>
    <w:rsid w:val="00AB127A"/>
    <w:pPr>
      <w:pBdr>
        <w:left w:val="single" w:sz="18" w:space="8" w:color="EEEEEE"/>
      </w:pBdr>
      <w:spacing w:before="150" w:after="150"/>
    </w:pPr>
    <w:rPr>
      <w:rFonts w:ascii="Times New Roman" w:eastAsia="Times New Roman" w:hAnsi="Times New Roman"/>
      <w:sz w:val="24"/>
    </w:rPr>
  </w:style>
  <w:style w:type="paragraph" w:customStyle="1" w:styleId="billing-vat-box">
    <w:name w:val="billing-vat-box"/>
    <w:basedOn w:val="Normal"/>
    <w:rsid w:val="00AB127A"/>
    <w:pPr>
      <w:pBdr>
        <w:left w:val="single" w:sz="18" w:space="8" w:color="EEEEEE"/>
      </w:pBdr>
      <w:spacing w:before="150" w:after="150"/>
    </w:pPr>
    <w:rPr>
      <w:rFonts w:ascii="Times New Roman" w:eastAsia="Times New Roman" w:hAnsi="Times New Roman"/>
      <w:sz w:val="24"/>
    </w:rPr>
  </w:style>
  <w:style w:type="paragraph" w:customStyle="1" w:styleId="usage-bar">
    <w:name w:val="usage-bar"/>
    <w:basedOn w:val="Normal"/>
    <w:rsid w:val="00AB127A"/>
    <w:pPr>
      <w:shd w:val="clear" w:color="auto" w:fill="EEEEEE"/>
      <w:spacing w:before="75" w:after="0"/>
    </w:pPr>
    <w:rPr>
      <w:rFonts w:ascii="Times New Roman" w:eastAsia="Times New Roman" w:hAnsi="Times New Roman"/>
      <w:sz w:val="24"/>
    </w:rPr>
  </w:style>
  <w:style w:type="paragraph" w:customStyle="1" w:styleId="lfs-data-pack-field">
    <w:name w:val="lfs-data-pack-field"/>
    <w:basedOn w:val="Normal"/>
    <w:rsid w:val="00AB127A"/>
    <w:pPr>
      <w:spacing w:before="0" w:after="0"/>
    </w:pPr>
    <w:rPr>
      <w:rFonts w:ascii="Times New Roman" w:eastAsia="Times New Roman" w:hAnsi="Times New Roman"/>
      <w:sz w:val="24"/>
    </w:rPr>
  </w:style>
  <w:style w:type="paragraph" w:customStyle="1" w:styleId="lfs-data-icon">
    <w:name w:val="lfs-data-icon"/>
    <w:basedOn w:val="Normal"/>
    <w:rsid w:val="00AB127A"/>
    <w:pPr>
      <w:spacing w:before="100" w:beforeAutospacing="1" w:after="100" w:afterAutospacing="1"/>
      <w:jc w:val="center"/>
    </w:pPr>
    <w:rPr>
      <w:rFonts w:ascii="Times New Roman" w:eastAsia="Times New Roman" w:hAnsi="Times New Roman"/>
      <w:color w:val="586069"/>
      <w:sz w:val="24"/>
    </w:rPr>
  </w:style>
  <w:style w:type="paragraph" w:customStyle="1" w:styleId="paypal-label">
    <w:name w:val="paypal-label"/>
    <w:basedOn w:val="Normal"/>
    <w:rsid w:val="00AB127A"/>
    <w:pPr>
      <w:spacing w:before="225" w:after="150"/>
    </w:pPr>
    <w:rPr>
      <w:rFonts w:ascii="Times New Roman" w:eastAsia="Times New Roman" w:hAnsi="Times New Roman"/>
      <w:b/>
      <w:bCs/>
      <w:sz w:val="24"/>
    </w:rPr>
  </w:style>
  <w:style w:type="paragraph" w:customStyle="1" w:styleId="paypal-container">
    <w:name w:val="paypal-container"/>
    <w:basedOn w:val="Normal"/>
    <w:rsid w:val="00AB127A"/>
    <w:pPr>
      <w:shd w:val="clear" w:color="auto" w:fill="F9F9F9"/>
      <w:spacing w:before="100" w:beforeAutospacing="1" w:after="225"/>
      <w:textAlignment w:val="top"/>
    </w:pPr>
    <w:rPr>
      <w:rFonts w:ascii="Times New Roman" w:eastAsia="Times New Roman" w:hAnsi="Times New Roman"/>
      <w:sz w:val="24"/>
    </w:rPr>
  </w:style>
  <w:style w:type="paragraph" w:customStyle="1" w:styleId="paypal-icon">
    <w:name w:val="paypal-icon"/>
    <w:basedOn w:val="Normal"/>
    <w:rsid w:val="00AB127A"/>
    <w:pPr>
      <w:spacing w:before="0" w:after="0"/>
      <w:ind w:left="15" w:right="30"/>
      <w:textAlignment w:val="center"/>
    </w:pPr>
    <w:rPr>
      <w:rFonts w:ascii="Times New Roman" w:eastAsia="Times New Roman" w:hAnsi="Times New Roman"/>
      <w:sz w:val="24"/>
    </w:rPr>
  </w:style>
  <w:style w:type="paragraph" w:customStyle="1" w:styleId="inline-form-action">
    <w:name w:val="inline-form-action"/>
    <w:basedOn w:val="Normal"/>
    <w:rsid w:val="00AB127A"/>
    <w:pPr>
      <w:spacing w:before="100" w:beforeAutospacing="1" w:after="100" w:afterAutospacing="1"/>
    </w:pPr>
    <w:rPr>
      <w:rFonts w:ascii="Times New Roman" w:eastAsia="Times New Roman" w:hAnsi="Times New Roman"/>
      <w:sz w:val="24"/>
    </w:rPr>
  </w:style>
  <w:style w:type="paragraph" w:customStyle="1" w:styleId="strong-label">
    <w:name w:val="strong-label"/>
    <w:basedOn w:val="Normal"/>
    <w:rsid w:val="00AB127A"/>
    <w:pPr>
      <w:spacing w:before="100" w:beforeAutospacing="1" w:after="75"/>
    </w:pPr>
    <w:rPr>
      <w:rFonts w:ascii="Times New Roman" w:eastAsia="Times New Roman" w:hAnsi="Times New Roman"/>
      <w:b/>
      <w:bCs/>
      <w:sz w:val="24"/>
    </w:rPr>
  </w:style>
  <w:style w:type="paragraph" w:customStyle="1" w:styleId="discounted-original-price">
    <w:name w:val="discounted-original-price"/>
    <w:basedOn w:val="Normal"/>
    <w:rsid w:val="00AB127A"/>
    <w:pPr>
      <w:spacing w:before="100" w:beforeAutospacing="1" w:after="100" w:afterAutospacing="1"/>
    </w:pPr>
    <w:rPr>
      <w:rFonts w:ascii="Times New Roman" w:eastAsia="Times New Roman" w:hAnsi="Times New Roman"/>
      <w:strike/>
      <w:color w:val="586069"/>
      <w:sz w:val="24"/>
    </w:rPr>
  </w:style>
  <w:style w:type="paragraph" w:customStyle="1" w:styleId="billing-manager-input">
    <w:name w:val="billing-manager-input"/>
    <w:basedOn w:val="Normal"/>
    <w:rsid w:val="00AB127A"/>
    <w:pPr>
      <w:spacing w:before="100" w:beforeAutospacing="1" w:after="100" w:afterAutospacing="1"/>
    </w:pPr>
    <w:rPr>
      <w:rFonts w:ascii="Times New Roman" w:eastAsia="Times New Roman" w:hAnsi="Times New Roman"/>
      <w:sz w:val="24"/>
    </w:rPr>
  </w:style>
  <w:style w:type="paragraph" w:customStyle="1" w:styleId="billing-manager-banner">
    <w:name w:val="billing-manager-banner"/>
    <w:basedOn w:val="Normal"/>
    <w:rsid w:val="00AB127A"/>
    <w:pPr>
      <w:pBdr>
        <w:bottom w:val="single" w:sz="6" w:space="23" w:color="EEEEEE"/>
      </w:pBdr>
      <w:shd w:val="clear" w:color="auto" w:fill="F9F9F9"/>
      <w:spacing w:before="100" w:beforeAutospacing="1" w:after="450"/>
    </w:pPr>
    <w:rPr>
      <w:rFonts w:ascii="Times New Roman" w:eastAsia="Times New Roman" w:hAnsi="Times New Roman"/>
      <w:sz w:val="24"/>
    </w:rPr>
  </w:style>
  <w:style w:type="paragraph" w:customStyle="1" w:styleId="billing-manager-banner-text">
    <w:name w:val="billing-manager-banner-text"/>
    <w:basedOn w:val="Normal"/>
    <w:rsid w:val="00AB127A"/>
    <w:pPr>
      <w:spacing w:before="100" w:beforeAutospacing="1" w:after="100" w:afterAutospacing="1"/>
      <w:ind w:left="3150"/>
    </w:pPr>
    <w:rPr>
      <w:rFonts w:ascii="Times New Roman" w:eastAsia="Times New Roman" w:hAnsi="Times New Roman"/>
      <w:color w:val="555555"/>
      <w:sz w:val="21"/>
      <w:szCs w:val="21"/>
    </w:rPr>
  </w:style>
  <w:style w:type="paragraph" w:customStyle="1" w:styleId="billing-manager-banner-title">
    <w:name w:val="billing-manager-banner-title"/>
    <w:basedOn w:val="Normal"/>
    <w:rsid w:val="00AB127A"/>
    <w:pPr>
      <w:spacing w:before="100" w:beforeAutospacing="1" w:after="100" w:afterAutospacing="1"/>
    </w:pPr>
    <w:rPr>
      <w:rFonts w:ascii="Times New Roman" w:eastAsia="Times New Roman" w:hAnsi="Times New Roman"/>
      <w:b/>
      <w:bCs/>
      <w:color w:val="586069"/>
      <w:szCs w:val="18"/>
    </w:rPr>
  </w:style>
  <w:style w:type="paragraph" w:customStyle="1" w:styleId="billing-manager-icon">
    <w:name w:val="billing-manager-icon"/>
    <w:basedOn w:val="Normal"/>
    <w:rsid w:val="00AB127A"/>
    <w:pPr>
      <w:spacing w:before="100" w:beforeAutospacing="1" w:after="100" w:afterAutospacing="1"/>
    </w:pPr>
    <w:rPr>
      <w:rFonts w:ascii="Times New Roman" w:eastAsia="Times New Roman" w:hAnsi="Times New Roman"/>
      <w:color w:val="E0E0E0"/>
      <w:sz w:val="270"/>
      <w:szCs w:val="270"/>
    </w:rPr>
  </w:style>
  <w:style w:type="paragraph" w:customStyle="1" w:styleId="golden-ticket-banner">
    <w:name w:val="golden-ticket-banner"/>
    <w:basedOn w:val="Normal"/>
    <w:rsid w:val="00AB127A"/>
    <w:pPr>
      <w:pBdr>
        <w:top w:val="single" w:sz="6" w:space="0" w:color="E6D445"/>
      </w:pBdr>
      <w:spacing w:before="450" w:after="225"/>
      <w:jc w:val="center"/>
    </w:pPr>
    <w:rPr>
      <w:rFonts w:ascii="Times New Roman" w:eastAsia="Times New Roman" w:hAnsi="Times New Roman"/>
      <w:sz w:val="24"/>
    </w:rPr>
  </w:style>
  <w:style w:type="paragraph" w:customStyle="1" w:styleId="golden-ticket">
    <w:name w:val="golden-ticket"/>
    <w:basedOn w:val="Normal"/>
    <w:rsid w:val="00AB127A"/>
    <w:pPr>
      <w:spacing w:before="0" w:after="100" w:afterAutospacing="1"/>
    </w:pPr>
    <w:rPr>
      <w:rFonts w:ascii="Times New Roman" w:eastAsia="Times New Roman" w:hAnsi="Times New Roman"/>
      <w:sz w:val="24"/>
    </w:rPr>
  </w:style>
  <w:style w:type="paragraph" w:customStyle="1" w:styleId="golden-ticket-button">
    <w:name w:val="golden-ticket-button"/>
    <w:basedOn w:val="Normal"/>
    <w:rsid w:val="00AB127A"/>
    <w:pPr>
      <w:spacing w:before="100" w:beforeAutospacing="1" w:after="100" w:afterAutospacing="1"/>
    </w:pPr>
    <w:rPr>
      <w:rFonts w:ascii="Times New Roman" w:eastAsia="Times New Roman" w:hAnsi="Times New Roman"/>
      <w:sz w:val="27"/>
      <w:szCs w:val="27"/>
    </w:rPr>
  </w:style>
  <w:style w:type="paragraph" w:customStyle="1" w:styleId="seats-change-arrow">
    <w:name w:val="seats-change-arrow"/>
    <w:basedOn w:val="Normal"/>
    <w:rsid w:val="00AB127A"/>
    <w:pPr>
      <w:spacing w:before="0" w:after="0"/>
      <w:ind w:left="150" w:right="150"/>
    </w:pPr>
    <w:rPr>
      <w:rFonts w:ascii="Times New Roman" w:eastAsia="Times New Roman" w:hAnsi="Times New Roman"/>
      <w:sz w:val="24"/>
    </w:rPr>
  </w:style>
  <w:style w:type="paragraph" w:customStyle="1" w:styleId="plan-choice">
    <w:name w:val="plan-choice"/>
    <w:basedOn w:val="Normal"/>
    <w:rsid w:val="00AB127A"/>
    <w:pPr>
      <w:pBdr>
        <w:top w:val="single" w:sz="6" w:space="11" w:color="E0E0E0"/>
        <w:left w:val="single" w:sz="6" w:space="30" w:color="E0E0E0"/>
        <w:bottom w:val="single" w:sz="6" w:space="11" w:color="E0E0E0"/>
        <w:right w:val="single" w:sz="6" w:space="11" w:color="E0E0E0"/>
      </w:pBdr>
      <w:shd w:val="clear" w:color="auto" w:fill="FAFBFC"/>
      <w:spacing w:before="100" w:beforeAutospacing="1" w:after="100" w:afterAutospacing="1"/>
    </w:pPr>
    <w:rPr>
      <w:rFonts w:ascii="Times New Roman" w:eastAsia="Times New Roman" w:hAnsi="Times New Roman"/>
      <w:sz w:val="24"/>
    </w:rPr>
  </w:style>
  <w:style w:type="paragraph" w:customStyle="1" w:styleId="plan-choice-exp">
    <w:name w:val="plan-choice-exp"/>
    <w:basedOn w:val="Normal"/>
    <w:rsid w:val="00AB127A"/>
    <w:pPr>
      <w:spacing w:before="75" w:after="100" w:afterAutospacing="1"/>
    </w:pPr>
    <w:rPr>
      <w:rFonts w:ascii="Times New Roman" w:eastAsia="Times New Roman" w:hAnsi="Times New Roman"/>
      <w:color w:val="6A737D"/>
      <w:szCs w:val="18"/>
    </w:rPr>
  </w:style>
  <w:style w:type="paragraph" w:customStyle="1" w:styleId="seat-field">
    <w:name w:val="seat-field"/>
    <w:basedOn w:val="Normal"/>
    <w:rsid w:val="00AB127A"/>
    <w:pPr>
      <w:spacing w:before="100" w:beforeAutospacing="1" w:after="100" w:afterAutospacing="1"/>
      <w:ind w:right="75"/>
    </w:pPr>
    <w:rPr>
      <w:rFonts w:ascii="Times New Roman" w:eastAsia="Times New Roman" w:hAnsi="Times New Roman"/>
      <w:sz w:val="24"/>
    </w:rPr>
  </w:style>
  <w:style w:type="paragraph" w:customStyle="1" w:styleId="billing-line-items">
    <w:name w:val="billing-line-items"/>
    <w:basedOn w:val="Normal"/>
    <w:rsid w:val="00AB127A"/>
    <w:pPr>
      <w:spacing w:before="150" w:after="100" w:afterAutospacing="1"/>
    </w:pPr>
    <w:rPr>
      <w:rFonts w:ascii="Times New Roman" w:eastAsia="Times New Roman" w:hAnsi="Times New Roman"/>
      <w:sz w:val="24"/>
    </w:rPr>
  </w:style>
  <w:style w:type="paragraph" w:customStyle="1" w:styleId="billing-line-item">
    <w:name w:val="billing-line-item"/>
    <w:basedOn w:val="Normal"/>
    <w:rsid w:val="00AB127A"/>
    <w:pPr>
      <w:pBdr>
        <w:top w:val="single" w:sz="6" w:space="8" w:color="E0E0E0"/>
      </w:pBdr>
      <w:spacing w:before="100" w:beforeAutospacing="1" w:after="100" w:afterAutospacing="1"/>
    </w:pPr>
    <w:rPr>
      <w:rFonts w:ascii="Times New Roman" w:eastAsia="Times New Roman" w:hAnsi="Times New Roman"/>
      <w:szCs w:val="18"/>
    </w:rPr>
  </w:style>
  <w:style w:type="paragraph" w:customStyle="1" w:styleId="billing-line-item-last">
    <w:name w:val="billing-line-item-last"/>
    <w:basedOn w:val="Normal"/>
    <w:rsid w:val="00AB127A"/>
    <w:pPr>
      <w:spacing w:before="100" w:beforeAutospacing="1" w:after="100" w:afterAutospacing="1"/>
    </w:pPr>
    <w:rPr>
      <w:rFonts w:ascii="Times New Roman" w:eastAsia="Times New Roman" w:hAnsi="Times New Roman"/>
      <w:b/>
      <w:bCs/>
      <w:sz w:val="24"/>
    </w:rPr>
  </w:style>
  <w:style w:type="paragraph" w:customStyle="1" w:styleId="billing-frequentactions-list">
    <w:name w:val="billing-frequentactions-list"/>
    <w:basedOn w:val="Normal"/>
    <w:rsid w:val="00AB127A"/>
    <w:pPr>
      <w:spacing w:before="150" w:after="100" w:afterAutospacing="1"/>
    </w:pPr>
    <w:rPr>
      <w:rFonts w:ascii="Times New Roman" w:eastAsia="Times New Roman" w:hAnsi="Times New Roman"/>
      <w:sz w:val="24"/>
    </w:rPr>
  </w:style>
  <w:style w:type="paragraph" w:customStyle="1" w:styleId="billing-box-header">
    <w:name w:val="billing-box-header"/>
    <w:basedOn w:val="Normal"/>
    <w:rsid w:val="00AB127A"/>
    <w:pPr>
      <w:spacing w:before="100" w:beforeAutospacing="1" w:after="100" w:afterAutospacing="1"/>
    </w:pPr>
    <w:rPr>
      <w:rFonts w:ascii="Times New Roman" w:eastAsia="Times New Roman" w:hAnsi="Times New Roman"/>
      <w:sz w:val="24"/>
    </w:rPr>
  </w:style>
  <w:style w:type="paragraph" w:customStyle="1" w:styleId="billing-tooltip-underline">
    <w:name w:val="billing-tooltip-underline"/>
    <w:basedOn w:val="Normal"/>
    <w:rsid w:val="00AB127A"/>
    <w:pPr>
      <w:pBdr>
        <w:bottom w:val="dotted" w:sz="6" w:space="0" w:color="auto"/>
      </w:pBdr>
      <w:spacing w:before="100" w:beforeAutospacing="1" w:after="100" w:afterAutospacing="1"/>
    </w:pPr>
    <w:rPr>
      <w:rFonts w:ascii="Times New Roman" w:eastAsia="Times New Roman" w:hAnsi="Times New Roman"/>
      <w:sz w:val="24"/>
    </w:rPr>
  </w:style>
  <w:style w:type="paragraph" w:customStyle="1" w:styleId="billing-box-progress">
    <w:name w:val="billing-box-progress"/>
    <w:basedOn w:val="Normal"/>
    <w:rsid w:val="00AB127A"/>
    <w:pPr>
      <w:spacing w:before="100" w:beforeAutospacing="1" w:after="90"/>
    </w:pPr>
    <w:rPr>
      <w:rFonts w:ascii="Times New Roman" w:eastAsia="Times New Roman" w:hAnsi="Times New Roman"/>
      <w:sz w:val="24"/>
    </w:rPr>
  </w:style>
  <w:style w:type="paragraph" w:customStyle="1" w:styleId="billing-box-progressbars">
    <w:name w:val="billing-box-progressbars"/>
    <w:basedOn w:val="Normal"/>
    <w:rsid w:val="00AB127A"/>
    <w:pPr>
      <w:spacing w:before="100" w:beforeAutospacing="1" w:after="100" w:afterAutospacing="1"/>
    </w:pPr>
    <w:rPr>
      <w:rFonts w:ascii="Times New Roman" w:eastAsia="Times New Roman" w:hAnsi="Times New Roman"/>
      <w:sz w:val="24"/>
    </w:rPr>
  </w:style>
  <w:style w:type="paragraph" w:customStyle="1" w:styleId="blame-commit-date">
    <w:name w:val="blame-commit-date"/>
    <w:basedOn w:val="Normal"/>
    <w:rsid w:val="00AB127A"/>
    <w:pPr>
      <w:spacing w:before="100" w:beforeAutospacing="1" w:after="100" w:afterAutospacing="1" w:line="375" w:lineRule="atLeast"/>
    </w:pPr>
    <w:rPr>
      <w:rFonts w:ascii="Times New Roman" w:eastAsia="Times New Roman" w:hAnsi="Times New Roman"/>
      <w:sz w:val="17"/>
      <w:szCs w:val="17"/>
    </w:rPr>
  </w:style>
  <w:style w:type="paragraph" w:customStyle="1" w:styleId="blame-commit-info">
    <w:name w:val="blame-commit-info"/>
    <w:basedOn w:val="Normal"/>
    <w:rsid w:val="00AB127A"/>
    <w:pPr>
      <w:spacing w:before="100" w:beforeAutospacing="1" w:after="100" w:afterAutospacing="1"/>
    </w:pPr>
    <w:rPr>
      <w:rFonts w:ascii="Times New Roman" w:eastAsia="Times New Roman" w:hAnsi="Times New Roman"/>
      <w:sz w:val="24"/>
    </w:rPr>
  </w:style>
  <w:style w:type="paragraph" w:customStyle="1" w:styleId="reblame-link">
    <w:name w:val="reblame-link"/>
    <w:basedOn w:val="Normal"/>
    <w:rsid w:val="00AB127A"/>
    <w:pPr>
      <w:spacing w:before="100" w:beforeAutospacing="1" w:after="100" w:afterAutospacing="1"/>
    </w:pPr>
    <w:rPr>
      <w:rFonts w:ascii="Times New Roman" w:eastAsia="Times New Roman" w:hAnsi="Times New Roman"/>
      <w:color w:val="D1D5DA"/>
      <w:sz w:val="24"/>
    </w:rPr>
  </w:style>
  <w:style w:type="paragraph" w:customStyle="1" w:styleId="editor-abort">
    <w:name w:val="editor-abort"/>
    <w:basedOn w:val="Normal"/>
    <w:rsid w:val="00AB127A"/>
    <w:pPr>
      <w:spacing w:before="100" w:beforeAutospacing="1" w:after="100" w:afterAutospacing="1"/>
    </w:pPr>
    <w:rPr>
      <w:rFonts w:ascii="Times New Roman" w:eastAsia="Times New Roman" w:hAnsi="Times New Roman"/>
      <w:sz w:val="21"/>
      <w:szCs w:val="21"/>
    </w:rPr>
  </w:style>
  <w:style w:type="paragraph" w:customStyle="1" w:styleId="blob-interaction-bar">
    <w:name w:val="blob-interaction-bar"/>
    <w:basedOn w:val="Normal"/>
    <w:rsid w:val="00AB127A"/>
    <w:pPr>
      <w:pBdr>
        <w:bottom w:val="single" w:sz="6" w:space="0" w:color="E5E5E5"/>
      </w:pBdr>
      <w:shd w:val="clear" w:color="auto" w:fill="F2F2F2"/>
      <w:spacing w:before="100" w:beforeAutospacing="1" w:after="100" w:afterAutospacing="1"/>
    </w:pPr>
    <w:rPr>
      <w:rFonts w:ascii="Times New Roman" w:eastAsia="Times New Roman" w:hAnsi="Times New Roman"/>
      <w:sz w:val="24"/>
    </w:rPr>
  </w:style>
  <w:style w:type="paragraph" w:customStyle="1" w:styleId="blob-filter">
    <w:name w:val="blob-filter"/>
    <w:basedOn w:val="Normal"/>
    <w:rsid w:val="00AB127A"/>
    <w:pPr>
      <w:spacing w:before="100" w:beforeAutospacing="1" w:after="100" w:afterAutospacing="1"/>
    </w:pPr>
    <w:rPr>
      <w:rFonts w:ascii="Times New Roman" w:eastAsia="Times New Roman" w:hAnsi="Times New Roman"/>
      <w:szCs w:val="18"/>
    </w:rPr>
  </w:style>
  <w:style w:type="paragraph" w:customStyle="1" w:styleId="html-blob">
    <w:name w:val="html-blob"/>
    <w:basedOn w:val="Normal"/>
    <w:rsid w:val="00AB127A"/>
    <w:pPr>
      <w:spacing w:before="100" w:beforeAutospacing="1" w:after="225"/>
    </w:pPr>
    <w:rPr>
      <w:rFonts w:ascii="Times New Roman" w:eastAsia="Times New Roman" w:hAnsi="Times New Roman"/>
      <w:sz w:val="24"/>
    </w:rPr>
  </w:style>
  <w:style w:type="paragraph" w:customStyle="1" w:styleId="tagsearchpopover">
    <w:name w:val="tagsearchpopover"/>
    <w:basedOn w:val="Normal"/>
    <w:rsid w:val="00AB127A"/>
    <w:pPr>
      <w:spacing w:before="100" w:beforeAutospacing="1" w:after="100" w:afterAutospacing="1"/>
    </w:pPr>
    <w:rPr>
      <w:rFonts w:ascii="Times New Roman" w:eastAsia="Times New Roman" w:hAnsi="Times New Roman"/>
      <w:sz w:val="24"/>
    </w:rPr>
  </w:style>
  <w:style w:type="paragraph" w:customStyle="1" w:styleId="copyblock">
    <w:name w:val="copyblock"/>
    <w:basedOn w:val="Normal"/>
    <w:rsid w:val="00AB127A"/>
    <w:pPr>
      <w:spacing w:before="100" w:beforeAutospacing="1" w:after="100" w:afterAutospacing="1" w:line="300" w:lineRule="atLeast"/>
    </w:pPr>
    <w:rPr>
      <w:rFonts w:ascii="Times New Roman" w:eastAsia="Times New Roman" w:hAnsi="Times New Roman"/>
      <w:sz w:val="24"/>
    </w:rPr>
  </w:style>
  <w:style w:type="paragraph" w:customStyle="1" w:styleId="commit-form-avatar">
    <w:name w:val="commit-form-avatar"/>
    <w:basedOn w:val="Normal"/>
    <w:rsid w:val="00AB127A"/>
    <w:pPr>
      <w:spacing w:before="100" w:beforeAutospacing="1" w:after="100" w:afterAutospacing="1"/>
      <w:ind w:left="-960"/>
    </w:pPr>
    <w:rPr>
      <w:rFonts w:ascii="Times New Roman" w:eastAsia="Times New Roman" w:hAnsi="Times New Roman"/>
      <w:sz w:val="24"/>
    </w:rPr>
  </w:style>
  <w:style w:type="paragraph" w:customStyle="1" w:styleId="file-commit-form">
    <w:name w:val="file-commit-form"/>
    <w:basedOn w:val="Normal"/>
    <w:rsid w:val="00AB127A"/>
    <w:pPr>
      <w:spacing w:before="100" w:beforeAutospacing="1" w:after="100" w:afterAutospacing="1"/>
    </w:pPr>
    <w:rPr>
      <w:rFonts w:ascii="Times New Roman" w:eastAsia="Times New Roman" w:hAnsi="Times New Roman"/>
      <w:sz w:val="24"/>
    </w:rPr>
  </w:style>
  <w:style w:type="paragraph" w:customStyle="1" w:styleId="file-commit-form--full">
    <w:name w:val="file-commit-form--full"/>
    <w:basedOn w:val="Normal"/>
    <w:rsid w:val="00AB127A"/>
    <w:pPr>
      <w:shd w:val="clear" w:color="auto" w:fill="FFFFFF"/>
      <w:spacing w:before="240" w:after="240"/>
    </w:pPr>
    <w:rPr>
      <w:rFonts w:ascii="Times New Roman" w:eastAsia="Times New Roman" w:hAnsi="Times New Roman"/>
      <w:sz w:val="24"/>
    </w:rPr>
  </w:style>
  <w:style w:type="paragraph" w:customStyle="1" w:styleId="file-commit-form-dropdown">
    <w:name w:val="file-commit-form-dropdown"/>
    <w:basedOn w:val="Normal"/>
    <w:rsid w:val="00AB127A"/>
    <w:pPr>
      <w:spacing w:before="100" w:beforeAutospacing="1" w:after="100" w:afterAutospacing="1"/>
    </w:pPr>
    <w:rPr>
      <w:rFonts w:ascii="Times New Roman" w:eastAsia="Times New Roman" w:hAnsi="Times New Roman"/>
      <w:sz w:val="24"/>
    </w:rPr>
  </w:style>
  <w:style w:type="paragraph" w:customStyle="1" w:styleId="code-formatting-menu">
    <w:name w:val="code-formatting-menu"/>
    <w:basedOn w:val="Normal"/>
    <w:rsid w:val="00AB127A"/>
    <w:pPr>
      <w:spacing w:before="100" w:beforeAutospacing="1" w:after="100" w:afterAutospacing="1"/>
    </w:pPr>
    <w:rPr>
      <w:rFonts w:ascii="Times New Roman" w:eastAsia="Times New Roman" w:hAnsi="Times New Roman"/>
      <w:sz w:val="24"/>
    </w:rPr>
  </w:style>
  <w:style w:type="paragraph" w:customStyle="1" w:styleId="codemirror-hints">
    <w:name w:val="codemirror-hints"/>
    <w:basedOn w:val="Normal"/>
    <w:rsid w:val="00AB127A"/>
    <w:pPr>
      <w:pBdr>
        <w:top w:val="single" w:sz="6" w:space="0" w:color="D1D5DA"/>
        <w:left w:val="single" w:sz="6" w:space="0" w:color="D1D5DA"/>
        <w:bottom w:val="single" w:sz="6" w:space="0" w:color="D1D5DA"/>
        <w:right w:val="single" w:sz="6" w:space="0" w:color="D1D5DA"/>
      </w:pBdr>
      <w:shd w:val="clear" w:color="auto" w:fill="FFFFFF"/>
      <w:spacing w:before="0" w:after="0"/>
    </w:pPr>
    <w:rPr>
      <w:rFonts w:ascii="Consolas" w:eastAsia="Times New Roman" w:hAnsi="Consolas"/>
      <w:szCs w:val="18"/>
    </w:rPr>
  </w:style>
  <w:style w:type="paragraph" w:customStyle="1" w:styleId="codemirror-hint">
    <w:name w:val="codemirror-hint"/>
    <w:basedOn w:val="Normal"/>
    <w:rsid w:val="00AB127A"/>
    <w:pPr>
      <w:spacing w:before="0" w:after="0"/>
    </w:pPr>
    <w:rPr>
      <w:rFonts w:ascii="Times New Roman" w:eastAsia="Times New Roman" w:hAnsi="Times New Roman"/>
      <w:color w:val="24292E"/>
      <w:sz w:val="24"/>
    </w:rPr>
  </w:style>
  <w:style w:type="paragraph" w:customStyle="1" w:styleId="codemirror-hint-active">
    <w:name w:val="codemirror-hint-active"/>
    <w:basedOn w:val="Normal"/>
    <w:rsid w:val="00AB127A"/>
    <w:pPr>
      <w:shd w:val="clear" w:color="auto" w:fill="0366D6"/>
      <w:spacing w:before="100" w:beforeAutospacing="1" w:after="100" w:afterAutospacing="1"/>
    </w:pPr>
    <w:rPr>
      <w:rFonts w:ascii="Times New Roman" w:eastAsia="Times New Roman" w:hAnsi="Times New Roman"/>
      <w:color w:val="FFFFFF"/>
      <w:sz w:val="24"/>
    </w:rPr>
  </w:style>
  <w:style w:type="paragraph" w:customStyle="1" w:styleId="codemirror-lint-tooltip">
    <w:name w:val="codemirror-lint-tooltip"/>
    <w:basedOn w:val="Normal"/>
    <w:rsid w:val="00AB127A"/>
    <w:pPr>
      <w:spacing w:before="100" w:beforeAutospacing="1" w:after="100" w:afterAutospacing="1"/>
    </w:pPr>
    <w:rPr>
      <w:rFonts w:ascii="Times New Roman" w:eastAsia="Times New Roman" w:hAnsi="Times New Roman"/>
      <w:sz w:val="24"/>
    </w:rPr>
  </w:style>
  <w:style w:type="paragraph" w:customStyle="1" w:styleId="merge-pr">
    <w:name w:val="merge-pr"/>
    <w:basedOn w:val="Normal"/>
    <w:rsid w:val="00AB127A"/>
    <w:pPr>
      <w:pBdr>
        <w:top w:val="single" w:sz="6" w:space="8" w:color="D1D5DA"/>
      </w:pBdr>
      <w:spacing w:before="300" w:after="0"/>
    </w:pPr>
    <w:rPr>
      <w:rFonts w:ascii="Times New Roman" w:eastAsia="Times New Roman" w:hAnsi="Times New Roman"/>
      <w:sz w:val="24"/>
    </w:rPr>
  </w:style>
  <w:style w:type="paragraph" w:customStyle="1" w:styleId="status-heading">
    <w:name w:val="status-heading"/>
    <w:basedOn w:val="Normal"/>
    <w:rsid w:val="00AB127A"/>
    <w:pPr>
      <w:spacing w:before="100" w:beforeAutospacing="1" w:after="15"/>
    </w:pPr>
    <w:rPr>
      <w:rFonts w:ascii="Times New Roman" w:eastAsia="Times New Roman" w:hAnsi="Times New Roman"/>
      <w:sz w:val="24"/>
    </w:rPr>
  </w:style>
  <w:style w:type="paragraph" w:customStyle="1" w:styleId="merge-status-list">
    <w:name w:val="merge-status-list"/>
    <w:basedOn w:val="Normal"/>
    <w:rsid w:val="00AB127A"/>
    <w:pPr>
      <w:pBdr>
        <w:top w:val="single" w:sz="6" w:space="0" w:color="E1E4E8"/>
        <w:left w:val="single" w:sz="2" w:space="0" w:color="E1E4E8"/>
        <w:bottom w:val="single" w:sz="2" w:space="0" w:color="E1E4E8"/>
        <w:right w:val="single" w:sz="2" w:space="0" w:color="E1E4E8"/>
      </w:pBdr>
      <w:spacing w:before="225" w:after="0"/>
      <w:ind w:left="-825" w:right="-225"/>
    </w:pPr>
    <w:rPr>
      <w:rFonts w:ascii="Times New Roman" w:eastAsia="Times New Roman" w:hAnsi="Times New Roman"/>
      <w:sz w:val="24"/>
    </w:rPr>
  </w:style>
  <w:style w:type="paragraph" w:customStyle="1" w:styleId="statuses-toggle-opened">
    <w:name w:val="statuses-toggle-opened"/>
    <w:basedOn w:val="Normal"/>
    <w:rsid w:val="00AB127A"/>
    <w:pPr>
      <w:spacing w:before="100" w:beforeAutospacing="1" w:after="100" w:afterAutospacing="1"/>
    </w:pPr>
    <w:rPr>
      <w:rFonts w:ascii="Times New Roman" w:eastAsia="Times New Roman" w:hAnsi="Times New Roman"/>
      <w:vanish/>
      <w:sz w:val="24"/>
    </w:rPr>
  </w:style>
  <w:style w:type="paragraph" w:customStyle="1" w:styleId="merge-status-item">
    <w:name w:val="merge-status-item"/>
    <w:basedOn w:val="Normal"/>
    <w:rsid w:val="00AB127A"/>
    <w:pPr>
      <w:pBdr>
        <w:bottom w:val="single" w:sz="6" w:space="8" w:color="E1E4E8"/>
      </w:pBdr>
      <w:shd w:val="clear" w:color="auto" w:fill="FAFBFC"/>
      <w:spacing w:before="100" w:beforeAutospacing="1" w:after="100" w:afterAutospacing="1"/>
    </w:pPr>
    <w:rPr>
      <w:rFonts w:ascii="Times New Roman" w:eastAsia="Times New Roman" w:hAnsi="Times New Roman"/>
      <w:sz w:val="24"/>
    </w:rPr>
  </w:style>
  <w:style w:type="paragraph" w:customStyle="1" w:styleId="status-meta">
    <w:name w:val="status-meta"/>
    <w:basedOn w:val="Normal"/>
    <w:rsid w:val="00AB127A"/>
    <w:pPr>
      <w:spacing w:before="100" w:beforeAutospacing="1" w:after="100" w:afterAutospacing="1"/>
    </w:pPr>
    <w:rPr>
      <w:rFonts w:ascii="Times New Roman" w:eastAsia="Times New Roman" w:hAnsi="Times New Roman"/>
      <w:color w:val="586069"/>
      <w:sz w:val="24"/>
    </w:rPr>
  </w:style>
  <w:style w:type="paragraph" w:customStyle="1" w:styleId="status-meta-file-name">
    <w:name w:val="status-meta-file-name"/>
    <w:basedOn w:val="Normal"/>
    <w:rsid w:val="00AB127A"/>
    <w:pPr>
      <w:spacing w:before="0" w:after="0"/>
    </w:pPr>
    <w:rPr>
      <w:rFonts w:ascii="Times New Roman" w:eastAsia="Times New Roman" w:hAnsi="Times New Roman"/>
      <w:sz w:val="20"/>
      <w:szCs w:val="20"/>
    </w:rPr>
  </w:style>
  <w:style w:type="paragraph" w:customStyle="1" w:styleId="status-actions">
    <w:name w:val="status-actions"/>
    <w:basedOn w:val="Normal"/>
    <w:rsid w:val="00AB127A"/>
    <w:pPr>
      <w:spacing w:before="100" w:beforeAutospacing="1" w:after="100" w:afterAutospacing="1"/>
    </w:pPr>
    <w:rPr>
      <w:rFonts w:ascii="Times New Roman" w:eastAsia="Times New Roman" w:hAnsi="Times New Roman"/>
      <w:sz w:val="24"/>
    </w:rPr>
  </w:style>
  <w:style w:type="paragraph" w:customStyle="1" w:styleId="branch-action-item-icon">
    <w:name w:val="branch-action-item-icon"/>
    <w:basedOn w:val="Normal"/>
    <w:rsid w:val="00AB127A"/>
    <w:pPr>
      <w:spacing w:before="100" w:beforeAutospacing="1" w:after="100" w:afterAutospacing="1"/>
      <w:ind w:left="-600"/>
    </w:pPr>
    <w:rPr>
      <w:rFonts w:ascii="Times New Roman" w:eastAsia="Times New Roman" w:hAnsi="Times New Roman"/>
      <w:sz w:val="24"/>
    </w:rPr>
  </w:style>
  <w:style w:type="paragraph" w:customStyle="1" w:styleId="merge-status-icon">
    <w:name w:val="merge-status-icon"/>
    <w:basedOn w:val="Normal"/>
    <w:rsid w:val="00AB127A"/>
    <w:pPr>
      <w:spacing w:before="100" w:beforeAutospacing="1" w:after="100" w:afterAutospacing="1"/>
      <w:ind w:right="180"/>
    </w:pPr>
    <w:rPr>
      <w:rFonts w:ascii="Times New Roman" w:eastAsia="Times New Roman" w:hAnsi="Times New Roman"/>
      <w:sz w:val="24"/>
    </w:rPr>
  </w:style>
  <w:style w:type="paragraph" w:customStyle="1" w:styleId="merge-pr-more-commits">
    <w:name w:val="merge-pr-more-commits"/>
    <w:basedOn w:val="Normal"/>
    <w:rsid w:val="00AB127A"/>
    <w:pPr>
      <w:spacing w:before="150" w:after="150"/>
      <w:ind w:left="825"/>
    </w:pPr>
    <w:rPr>
      <w:rFonts w:ascii="Times New Roman" w:eastAsia="Times New Roman" w:hAnsi="Times New Roman"/>
      <w:color w:val="586069"/>
      <w:szCs w:val="18"/>
    </w:rPr>
  </w:style>
  <w:style w:type="paragraph" w:customStyle="1" w:styleId="branch-action">
    <w:name w:val="branch-action"/>
    <w:basedOn w:val="Normal"/>
    <w:rsid w:val="00AB127A"/>
    <w:pPr>
      <w:spacing w:before="240" w:after="240"/>
    </w:pPr>
    <w:rPr>
      <w:rFonts w:ascii="Times New Roman" w:eastAsia="Times New Roman" w:hAnsi="Times New Roman"/>
      <w:sz w:val="24"/>
    </w:rPr>
  </w:style>
  <w:style w:type="paragraph" w:customStyle="1" w:styleId="branch-action-icon">
    <w:name w:val="branch-action-icon"/>
    <w:basedOn w:val="Normal"/>
    <w:rsid w:val="00AB127A"/>
    <w:pPr>
      <w:spacing w:before="100" w:beforeAutospacing="1" w:after="100" w:afterAutospacing="1"/>
      <w:ind w:left="-825"/>
      <w:jc w:val="center"/>
    </w:pPr>
    <w:rPr>
      <w:rFonts w:ascii="Times New Roman" w:eastAsia="Times New Roman" w:hAnsi="Times New Roman"/>
      <w:color w:val="FFFFFF"/>
      <w:sz w:val="24"/>
    </w:rPr>
  </w:style>
  <w:style w:type="paragraph" w:customStyle="1" w:styleId="branch-action-body">
    <w:name w:val="branch-action-body"/>
    <w:basedOn w:val="Normal"/>
    <w:rsid w:val="00AB127A"/>
    <w:pPr>
      <w:pBdr>
        <w:top w:val="single" w:sz="6" w:space="0" w:color="D1D5DA"/>
        <w:left w:val="single" w:sz="6" w:space="0" w:color="D1D5DA"/>
        <w:bottom w:val="single" w:sz="6" w:space="0" w:color="D1D5DA"/>
        <w:right w:val="single" w:sz="6" w:space="0" w:color="D1D5DA"/>
      </w:pBdr>
      <w:shd w:val="clear" w:color="auto" w:fill="FFFFFF"/>
      <w:spacing w:before="100" w:beforeAutospacing="1" w:after="100" w:afterAutospacing="1"/>
    </w:pPr>
    <w:rPr>
      <w:rFonts w:ascii="Times New Roman" w:eastAsia="Times New Roman" w:hAnsi="Times New Roman"/>
      <w:sz w:val="24"/>
    </w:rPr>
  </w:style>
  <w:style w:type="paragraph" w:customStyle="1" w:styleId="post-merge-message">
    <w:name w:val="post-merge-message"/>
    <w:basedOn w:val="Normal"/>
    <w:rsid w:val="00AB127A"/>
    <w:pPr>
      <w:spacing w:before="100" w:beforeAutospacing="1" w:after="100" w:afterAutospacing="1"/>
    </w:pPr>
    <w:rPr>
      <w:rFonts w:ascii="Times New Roman" w:eastAsia="Times New Roman" w:hAnsi="Times New Roman"/>
      <w:sz w:val="24"/>
    </w:rPr>
  </w:style>
  <w:style w:type="paragraph" w:customStyle="1" w:styleId="branch-action-item">
    <w:name w:val="branch-action-item"/>
    <w:basedOn w:val="Normal"/>
    <w:rsid w:val="00AB127A"/>
    <w:pPr>
      <w:spacing w:before="100" w:beforeAutospacing="1" w:after="100" w:afterAutospacing="1"/>
    </w:pPr>
    <w:rPr>
      <w:rFonts w:ascii="Times New Roman" w:eastAsia="Times New Roman" w:hAnsi="Times New Roman"/>
      <w:sz w:val="20"/>
      <w:szCs w:val="20"/>
    </w:rPr>
  </w:style>
  <w:style w:type="paragraph" w:customStyle="1" w:styleId="branch-action-btn">
    <w:name w:val="branch-action-btn"/>
    <w:basedOn w:val="Normal"/>
    <w:rsid w:val="00AB127A"/>
    <w:pPr>
      <w:spacing w:before="100" w:beforeAutospacing="1" w:after="100" w:afterAutospacing="1"/>
      <w:ind w:left="225"/>
    </w:pPr>
    <w:rPr>
      <w:rFonts w:ascii="Times New Roman" w:eastAsia="Times New Roman" w:hAnsi="Times New Roman"/>
      <w:sz w:val="24"/>
    </w:rPr>
  </w:style>
  <w:style w:type="paragraph" w:customStyle="1" w:styleId="branch-action-item-simple">
    <w:name w:val="branch-action-item-simple"/>
    <w:basedOn w:val="Normal"/>
    <w:rsid w:val="00AB127A"/>
    <w:pPr>
      <w:spacing w:before="100" w:beforeAutospacing="1" w:after="100" w:afterAutospacing="1"/>
    </w:pPr>
    <w:rPr>
      <w:rFonts w:ascii="Times New Roman" w:eastAsia="Times New Roman" w:hAnsi="Times New Roman"/>
      <w:sz w:val="24"/>
    </w:rPr>
  </w:style>
  <w:style w:type="paragraph" w:customStyle="1" w:styleId="merge-branch-form">
    <w:name w:val="merge-branch-form"/>
    <w:basedOn w:val="Normal"/>
    <w:rsid w:val="00AB127A"/>
    <w:pPr>
      <w:spacing w:before="225" w:after="225"/>
    </w:pPr>
    <w:rPr>
      <w:rFonts w:ascii="Times New Roman" w:eastAsia="Times New Roman" w:hAnsi="Times New Roman"/>
      <w:vanish/>
      <w:sz w:val="24"/>
    </w:rPr>
  </w:style>
  <w:style w:type="paragraph" w:customStyle="1" w:styleId="completeness-indicator">
    <w:name w:val="completeness-indicator"/>
    <w:basedOn w:val="Normal"/>
    <w:rsid w:val="00AB127A"/>
    <w:pPr>
      <w:spacing w:before="100" w:beforeAutospacing="1" w:after="100" w:afterAutospacing="1"/>
      <w:jc w:val="center"/>
    </w:pPr>
    <w:rPr>
      <w:rFonts w:ascii="Times New Roman" w:eastAsia="Times New Roman" w:hAnsi="Times New Roman"/>
      <w:sz w:val="24"/>
    </w:rPr>
  </w:style>
  <w:style w:type="paragraph" w:customStyle="1" w:styleId="completeness-indicator-success">
    <w:name w:val="completeness-indicator-success"/>
    <w:basedOn w:val="Normal"/>
    <w:rsid w:val="00AB127A"/>
    <w:pPr>
      <w:shd w:val="clear" w:color="auto" w:fill="2CBE4E"/>
      <w:spacing w:before="100" w:beforeAutospacing="1" w:after="100" w:afterAutospacing="1"/>
    </w:pPr>
    <w:rPr>
      <w:rFonts w:ascii="Times New Roman" w:eastAsia="Times New Roman" w:hAnsi="Times New Roman"/>
      <w:color w:val="FFFFFF"/>
      <w:sz w:val="24"/>
    </w:rPr>
  </w:style>
  <w:style w:type="paragraph" w:customStyle="1" w:styleId="completeness-indicator-error">
    <w:name w:val="completeness-indicator-error"/>
    <w:basedOn w:val="Normal"/>
    <w:rsid w:val="00AB127A"/>
    <w:pPr>
      <w:shd w:val="clear" w:color="auto" w:fill="CB2431"/>
      <w:spacing w:before="100" w:beforeAutospacing="1" w:after="100" w:afterAutospacing="1"/>
    </w:pPr>
    <w:rPr>
      <w:rFonts w:ascii="Times New Roman" w:eastAsia="Times New Roman" w:hAnsi="Times New Roman"/>
      <w:color w:val="FFFFFF"/>
      <w:sz w:val="24"/>
    </w:rPr>
  </w:style>
  <w:style w:type="paragraph" w:customStyle="1" w:styleId="completeness-indicator-problem">
    <w:name w:val="completeness-indicator-problem"/>
    <w:basedOn w:val="Normal"/>
    <w:rsid w:val="00AB127A"/>
    <w:pPr>
      <w:shd w:val="clear" w:color="auto" w:fill="6A737D"/>
      <w:spacing w:before="100" w:beforeAutospacing="1" w:after="100" w:afterAutospacing="1"/>
    </w:pPr>
    <w:rPr>
      <w:rFonts w:ascii="Times New Roman" w:eastAsia="Times New Roman" w:hAnsi="Times New Roman"/>
      <w:color w:val="FFFFFF"/>
      <w:sz w:val="24"/>
    </w:rPr>
  </w:style>
  <w:style w:type="paragraph" w:customStyle="1" w:styleId="recentbranches">
    <w:name w:val="recentbranches"/>
    <w:basedOn w:val="Normal"/>
    <w:rsid w:val="00AB127A"/>
    <w:pPr>
      <w:shd w:val="clear" w:color="auto" w:fill="FFFBDD"/>
      <w:spacing w:before="100" w:beforeAutospacing="1" w:after="100" w:afterAutospacing="1"/>
    </w:pPr>
    <w:rPr>
      <w:rFonts w:ascii="Times New Roman" w:eastAsia="Times New Roman" w:hAnsi="Times New Roman"/>
      <w:sz w:val="24"/>
    </w:rPr>
  </w:style>
  <w:style w:type="paragraph" w:customStyle="1" w:styleId="recentbranches-item">
    <w:name w:val="recentbranches-item"/>
    <w:basedOn w:val="Normal"/>
    <w:rsid w:val="00AB127A"/>
    <w:pPr>
      <w:spacing w:before="100" w:beforeAutospacing="1" w:after="100" w:afterAutospacing="1" w:line="420" w:lineRule="atLeast"/>
    </w:pPr>
    <w:rPr>
      <w:rFonts w:ascii="Times New Roman" w:eastAsia="Times New Roman" w:hAnsi="Times New Roman"/>
      <w:color w:val="735C0F"/>
      <w:sz w:val="24"/>
    </w:rPr>
  </w:style>
  <w:style w:type="paragraph" w:customStyle="1" w:styleId="recentbranches-item-link">
    <w:name w:val="recentbranches-item-link"/>
    <w:basedOn w:val="Normal"/>
    <w:rsid w:val="00AB127A"/>
    <w:pPr>
      <w:spacing w:before="100" w:beforeAutospacing="1" w:after="100" w:afterAutospacing="1"/>
    </w:pPr>
    <w:rPr>
      <w:rFonts w:ascii="Times New Roman" w:eastAsia="Times New Roman" w:hAnsi="Times New Roman"/>
      <w:color w:val="735C0F"/>
      <w:sz w:val="24"/>
    </w:rPr>
  </w:style>
  <w:style w:type="paragraph" w:customStyle="1" w:styleId="range-editor">
    <w:name w:val="range-editor"/>
    <w:basedOn w:val="Normal"/>
    <w:rsid w:val="00AB127A"/>
    <w:pPr>
      <w:pBdr>
        <w:top w:val="single" w:sz="6" w:space="4" w:color="E1E4E8"/>
        <w:left w:val="single" w:sz="6" w:space="30" w:color="E1E4E8"/>
        <w:bottom w:val="single" w:sz="6" w:space="4" w:color="E1E4E8"/>
        <w:right w:val="single" w:sz="6" w:space="11" w:color="E1E4E8"/>
      </w:pBdr>
      <w:shd w:val="clear" w:color="auto" w:fill="FAFBFC"/>
      <w:spacing w:before="225" w:after="225"/>
    </w:pPr>
    <w:rPr>
      <w:rFonts w:ascii="Times New Roman" w:eastAsia="Times New Roman" w:hAnsi="Times New Roman"/>
      <w:sz w:val="24"/>
    </w:rPr>
  </w:style>
  <w:style w:type="paragraph" w:customStyle="1" w:styleId="range-editor-icon">
    <w:name w:val="range-editor-icon"/>
    <w:basedOn w:val="Normal"/>
    <w:rsid w:val="00AB127A"/>
    <w:pPr>
      <w:spacing w:before="150" w:after="100" w:afterAutospacing="1"/>
      <w:ind w:left="-375"/>
    </w:pPr>
    <w:rPr>
      <w:rFonts w:ascii="Times New Roman" w:eastAsia="Times New Roman" w:hAnsi="Times New Roman"/>
      <w:color w:val="586069"/>
      <w:sz w:val="24"/>
    </w:rPr>
  </w:style>
  <w:style w:type="paragraph" w:customStyle="1" w:styleId="gh-header-new-pr">
    <w:name w:val="gh-header-new-pr"/>
    <w:basedOn w:val="Normal"/>
    <w:rsid w:val="00AB127A"/>
    <w:pPr>
      <w:spacing w:before="100" w:beforeAutospacing="1" w:after="225"/>
    </w:pPr>
    <w:rPr>
      <w:rFonts w:ascii="Times New Roman" w:eastAsia="Times New Roman" w:hAnsi="Times New Roman"/>
      <w:sz w:val="24"/>
    </w:rPr>
  </w:style>
  <w:style w:type="paragraph" w:customStyle="1" w:styleId="compare-pr-header">
    <w:name w:val="compare-pr-header"/>
    <w:basedOn w:val="Normal"/>
    <w:rsid w:val="00AB127A"/>
    <w:pPr>
      <w:spacing w:before="100" w:beforeAutospacing="1" w:after="100" w:afterAutospacing="1"/>
    </w:pPr>
    <w:rPr>
      <w:rFonts w:ascii="Times New Roman" w:eastAsia="Times New Roman" w:hAnsi="Times New Roman"/>
      <w:vanish/>
      <w:sz w:val="24"/>
    </w:rPr>
  </w:style>
  <w:style w:type="paragraph" w:customStyle="1" w:styleId="range-cross-repo-pair">
    <w:name w:val="range-cross-repo-pair"/>
    <w:basedOn w:val="Normal"/>
    <w:rsid w:val="00AB127A"/>
    <w:pPr>
      <w:spacing w:before="100" w:beforeAutospacing="1" w:after="100" w:afterAutospacing="1"/>
    </w:pPr>
    <w:rPr>
      <w:rFonts w:ascii="Times New Roman" w:eastAsia="Times New Roman" w:hAnsi="Times New Roman"/>
      <w:sz w:val="24"/>
    </w:rPr>
  </w:style>
  <w:style w:type="paragraph" w:customStyle="1" w:styleId="business-menu-icon">
    <w:name w:val="business-menu-icon"/>
    <w:basedOn w:val="Normal"/>
    <w:rsid w:val="00AB127A"/>
    <w:pPr>
      <w:spacing w:before="100" w:beforeAutospacing="1" w:after="100" w:afterAutospacing="1"/>
      <w:ind w:right="120"/>
    </w:pPr>
    <w:rPr>
      <w:rFonts w:ascii="Times New Roman" w:eastAsia="Times New Roman" w:hAnsi="Times New Roman"/>
      <w:sz w:val="24"/>
    </w:rPr>
  </w:style>
  <w:style w:type="paragraph" w:customStyle="1" w:styleId="checks-summary-conclusion">
    <w:name w:val="checks-summary-conclusion"/>
    <w:basedOn w:val="Normal"/>
    <w:rsid w:val="00AB127A"/>
    <w:pPr>
      <w:spacing w:before="100" w:beforeAutospacing="1" w:after="100" w:afterAutospacing="1" w:line="480" w:lineRule="atLeast"/>
    </w:pPr>
    <w:rPr>
      <w:rFonts w:ascii="Times New Roman" w:eastAsia="Times New Roman" w:hAnsi="Times New Roman"/>
      <w:sz w:val="24"/>
    </w:rPr>
  </w:style>
  <w:style w:type="paragraph" w:customStyle="1" w:styleId="checks-list-item-icon">
    <w:name w:val="checks-list-item-icon"/>
    <w:basedOn w:val="Normal"/>
    <w:rsid w:val="00AB127A"/>
    <w:pPr>
      <w:spacing w:before="100" w:beforeAutospacing="1" w:after="100" w:afterAutospacing="1"/>
    </w:pPr>
    <w:rPr>
      <w:rFonts w:ascii="Times New Roman" w:eastAsia="Times New Roman" w:hAnsi="Times New Roman"/>
      <w:sz w:val="24"/>
    </w:rPr>
  </w:style>
  <w:style w:type="paragraph" w:customStyle="1" w:styleId="check-annotation">
    <w:name w:val="check-annotation"/>
    <w:basedOn w:val="Normal"/>
    <w:rsid w:val="00AB127A"/>
    <w:pPr>
      <w:spacing w:before="100" w:beforeAutospacing="1" w:after="100" w:afterAutospacing="1"/>
    </w:pPr>
    <w:rPr>
      <w:rFonts w:ascii="Times New Roman" w:eastAsia="Times New Roman" w:hAnsi="Times New Roman"/>
      <w:sz w:val="24"/>
    </w:rPr>
  </w:style>
  <w:style w:type="paragraph" w:customStyle="1" w:styleId="annotation-title">
    <w:name w:val="annotation-title"/>
    <w:basedOn w:val="Normal"/>
    <w:rsid w:val="00AB127A"/>
    <w:pPr>
      <w:wordWrap w:val="0"/>
      <w:spacing w:before="100" w:beforeAutospacing="1" w:after="100" w:afterAutospacing="1"/>
    </w:pPr>
    <w:rPr>
      <w:rFonts w:ascii="Times New Roman" w:eastAsia="Times New Roman" w:hAnsi="Times New Roman"/>
      <w:sz w:val="24"/>
    </w:rPr>
  </w:style>
  <w:style w:type="paragraph" w:customStyle="1" w:styleId="neutral-check">
    <w:name w:val="neutral-check"/>
    <w:basedOn w:val="Normal"/>
    <w:rsid w:val="00AB127A"/>
    <w:pPr>
      <w:spacing w:before="100" w:beforeAutospacing="1" w:after="100" w:afterAutospacing="1"/>
    </w:pPr>
    <w:rPr>
      <w:rFonts w:ascii="Times New Roman" w:eastAsia="Times New Roman" w:hAnsi="Times New Roman"/>
      <w:color w:val="959DA5"/>
      <w:sz w:val="24"/>
    </w:rPr>
  </w:style>
  <w:style w:type="paragraph" w:customStyle="1" w:styleId="checkrun">
    <w:name w:val="checkrun"/>
    <w:basedOn w:val="Normal"/>
    <w:rsid w:val="00AB127A"/>
    <w:pPr>
      <w:shd w:val="clear" w:color="auto" w:fill="24292E"/>
      <w:spacing w:before="100" w:beforeAutospacing="1" w:after="100" w:afterAutospacing="1"/>
    </w:pPr>
    <w:rPr>
      <w:rFonts w:ascii="Times New Roman" w:eastAsia="Times New Roman" w:hAnsi="Times New Roman"/>
      <w:sz w:val="24"/>
    </w:rPr>
  </w:style>
  <w:style w:type="paragraph" w:customStyle="1" w:styleId="checkstep-header">
    <w:name w:val="checkstep-header"/>
    <w:basedOn w:val="Normal"/>
    <w:rsid w:val="00AB127A"/>
    <w:pPr>
      <w:spacing w:before="100" w:beforeAutospacing="1" w:after="100" w:afterAutospacing="1"/>
    </w:pPr>
    <w:rPr>
      <w:rFonts w:ascii="Times New Roman" w:eastAsia="Times New Roman" w:hAnsi="Times New Roman"/>
      <w:color w:val="959DA5"/>
      <w:sz w:val="24"/>
    </w:rPr>
  </w:style>
  <w:style w:type="paragraph" w:customStyle="1" w:styleId="checkrun-search">
    <w:name w:val="checkrun-search"/>
    <w:basedOn w:val="Normal"/>
    <w:rsid w:val="00AB127A"/>
    <w:pPr>
      <w:spacing w:before="100" w:beforeAutospacing="1" w:after="100" w:afterAutospacing="1"/>
    </w:pPr>
    <w:rPr>
      <w:rFonts w:ascii="Times New Roman" w:eastAsia="Times New Roman" w:hAnsi="Times New Roman"/>
      <w:sz w:val="24"/>
    </w:rPr>
  </w:style>
  <w:style w:type="paragraph" w:customStyle="1" w:styleId="checkrun-header">
    <w:name w:val="checkrun-header"/>
    <w:basedOn w:val="Normal"/>
    <w:rsid w:val="00AB127A"/>
    <w:pPr>
      <w:pBdr>
        <w:top w:val="single" w:sz="6" w:space="0" w:color="EAECEF"/>
        <w:bottom w:val="single" w:sz="6" w:space="0" w:color="444D56"/>
      </w:pBdr>
      <w:spacing w:before="100" w:beforeAutospacing="1" w:after="100" w:afterAutospacing="1"/>
    </w:pPr>
    <w:rPr>
      <w:rFonts w:ascii="Times New Roman" w:eastAsia="Times New Roman" w:hAnsi="Times New Roman"/>
      <w:sz w:val="24"/>
    </w:rPr>
  </w:style>
  <w:style w:type="paragraph" w:customStyle="1" w:styleId="checkrun-header-timestamp">
    <w:name w:val="checkrun-header-timestamp"/>
    <w:basedOn w:val="Normal"/>
    <w:rsid w:val="00AB127A"/>
    <w:pPr>
      <w:spacing w:before="100" w:beforeAutospacing="1" w:after="100" w:afterAutospacing="1"/>
    </w:pPr>
    <w:rPr>
      <w:rFonts w:ascii="Times New Roman" w:eastAsia="Times New Roman" w:hAnsi="Times New Roman"/>
      <w:color w:val="959DA5"/>
      <w:sz w:val="24"/>
    </w:rPr>
  </w:style>
  <w:style w:type="paragraph" w:customStyle="1" w:styleId="checkrun-search-input">
    <w:name w:val="checkrun-search-input"/>
    <w:basedOn w:val="Normal"/>
    <w:rsid w:val="00AB127A"/>
    <w:pPr>
      <w:spacing w:before="100" w:beforeAutospacing="1" w:after="100" w:afterAutospacing="1"/>
    </w:pPr>
    <w:rPr>
      <w:rFonts w:ascii="Times New Roman" w:eastAsia="Times New Roman" w:hAnsi="Times New Roman"/>
      <w:color w:val="F6F8FA"/>
      <w:sz w:val="24"/>
    </w:rPr>
  </w:style>
  <w:style w:type="paragraph" w:customStyle="1" w:styleId="checkstep-line">
    <w:name w:val="checkstep-line"/>
    <w:basedOn w:val="Normal"/>
    <w:rsid w:val="00AB127A"/>
    <w:pPr>
      <w:spacing w:before="100" w:beforeAutospacing="1" w:after="100" w:afterAutospacing="1"/>
    </w:pPr>
    <w:rPr>
      <w:rFonts w:ascii="Times New Roman" w:eastAsia="Times New Roman" w:hAnsi="Times New Roman"/>
      <w:color w:val="F6F8FA"/>
      <w:sz w:val="24"/>
    </w:rPr>
  </w:style>
  <w:style w:type="paragraph" w:customStyle="1" w:styleId="checkstep-icon">
    <w:name w:val="checkstep-icon"/>
    <w:basedOn w:val="Normal"/>
    <w:rsid w:val="00AB127A"/>
    <w:pPr>
      <w:spacing w:before="100" w:beforeAutospacing="1" w:after="100" w:afterAutospacing="1"/>
    </w:pPr>
    <w:rPr>
      <w:rFonts w:ascii="Times New Roman" w:eastAsia="Times New Roman" w:hAnsi="Times New Roman"/>
      <w:sz w:val="24"/>
    </w:rPr>
  </w:style>
  <w:style w:type="paragraph" w:customStyle="1" w:styleId="cadd">
    <w:name w:val="cadd"/>
    <w:basedOn w:val="Normal"/>
    <w:rsid w:val="00AB127A"/>
    <w:pPr>
      <w:spacing w:before="100" w:beforeAutospacing="1" w:after="100" w:afterAutospacing="1"/>
    </w:pPr>
    <w:rPr>
      <w:rFonts w:ascii="Times New Roman" w:eastAsia="Times New Roman" w:hAnsi="Times New Roman"/>
      <w:b/>
      <w:bCs/>
      <w:color w:val="28A745"/>
      <w:sz w:val="24"/>
    </w:rPr>
  </w:style>
  <w:style w:type="paragraph" w:customStyle="1" w:styleId="cdel">
    <w:name w:val="cdel"/>
    <w:basedOn w:val="Normal"/>
    <w:rsid w:val="00AB127A"/>
    <w:pPr>
      <w:spacing w:before="100" w:beforeAutospacing="1" w:after="100" w:afterAutospacing="1"/>
    </w:pPr>
    <w:rPr>
      <w:rFonts w:ascii="Times New Roman" w:eastAsia="Times New Roman" w:hAnsi="Times New Roman"/>
      <w:b/>
      <w:bCs/>
      <w:color w:val="CB2431"/>
      <w:sz w:val="24"/>
    </w:rPr>
  </w:style>
  <w:style w:type="paragraph" w:customStyle="1" w:styleId="topics-row-container">
    <w:name w:val="topics-row-container"/>
    <w:basedOn w:val="Normal"/>
    <w:rsid w:val="00AB127A"/>
    <w:pPr>
      <w:spacing w:before="100" w:beforeAutospacing="1" w:after="100" w:afterAutospacing="1"/>
    </w:pPr>
    <w:rPr>
      <w:rFonts w:ascii="Times New Roman" w:eastAsia="Times New Roman" w:hAnsi="Times New Roman"/>
      <w:sz w:val="24"/>
    </w:rPr>
  </w:style>
  <w:style w:type="paragraph" w:customStyle="1" w:styleId="commit-activity-master">
    <w:name w:val="commit-activity-master"/>
    <w:basedOn w:val="Normal"/>
    <w:rsid w:val="00AB127A"/>
    <w:pPr>
      <w:spacing w:before="300" w:after="100" w:afterAutospacing="1"/>
    </w:pPr>
    <w:rPr>
      <w:rFonts w:ascii="Times New Roman" w:eastAsia="Times New Roman" w:hAnsi="Times New Roman"/>
      <w:sz w:val="24"/>
    </w:rPr>
  </w:style>
  <w:style w:type="paragraph" w:customStyle="1" w:styleId="communitytemplate-markdown">
    <w:name w:val="communitytemplate-markdown"/>
    <w:basedOn w:val="Normal"/>
    <w:rsid w:val="00AB127A"/>
    <w:pPr>
      <w:spacing w:before="100" w:beforeAutospacing="1" w:after="100" w:afterAutospacing="1"/>
    </w:pPr>
    <w:rPr>
      <w:rFonts w:ascii="Times New Roman" w:eastAsia="Times New Roman" w:hAnsi="Times New Roman"/>
      <w:sz w:val="21"/>
      <w:szCs w:val="21"/>
    </w:rPr>
  </w:style>
  <w:style w:type="paragraph" w:customStyle="1" w:styleId="communitytemplate-highlight">
    <w:name w:val="communitytemplate-highlight"/>
    <w:basedOn w:val="Normal"/>
    <w:rsid w:val="00AB127A"/>
    <w:pPr>
      <w:shd w:val="clear" w:color="auto" w:fill="FFD33D"/>
      <w:spacing w:before="0" w:after="0"/>
    </w:pPr>
    <w:rPr>
      <w:rFonts w:ascii="Consolas" w:eastAsia="Times New Roman" w:hAnsi="Consolas"/>
      <w:b/>
      <w:bCs/>
      <w:color w:val="24292E"/>
      <w:szCs w:val="18"/>
    </w:rPr>
  </w:style>
  <w:style w:type="paragraph" w:customStyle="1" w:styleId="communitytemplate-highlight--focus">
    <w:name w:val="communitytemplate-highlight--focus"/>
    <w:basedOn w:val="Normal"/>
    <w:rsid w:val="00AB127A"/>
    <w:pPr>
      <w:shd w:val="clear" w:color="auto" w:fill="0366D6"/>
      <w:spacing w:before="100" w:beforeAutospacing="1" w:after="100" w:afterAutospacing="1"/>
    </w:pPr>
    <w:rPr>
      <w:rFonts w:ascii="Times New Roman" w:eastAsia="Times New Roman" w:hAnsi="Times New Roman"/>
      <w:color w:val="FFFFFF"/>
      <w:sz w:val="24"/>
    </w:rPr>
  </w:style>
  <w:style w:type="paragraph" w:customStyle="1" w:styleId="compare-cutoff">
    <w:name w:val="compare-cutoff"/>
    <w:basedOn w:val="Normal"/>
    <w:rsid w:val="00AB127A"/>
    <w:pPr>
      <w:pBdr>
        <w:top w:val="single" w:sz="6" w:space="6" w:color="DFD8C2"/>
        <w:left w:val="single" w:sz="6" w:space="0" w:color="DFD8C2"/>
        <w:bottom w:val="single" w:sz="6" w:space="6" w:color="DFD8C2"/>
        <w:right w:val="single" w:sz="6" w:space="0" w:color="DFD8C2"/>
      </w:pBdr>
      <w:shd w:val="clear" w:color="auto" w:fill="FFF9EA"/>
      <w:spacing w:before="75" w:after="75"/>
      <w:jc w:val="center"/>
    </w:pPr>
    <w:rPr>
      <w:rFonts w:ascii="Times New Roman" w:eastAsia="Times New Roman" w:hAnsi="Times New Roman"/>
      <w:b/>
      <w:bCs/>
      <w:color w:val="4C4A42"/>
      <w:sz w:val="24"/>
    </w:rPr>
  </w:style>
  <w:style w:type="paragraph" w:customStyle="1" w:styleId="diff-cutoff">
    <w:name w:val="diff-cutoff"/>
    <w:basedOn w:val="Normal"/>
    <w:rsid w:val="00AB127A"/>
    <w:pPr>
      <w:pBdr>
        <w:top w:val="single" w:sz="6" w:space="6" w:color="DFD8C2"/>
        <w:left w:val="single" w:sz="6" w:space="0" w:color="DFD8C2"/>
        <w:bottom w:val="single" w:sz="6" w:space="6" w:color="DFD8C2"/>
        <w:right w:val="single" w:sz="6" w:space="0" w:color="DFD8C2"/>
      </w:pBdr>
      <w:shd w:val="clear" w:color="auto" w:fill="FFF9EA"/>
      <w:spacing w:before="75" w:after="75"/>
      <w:jc w:val="center"/>
    </w:pPr>
    <w:rPr>
      <w:rFonts w:ascii="Times New Roman" w:eastAsia="Times New Roman" w:hAnsi="Times New Roman"/>
      <w:b/>
      <w:bCs/>
      <w:color w:val="4C4A42"/>
      <w:sz w:val="24"/>
    </w:rPr>
  </w:style>
  <w:style w:type="paragraph" w:customStyle="1" w:styleId="existing-pull">
    <w:name w:val="existing-pull"/>
    <w:basedOn w:val="Normal"/>
    <w:rsid w:val="00AB127A"/>
    <w:pPr>
      <w:spacing w:before="150" w:after="150"/>
    </w:pPr>
    <w:rPr>
      <w:rFonts w:ascii="Times New Roman" w:eastAsia="Times New Roman" w:hAnsi="Times New Roman"/>
      <w:sz w:val="24"/>
    </w:rPr>
  </w:style>
  <w:style w:type="paragraph" w:customStyle="1" w:styleId="compare-pr-placeholder">
    <w:name w:val="compare-pr-placeholder"/>
    <w:basedOn w:val="Normal"/>
    <w:rsid w:val="00AB127A"/>
    <w:pPr>
      <w:pBdr>
        <w:top w:val="single" w:sz="6" w:space="11" w:color="DFD8C2"/>
        <w:left w:val="single" w:sz="6" w:space="11" w:color="DFD8C2"/>
        <w:bottom w:val="single" w:sz="6" w:space="11" w:color="DFD8C2"/>
        <w:right w:val="single" w:sz="6" w:space="11" w:color="DFD8C2"/>
      </w:pBdr>
      <w:shd w:val="clear" w:color="auto" w:fill="FFF9EA"/>
      <w:spacing w:before="225" w:after="225"/>
    </w:pPr>
    <w:rPr>
      <w:rFonts w:ascii="Times New Roman" w:eastAsia="Times New Roman" w:hAnsi="Times New Roman"/>
      <w:color w:val="4C4A42"/>
      <w:sz w:val="21"/>
      <w:szCs w:val="21"/>
    </w:rPr>
  </w:style>
  <w:style w:type="paragraph" w:customStyle="1" w:styleId="contributions-setting-menu">
    <w:name w:val="contributions-setting-menu"/>
    <w:basedOn w:val="Normal"/>
    <w:rsid w:val="00AB127A"/>
    <w:pPr>
      <w:spacing w:before="100" w:beforeAutospacing="1" w:after="100" w:afterAutospacing="1"/>
    </w:pPr>
    <w:rPr>
      <w:rFonts w:ascii="Times New Roman" w:eastAsia="Times New Roman" w:hAnsi="Times New Roman"/>
      <w:sz w:val="24"/>
    </w:rPr>
  </w:style>
  <w:style w:type="paragraph" w:customStyle="1" w:styleId="contrib-footer">
    <w:name w:val="contrib-footer"/>
    <w:basedOn w:val="Normal"/>
    <w:rsid w:val="00AB127A"/>
    <w:pPr>
      <w:spacing w:before="100" w:beforeAutospacing="1" w:after="100" w:afterAutospacing="1"/>
    </w:pPr>
    <w:rPr>
      <w:rFonts w:ascii="Times New Roman" w:eastAsia="Times New Roman" w:hAnsi="Times New Roman"/>
      <w:sz w:val="17"/>
      <w:szCs w:val="17"/>
    </w:rPr>
  </w:style>
  <w:style w:type="paragraph" w:customStyle="1" w:styleId="contrib-square">
    <w:name w:val="contrib-square"/>
    <w:basedOn w:val="Normal"/>
    <w:rsid w:val="00AB127A"/>
    <w:pPr>
      <w:spacing w:before="100" w:beforeAutospacing="1" w:after="100" w:afterAutospacing="1" w:line="0" w:lineRule="auto"/>
    </w:pPr>
    <w:rPr>
      <w:rFonts w:ascii="Times New Roman" w:eastAsia="Times New Roman" w:hAnsi="Times New Roman"/>
      <w:color w:val="CCE888"/>
      <w:sz w:val="33"/>
      <w:szCs w:val="33"/>
    </w:rPr>
  </w:style>
  <w:style w:type="paragraph" w:customStyle="1" w:styleId="contribution-activity-spinner">
    <w:name w:val="contribution-activity-spinner"/>
    <w:basedOn w:val="Normal"/>
    <w:rsid w:val="00AB127A"/>
    <w:pPr>
      <w:spacing w:before="300" w:after="0"/>
    </w:pPr>
    <w:rPr>
      <w:rFonts w:ascii="Times New Roman" w:eastAsia="Times New Roman" w:hAnsi="Times New Roman"/>
      <w:vanish/>
      <w:sz w:val="24"/>
    </w:rPr>
  </w:style>
  <w:style w:type="paragraph" w:customStyle="1" w:styleId="activity-overview-percentage">
    <w:name w:val="activity-overview-percentage"/>
    <w:basedOn w:val="Normal"/>
    <w:rsid w:val="00AB127A"/>
    <w:pPr>
      <w:spacing w:before="100" w:beforeAutospacing="1" w:after="100" w:afterAutospacing="1"/>
    </w:pPr>
    <w:rPr>
      <w:rFonts w:ascii="Times New Roman" w:eastAsia="Times New Roman" w:hAnsi="Times New Roman"/>
      <w:sz w:val="15"/>
      <w:szCs w:val="15"/>
    </w:rPr>
  </w:style>
  <w:style w:type="paragraph" w:customStyle="1" w:styleId="tint-box">
    <w:name w:val="tint-box"/>
    <w:basedOn w:val="Normal"/>
    <w:rsid w:val="00AB127A"/>
    <w:pPr>
      <w:shd w:val="clear" w:color="auto" w:fill="F6F8FA"/>
      <w:spacing w:before="100" w:beforeAutospacing="1" w:after="150"/>
    </w:pPr>
    <w:rPr>
      <w:rFonts w:ascii="Times New Roman" w:eastAsia="Times New Roman" w:hAnsi="Times New Roman"/>
      <w:sz w:val="24"/>
    </w:rPr>
  </w:style>
  <w:style w:type="paragraph" w:customStyle="1" w:styleId="coupon-icon">
    <w:name w:val="coupon-icon"/>
    <w:basedOn w:val="Normal"/>
    <w:rsid w:val="00AB127A"/>
    <w:pPr>
      <w:pBdr>
        <w:top w:val="single" w:sz="6" w:space="0" w:color="DEDEDE"/>
        <w:left w:val="single" w:sz="6" w:space="0" w:color="DEDEDE"/>
        <w:bottom w:val="single" w:sz="6" w:space="0" w:color="DEDEDE"/>
        <w:right w:val="single" w:sz="6" w:space="0" w:color="DEDEDE"/>
      </w:pBdr>
      <w:spacing w:before="0" w:after="225"/>
    </w:pPr>
    <w:rPr>
      <w:rFonts w:ascii="Times New Roman" w:eastAsia="Times New Roman" w:hAnsi="Times New Roman"/>
      <w:color w:val="0366D6"/>
      <w:sz w:val="24"/>
    </w:rPr>
  </w:style>
  <w:style w:type="paragraph" w:customStyle="1" w:styleId="news-full">
    <w:name w:val="news-full"/>
    <w:basedOn w:val="Normal"/>
    <w:rsid w:val="00AB127A"/>
    <w:pPr>
      <w:spacing w:before="100" w:beforeAutospacing="1" w:after="100" w:afterAutospacing="1"/>
    </w:pPr>
    <w:rPr>
      <w:rFonts w:ascii="Times New Roman" w:eastAsia="Times New Roman" w:hAnsi="Times New Roman"/>
      <w:sz w:val="24"/>
    </w:rPr>
  </w:style>
  <w:style w:type="paragraph" w:customStyle="1" w:styleId="dashboard-notice">
    <w:name w:val="dashboard-notice"/>
    <w:basedOn w:val="Normal"/>
    <w:rsid w:val="00AB127A"/>
    <w:pPr>
      <w:pBdr>
        <w:top w:val="single" w:sz="6" w:space="11" w:color="D1D5DA"/>
        <w:left w:val="single" w:sz="6" w:space="31" w:color="D1D5DA"/>
        <w:bottom w:val="single" w:sz="6" w:space="11" w:color="D1D5DA"/>
        <w:right w:val="single" w:sz="6" w:space="11" w:color="D1D5DA"/>
      </w:pBdr>
      <w:shd w:val="clear" w:color="auto" w:fill="FAFBFC"/>
      <w:spacing w:before="100" w:beforeAutospacing="1" w:after="300"/>
    </w:pPr>
    <w:rPr>
      <w:rFonts w:ascii="Times New Roman" w:eastAsia="Times New Roman" w:hAnsi="Times New Roman"/>
      <w:sz w:val="21"/>
      <w:szCs w:val="21"/>
    </w:rPr>
  </w:style>
  <w:style w:type="paragraph" w:customStyle="1" w:styleId="dashboards-overview-lead">
    <w:name w:val="dashboards-overview-lead"/>
    <w:basedOn w:val="Normal"/>
    <w:rsid w:val="00AB127A"/>
    <w:pPr>
      <w:spacing w:before="100" w:beforeAutospacing="1" w:after="100" w:afterAutospacing="1"/>
    </w:pPr>
    <w:rPr>
      <w:rFonts w:ascii="Times New Roman" w:eastAsia="Times New Roman" w:hAnsi="Times New Roman"/>
      <w:sz w:val="24"/>
    </w:rPr>
  </w:style>
  <w:style w:type="paragraph" w:customStyle="1" w:styleId="developer-thanks-image">
    <w:name w:val="developer-thanks-image"/>
    <w:basedOn w:val="Normal"/>
    <w:rsid w:val="00AB127A"/>
    <w:pPr>
      <w:spacing w:before="100" w:beforeAutospacing="1" w:after="100" w:afterAutospacing="1"/>
    </w:pPr>
    <w:rPr>
      <w:rFonts w:ascii="Times New Roman" w:eastAsia="Times New Roman" w:hAnsi="Times New Roman"/>
      <w:sz w:val="24"/>
    </w:rPr>
  </w:style>
  <w:style w:type="paragraph" w:customStyle="1" w:styleId="developer-thanks-section">
    <w:name w:val="developer-thanks-section"/>
    <w:basedOn w:val="Normal"/>
    <w:rsid w:val="00AB127A"/>
    <w:pPr>
      <w:spacing w:before="1950" w:after="0"/>
      <w:ind w:left="7050"/>
    </w:pPr>
    <w:rPr>
      <w:rFonts w:ascii="Times New Roman" w:eastAsia="Times New Roman" w:hAnsi="Times New Roman"/>
      <w:sz w:val="24"/>
    </w:rPr>
  </w:style>
  <w:style w:type="paragraph" w:customStyle="1" w:styleId="developer-next-steps">
    <w:name w:val="developer-next-steps"/>
    <w:basedOn w:val="Normal"/>
    <w:rsid w:val="00AB127A"/>
    <w:pPr>
      <w:spacing w:before="100" w:beforeAutospacing="1" w:after="100" w:afterAutospacing="1"/>
    </w:pPr>
    <w:rPr>
      <w:rFonts w:ascii="Times New Roman" w:eastAsia="Times New Roman" w:hAnsi="Times New Roman"/>
      <w:sz w:val="27"/>
      <w:szCs w:val="27"/>
    </w:rPr>
  </w:style>
  <w:style w:type="paragraph" w:customStyle="1" w:styleId="discussion-nested-comment-group">
    <w:name w:val="discussion-nested-comment-group"/>
    <w:basedOn w:val="Normal"/>
    <w:rsid w:val="00AB127A"/>
    <w:pPr>
      <w:spacing w:before="100" w:beforeAutospacing="1" w:after="100" w:afterAutospacing="1"/>
      <w:ind w:left="480"/>
    </w:pPr>
    <w:rPr>
      <w:rFonts w:ascii="Times New Roman" w:eastAsia="Times New Roman" w:hAnsi="Times New Roman"/>
      <w:sz w:val="24"/>
    </w:rPr>
  </w:style>
  <w:style w:type="paragraph" w:customStyle="1" w:styleId="icon-discussion-answered">
    <w:name w:val="icon-discussion-answered"/>
    <w:basedOn w:val="Normal"/>
    <w:rsid w:val="00AB127A"/>
    <w:pPr>
      <w:spacing w:before="100" w:beforeAutospacing="1" w:after="100" w:afterAutospacing="1"/>
    </w:pPr>
    <w:rPr>
      <w:rFonts w:ascii="Times New Roman" w:eastAsia="Times New Roman" w:hAnsi="Times New Roman"/>
      <w:color w:val="22863A"/>
      <w:sz w:val="24"/>
    </w:rPr>
  </w:style>
  <w:style w:type="paragraph" w:customStyle="1" w:styleId="icon-discussion-white">
    <w:name w:val="icon-discussion-white"/>
    <w:basedOn w:val="Normal"/>
    <w:rsid w:val="00AB127A"/>
    <w:pPr>
      <w:spacing w:before="100" w:beforeAutospacing="1" w:after="100" w:afterAutospacing="1"/>
    </w:pPr>
    <w:rPr>
      <w:rFonts w:ascii="Times New Roman" w:eastAsia="Times New Roman" w:hAnsi="Times New Roman"/>
      <w:color w:val="FFFFFF"/>
      <w:sz w:val="24"/>
    </w:rPr>
  </w:style>
  <w:style w:type="paragraph" w:customStyle="1" w:styleId="icon-discussion-gray">
    <w:name w:val="icon-discussion-gray"/>
    <w:basedOn w:val="Normal"/>
    <w:rsid w:val="00AB127A"/>
    <w:pPr>
      <w:spacing w:before="100" w:beforeAutospacing="1" w:after="100" w:afterAutospacing="1"/>
    </w:pPr>
    <w:rPr>
      <w:rFonts w:ascii="Times New Roman" w:eastAsia="Times New Roman" w:hAnsi="Times New Roman"/>
      <w:color w:val="24292E"/>
      <w:sz w:val="24"/>
    </w:rPr>
  </w:style>
  <w:style w:type="paragraph" w:customStyle="1" w:styleId="early-access-setup-list">
    <w:name w:val="early-access-setup-list"/>
    <w:basedOn w:val="Normal"/>
    <w:rsid w:val="00AB127A"/>
    <w:pPr>
      <w:spacing w:before="0" w:after="0"/>
    </w:pPr>
    <w:rPr>
      <w:rFonts w:ascii="Times New Roman" w:eastAsia="Times New Roman" w:hAnsi="Times New Roman"/>
      <w:sz w:val="21"/>
      <w:szCs w:val="21"/>
    </w:rPr>
  </w:style>
  <w:style w:type="paragraph" w:customStyle="1" w:styleId="ghe-license-status">
    <w:name w:val="ghe-license-status"/>
    <w:basedOn w:val="Normal"/>
    <w:rsid w:val="00AB127A"/>
    <w:pPr>
      <w:spacing w:before="100" w:beforeAutospacing="1" w:after="100" w:afterAutospacing="1"/>
      <w:jc w:val="center"/>
    </w:pPr>
    <w:rPr>
      <w:rFonts w:ascii="Times New Roman" w:eastAsia="Times New Roman" w:hAnsi="Times New Roman"/>
      <w:sz w:val="24"/>
    </w:rPr>
  </w:style>
  <w:style w:type="paragraph" w:customStyle="1" w:styleId="ghe-license-expiry-icon">
    <w:name w:val="ghe-license-expiry-icon"/>
    <w:basedOn w:val="Normal"/>
    <w:rsid w:val="00AB127A"/>
    <w:pPr>
      <w:spacing w:before="75" w:after="0"/>
      <w:ind w:right="150"/>
    </w:pPr>
    <w:rPr>
      <w:rFonts w:ascii="Times New Roman" w:eastAsia="Times New Roman" w:hAnsi="Times New Roman"/>
      <w:color w:val="DDB38A"/>
      <w:sz w:val="24"/>
    </w:rPr>
  </w:style>
  <w:style w:type="paragraph" w:customStyle="1" w:styleId="explore-content">
    <w:name w:val="explore-content"/>
    <w:basedOn w:val="Normal"/>
    <w:rsid w:val="00AB127A"/>
    <w:pPr>
      <w:spacing w:before="0" w:after="100" w:afterAutospacing="1"/>
    </w:pPr>
    <w:rPr>
      <w:rFonts w:ascii="Times New Roman" w:eastAsia="Times New Roman" w:hAnsi="Times New Roman"/>
      <w:sz w:val="24"/>
    </w:rPr>
  </w:style>
  <w:style w:type="paragraph" w:customStyle="1" w:styleId="newsletter-frequency-choice">
    <w:name w:val="newsletter-frequency-choice"/>
    <w:basedOn w:val="Normal"/>
    <w:rsid w:val="00AB127A"/>
    <w:pPr>
      <w:pBdr>
        <w:top w:val="single" w:sz="6" w:space="0" w:color="EEEEEE"/>
        <w:left w:val="single" w:sz="6" w:space="0" w:color="EEEEEE"/>
        <w:bottom w:val="single" w:sz="6" w:space="0" w:color="EEEEEE"/>
        <w:right w:val="single" w:sz="6" w:space="0" w:color="EEEEEE"/>
      </w:pBdr>
      <w:spacing w:before="100" w:beforeAutospacing="1" w:after="100" w:afterAutospacing="1"/>
    </w:pPr>
    <w:rPr>
      <w:rFonts w:ascii="Times New Roman" w:eastAsia="Times New Roman" w:hAnsi="Times New Roman"/>
      <w:sz w:val="24"/>
    </w:rPr>
  </w:style>
  <w:style w:type="paragraph" w:customStyle="1" w:styleId="exploregrid-item">
    <w:name w:val="exploregrid-item"/>
    <w:basedOn w:val="Normal"/>
    <w:rsid w:val="00AB127A"/>
    <w:pPr>
      <w:spacing w:before="100" w:beforeAutospacing="1" w:after="100" w:afterAutospacing="1"/>
    </w:pPr>
    <w:rPr>
      <w:rFonts w:ascii="Times New Roman" w:eastAsia="Times New Roman" w:hAnsi="Times New Roman"/>
      <w:color w:val="555555"/>
      <w:sz w:val="21"/>
      <w:szCs w:val="21"/>
    </w:rPr>
  </w:style>
  <w:style w:type="paragraph" w:customStyle="1" w:styleId="exploregrid-item-mini">
    <w:name w:val="exploregrid-item-mini"/>
    <w:basedOn w:val="Normal"/>
    <w:rsid w:val="00AB127A"/>
    <w:pPr>
      <w:spacing w:before="0" w:after="225"/>
    </w:pPr>
    <w:rPr>
      <w:rFonts w:ascii="Times New Roman" w:eastAsia="Times New Roman" w:hAnsi="Times New Roman"/>
      <w:sz w:val="24"/>
    </w:rPr>
  </w:style>
  <w:style w:type="paragraph" w:customStyle="1" w:styleId="exploregrid-item-header">
    <w:name w:val="exploregrid-item-header"/>
    <w:basedOn w:val="Normal"/>
    <w:rsid w:val="00AB127A"/>
    <w:pPr>
      <w:shd w:val="clear" w:color="auto" w:fill="F5F5F5"/>
      <w:spacing w:before="100" w:beforeAutospacing="1" w:after="100" w:afterAutospacing="1"/>
    </w:pPr>
    <w:rPr>
      <w:rFonts w:ascii="Times New Roman" w:eastAsia="Times New Roman" w:hAnsi="Times New Roman"/>
      <w:sz w:val="24"/>
    </w:rPr>
  </w:style>
  <w:style w:type="paragraph" w:customStyle="1" w:styleId="exploregrid-item-title">
    <w:name w:val="exploregrid-item-title"/>
    <w:basedOn w:val="Normal"/>
    <w:rsid w:val="00AB127A"/>
    <w:pPr>
      <w:spacing w:before="0" w:after="75"/>
    </w:pPr>
    <w:rPr>
      <w:rFonts w:ascii="Times New Roman" w:eastAsia="Times New Roman" w:hAnsi="Times New Roman"/>
      <w:color w:val="24292E"/>
      <w:sz w:val="30"/>
      <w:szCs w:val="30"/>
    </w:rPr>
  </w:style>
  <w:style w:type="paragraph" w:customStyle="1" w:styleId="feature-preview-dialog">
    <w:name w:val="feature-preview-dialog"/>
    <w:basedOn w:val="Normal"/>
    <w:rsid w:val="00AB127A"/>
    <w:pPr>
      <w:spacing w:before="100" w:beforeAutospacing="1" w:after="100" w:afterAutospacing="1"/>
    </w:pPr>
    <w:rPr>
      <w:rFonts w:ascii="Times New Roman" w:eastAsia="Times New Roman" w:hAnsi="Times New Roman"/>
      <w:sz w:val="24"/>
    </w:rPr>
  </w:style>
  <w:style w:type="paragraph" w:customStyle="1" w:styleId="file">
    <w:name w:val="file"/>
    <w:basedOn w:val="Normal"/>
    <w:rsid w:val="00AB127A"/>
    <w:pPr>
      <w:pBdr>
        <w:top w:val="single" w:sz="6" w:space="0" w:color="DDDDDD"/>
        <w:left w:val="single" w:sz="6" w:space="0" w:color="DDDDDD"/>
        <w:bottom w:val="single" w:sz="6" w:space="0" w:color="DDDDDD"/>
        <w:right w:val="single" w:sz="6" w:space="0" w:color="DDDDDD"/>
      </w:pBdr>
      <w:spacing w:before="240" w:after="240"/>
    </w:pPr>
    <w:rPr>
      <w:rFonts w:ascii="Times New Roman" w:eastAsia="Times New Roman" w:hAnsi="Times New Roman"/>
      <w:sz w:val="24"/>
    </w:rPr>
  </w:style>
  <w:style w:type="paragraph" w:customStyle="1" w:styleId="file-header">
    <w:name w:val="file-header"/>
    <w:basedOn w:val="Normal"/>
    <w:rsid w:val="00AB127A"/>
    <w:pPr>
      <w:pBdr>
        <w:bottom w:val="single" w:sz="6" w:space="4" w:color="E1E4E8"/>
      </w:pBdr>
      <w:shd w:val="clear" w:color="auto" w:fill="FAFBFC"/>
      <w:spacing w:before="100" w:beforeAutospacing="1" w:after="100" w:afterAutospacing="1"/>
    </w:pPr>
    <w:rPr>
      <w:rFonts w:ascii="Times New Roman" w:eastAsia="Times New Roman" w:hAnsi="Times New Roman"/>
      <w:sz w:val="24"/>
    </w:rPr>
  </w:style>
  <w:style w:type="paragraph" w:customStyle="1" w:styleId="file-actions">
    <w:name w:val="file-actions"/>
    <w:basedOn w:val="Normal"/>
    <w:rsid w:val="00AB127A"/>
    <w:pPr>
      <w:spacing w:before="100" w:beforeAutospacing="1" w:after="100" w:afterAutospacing="1"/>
    </w:pPr>
    <w:rPr>
      <w:rFonts w:ascii="Times New Roman" w:eastAsia="Times New Roman" w:hAnsi="Times New Roman"/>
      <w:sz w:val="20"/>
      <w:szCs w:val="20"/>
    </w:rPr>
  </w:style>
  <w:style w:type="paragraph" w:customStyle="1" w:styleId="file-info">
    <w:name w:val="file-info"/>
    <w:basedOn w:val="Normal"/>
    <w:rsid w:val="00AB127A"/>
    <w:pPr>
      <w:spacing w:before="100" w:beforeAutospacing="1" w:after="100" w:afterAutospacing="1" w:line="480" w:lineRule="atLeast"/>
    </w:pPr>
    <w:rPr>
      <w:rFonts w:ascii="Consolas" w:eastAsia="Times New Roman" w:hAnsi="Consolas"/>
      <w:szCs w:val="18"/>
    </w:rPr>
  </w:style>
  <w:style w:type="paragraph" w:customStyle="1" w:styleId="file-info-divider">
    <w:name w:val="file-info-divider"/>
    <w:basedOn w:val="Normal"/>
    <w:rsid w:val="00AB127A"/>
    <w:pPr>
      <w:shd w:val="clear" w:color="auto" w:fill="DDDDDD"/>
      <w:spacing w:before="100" w:beforeAutospacing="1" w:after="100" w:afterAutospacing="1"/>
      <w:ind w:left="45" w:right="45"/>
      <w:textAlignment w:val="center"/>
    </w:pPr>
    <w:rPr>
      <w:rFonts w:ascii="Times New Roman" w:eastAsia="Times New Roman" w:hAnsi="Times New Roman"/>
      <w:sz w:val="24"/>
    </w:rPr>
  </w:style>
  <w:style w:type="paragraph" w:customStyle="1" w:styleId="file-blankslate">
    <w:name w:val="file-blankslate"/>
    <w:basedOn w:val="Normal"/>
    <w:rsid w:val="00AB127A"/>
    <w:pPr>
      <w:spacing w:before="100" w:beforeAutospacing="1" w:after="100" w:afterAutospacing="1"/>
    </w:pPr>
    <w:rPr>
      <w:rFonts w:ascii="Times New Roman" w:eastAsia="Times New Roman" w:hAnsi="Times New Roman"/>
      <w:sz w:val="24"/>
    </w:rPr>
  </w:style>
  <w:style w:type="paragraph" w:customStyle="1" w:styleId="svg-tip">
    <w:name w:val="svg-tip"/>
    <w:basedOn w:val="Normal"/>
    <w:rsid w:val="00AB127A"/>
    <w:pPr>
      <w:spacing w:before="100" w:beforeAutospacing="1" w:after="100" w:afterAutospacing="1"/>
      <w:jc w:val="center"/>
    </w:pPr>
    <w:rPr>
      <w:rFonts w:ascii="Times New Roman" w:eastAsia="Times New Roman" w:hAnsi="Times New Roman"/>
      <w:color w:val="959DA5"/>
      <w:szCs w:val="18"/>
    </w:rPr>
  </w:style>
  <w:style w:type="paragraph" w:customStyle="1" w:styleId="svg-tip-one-line">
    <w:name w:val="svg-tip-one-line"/>
    <w:basedOn w:val="Normal"/>
    <w:rsid w:val="00AB127A"/>
    <w:pPr>
      <w:spacing w:before="100" w:beforeAutospacing="1" w:after="100" w:afterAutospacing="1"/>
    </w:pPr>
    <w:rPr>
      <w:rFonts w:ascii="Times New Roman" w:eastAsia="Times New Roman" w:hAnsi="Times New Roman"/>
      <w:sz w:val="24"/>
    </w:rPr>
  </w:style>
  <w:style w:type="paragraph" w:customStyle="1" w:styleId="loadingdependencies">
    <w:name w:val="loadingdependencies"/>
    <w:basedOn w:val="Normal"/>
    <w:rsid w:val="00AB127A"/>
    <w:pPr>
      <w:spacing w:before="100" w:beforeAutospacing="1" w:after="100" w:afterAutospacing="1"/>
    </w:pPr>
    <w:rPr>
      <w:rFonts w:ascii="Times New Roman" w:eastAsia="Times New Roman" w:hAnsi="Times New Roman"/>
      <w:sz w:val="24"/>
    </w:rPr>
  </w:style>
  <w:style w:type="paragraph" w:customStyle="1" w:styleId="topic-tag">
    <w:name w:val="topic-tag"/>
    <w:basedOn w:val="Normal"/>
    <w:rsid w:val="00AB127A"/>
    <w:pPr>
      <w:shd w:val="clear" w:color="auto" w:fill="F1F8FF"/>
      <w:spacing w:before="0" w:after="120"/>
      <w:ind w:right="120"/>
    </w:pPr>
    <w:rPr>
      <w:rFonts w:ascii="Times New Roman" w:eastAsia="Times New Roman" w:hAnsi="Times New Roman"/>
      <w:sz w:val="24"/>
    </w:rPr>
  </w:style>
  <w:style w:type="paragraph" w:customStyle="1" w:styleId="topic-tag-outline">
    <w:name w:val="topic-tag-outline"/>
    <w:basedOn w:val="Normal"/>
    <w:rsid w:val="00AB127A"/>
    <w:pPr>
      <w:shd w:val="clear" w:color="auto" w:fill="FFFFFF"/>
      <w:spacing w:before="100" w:beforeAutospacing="1" w:after="100" w:afterAutospacing="1"/>
    </w:pPr>
    <w:rPr>
      <w:rFonts w:ascii="Times New Roman" w:eastAsia="Times New Roman" w:hAnsi="Times New Roman"/>
      <w:sz w:val="24"/>
    </w:rPr>
  </w:style>
  <w:style w:type="paragraph" w:customStyle="1" w:styleId="delete-topic-button">
    <w:name w:val="delete-topic-button"/>
    <w:basedOn w:val="Normal"/>
    <w:rsid w:val="00AB127A"/>
    <w:pPr>
      <w:pBdr>
        <w:left w:val="single" w:sz="6" w:space="0" w:color="B4D9FF"/>
      </w:pBdr>
      <w:shd w:val="clear" w:color="auto" w:fill="F1F8FF"/>
      <w:spacing w:before="100" w:beforeAutospacing="1" w:after="100" w:afterAutospacing="1"/>
    </w:pPr>
    <w:rPr>
      <w:rFonts w:ascii="Times New Roman" w:eastAsia="Times New Roman" w:hAnsi="Times New Roman"/>
      <w:color w:val="6A737D"/>
      <w:sz w:val="24"/>
    </w:rPr>
  </w:style>
  <w:style w:type="paragraph" w:customStyle="1" w:styleId="delete-topic-link">
    <w:name w:val="delete-topic-link"/>
    <w:basedOn w:val="Normal"/>
    <w:rsid w:val="00AB127A"/>
    <w:pPr>
      <w:pBdr>
        <w:left w:val="single" w:sz="6" w:space="0" w:color="B4D9FF"/>
      </w:pBdr>
      <w:shd w:val="clear" w:color="auto" w:fill="F1F8FF"/>
      <w:spacing w:before="100" w:beforeAutospacing="1" w:after="100" w:afterAutospacing="1"/>
      <w:ind w:left="120"/>
    </w:pPr>
    <w:rPr>
      <w:rFonts w:ascii="Times New Roman" w:eastAsia="Times New Roman" w:hAnsi="Times New Roman"/>
      <w:color w:val="6A737D"/>
      <w:sz w:val="24"/>
    </w:rPr>
  </w:style>
  <w:style w:type="paragraph" w:customStyle="1" w:styleId="topic-tag-action">
    <w:name w:val="topic-tag-action"/>
    <w:basedOn w:val="Normal"/>
    <w:rsid w:val="00AB127A"/>
    <w:pPr>
      <w:shd w:val="clear" w:color="auto" w:fill="F1F8FF"/>
      <w:spacing w:before="96" w:after="0"/>
      <w:ind w:right="96"/>
    </w:pPr>
    <w:rPr>
      <w:rFonts w:ascii="Times New Roman" w:eastAsia="Times New Roman" w:hAnsi="Times New Roman"/>
      <w:sz w:val="24"/>
    </w:rPr>
  </w:style>
  <w:style w:type="paragraph" w:customStyle="1" w:styleId="team-discussions">
    <w:name w:val="team-discussions"/>
    <w:basedOn w:val="Normal"/>
    <w:rsid w:val="00AB127A"/>
    <w:pPr>
      <w:spacing w:before="100" w:beforeAutospacing="1" w:after="100" w:afterAutospacing="1"/>
    </w:pPr>
    <w:rPr>
      <w:rFonts w:ascii="Times New Roman" w:eastAsia="Times New Roman" w:hAnsi="Times New Roman"/>
      <w:sz w:val="24"/>
    </w:rPr>
  </w:style>
  <w:style w:type="paragraph" w:customStyle="1" w:styleId="team-project-suggestion-number">
    <w:name w:val="team-project-suggestion-number"/>
    <w:basedOn w:val="Normal"/>
    <w:rsid w:val="00AB127A"/>
    <w:pPr>
      <w:spacing w:before="100" w:beforeAutospacing="1" w:after="100" w:afterAutospacing="1"/>
    </w:pPr>
    <w:rPr>
      <w:rFonts w:ascii="Times New Roman" w:eastAsia="Times New Roman" w:hAnsi="Times New Roman"/>
      <w:color w:val="A3AAB1"/>
      <w:sz w:val="24"/>
    </w:rPr>
  </w:style>
  <w:style w:type="paragraph" w:customStyle="1" w:styleId="hook-event-selector">
    <w:name w:val="hook-event-selector"/>
    <w:basedOn w:val="Normal"/>
    <w:rsid w:val="00AB127A"/>
    <w:pPr>
      <w:spacing w:before="100" w:beforeAutospacing="1" w:after="100" w:afterAutospacing="1"/>
      <w:ind w:left="150"/>
    </w:pPr>
    <w:rPr>
      <w:rFonts w:ascii="Times New Roman" w:eastAsia="Times New Roman" w:hAnsi="Times New Roman"/>
      <w:sz w:val="24"/>
    </w:rPr>
  </w:style>
  <w:style w:type="paragraph" w:customStyle="1" w:styleId="hook-event">
    <w:name w:val="hook-event"/>
    <w:basedOn w:val="Normal"/>
    <w:rsid w:val="00AB127A"/>
    <w:pPr>
      <w:spacing w:before="0" w:after="0"/>
    </w:pPr>
    <w:rPr>
      <w:rFonts w:ascii="Times New Roman" w:eastAsia="Times New Roman" w:hAnsi="Times New Roman"/>
      <w:sz w:val="24"/>
    </w:rPr>
  </w:style>
  <w:style w:type="paragraph" w:customStyle="1" w:styleId="hook-event-choice">
    <w:name w:val="hook-event-choice"/>
    <w:basedOn w:val="Normal"/>
    <w:rsid w:val="00AB127A"/>
    <w:pPr>
      <w:spacing w:before="100" w:beforeAutospacing="1" w:after="100" w:afterAutospacing="1"/>
    </w:pPr>
    <w:rPr>
      <w:rFonts w:ascii="Times New Roman" w:eastAsia="Times New Roman" w:hAnsi="Times New Roman"/>
      <w:sz w:val="24"/>
    </w:rPr>
  </w:style>
  <w:style w:type="paragraph" w:customStyle="1" w:styleId="hooks-oap-warning">
    <w:name w:val="hooks-oap-warning"/>
    <w:basedOn w:val="Normal"/>
    <w:rsid w:val="00AB127A"/>
    <w:pPr>
      <w:spacing w:before="0" w:after="100" w:afterAutospacing="1"/>
    </w:pPr>
    <w:rPr>
      <w:rFonts w:ascii="Times New Roman" w:eastAsia="Times New Roman" w:hAnsi="Times New Roman"/>
      <w:sz w:val="24"/>
    </w:rPr>
  </w:style>
  <w:style w:type="paragraph" w:customStyle="1" w:styleId="hook-delivery-time">
    <w:name w:val="hook-delivery-time"/>
    <w:basedOn w:val="Normal"/>
    <w:rsid w:val="00AB127A"/>
    <w:pPr>
      <w:spacing w:before="100" w:beforeAutospacing="1" w:after="100" w:afterAutospacing="1"/>
      <w:ind w:right="150"/>
    </w:pPr>
    <w:rPr>
      <w:rFonts w:ascii="Times New Roman" w:eastAsia="Times New Roman" w:hAnsi="Times New Roman"/>
      <w:color w:val="6A737D"/>
      <w:sz w:val="15"/>
      <w:szCs w:val="15"/>
    </w:rPr>
  </w:style>
  <w:style w:type="paragraph" w:customStyle="1" w:styleId="hook-delivery-guid">
    <w:name w:val="hook-delivery-guid"/>
    <w:basedOn w:val="Normal"/>
    <w:rsid w:val="00AB127A"/>
    <w:pPr>
      <w:spacing w:before="100" w:beforeAutospacing="1" w:after="100" w:afterAutospacing="1"/>
    </w:pPr>
    <w:rPr>
      <w:rFonts w:ascii="Consolas" w:eastAsia="Times New Roman" w:hAnsi="Consolas"/>
      <w:szCs w:val="18"/>
    </w:rPr>
  </w:style>
  <w:style w:type="paragraph" w:customStyle="1" w:styleId="hook-delivery-actions">
    <w:name w:val="hook-delivery-actions"/>
    <w:basedOn w:val="Normal"/>
    <w:rsid w:val="00AB127A"/>
    <w:pPr>
      <w:spacing w:before="100" w:beforeAutospacing="1" w:after="100" w:afterAutospacing="1"/>
    </w:pPr>
    <w:rPr>
      <w:rFonts w:ascii="Times New Roman" w:eastAsia="Times New Roman" w:hAnsi="Times New Roman"/>
      <w:sz w:val="24"/>
    </w:rPr>
  </w:style>
  <w:style w:type="paragraph" w:customStyle="1" w:styleId="hook-delivery-response-status">
    <w:name w:val="hook-delivery-response-status"/>
    <w:basedOn w:val="Normal"/>
    <w:rsid w:val="00AB127A"/>
    <w:pPr>
      <w:shd w:val="clear" w:color="auto" w:fill="D73A49"/>
      <w:spacing w:before="100" w:beforeAutospacing="1" w:after="100" w:afterAutospacing="1"/>
    </w:pPr>
    <w:rPr>
      <w:rFonts w:ascii="Consolas" w:eastAsia="Times New Roman" w:hAnsi="Consolas"/>
      <w:color w:val="FFFFFF"/>
      <w:sz w:val="15"/>
      <w:szCs w:val="15"/>
    </w:rPr>
  </w:style>
  <w:style w:type="paragraph" w:customStyle="1" w:styleId="item-name">
    <w:name w:val="item-name"/>
    <w:basedOn w:val="Normal"/>
    <w:rsid w:val="00AB127A"/>
    <w:pPr>
      <w:spacing w:before="100" w:beforeAutospacing="1" w:after="100" w:afterAutospacing="1"/>
    </w:pPr>
    <w:rPr>
      <w:rFonts w:ascii="Times New Roman" w:eastAsia="Times New Roman" w:hAnsi="Times New Roman"/>
      <w:b/>
      <w:bCs/>
      <w:sz w:val="24"/>
    </w:rPr>
  </w:style>
  <w:style w:type="paragraph" w:customStyle="1" w:styleId="hovercard-icon">
    <w:name w:val="hovercard-icon"/>
    <w:basedOn w:val="Normal"/>
    <w:rsid w:val="00AB127A"/>
    <w:pPr>
      <w:spacing w:before="100" w:beforeAutospacing="1" w:after="100" w:afterAutospacing="1"/>
    </w:pPr>
    <w:rPr>
      <w:rFonts w:ascii="Times New Roman" w:eastAsia="Times New Roman" w:hAnsi="Times New Roman"/>
      <w:sz w:val="24"/>
    </w:rPr>
  </w:style>
  <w:style w:type="paragraph" w:customStyle="1" w:styleId="integration-meta-head">
    <w:name w:val="integration-meta-head"/>
    <w:basedOn w:val="Normal"/>
    <w:rsid w:val="00AB127A"/>
    <w:pPr>
      <w:spacing w:before="100" w:beforeAutospacing="1" w:after="100" w:afterAutospacing="1"/>
    </w:pPr>
    <w:rPr>
      <w:rFonts w:ascii="Times New Roman" w:eastAsia="Times New Roman" w:hAnsi="Times New Roman"/>
      <w:color w:val="586069"/>
      <w:sz w:val="24"/>
    </w:rPr>
  </w:style>
  <w:style w:type="paragraph" w:customStyle="1" w:styleId="integrations-repository-picker">
    <w:name w:val="integrations-repository-picker"/>
    <w:basedOn w:val="Normal"/>
    <w:rsid w:val="00AB127A"/>
    <w:pPr>
      <w:spacing w:before="100" w:beforeAutospacing="1" w:after="100" w:afterAutospacing="1"/>
    </w:pPr>
    <w:rPr>
      <w:rFonts w:ascii="Times New Roman" w:eastAsia="Times New Roman" w:hAnsi="Times New Roman"/>
      <w:sz w:val="24"/>
    </w:rPr>
  </w:style>
  <w:style w:type="paragraph" w:customStyle="1" w:styleId="issues-reset-query-wrapper">
    <w:name w:val="issues-reset-query-wrapper"/>
    <w:basedOn w:val="Normal"/>
    <w:rsid w:val="00AB127A"/>
    <w:pPr>
      <w:spacing w:before="100" w:beforeAutospacing="1" w:after="300"/>
    </w:pPr>
    <w:rPr>
      <w:rFonts w:ascii="Times New Roman" w:eastAsia="Times New Roman" w:hAnsi="Times New Roman"/>
      <w:sz w:val="24"/>
    </w:rPr>
  </w:style>
  <w:style w:type="paragraph" w:customStyle="1" w:styleId="issues-reset-query">
    <w:name w:val="issues-reset-query"/>
    <w:basedOn w:val="Normal"/>
    <w:rsid w:val="00AB127A"/>
    <w:pPr>
      <w:spacing w:before="100" w:beforeAutospacing="1" w:after="100" w:afterAutospacing="1"/>
    </w:pPr>
    <w:rPr>
      <w:rFonts w:ascii="Times New Roman" w:eastAsia="Times New Roman" w:hAnsi="Times New Roman"/>
      <w:b/>
      <w:bCs/>
      <w:color w:val="586069"/>
      <w:sz w:val="24"/>
    </w:rPr>
  </w:style>
  <w:style w:type="paragraph" w:customStyle="1" w:styleId="issues-reset-query-icon">
    <w:name w:val="issues-reset-query-icon"/>
    <w:basedOn w:val="Normal"/>
    <w:rsid w:val="00AB127A"/>
    <w:pPr>
      <w:shd w:val="clear" w:color="auto" w:fill="6A737D"/>
      <w:spacing w:before="100" w:beforeAutospacing="1" w:after="100" w:afterAutospacing="1"/>
      <w:ind w:right="45"/>
      <w:jc w:val="center"/>
    </w:pPr>
    <w:rPr>
      <w:rFonts w:ascii="Times New Roman" w:eastAsia="Times New Roman" w:hAnsi="Times New Roman"/>
      <w:color w:val="FFFFFF"/>
      <w:sz w:val="24"/>
    </w:rPr>
  </w:style>
  <w:style w:type="paragraph" w:customStyle="1" w:styleId="milestone-title">
    <w:name w:val="milestone-title"/>
    <w:basedOn w:val="Normal"/>
    <w:rsid w:val="00AB127A"/>
    <w:pPr>
      <w:spacing w:before="100" w:beforeAutospacing="1" w:after="100" w:afterAutospacing="1"/>
    </w:pPr>
    <w:rPr>
      <w:rFonts w:ascii="Times New Roman" w:eastAsia="Times New Roman" w:hAnsi="Times New Roman"/>
      <w:sz w:val="24"/>
    </w:rPr>
  </w:style>
  <w:style w:type="paragraph" w:customStyle="1" w:styleId="milestone-title-link">
    <w:name w:val="milestone-title-link"/>
    <w:basedOn w:val="Normal"/>
    <w:rsid w:val="00AB127A"/>
    <w:pPr>
      <w:spacing w:before="0" w:after="75"/>
    </w:pPr>
    <w:rPr>
      <w:rFonts w:ascii="Times New Roman" w:eastAsia="Times New Roman" w:hAnsi="Times New Roman"/>
      <w:sz w:val="36"/>
      <w:szCs w:val="36"/>
    </w:rPr>
  </w:style>
  <w:style w:type="paragraph" w:customStyle="1" w:styleId="milestone-progress">
    <w:name w:val="milestone-progress"/>
    <w:basedOn w:val="Normal"/>
    <w:rsid w:val="00AB127A"/>
    <w:pPr>
      <w:spacing w:before="100" w:beforeAutospacing="1" w:after="100" w:afterAutospacing="1"/>
    </w:pPr>
    <w:rPr>
      <w:rFonts w:ascii="Times New Roman" w:eastAsia="Times New Roman" w:hAnsi="Times New Roman"/>
      <w:sz w:val="24"/>
    </w:rPr>
  </w:style>
  <w:style w:type="paragraph" w:customStyle="1" w:styleId="milestone-meta">
    <w:name w:val="milestone-meta"/>
    <w:basedOn w:val="Normal"/>
    <w:rsid w:val="00AB127A"/>
    <w:pPr>
      <w:spacing w:before="100" w:beforeAutospacing="1" w:after="100" w:afterAutospacing="1"/>
    </w:pPr>
    <w:rPr>
      <w:rFonts w:ascii="Times New Roman" w:eastAsia="Times New Roman" w:hAnsi="Times New Roman"/>
      <w:sz w:val="21"/>
      <w:szCs w:val="21"/>
    </w:rPr>
  </w:style>
  <w:style w:type="paragraph" w:customStyle="1" w:styleId="milestone-meta-item">
    <w:name w:val="milestone-meta-item"/>
    <w:basedOn w:val="Normal"/>
    <w:rsid w:val="00AB127A"/>
    <w:pPr>
      <w:spacing w:before="100" w:beforeAutospacing="1" w:after="100" w:afterAutospacing="1"/>
      <w:ind w:right="150"/>
    </w:pPr>
    <w:rPr>
      <w:rFonts w:ascii="Times New Roman" w:eastAsia="Times New Roman" w:hAnsi="Times New Roman"/>
      <w:sz w:val="24"/>
    </w:rPr>
  </w:style>
  <w:style w:type="paragraph" w:customStyle="1" w:styleId="milestone-description-html">
    <w:name w:val="milestone-description-html"/>
    <w:basedOn w:val="Normal"/>
    <w:rsid w:val="00AB127A"/>
    <w:pPr>
      <w:spacing w:before="100" w:beforeAutospacing="1" w:after="100" w:afterAutospacing="1"/>
    </w:pPr>
    <w:rPr>
      <w:rFonts w:ascii="Times New Roman" w:eastAsia="Times New Roman" w:hAnsi="Times New Roman"/>
      <w:vanish/>
      <w:sz w:val="24"/>
    </w:rPr>
  </w:style>
  <w:style w:type="paragraph" w:customStyle="1" w:styleId="milestone-description">
    <w:name w:val="milestone-description"/>
    <w:basedOn w:val="Normal"/>
    <w:rsid w:val="00AB127A"/>
    <w:pPr>
      <w:spacing w:before="75" w:after="100" w:afterAutospacing="1"/>
    </w:pPr>
    <w:rPr>
      <w:rFonts w:ascii="Times New Roman" w:eastAsia="Times New Roman" w:hAnsi="Times New Roman"/>
      <w:sz w:val="24"/>
    </w:rPr>
  </w:style>
  <w:style w:type="paragraph" w:customStyle="1" w:styleId="task-progress">
    <w:name w:val="task-progress"/>
    <w:basedOn w:val="Normal"/>
    <w:rsid w:val="00AB127A"/>
    <w:pPr>
      <w:spacing w:before="100" w:beforeAutospacing="1" w:after="100" w:afterAutospacing="1"/>
      <w:textAlignment w:val="top"/>
    </w:pPr>
    <w:rPr>
      <w:rFonts w:ascii="Times New Roman" w:eastAsia="Times New Roman" w:hAnsi="Times New Roman"/>
      <w:color w:val="586069"/>
      <w:sz w:val="24"/>
    </w:rPr>
  </w:style>
  <w:style w:type="paragraph" w:customStyle="1" w:styleId="task-progress-counts">
    <w:name w:val="task-progress-counts"/>
    <w:basedOn w:val="Normal"/>
    <w:rsid w:val="00AB127A"/>
    <w:pPr>
      <w:spacing w:before="100" w:beforeAutospacing="1" w:after="100" w:afterAutospacing="1"/>
      <w:ind w:left="-30" w:right="90"/>
    </w:pPr>
    <w:rPr>
      <w:rFonts w:ascii="Times New Roman" w:eastAsia="Times New Roman" w:hAnsi="Times New Roman"/>
      <w:szCs w:val="18"/>
    </w:rPr>
  </w:style>
  <w:style w:type="paragraph" w:customStyle="1" w:styleId="issue-milestone">
    <w:name w:val="issue-milestone"/>
    <w:basedOn w:val="Normal"/>
    <w:rsid w:val="00AB127A"/>
    <w:pPr>
      <w:spacing w:before="100" w:beforeAutospacing="1" w:after="100" w:afterAutospacing="1"/>
    </w:pPr>
    <w:rPr>
      <w:rFonts w:ascii="Times New Roman" w:eastAsia="Times New Roman" w:hAnsi="Times New Roman"/>
      <w:sz w:val="24"/>
    </w:rPr>
  </w:style>
  <w:style w:type="paragraph" w:customStyle="1" w:styleId="new-pr-form">
    <w:name w:val="new-pr-form"/>
    <w:basedOn w:val="Normal"/>
    <w:rsid w:val="00AB127A"/>
    <w:pPr>
      <w:spacing w:before="225" w:after="300"/>
    </w:pPr>
    <w:rPr>
      <w:rFonts w:ascii="Times New Roman" w:eastAsia="Times New Roman" w:hAnsi="Times New Roman"/>
      <w:sz w:val="24"/>
    </w:rPr>
  </w:style>
  <w:style w:type="paragraph" w:customStyle="1" w:styleId="reaction-sort-item">
    <w:name w:val="reaction-sort-item"/>
    <w:basedOn w:val="Normal"/>
    <w:rsid w:val="00AB127A"/>
    <w:pPr>
      <w:spacing w:before="75" w:after="100" w:afterAutospacing="1"/>
      <w:jc w:val="center"/>
    </w:pPr>
    <w:rPr>
      <w:rFonts w:ascii="Times New Roman" w:eastAsia="Times New Roman" w:hAnsi="Times New Roman"/>
      <w:sz w:val="24"/>
    </w:rPr>
  </w:style>
  <w:style w:type="paragraph" w:customStyle="1" w:styleId="reaction-sort-itemaria-checkedtrue">
    <w:name w:val="reaction-sort-item[aria-checked=true]"/>
    <w:basedOn w:val="Normal"/>
    <w:rsid w:val="00AB127A"/>
    <w:pPr>
      <w:shd w:val="clear" w:color="auto" w:fill="F1F8FF"/>
      <w:spacing w:before="100" w:beforeAutospacing="1" w:after="100" w:afterAutospacing="1"/>
    </w:pPr>
    <w:rPr>
      <w:rFonts w:ascii="Times New Roman" w:eastAsia="Times New Roman" w:hAnsi="Times New Roman"/>
      <w:sz w:val="24"/>
    </w:rPr>
  </w:style>
  <w:style w:type="paragraph" w:customStyle="1" w:styleId="issue-keyword">
    <w:name w:val="issue-keyword"/>
    <w:basedOn w:val="Normal"/>
    <w:rsid w:val="00AB127A"/>
    <w:pPr>
      <w:pBdr>
        <w:bottom w:val="dotted" w:sz="6" w:space="0" w:color="959DA5"/>
      </w:pBdr>
      <w:spacing w:before="100" w:beforeAutospacing="1" w:after="100" w:afterAutospacing="1"/>
    </w:pPr>
    <w:rPr>
      <w:rFonts w:ascii="Times New Roman" w:eastAsia="Times New Roman" w:hAnsi="Times New Roman"/>
      <w:sz w:val="24"/>
    </w:rPr>
  </w:style>
  <w:style w:type="paragraph" w:customStyle="1" w:styleId="new-label-color-dimensions">
    <w:name w:val="new-label-color-dimensions"/>
    <w:basedOn w:val="Normal"/>
    <w:rsid w:val="00AB127A"/>
    <w:pPr>
      <w:spacing w:before="100" w:beforeAutospacing="1" w:after="100" w:afterAutospacing="1"/>
    </w:pPr>
    <w:rPr>
      <w:rFonts w:ascii="Times New Roman" w:eastAsia="Times New Roman" w:hAnsi="Times New Roman"/>
      <w:sz w:val="24"/>
    </w:rPr>
  </w:style>
  <w:style w:type="paragraph" w:customStyle="1" w:styleId="repository-lang-stats-graph">
    <w:name w:val="repository-lang-stats-graph"/>
    <w:basedOn w:val="Normal"/>
    <w:rsid w:val="00AB127A"/>
    <w:pPr>
      <w:pBdr>
        <w:top w:val="single" w:sz="2" w:space="0" w:color="DDDDDD"/>
        <w:left w:val="single" w:sz="6" w:space="0" w:color="DDDDDD"/>
        <w:bottom w:val="single" w:sz="6" w:space="0" w:color="DDDDDD"/>
        <w:right w:val="single" w:sz="6" w:space="0" w:color="DDDDDD"/>
      </w:pBdr>
      <w:spacing w:before="100" w:beforeAutospacing="1" w:after="100" w:afterAutospacing="1"/>
    </w:pPr>
    <w:rPr>
      <w:rFonts w:ascii="Times New Roman" w:eastAsia="Times New Roman" w:hAnsi="Times New Roman"/>
      <w:sz w:val="24"/>
    </w:rPr>
  </w:style>
  <w:style w:type="paragraph" w:customStyle="1" w:styleId="facebox-loading">
    <w:name w:val="facebox-loading"/>
    <w:basedOn w:val="Normal"/>
    <w:rsid w:val="00AB127A"/>
    <w:pPr>
      <w:spacing w:before="100" w:beforeAutospacing="1" w:after="100" w:afterAutospacing="1"/>
    </w:pPr>
    <w:rPr>
      <w:rFonts w:ascii="Times New Roman" w:eastAsia="Times New Roman" w:hAnsi="Times New Roman"/>
      <w:sz w:val="24"/>
    </w:rPr>
  </w:style>
  <w:style w:type="paragraph" w:customStyle="1" w:styleId="octocat-spinner">
    <w:name w:val="octocat-spinner"/>
    <w:basedOn w:val="Normal"/>
    <w:rsid w:val="00AB127A"/>
    <w:pPr>
      <w:spacing w:before="100" w:beforeAutospacing="1" w:after="100" w:afterAutospacing="1"/>
    </w:pPr>
    <w:rPr>
      <w:rFonts w:ascii="Times New Roman" w:eastAsia="Times New Roman" w:hAnsi="Times New Roman"/>
      <w:sz w:val="24"/>
    </w:rPr>
  </w:style>
  <w:style w:type="paragraph" w:customStyle="1" w:styleId="map">
    <w:name w:val="map"/>
    <w:basedOn w:val="Normal"/>
    <w:rsid w:val="00AB127A"/>
    <w:pPr>
      <w:spacing w:before="100" w:beforeAutospacing="1" w:after="100" w:afterAutospacing="1"/>
    </w:pPr>
    <w:rPr>
      <w:rFonts w:ascii="Times New Roman" w:eastAsia="Times New Roman" w:hAnsi="Times New Roman"/>
      <w:sz w:val="24"/>
    </w:rPr>
  </w:style>
  <w:style w:type="paragraph" w:customStyle="1" w:styleId="marketplacejumbotron">
    <w:name w:val="marketplacejumbotron"/>
    <w:basedOn w:val="Normal"/>
    <w:rsid w:val="00AB127A"/>
    <w:pPr>
      <w:shd w:val="clear" w:color="auto" w:fill="2F363D"/>
      <w:spacing w:before="100" w:beforeAutospacing="1" w:after="100" w:afterAutospacing="1"/>
    </w:pPr>
    <w:rPr>
      <w:rFonts w:ascii="Times New Roman" w:eastAsia="Times New Roman" w:hAnsi="Times New Roman"/>
      <w:sz w:val="24"/>
    </w:rPr>
  </w:style>
  <w:style w:type="paragraph" w:customStyle="1" w:styleId="marketplacesidenav">
    <w:name w:val="marketplacesidenav"/>
    <w:basedOn w:val="Normal"/>
    <w:rsid w:val="00AB127A"/>
    <w:pPr>
      <w:shd w:val="clear" w:color="auto" w:fill="F6F8FA"/>
      <w:spacing w:before="100" w:beforeAutospacing="1" w:after="100" w:afterAutospacing="1"/>
    </w:pPr>
    <w:rPr>
      <w:rFonts w:ascii="Times New Roman" w:eastAsia="Times New Roman" w:hAnsi="Times New Roman"/>
      <w:sz w:val="24"/>
    </w:rPr>
  </w:style>
  <w:style w:type="paragraph" w:customStyle="1" w:styleId="screenshotcarousel">
    <w:name w:val="screenshotcarousel"/>
    <w:basedOn w:val="Normal"/>
    <w:rsid w:val="00AB127A"/>
    <w:pPr>
      <w:pBdr>
        <w:top w:val="single" w:sz="6" w:space="0" w:color="E1E4E8"/>
        <w:left w:val="single" w:sz="6" w:space="0" w:color="E1E4E8"/>
        <w:bottom w:val="single" w:sz="6" w:space="0" w:color="E1E4E8"/>
        <w:right w:val="single" w:sz="6" w:space="0" w:color="E1E4E8"/>
      </w:pBdr>
      <w:spacing w:before="100" w:beforeAutospacing="1" w:after="100" w:afterAutospacing="1"/>
    </w:pPr>
    <w:rPr>
      <w:rFonts w:ascii="Times New Roman" w:eastAsia="Times New Roman" w:hAnsi="Times New Roman"/>
      <w:sz w:val="24"/>
    </w:rPr>
  </w:style>
  <w:style w:type="paragraph" w:customStyle="1" w:styleId="screenshotcarousel-screenshot">
    <w:name w:val="screenshotcarousel-screenshot"/>
    <w:basedOn w:val="Normal"/>
    <w:rsid w:val="00AB127A"/>
    <w:pPr>
      <w:spacing w:before="100" w:beforeAutospacing="1" w:after="100" w:afterAutospacing="1"/>
    </w:pPr>
    <w:rPr>
      <w:rFonts w:ascii="Times New Roman" w:eastAsia="Times New Roman" w:hAnsi="Times New Roman"/>
      <w:vanish/>
      <w:sz w:val="24"/>
    </w:rPr>
  </w:style>
  <w:style w:type="paragraph" w:customStyle="1" w:styleId="screenshotcarousel-navitem">
    <w:name w:val="screenshotcarousel-navitem"/>
    <w:basedOn w:val="Normal"/>
    <w:rsid w:val="00AB127A"/>
    <w:pPr>
      <w:pBdr>
        <w:right w:val="single" w:sz="6" w:space="12" w:color="E1E4E8"/>
      </w:pBdr>
      <w:spacing w:before="100" w:beforeAutospacing="1" w:after="100" w:afterAutospacing="1"/>
    </w:pPr>
    <w:rPr>
      <w:rFonts w:ascii="Times New Roman" w:eastAsia="Times New Roman" w:hAnsi="Times New Roman"/>
      <w:sz w:val="24"/>
    </w:rPr>
  </w:style>
  <w:style w:type="paragraph" w:customStyle="1" w:styleId="marketplace-listing-screenshot-container">
    <w:name w:val="marketplace-listing-screenshot-container"/>
    <w:basedOn w:val="Normal"/>
    <w:rsid w:val="00AB127A"/>
    <w:pPr>
      <w:spacing w:before="100" w:beforeAutospacing="1" w:after="100" w:afterAutospacing="1"/>
    </w:pPr>
    <w:rPr>
      <w:rFonts w:ascii="Times New Roman" w:eastAsia="Times New Roman" w:hAnsi="Times New Roman"/>
      <w:sz w:val="24"/>
    </w:rPr>
  </w:style>
  <w:style w:type="paragraph" w:customStyle="1" w:styleId="marketplace-listing-screenshot-zoom">
    <w:name w:val="marketplace-listing-screenshot-zoom"/>
    <w:basedOn w:val="Normal"/>
    <w:rsid w:val="00AB127A"/>
    <w:pPr>
      <w:spacing w:before="100" w:beforeAutospacing="1" w:after="100" w:afterAutospacing="1"/>
    </w:pPr>
    <w:rPr>
      <w:rFonts w:ascii="Times New Roman" w:eastAsia="Times New Roman" w:hAnsi="Times New Roman"/>
      <w:vanish/>
      <w:sz w:val="24"/>
    </w:rPr>
  </w:style>
  <w:style w:type="paragraph" w:customStyle="1" w:styleId="marketplace-listing-screenshot-link">
    <w:name w:val="marketplace-listing-screenshot-link"/>
    <w:basedOn w:val="Normal"/>
    <w:rsid w:val="00AB127A"/>
    <w:pPr>
      <w:spacing w:before="100" w:beforeAutospacing="1" w:after="100" w:afterAutospacing="1"/>
    </w:pPr>
    <w:rPr>
      <w:rFonts w:ascii="Times New Roman" w:eastAsia="Times New Roman" w:hAnsi="Times New Roman"/>
      <w:sz w:val="24"/>
    </w:rPr>
  </w:style>
  <w:style w:type="paragraph" w:customStyle="1" w:styleId="marketplace-integratable-logo">
    <w:name w:val="marketplace-integratable-logo"/>
    <w:basedOn w:val="Normal"/>
    <w:rsid w:val="00AB127A"/>
    <w:pPr>
      <w:spacing w:before="100" w:beforeAutospacing="1" w:after="100" w:afterAutospacing="1"/>
    </w:pPr>
    <w:rPr>
      <w:rFonts w:ascii="Times New Roman" w:eastAsia="Times New Roman" w:hAnsi="Times New Roman"/>
      <w:sz w:val="24"/>
    </w:rPr>
  </w:style>
  <w:style w:type="paragraph" w:customStyle="1" w:styleId="marketplace-listing-save-error">
    <w:name w:val="marketplace-listing-save-error"/>
    <w:basedOn w:val="Normal"/>
    <w:rsid w:val="00AB127A"/>
    <w:pPr>
      <w:spacing w:before="100" w:beforeAutospacing="1" w:after="100" w:afterAutospacing="1"/>
    </w:pPr>
    <w:rPr>
      <w:rFonts w:ascii="Times New Roman" w:eastAsia="Times New Roman" w:hAnsi="Times New Roman"/>
      <w:vanish/>
      <w:sz w:val="24"/>
    </w:rPr>
  </w:style>
  <w:style w:type="paragraph" w:customStyle="1" w:styleId="marketplace-listing-save-notice">
    <w:name w:val="marketplace-listing-save-notice"/>
    <w:basedOn w:val="Normal"/>
    <w:rsid w:val="00AB127A"/>
    <w:pPr>
      <w:spacing w:before="100" w:beforeAutospacing="1" w:after="100" w:afterAutospacing="1"/>
    </w:pPr>
    <w:rPr>
      <w:rFonts w:ascii="Times New Roman" w:eastAsia="Times New Roman" w:hAnsi="Times New Roman"/>
      <w:vanish/>
      <w:sz w:val="24"/>
    </w:rPr>
  </w:style>
  <w:style w:type="paragraph" w:customStyle="1" w:styleId="marketplace-listing-screenshot-delete-form">
    <w:name w:val="marketplace-listing-screenshot-delete-form"/>
    <w:basedOn w:val="Normal"/>
    <w:rsid w:val="00AB127A"/>
    <w:pPr>
      <w:spacing w:before="100" w:beforeAutospacing="1" w:after="100" w:afterAutospacing="1"/>
      <w:jc w:val="center"/>
    </w:pPr>
    <w:rPr>
      <w:rFonts w:ascii="Times New Roman" w:eastAsia="Times New Roman" w:hAnsi="Times New Roman"/>
      <w:sz w:val="24"/>
    </w:rPr>
  </w:style>
  <w:style w:type="paragraph" w:customStyle="1" w:styleId="marketplace-plan-emphasis">
    <w:name w:val="marketplace-plan-emphasis"/>
    <w:basedOn w:val="Normal"/>
    <w:rsid w:val="00AB127A"/>
    <w:pPr>
      <w:spacing w:before="100" w:beforeAutospacing="1" w:after="100" w:afterAutospacing="1"/>
    </w:pPr>
    <w:rPr>
      <w:rFonts w:ascii="Times New Roman" w:eastAsia="Times New Roman" w:hAnsi="Times New Roman"/>
      <w:color w:val="24292E"/>
      <w:sz w:val="24"/>
    </w:rPr>
  </w:style>
  <w:style w:type="paragraph" w:customStyle="1" w:styleId="marketplace-plan-per-time">
    <w:name w:val="marketplace-plan-per-time"/>
    <w:basedOn w:val="Normal"/>
    <w:rsid w:val="00AB127A"/>
    <w:pPr>
      <w:spacing w:before="100" w:beforeAutospacing="1" w:after="100" w:afterAutospacing="1"/>
    </w:pPr>
    <w:rPr>
      <w:rFonts w:ascii="Times New Roman" w:eastAsia="Times New Roman" w:hAnsi="Times New Roman"/>
      <w:sz w:val="24"/>
    </w:rPr>
  </w:style>
  <w:style w:type="paragraph" w:customStyle="1" w:styleId="marketplace-billing-modal">
    <w:name w:val="marketplace-billing-modal"/>
    <w:basedOn w:val="Normal"/>
    <w:rsid w:val="00AB127A"/>
    <w:pPr>
      <w:spacing w:before="100" w:beforeAutospacing="1" w:after="100" w:afterAutospacing="1"/>
    </w:pPr>
    <w:rPr>
      <w:rFonts w:ascii="Times New Roman" w:eastAsia="Times New Roman" w:hAnsi="Times New Roman"/>
      <w:sz w:val="24"/>
    </w:rPr>
  </w:style>
  <w:style w:type="paragraph" w:customStyle="1" w:styleId="marketplace-listing-markdown">
    <w:name w:val="marketplace-listing-markdown"/>
    <w:basedOn w:val="Normal"/>
    <w:rsid w:val="00AB127A"/>
    <w:pPr>
      <w:spacing w:before="100" w:beforeAutospacing="1" w:after="100" w:afterAutospacing="1"/>
    </w:pPr>
    <w:rPr>
      <w:rFonts w:ascii="Times New Roman" w:eastAsia="Times New Roman" w:hAnsi="Times New Roman"/>
      <w:sz w:val="24"/>
    </w:rPr>
  </w:style>
  <w:style w:type="paragraph" w:customStyle="1" w:styleId="integrations-promo-bg">
    <w:name w:val="integrations-promo-bg"/>
    <w:basedOn w:val="Normal"/>
    <w:rsid w:val="00AB127A"/>
    <w:pPr>
      <w:spacing w:before="100" w:beforeAutospacing="1" w:after="100" w:afterAutospacing="1"/>
    </w:pPr>
    <w:rPr>
      <w:rFonts w:ascii="Times New Roman" w:eastAsia="Times New Roman" w:hAnsi="Times New Roman"/>
      <w:sz w:val="24"/>
    </w:rPr>
  </w:style>
  <w:style w:type="paragraph" w:customStyle="1" w:styleId="barchart-bar">
    <w:name w:val="barchart-bar"/>
    <w:basedOn w:val="Normal"/>
    <w:rsid w:val="00AB127A"/>
    <w:pPr>
      <w:pBdr>
        <w:right w:val="single" w:sz="6" w:space="0" w:color="FFFFFF"/>
      </w:pBdr>
      <w:spacing w:before="100" w:beforeAutospacing="1" w:after="100" w:afterAutospacing="1"/>
    </w:pPr>
    <w:rPr>
      <w:rFonts w:ascii="Times New Roman" w:eastAsia="Times New Roman" w:hAnsi="Times New Roman"/>
      <w:sz w:val="24"/>
    </w:rPr>
  </w:style>
  <w:style w:type="paragraph" w:customStyle="1" w:styleId="barchart-bar--green">
    <w:name w:val="barchart-bar--green"/>
    <w:basedOn w:val="Normal"/>
    <w:rsid w:val="00AB127A"/>
    <w:pPr>
      <w:shd w:val="clear" w:color="auto" w:fill="34D058"/>
      <w:spacing w:before="100" w:beforeAutospacing="1" w:after="100" w:afterAutospacing="1"/>
    </w:pPr>
    <w:rPr>
      <w:rFonts w:ascii="Times New Roman" w:eastAsia="Times New Roman" w:hAnsi="Times New Roman"/>
      <w:sz w:val="24"/>
    </w:rPr>
  </w:style>
  <w:style w:type="paragraph" w:customStyle="1" w:styleId="barchart-bar--orange">
    <w:name w:val="barchart-bar--orange"/>
    <w:basedOn w:val="Normal"/>
    <w:rsid w:val="00AB127A"/>
    <w:pPr>
      <w:shd w:val="clear" w:color="auto" w:fill="FB8532"/>
      <w:spacing w:before="100" w:beforeAutospacing="1" w:after="100" w:afterAutospacing="1"/>
    </w:pPr>
    <w:rPr>
      <w:rFonts w:ascii="Times New Roman" w:eastAsia="Times New Roman" w:hAnsi="Times New Roman"/>
      <w:sz w:val="24"/>
    </w:rPr>
  </w:style>
  <w:style w:type="paragraph" w:customStyle="1" w:styleId="barchart-bar--yellow">
    <w:name w:val="barchart-bar--yellow"/>
    <w:basedOn w:val="Normal"/>
    <w:rsid w:val="00AB127A"/>
    <w:pPr>
      <w:shd w:val="clear" w:color="auto" w:fill="F9C513"/>
      <w:spacing w:before="100" w:beforeAutospacing="1" w:after="100" w:afterAutospacing="1"/>
    </w:pPr>
    <w:rPr>
      <w:rFonts w:ascii="Times New Roman" w:eastAsia="Times New Roman" w:hAnsi="Times New Roman"/>
      <w:sz w:val="24"/>
    </w:rPr>
  </w:style>
  <w:style w:type="paragraph" w:customStyle="1" w:styleId="circlebadge--tiny">
    <w:name w:val="circlebadge--tiny"/>
    <w:basedOn w:val="Normal"/>
    <w:rsid w:val="00AB127A"/>
    <w:pPr>
      <w:spacing w:before="100" w:beforeAutospacing="1" w:after="100" w:afterAutospacing="1"/>
    </w:pPr>
    <w:rPr>
      <w:rFonts w:ascii="Times New Roman" w:eastAsia="Times New Roman" w:hAnsi="Times New Roman"/>
      <w:sz w:val="24"/>
    </w:rPr>
  </w:style>
  <w:style w:type="paragraph" w:customStyle="1" w:styleId="marketplacebackground-recommendations">
    <w:name w:val="marketplacebackground-recommendations"/>
    <w:basedOn w:val="Normal"/>
    <w:rsid w:val="00AB127A"/>
    <w:pPr>
      <w:spacing w:before="0" w:after="0"/>
    </w:pPr>
    <w:rPr>
      <w:rFonts w:ascii="Times New Roman" w:eastAsia="Times New Roman" w:hAnsi="Times New Roman"/>
      <w:sz w:val="24"/>
    </w:rPr>
  </w:style>
  <w:style w:type="paragraph" w:customStyle="1" w:styleId="marketplacebackground-buffer">
    <w:name w:val="marketplacebackground-buffer"/>
    <w:basedOn w:val="Normal"/>
    <w:rsid w:val="00AB127A"/>
    <w:pPr>
      <w:shd w:val="clear" w:color="auto" w:fill="FAFBFC"/>
      <w:spacing w:before="0" w:after="100" w:afterAutospacing="1"/>
    </w:pPr>
    <w:rPr>
      <w:rFonts w:ascii="Times New Roman" w:eastAsia="Times New Roman" w:hAnsi="Times New Roman"/>
      <w:sz w:val="24"/>
    </w:rPr>
  </w:style>
  <w:style w:type="paragraph" w:customStyle="1" w:styleId="marketplaceannouncement">
    <w:name w:val="marketplaceannouncement"/>
    <w:basedOn w:val="Normal"/>
    <w:rsid w:val="00AB127A"/>
    <w:pPr>
      <w:spacing w:before="100" w:beforeAutospacing="1" w:after="100" w:afterAutospacing="1"/>
    </w:pPr>
    <w:rPr>
      <w:rFonts w:ascii="Times New Roman" w:eastAsia="Times New Roman" w:hAnsi="Times New Roman"/>
      <w:color w:val="FFFFFF"/>
      <w:sz w:val="24"/>
    </w:rPr>
  </w:style>
  <w:style w:type="paragraph" w:customStyle="1" w:styleId="marketplaceannouncement-icon">
    <w:name w:val="marketplaceannouncement-icon"/>
    <w:basedOn w:val="Normal"/>
    <w:rsid w:val="00AB127A"/>
    <w:pPr>
      <w:spacing w:before="100" w:beforeAutospacing="1" w:after="100" w:afterAutospacing="1"/>
    </w:pPr>
    <w:rPr>
      <w:rFonts w:ascii="Times New Roman" w:eastAsia="Times New Roman" w:hAnsi="Times New Roman"/>
      <w:sz w:val="24"/>
    </w:rPr>
  </w:style>
  <w:style w:type="paragraph" w:customStyle="1" w:styleId="topic-tag-contrast">
    <w:name w:val="topic-tag-contrast"/>
    <w:basedOn w:val="Normal"/>
    <w:rsid w:val="00AB127A"/>
    <w:pPr>
      <w:shd w:val="clear" w:color="auto" w:fill="C8E1FF"/>
      <w:spacing w:before="100" w:beforeAutospacing="1" w:after="100" w:afterAutospacing="1"/>
    </w:pPr>
    <w:rPr>
      <w:rFonts w:ascii="Times New Roman" w:eastAsia="Times New Roman" w:hAnsi="Times New Roman"/>
      <w:sz w:val="24"/>
    </w:rPr>
  </w:style>
  <w:style w:type="paragraph" w:customStyle="1" w:styleId="member-info">
    <w:name w:val="member-info"/>
    <w:basedOn w:val="Normal"/>
    <w:rsid w:val="00AB127A"/>
    <w:pPr>
      <w:spacing w:before="100" w:beforeAutospacing="1" w:after="100" w:afterAutospacing="1"/>
    </w:pPr>
    <w:rPr>
      <w:rFonts w:ascii="Times New Roman" w:eastAsia="Times New Roman" w:hAnsi="Times New Roman"/>
      <w:sz w:val="24"/>
    </w:rPr>
  </w:style>
  <w:style w:type="paragraph" w:customStyle="1" w:styleId="merge-branch-heading">
    <w:name w:val="merge-branch-heading"/>
    <w:basedOn w:val="Normal"/>
    <w:rsid w:val="00AB127A"/>
    <w:pPr>
      <w:spacing w:before="0" w:after="0"/>
    </w:pPr>
    <w:rPr>
      <w:rFonts w:ascii="Times New Roman" w:eastAsia="Times New Roman" w:hAnsi="Times New Roman"/>
      <w:color w:val="24292E"/>
      <w:sz w:val="24"/>
    </w:rPr>
  </w:style>
  <w:style w:type="paragraph" w:customStyle="1" w:styleId="merge-branch-description">
    <w:name w:val="merge-branch-description"/>
    <w:basedOn w:val="Normal"/>
    <w:rsid w:val="00AB127A"/>
    <w:pPr>
      <w:spacing w:before="100" w:beforeAutospacing="1" w:after="0" w:line="384" w:lineRule="atLeast"/>
      <w:ind w:right="2400"/>
    </w:pPr>
    <w:rPr>
      <w:rFonts w:ascii="Times New Roman" w:eastAsia="Times New Roman" w:hAnsi="Times New Roman"/>
      <w:color w:val="586069"/>
      <w:sz w:val="24"/>
    </w:rPr>
  </w:style>
  <w:style w:type="paragraph" w:customStyle="1" w:styleId="alt-merge-options">
    <w:name w:val="alt-merge-options"/>
    <w:basedOn w:val="Normal"/>
    <w:rsid w:val="00AB127A"/>
    <w:pPr>
      <w:spacing w:before="100" w:beforeAutospacing="1" w:after="0"/>
      <w:ind w:left="60"/>
      <w:textAlignment w:val="center"/>
    </w:pPr>
    <w:rPr>
      <w:rFonts w:ascii="Times New Roman" w:eastAsia="Times New Roman" w:hAnsi="Times New Roman"/>
      <w:sz w:val="24"/>
    </w:rPr>
  </w:style>
  <w:style w:type="paragraph" w:customStyle="1" w:styleId="merge-branch-prh-output">
    <w:name w:val="merge-branch-prh-output"/>
    <w:basedOn w:val="Normal"/>
    <w:rsid w:val="00AB127A"/>
    <w:pPr>
      <w:spacing w:before="150" w:after="100" w:afterAutospacing="1"/>
    </w:pPr>
    <w:rPr>
      <w:rFonts w:ascii="Times New Roman" w:eastAsia="Times New Roman" w:hAnsi="Times New Roman"/>
      <w:sz w:val="24"/>
    </w:rPr>
  </w:style>
  <w:style w:type="paragraph" w:customStyle="1" w:styleId="merge-branch-manually">
    <w:name w:val="merge-branch-manually"/>
    <w:basedOn w:val="Normal"/>
    <w:rsid w:val="00AB127A"/>
    <w:pPr>
      <w:pBdr>
        <w:top w:val="single" w:sz="6" w:space="11" w:color="DDDDDD"/>
      </w:pBdr>
      <w:spacing w:before="210" w:after="100" w:afterAutospacing="1"/>
    </w:pPr>
    <w:rPr>
      <w:rFonts w:ascii="Times New Roman" w:eastAsia="Times New Roman" w:hAnsi="Times New Roman"/>
      <w:vanish/>
      <w:sz w:val="24"/>
    </w:rPr>
  </w:style>
  <w:style w:type="paragraph" w:customStyle="1" w:styleId="select-menu-merge-method">
    <w:name w:val="select-menu-merge-method"/>
    <w:basedOn w:val="Normal"/>
    <w:rsid w:val="00AB127A"/>
    <w:pPr>
      <w:spacing w:before="100" w:beforeAutospacing="1" w:after="100" w:afterAutospacing="1"/>
    </w:pPr>
    <w:rPr>
      <w:rFonts w:ascii="Times New Roman" w:eastAsia="Times New Roman" w:hAnsi="Times New Roman"/>
      <w:sz w:val="24"/>
    </w:rPr>
  </w:style>
  <w:style w:type="paragraph" w:customStyle="1" w:styleId="unavailable-merge-method">
    <w:name w:val="unavailable-merge-method"/>
    <w:basedOn w:val="Normal"/>
    <w:rsid w:val="00AB127A"/>
    <w:pPr>
      <w:spacing w:before="90" w:after="100" w:afterAutospacing="1"/>
    </w:pPr>
    <w:rPr>
      <w:rFonts w:ascii="Times New Roman" w:eastAsia="Times New Roman" w:hAnsi="Times New Roman"/>
      <w:color w:val="A04100"/>
      <w:sz w:val="24"/>
    </w:rPr>
  </w:style>
  <w:style w:type="paragraph" w:customStyle="1" w:styleId="new-repo-container">
    <w:name w:val="new-repo-container"/>
    <w:basedOn w:val="Normal"/>
    <w:rsid w:val="00AB127A"/>
    <w:pPr>
      <w:spacing w:before="600" w:after="0"/>
    </w:pPr>
    <w:rPr>
      <w:rFonts w:ascii="Times New Roman" w:eastAsia="Times New Roman" w:hAnsi="Times New Roman"/>
      <w:sz w:val="24"/>
    </w:rPr>
  </w:style>
  <w:style w:type="paragraph" w:customStyle="1" w:styleId="reponame-suggestion">
    <w:name w:val="reponame-suggestion"/>
    <w:basedOn w:val="Normal"/>
    <w:rsid w:val="00AB127A"/>
    <w:pPr>
      <w:spacing w:before="100" w:beforeAutospacing="1" w:after="100" w:afterAutospacing="1"/>
    </w:pPr>
    <w:rPr>
      <w:rFonts w:ascii="Times New Roman" w:eastAsia="Times New Roman" w:hAnsi="Times New Roman"/>
      <w:color w:val="34631A"/>
      <w:sz w:val="24"/>
    </w:rPr>
  </w:style>
  <w:style w:type="paragraph" w:customStyle="1" w:styleId="upgrade-upsell">
    <w:name w:val="upgrade-upsell"/>
    <w:basedOn w:val="Normal"/>
    <w:rsid w:val="00AB127A"/>
    <w:pPr>
      <w:spacing w:before="100" w:beforeAutospacing="1" w:after="100" w:afterAutospacing="1"/>
    </w:pPr>
    <w:rPr>
      <w:rFonts w:ascii="Times New Roman" w:eastAsia="Times New Roman" w:hAnsi="Times New Roman"/>
      <w:sz w:val="24"/>
    </w:rPr>
  </w:style>
  <w:style w:type="paragraph" w:customStyle="1" w:styleId="cc-upgrade">
    <w:name w:val="cc-upgrade"/>
    <w:basedOn w:val="Normal"/>
    <w:rsid w:val="00AB127A"/>
    <w:pPr>
      <w:spacing w:before="100" w:beforeAutospacing="1" w:after="100" w:afterAutospacing="1"/>
    </w:pPr>
    <w:rPr>
      <w:rFonts w:ascii="Times New Roman" w:eastAsia="Times New Roman" w:hAnsi="Times New Roman"/>
      <w:sz w:val="24"/>
    </w:rPr>
  </w:style>
  <w:style w:type="paragraph" w:customStyle="1" w:styleId="notifications-sso-prompt">
    <w:name w:val="notifications-sso-prompt"/>
    <w:basedOn w:val="Normal"/>
    <w:rsid w:val="00AB127A"/>
    <w:pPr>
      <w:spacing w:before="100" w:beforeAutospacing="1" w:after="100" w:afterAutospacing="1"/>
    </w:pPr>
    <w:rPr>
      <w:rFonts w:ascii="Times New Roman" w:eastAsia="Times New Roman" w:hAnsi="Times New Roman"/>
      <w:sz w:val="24"/>
    </w:rPr>
  </w:style>
  <w:style w:type="paragraph" w:customStyle="1" w:styleId="type-icon-state-none">
    <w:name w:val="type-icon-state-none"/>
    <w:basedOn w:val="Normal"/>
    <w:rsid w:val="00AB127A"/>
    <w:pPr>
      <w:spacing w:before="100" w:beforeAutospacing="1" w:after="100" w:afterAutospacing="1"/>
    </w:pPr>
    <w:rPr>
      <w:rFonts w:ascii="Times New Roman" w:eastAsia="Times New Roman" w:hAnsi="Times New Roman"/>
      <w:color w:val="586069"/>
      <w:sz w:val="24"/>
    </w:rPr>
  </w:style>
  <w:style w:type="paragraph" w:customStyle="1" w:styleId="type-icon-state-open">
    <w:name w:val="type-icon-state-open"/>
    <w:basedOn w:val="Normal"/>
    <w:rsid w:val="00AB127A"/>
    <w:pPr>
      <w:spacing w:before="100" w:beforeAutospacing="1" w:after="100" w:afterAutospacing="1"/>
    </w:pPr>
    <w:rPr>
      <w:rFonts w:ascii="Times New Roman" w:eastAsia="Times New Roman" w:hAnsi="Times New Roman"/>
      <w:color w:val="28A745"/>
      <w:sz w:val="24"/>
    </w:rPr>
  </w:style>
  <w:style w:type="paragraph" w:customStyle="1" w:styleId="type-icon-state-published">
    <w:name w:val="type-icon-state-published"/>
    <w:basedOn w:val="Normal"/>
    <w:rsid w:val="00AB127A"/>
    <w:pPr>
      <w:spacing w:before="100" w:beforeAutospacing="1" w:after="100" w:afterAutospacing="1"/>
    </w:pPr>
    <w:rPr>
      <w:rFonts w:ascii="Times New Roman" w:eastAsia="Times New Roman" w:hAnsi="Times New Roman"/>
      <w:color w:val="6F42C1"/>
      <w:sz w:val="24"/>
    </w:rPr>
  </w:style>
  <w:style w:type="paragraph" w:customStyle="1" w:styleId="type-icon-state-closed">
    <w:name w:val="type-icon-state-closed"/>
    <w:basedOn w:val="Normal"/>
    <w:rsid w:val="00AB127A"/>
    <w:pPr>
      <w:spacing w:before="100" w:beforeAutospacing="1" w:after="100" w:afterAutospacing="1"/>
    </w:pPr>
    <w:rPr>
      <w:rFonts w:ascii="Times New Roman" w:eastAsia="Times New Roman" w:hAnsi="Times New Roman"/>
      <w:color w:val="CB2431"/>
      <w:sz w:val="24"/>
    </w:rPr>
  </w:style>
  <w:style w:type="paragraph" w:customStyle="1" w:styleId="type-icon-state-draft">
    <w:name w:val="type-icon-state-draft"/>
    <w:basedOn w:val="Normal"/>
    <w:rsid w:val="00AB127A"/>
    <w:pPr>
      <w:spacing w:before="100" w:beforeAutospacing="1" w:after="100" w:afterAutospacing="1"/>
    </w:pPr>
    <w:rPr>
      <w:rFonts w:ascii="Times New Roman" w:eastAsia="Times New Roman" w:hAnsi="Times New Roman"/>
      <w:color w:val="6A737D"/>
      <w:sz w:val="24"/>
    </w:rPr>
  </w:style>
  <w:style w:type="paragraph" w:customStyle="1" w:styleId="type-icon-state-merged">
    <w:name w:val="type-icon-state-merged"/>
    <w:basedOn w:val="Normal"/>
    <w:rsid w:val="00AB127A"/>
    <w:pPr>
      <w:spacing w:before="100" w:beforeAutospacing="1" w:after="100" w:afterAutospacing="1"/>
    </w:pPr>
    <w:rPr>
      <w:rFonts w:ascii="Times New Roman" w:eastAsia="Times New Roman" w:hAnsi="Times New Roman"/>
      <w:color w:val="6F42C1"/>
      <w:sz w:val="24"/>
    </w:rPr>
  </w:style>
  <w:style w:type="paragraph" w:customStyle="1" w:styleId="notifications-list">
    <w:name w:val="notifications-list"/>
    <w:basedOn w:val="Normal"/>
    <w:rsid w:val="00AB127A"/>
    <w:pPr>
      <w:spacing w:before="100" w:beforeAutospacing="1" w:after="100" w:afterAutospacing="1"/>
    </w:pPr>
    <w:rPr>
      <w:rFonts w:ascii="Times New Roman" w:eastAsia="Times New Roman" w:hAnsi="Times New Roman"/>
      <w:sz w:val="24"/>
    </w:rPr>
  </w:style>
  <w:style w:type="paragraph" w:customStyle="1" w:styleId="repo-subscription-container">
    <w:name w:val="repo-subscription-container"/>
    <w:basedOn w:val="Normal"/>
    <w:rsid w:val="00AB127A"/>
    <w:pPr>
      <w:spacing w:before="100" w:beforeAutospacing="1" w:after="100" w:afterAutospacing="1"/>
    </w:pPr>
    <w:rPr>
      <w:rFonts w:ascii="Times New Roman" w:eastAsia="Times New Roman" w:hAnsi="Times New Roman"/>
      <w:sz w:val="24"/>
    </w:rPr>
  </w:style>
  <w:style w:type="paragraph" w:customStyle="1" w:styleId="thread-subscription-status">
    <w:name w:val="thread-subscription-status"/>
    <w:basedOn w:val="Normal"/>
    <w:rsid w:val="00AB127A"/>
    <w:pPr>
      <w:pBdr>
        <w:top w:val="single" w:sz="6" w:space="8" w:color="EEEEEE"/>
        <w:left w:val="single" w:sz="6" w:space="8" w:color="EEEEEE"/>
        <w:bottom w:val="single" w:sz="6" w:space="8" w:color="EEEEEE"/>
        <w:right w:val="single" w:sz="6" w:space="8" w:color="EEEEEE"/>
      </w:pBdr>
      <w:shd w:val="clear" w:color="auto" w:fill="FFFFFF"/>
      <w:spacing w:before="600" w:after="300"/>
    </w:pPr>
    <w:rPr>
      <w:rFonts w:ascii="Times New Roman" w:eastAsia="Times New Roman" w:hAnsi="Times New Roman"/>
      <w:color w:val="586069"/>
      <w:sz w:val="24"/>
    </w:rPr>
  </w:style>
  <w:style w:type="paragraph" w:customStyle="1" w:styleId="oauth-permissions-details">
    <w:name w:val="oauth-permissions-details"/>
    <w:basedOn w:val="Normal"/>
    <w:rsid w:val="00AB127A"/>
    <w:pPr>
      <w:pBdr>
        <w:bottom w:val="single" w:sz="6" w:space="11" w:color="F2F2F2"/>
      </w:pBdr>
      <w:spacing w:before="0" w:after="0"/>
    </w:pPr>
    <w:rPr>
      <w:rFonts w:ascii="Times New Roman" w:eastAsia="Times New Roman" w:hAnsi="Times New Roman"/>
      <w:sz w:val="24"/>
    </w:rPr>
  </w:style>
  <w:style w:type="paragraph" w:customStyle="1" w:styleId="oauth-details-toggle">
    <w:name w:val="oauth-details-toggle"/>
    <w:basedOn w:val="Normal"/>
    <w:rsid w:val="00AB127A"/>
    <w:pPr>
      <w:spacing w:before="100" w:beforeAutospacing="1" w:after="100" w:afterAutospacing="1"/>
    </w:pPr>
    <w:rPr>
      <w:rFonts w:ascii="Times New Roman" w:eastAsia="Times New Roman" w:hAnsi="Times New Roman"/>
      <w:sz w:val="24"/>
    </w:rPr>
  </w:style>
  <w:style w:type="paragraph" w:customStyle="1" w:styleId="oauth-no-description">
    <w:name w:val="oauth-no-description"/>
    <w:basedOn w:val="Normal"/>
    <w:rsid w:val="00AB127A"/>
    <w:pPr>
      <w:spacing w:before="100" w:beforeAutospacing="1" w:after="100" w:afterAutospacing="1"/>
    </w:pPr>
    <w:rPr>
      <w:rFonts w:ascii="Times New Roman" w:eastAsia="Times New Roman" w:hAnsi="Times New Roman"/>
      <w:color w:val="586069"/>
      <w:sz w:val="24"/>
    </w:rPr>
  </w:style>
  <w:style w:type="paragraph" w:customStyle="1" w:styleId="oauth-org-access-details">
    <w:name w:val="oauth-org-access-details"/>
    <w:basedOn w:val="Normal"/>
    <w:rsid w:val="00AB127A"/>
    <w:pPr>
      <w:shd w:val="clear" w:color="auto" w:fill="FFFFFF"/>
      <w:spacing w:before="100" w:beforeAutospacing="1" w:after="100" w:afterAutospacing="1"/>
    </w:pPr>
    <w:rPr>
      <w:rFonts w:ascii="Times New Roman" w:eastAsia="Times New Roman" w:hAnsi="Times New Roman"/>
      <w:sz w:val="24"/>
    </w:rPr>
  </w:style>
  <w:style w:type="paragraph" w:customStyle="1" w:styleId="restrict-oauth-access-button">
    <w:name w:val="restrict-oauth-access-button"/>
    <w:basedOn w:val="Normal"/>
    <w:rsid w:val="00AB127A"/>
    <w:pPr>
      <w:spacing w:before="100" w:beforeAutospacing="1" w:after="100" w:afterAutospacing="1"/>
      <w:ind w:right="300"/>
    </w:pPr>
    <w:rPr>
      <w:rFonts w:ascii="Times New Roman" w:eastAsia="Times New Roman" w:hAnsi="Times New Roman"/>
      <w:sz w:val="24"/>
    </w:rPr>
  </w:style>
  <w:style w:type="paragraph" w:customStyle="1" w:styleId="restrict-oauth-access-info">
    <w:name w:val="restrict-oauth-access-info"/>
    <w:basedOn w:val="Normal"/>
    <w:rsid w:val="00AB127A"/>
    <w:pPr>
      <w:spacing w:before="100" w:beforeAutospacing="1" w:after="600"/>
    </w:pPr>
    <w:rPr>
      <w:rFonts w:ascii="Times New Roman" w:eastAsia="Times New Roman" w:hAnsi="Times New Roman"/>
      <w:sz w:val="23"/>
      <w:szCs w:val="23"/>
    </w:rPr>
  </w:style>
  <w:style w:type="paragraph" w:customStyle="1" w:styleId="restrict-oauth-access-list">
    <w:name w:val="restrict-oauth-access-list"/>
    <w:basedOn w:val="Normal"/>
    <w:rsid w:val="00AB127A"/>
    <w:pPr>
      <w:spacing w:before="100" w:beforeAutospacing="1" w:after="100" w:afterAutospacing="1"/>
    </w:pPr>
    <w:rPr>
      <w:rFonts w:ascii="Times New Roman" w:eastAsia="Times New Roman" w:hAnsi="Times New Roman"/>
      <w:sz w:val="24"/>
    </w:rPr>
  </w:style>
  <w:style w:type="paragraph" w:customStyle="1" w:styleId="oauth-border">
    <w:name w:val="oauth-border"/>
    <w:basedOn w:val="Normal"/>
    <w:rsid w:val="00AB127A"/>
    <w:pPr>
      <w:pBdr>
        <w:bottom w:val="single" w:sz="6" w:space="0" w:color="E5E5E5"/>
      </w:pBdr>
      <w:spacing w:before="100" w:beforeAutospacing="1" w:after="100" w:afterAutospacing="1"/>
    </w:pPr>
    <w:rPr>
      <w:rFonts w:ascii="Times New Roman" w:eastAsia="Times New Roman" w:hAnsi="Times New Roman"/>
      <w:sz w:val="24"/>
    </w:rPr>
  </w:style>
  <w:style w:type="paragraph" w:customStyle="1" w:styleId="org-transfer-requests">
    <w:name w:val="org-transfer-requests"/>
    <w:basedOn w:val="Normal"/>
    <w:rsid w:val="00AB127A"/>
    <w:pPr>
      <w:spacing w:before="150" w:after="300"/>
    </w:pPr>
    <w:rPr>
      <w:rFonts w:ascii="Times New Roman" w:eastAsia="Times New Roman" w:hAnsi="Times New Roman"/>
      <w:sz w:val="24"/>
    </w:rPr>
  </w:style>
  <w:style w:type="paragraph" w:customStyle="1" w:styleId="octocaptcha-frame">
    <w:name w:val="octocaptcha-frame"/>
    <w:basedOn w:val="Normal"/>
    <w:rsid w:val="00AB127A"/>
    <w:pPr>
      <w:spacing w:before="100" w:beforeAutospacing="1" w:after="100" w:afterAutospacing="1"/>
    </w:pPr>
    <w:rPr>
      <w:rFonts w:ascii="Times New Roman" w:eastAsia="Times New Roman" w:hAnsi="Times New Roman"/>
      <w:sz w:val="24"/>
    </w:rPr>
  </w:style>
  <w:style w:type="paragraph" w:customStyle="1" w:styleId="org-insights-svg-tip">
    <w:name w:val="org-insights-svg-tip"/>
    <w:basedOn w:val="Normal"/>
    <w:rsid w:val="00AB127A"/>
    <w:pPr>
      <w:spacing w:before="100" w:beforeAutospacing="1" w:after="100" w:afterAutospacing="1"/>
    </w:pPr>
    <w:rPr>
      <w:rFonts w:ascii="Times New Roman" w:eastAsia="Times New Roman" w:hAnsi="Times New Roman"/>
      <w:sz w:val="24"/>
    </w:rPr>
  </w:style>
  <w:style w:type="paragraph" w:customStyle="1" w:styleId="invitation-2fa-banner">
    <w:name w:val="invitation-2fa-banner"/>
    <w:basedOn w:val="Normal"/>
    <w:rsid w:val="00AB127A"/>
    <w:pPr>
      <w:spacing w:before="100" w:beforeAutospacing="1" w:after="100" w:afterAutospacing="1"/>
      <w:ind w:left="-360" w:right="-360"/>
    </w:pPr>
    <w:rPr>
      <w:rFonts w:ascii="Times New Roman" w:eastAsia="Times New Roman" w:hAnsi="Times New Roman"/>
      <w:sz w:val="24"/>
    </w:rPr>
  </w:style>
  <w:style w:type="paragraph" w:customStyle="1" w:styleId="orghead">
    <w:name w:val="orghead"/>
    <w:basedOn w:val="Normal"/>
    <w:rsid w:val="00AB127A"/>
    <w:pPr>
      <w:pBdr>
        <w:bottom w:val="single" w:sz="6" w:space="0" w:color="E1E4E8"/>
      </w:pBdr>
      <w:shd w:val="clear" w:color="auto" w:fill="FAFBFC"/>
      <w:spacing w:before="100" w:beforeAutospacing="1" w:after="240"/>
    </w:pPr>
    <w:rPr>
      <w:rFonts w:ascii="Times New Roman" w:eastAsia="Times New Roman" w:hAnsi="Times New Roman"/>
      <w:color w:val="24292E"/>
      <w:sz w:val="24"/>
    </w:rPr>
  </w:style>
  <w:style w:type="paragraph" w:customStyle="1" w:styleId="org-name">
    <w:name w:val="org-name"/>
    <w:basedOn w:val="Normal"/>
    <w:rsid w:val="00AB127A"/>
    <w:pPr>
      <w:spacing w:before="100" w:beforeAutospacing="1" w:after="100" w:afterAutospacing="1"/>
    </w:pPr>
    <w:rPr>
      <w:rFonts w:ascii="Times New Roman" w:eastAsia="Times New Roman" w:hAnsi="Times New Roman"/>
      <w:color w:val="333333"/>
      <w:sz w:val="24"/>
    </w:rPr>
  </w:style>
  <w:style w:type="paragraph" w:customStyle="1" w:styleId="audit-search-clear">
    <w:name w:val="audit-search-clear"/>
    <w:basedOn w:val="Normal"/>
    <w:rsid w:val="00AB127A"/>
    <w:pPr>
      <w:spacing w:before="100" w:beforeAutospacing="1" w:after="300"/>
    </w:pPr>
    <w:rPr>
      <w:rFonts w:ascii="Times New Roman" w:eastAsia="Times New Roman" w:hAnsi="Times New Roman"/>
      <w:sz w:val="24"/>
    </w:rPr>
  </w:style>
  <w:style w:type="paragraph" w:customStyle="1" w:styleId="audit-type">
    <w:name w:val="audit-type"/>
    <w:basedOn w:val="Normal"/>
    <w:rsid w:val="00AB127A"/>
    <w:pPr>
      <w:spacing w:before="100" w:beforeAutospacing="1" w:after="100" w:afterAutospacing="1"/>
    </w:pPr>
    <w:rPr>
      <w:rFonts w:ascii="Times New Roman" w:eastAsia="Times New Roman" w:hAnsi="Times New Roman"/>
      <w:sz w:val="24"/>
    </w:rPr>
  </w:style>
  <w:style w:type="paragraph" w:customStyle="1" w:styleId="export-phrase">
    <w:name w:val="export-phrase"/>
    <w:basedOn w:val="Normal"/>
    <w:rsid w:val="00AB127A"/>
    <w:pPr>
      <w:spacing w:before="75" w:after="100" w:afterAutospacing="1"/>
    </w:pPr>
    <w:rPr>
      <w:rFonts w:ascii="Times New Roman" w:eastAsia="Times New Roman" w:hAnsi="Times New Roman"/>
      <w:sz w:val="24"/>
    </w:rPr>
  </w:style>
  <w:style w:type="paragraph" w:customStyle="1" w:styleId="member-avatar">
    <w:name w:val="member-avatar"/>
    <w:basedOn w:val="Normal"/>
    <w:rsid w:val="00AB127A"/>
    <w:pPr>
      <w:spacing w:before="15" w:after="15"/>
      <w:ind w:left="15" w:right="15"/>
    </w:pPr>
    <w:rPr>
      <w:rFonts w:ascii="Times New Roman" w:eastAsia="Times New Roman" w:hAnsi="Times New Roman"/>
      <w:sz w:val="24"/>
    </w:rPr>
  </w:style>
  <w:style w:type="paragraph" w:customStyle="1" w:styleId="member-fullname">
    <w:name w:val="member-fullname"/>
    <w:basedOn w:val="Normal"/>
    <w:rsid w:val="00AB127A"/>
    <w:pPr>
      <w:spacing w:before="100" w:beforeAutospacing="1" w:after="100" w:afterAutospacing="1"/>
    </w:pPr>
    <w:rPr>
      <w:rFonts w:ascii="Times New Roman" w:eastAsia="Times New Roman" w:hAnsi="Times New Roman"/>
      <w:color w:val="586069"/>
      <w:sz w:val="24"/>
    </w:rPr>
  </w:style>
  <w:style w:type="paragraph" w:customStyle="1" w:styleId="org-toolbar-next">
    <w:name w:val="org-toolbar-next"/>
    <w:basedOn w:val="Normal"/>
    <w:rsid w:val="00AB127A"/>
    <w:pPr>
      <w:spacing w:before="100" w:beforeAutospacing="1" w:after="360"/>
    </w:pPr>
    <w:rPr>
      <w:rFonts w:ascii="Times New Roman" w:eastAsia="Times New Roman" w:hAnsi="Times New Roman"/>
      <w:sz w:val="24"/>
    </w:rPr>
  </w:style>
  <w:style w:type="paragraph" w:customStyle="1" w:styleId="org-repos-mini">
    <w:name w:val="org-repos-mini"/>
    <w:basedOn w:val="Normal"/>
    <w:rsid w:val="00AB127A"/>
    <w:pPr>
      <w:spacing w:before="0" w:after="0"/>
    </w:pPr>
    <w:rPr>
      <w:rFonts w:ascii="Times New Roman" w:eastAsia="Times New Roman" w:hAnsi="Times New Roman"/>
      <w:sz w:val="24"/>
    </w:rPr>
  </w:style>
  <w:style w:type="paragraph" w:customStyle="1" w:styleId="org-repo-mini-cell">
    <w:name w:val="org-repo-mini-cell"/>
    <w:basedOn w:val="Normal"/>
    <w:rsid w:val="00AB127A"/>
    <w:pPr>
      <w:spacing w:before="100" w:beforeAutospacing="1" w:after="100" w:afterAutospacing="1"/>
      <w:textAlignment w:val="center"/>
    </w:pPr>
    <w:rPr>
      <w:rFonts w:ascii="Times New Roman" w:eastAsia="Times New Roman" w:hAnsi="Times New Roman"/>
      <w:sz w:val="24"/>
    </w:rPr>
  </w:style>
  <w:style w:type="paragraph" w:customStyle="1" w:styleId="org-repo-meta">
    <w:name w:val="org-repo-meta"/>
    <w:basedOn w:val="Normal"/>
    <w:rsid w:val="00AB127A"/>
    <w:pPr>
      <w:spacing w:before="100" w:beforeAutospacing="1" w:after="100" w:afterAutospacing="1"/>
    </w:pPr>
    <w:rPr>
      <w:rFonts w:ascii="Times New Roman" w:eastAsia="Times New Roman" w:hAnsi="Times New Roman"/>
      <w:sz w:val="24"/>
    </w:rPr>
  </w:style>
  <w:style w:type="paragraph" w:customStyle="1" w:styleId="select-menu-option-title">
    <w:name w:val="select-menu-option-title"/>
    <w:basedOn w:val="Normal"/>
    <w:rsid w:val="00AB127A"/>
    <w:pPr>
      <w:spacing w:before="0" w:after="0"/>
    </w:pPr>
    <w:rPr>
      <w:rFonts w:ascii="Times New Roman" w:eastAsia="Times New Roman" w:hAnsi="Times New Roman"/>
      <w:sz w:val="24"/>
    </w:rPr>
  </w:style>
  <w:style w:type="paragraph" w:customStyle="1" w:styleId="reinstate-org-member">
    <w:name w:val="reinstate-org-member"/>
    <w:basedOn w:val="Normal"/>
    <w:rsid w:val="00AB127A"/>
    <w:pPr>
      <w:spacing w:before="600" w:after="600"/>
    </w:pPr>
    <w:rPr>
      <w:rFonts w:ascii="Times New Roman" w:eastAsia="Times New Roman" w:hAnsi="Times New Roman"/>
      <w:sz w:val="24"/>
    </w:rPr>
  </w:style>
  <w:style w:type="paragraph" w:customStyle="1" w:styleId="add-member-wrapper">
    <w:name w:val="add-member-wrapper"/>
    <w:basedOn w:val="Normal"/>
    <w:rsid w:val="00AB127A"/>
    <w:pPr>
      <w:spacing w:before="600" w:after="600"/>
    </w:pPr>
    <w:rPr>
      <w:rFonts w:ascii="Times New Roman" w:eastAsia="Times New Roman" w:hAnsi="Times New Roman"/>
      <w:sz w:val="24"/>
    </w:rPr>
  </w:style>
  <w:style w:type="paragraph" w:customStyle="1" w:styleId="add-member-team-list">
    <w:name w:val="add-member-team-list"/>
    <w:basedOn w:val="Normal"/>
    <w:rsid w:val="00AB127A"/>
    <w:pPr>
      <w:spacing w:before="100" w:beforeAutospacing="1" w:after="450"/>
    </w:pPr>
    <w:rPr>
      <w:rFonts w:ascii="Times New Roman" w:eastAsia="Times New Roman" w:hAnsi="Times New Roman"/>
      <w:sz w:val="24"/>
    </w:rPr>
  </w:style>
  <w:style w:type="paragraph" w:customStyle="1" w:styleId="team-stats">
    <w:name w:val="team-stats"/>
    <w:basedOn w:val="Normal"/>
    <w:rsid w:val="00AB127A"/>
    <w:pPr>
      <w:pBdr>
        <w:top w:val="single" w:sz="6" w:space="0" w:color="EEEEEE"/>
      </w:pBdr>
      <w:spacing w:before="100" w:beforeAutospacing="1" w:after="0"/>
      <w:ind w:left="-225" w:right="-225"/>
    </w:pPr>
    <w:rPr>
      <w:rFonts w:ascii="Times New Roman" w:eastAsia="Times New Roman" w:hAnsi="Times New Roman"/>
      <w:sz w:val="24"/>
    </w:rPr>
  </w:style>
  <w:style w:type="paragraph" w:customStyle="1" w:styleId="stats-group">
    <w:name w:val="stats-group"/>
    <w:basedOn w:val="Normal"/>
    <w:rsid w:val="00AB127A"/>
    <w:pPr>
      <w:spacing w:before="100" w:beforeAutospacing="1" w:after="100" w:afterAutospacing="1"/>
    </w:pPr>
    <w:rPr>
      <w:rFonts w:ascii="Times New Roman" w:eastAsia="Times New Roman" w:hAnsi="Times New Roman"/>
      <w:sz w:val="24"/>
    </w:rPr>
  </w:style>
  <w:style w:type="paragraph" w:customStyle="1" w:styleId="stats-group-stat">
    <w:name w:val="stats-group-stat"/>
    <w:basedOn w:val="Normal"/>
    <w:rsid w:val="00AB127A"/>
    <w:pPr>
      <w:spacing w:before="100" w:beforeAutospacing="1" w:after="100" w:afterAutospacing="1"/>
    </w:pPr>
    <w:rPr>
      <w:rFonts w:ascii="Times New Roman" w:eastAsia="Times New Roman" w:hAnsi="Times New Roman"/>
      <w:caps/>
      <w:color w:val="586069"/>
      <w:szCs w:val="18"/>
    </w:rPr>
  </w:style>
  <w:style w:type="paragraph" w:customStyle="1" w:styleId="stat-number">
    <w:name w:val="stat-number"/>
    <w:basedOn w:val="Normal"/>
    <w:rsid w:val="00AB127A"/>
    <w:pPr>
      <w:spacing w:before="100" w:beforeAutospacing="1" w:after="100" w:afterAutospacing="1"/>
    </w:pPr>
    <w:rPr>
      <w:rFonts w:ascii="Times New Roman" w:eastAsia="Times New Roman" w:hAnsi="Times New Roman"/>
      <w:color w:val="333333"/>
      <w:sz w:val="24"/>
    </w:rPr>
  </w:style>
  <w:style w:type="paragraph" w:customStyle="1" w:styleId="permission-title">
    <w:name w:val="permission-title"/>
    <w:basedOn w:val="Normal"/>
    <w:rsid w:val="00AB127A"/>
    <w:pPr>
      <w:spacing w:before="0" w:after="100" w:afterAutospacing="1"/>
    </w:pPr>
    <w:rPr>
      <w:rFonts w:ascii="Times New Roman" w:eastAsia="Times New Roman" w:hAnsi="Times New Roman"/>
      <w:sz w:val="24"/>
    </w:rPr>
  </w:style>
  <w:style w:type="paragraph" w:customStyle="1" w:styleId="add-to-org-title">
    <w:name w:val="add-to-org-title"/>
    <w:basedOn w:val="Normal"/>
    <w:rsid w:val="00AB127A"/>
    <w:pPr>
      <w:spacing w:before="100" w:beforeAutospacing="1" w:after="100" w:afterAutospacing="1"/>
    </w:pPr>
    <w:rPr>
      <w:rFonts w:ascii="Times New Roman" w:eastAsia="Times New Roman" w:hAnsi="Times New Roman"/>
      <w:sz w:val="32"/>
      <w:szCs w:val="32"/>
    </w:rPr>
  </w:style>
  <w:style w:type="paragraph" w:customStyle="1" w:styleId="team-member-list-avatar">
    <w:name w:val="team-member-list-avatar"/>
    <w:basedOn w:val="Normal"/>
    <w:rsid w:val="00AB127A"/>
    <w:pPr>
      <w:spacing w:before="100" w:beforeAutospacing="1" w:after="100" w:afterAutospacing="1"/>
      <w:ind w:right="150"/>
    </w:pPr>
    <w:rPr>
      <w:rFonts w:ascii="Times New Roman" w:eastAsia="Times New Roman" w:hAnsi="Times New Roman"/>
      <w:sz w:val="24"/>
    </w:rPr>
  </w:style>
  <w:style w:type="paragraph" w:customStyle="1" w:styleId="confirm-removal-list-container">
    <w:name w:val="confirm-removal-list-container"/>
    <w:basedOn w:val="Normal"/>
    <w:rsid w:val="00AB127A"/>
    <w:pPr>
      <w:pBdr>
        <w:top w:val="single" w:sz="6" w:space="0" w:color="EAEAEA"/>
        <w:left w:val="single" w:sz="6" w:space="0" w:color="EAEAEA"/>
        <w:bottom w:val="single" w:sz="6" w:space="0" w:color="EAEAEA"/>
        <w:right w:val="single" w:sz="6" w:space="0" w:color="EAEAEA"/>
      </w:pBdr>
      <w:spacing w:before="100" w:beforeAutospacing="1" w:after="225"/>
    </w:pPr>
    <w:rPr>
      <w:rFonts w:ascii="Times New Roman" w:eastAsia="Times New Roman" w:hAnsi="Times New Roman"/>
      <w:sz w:val="24"/>
    </w:rPr>
  </w:style>
  <w:style w:type="paragraph" w:customStyle="1" w:styleId="confirm-removal-list-item">
    <w:name w:val="confirm-removal-list-item"/>
    <w:basedOn w:val="Normal"/>
    <w:rsid w:val="00AB127A"/>
    <w:pPr>
      <w:pBdr>
        <w:top w:val="single" w:sz="6" w:space="8" w:color="EAEAEA"/>
      </w:pBdr>
      <w:spacing w:before="0" w:after="0"/>
    </w:pPr>
    <w:rPr>
      <w:rFonts w:ascii="Times New Roman" w:eastAsia="Times New Roman" w:hAnsi="Times New Roman"/>
      <w:b/>
      <w:bCs/>
      <w:sz w:val="21"/>
      <w:szCs w:val="21"/>
    </w:rPr>
  </w:style>
  <w:style w:type="paragraph" w:customStyle="1" w:styleId="manage-member-meta-item">
    <w:name w:val="manage-member-meta-item"/>
    <w:basedOn w:val="Normal"/>
    <w:rsid w:val="00AB127A"/>
    <w:pPr>
      <w:spacing w:after="100" w:afterAutospacing="1"/>
    </w:pPr>
    <w:rPr>
      <w:rFonts w:ascii="Times New Roman" w:eastAsia="Times New Roman" w:hAnsi="Times New Roman"/>
      <w:color w:val="586069"/>
      <w:sz w:val="24"/>
    </w:rPr>
  </w:style>
  <w:style w:type="paragraph" w:customStyle="1" w:styleId="manage-member-button">
    <w:name w:val="manage-member-button"/>
    <w:basedOn w:val="Normal"/>
    <w:rsid w:val="00AB127A"/>
    <w:pPr>
      <w:spacing w:before="100" w:beforeAutospacing="1" w:after="150"/>
    </w:pPr>
    <w:rPr>
      <w:rFonts w:ascii="Times New Roman" w:eastAsia="Times New Roman" w:hAnsi="Times New Roman"/>
      <w:sz w:val="24"/>
    </w:rPr>
  </w:style>
  <w:style w:type="paragraph" w:customStyle="1" w:styleId="org-user-notice-title">
    <w:name w:val="org-user-notice-title"/>
    <w:basedOn w:val="Normal"/>
    <w:rsid w:val="00AB127A"/>
    <w:pPr>
      <w:spacing w:before="0" w:after="0"/>
    </w:pPr>
    <w:rPr>
      <w:rFonts w:ascii="Times New Roman" w:eastAsia="Times New Roman" w:hAnsi="Times New Roman"/>
      <w:sz w:val="24"/>
    </w:rPr>
  </w:style>
  <w:style w:type="paragraph" w:customStyle="1" w:styleId="org-user-notice-content">
    <w:name w:val="org-user-notice-content"/>
    <w:basedOn w:val="Normal"/>
    <w:rsid w:val="00AB127A"/>
    <w:pPr>
      <w:spacing w:before="150" w:after="150"/>
    </w:pPr>
    <w:rPr>
      <w:rFonts w:ascii="Times New Roman" w:eastAsia="Times New Roman" w:hAnsi="Times New Roman"/>
      <w:sz w:val="21"/>
      <w:szCs w:val="21"/>
    </w:rPr>
  </w:style>
  <w:style w:type="paragraph" w:customStyle="1" w:styleId="org-user-notice-icon">
    <w:name w:val="org-user-notice-icon"/>
    <w:basedOn w:val="Normal"/>
    <w:rsid w:val="00AB127A"/>
    <w:pPr>
      <w:spacing w:before="150" w:after="300"/>
      <w:ind w:left="150" w:right="150"/>
    </w:pPr>
    <w:rPr>
      <w:rFonts w:ascii="Times New Roman" w:eastAsia="Times New Roman" w:hAnsi="Times New Roman"/>
      <w:color w:val="CCCCCC"/>
      <w:sz w:val="68"/>
      <w:szCs w:val="68"/>
    </w:rPr>
  </w:style>
  <w:style w:type="paragraph" w:customStyle="1" w:styleId="manage-repo-access-header">
    <w:name w:val="manage-repo-access-header"/>
    <w:basedOn w:val="Normal"/>
    <w:rsid w:val="00AB127A"/>
    <w:pPr>
      <w:spacing w:before="450" w:after="450"/>
    </w:pPr>
    <w:rPr>
      <w:rFonts w:ascii="Times New Roman" w:eastAsia="Times New Roman" w:hAnsi="Times New Roman"/>
      <w:sz w:val="24"/>
    </w:rPr>
  </w:style>
  <w:style w:type="paragraph" w:customStyle="1" w:styleId="manage-repo-access-heading">
    <w:name w:val="manage-repo-access-heading"/>
    <w:basedOn w:val="Normal"/>
    <w:rsid w:val="00AB127A"/>
    <w:pPr>
      <w:spacing w:before="0" w:after="0"/>
    </w:pPr>
    <w:rPr>
      <w:rFonts w:ascii="Times New Roman" w:eastAsia="Times New Roman" w:hAnsi="Times New Roman"/>
      <w:sz w:val="36"/>
      <w:szCs w:val="36"/>
    </w:rPr>
  </w:style>
  <w:style w:type="paragraph" w:customStyle="1" w:styleId="manage-repo-access-lead">
    <w:name w:val="manage-repo-access-lead"/>
    <w:basedOn w:val="Normal"/>
    <w:rsid w:val="00AB127A"/>
    <w:pPr>
      <w:spacing w:before="45" w:after="0"/>
    </w:pPr>
    <w:rPr>
      <w:rFonts w:ascii="Times New Roman" w:eastAsia="Times New Roman" w:hAnsi="Times New Roman"/>
      <w:color w:val="586069"/>
      <w:sz w:val="24"/>
    </w:rPr>
  </w:style>
  <w:style w:type="paragraph" w:customStyle="1" w:styleId="manage-repo-access-group">
    <w:name w:val="manage-repo-access-group"/>
    <w:basedOn w:val="Normal"/>
    <w:rsid w:val="00AB127A"/>
    <w:pPr>
      <w:pBdr>
        <w:top w:val="single" w:sz="6" w:space="0" w:color="DDDDDD"/>
        <w:left w:val="single" w:sz="6" w:space="0" w:color="DDDDDD"/>
        <w:bottom w:val="single" w:sz="6" w:space="0" w:color="DDDDDD"/>
        <w:right w:val="single" w:sz="6" w:space="0" w:color="DDDDDD"/>
      </w:pBdr>
      <w:shd w:val="clear" w:color="auto" w:fill="FFFFFF"/>
      <w:spacing w:before="100" w:beforeAutospacing="1" w:after="100" w:afterAutospacing="1"/>
    </w:pPr>
    <w:rPr>
      <w:rFonts w:ascii="Times New Roman" w:eastAsia="Times New Roman" w:hAnsi="Times New Roman"/>
      <w:sz w:val="24"/>
    </w:rPr>
  </w:style>
  <w:style w:type="paragraph" w:customStyle="1" w:styleId="manage-repo-access-title">
    <w:name w:val="manage-repo-access-title"/>
    <w:basedOn w:val="Normal"/>
    <w:rsid w:val="00AB127A"/>
    <w:pPr>
      <w:pBdr>
        <w:bottom w:val="single" w:sz="6" w:space="9" w:color="DDDDDD"/>
      </w:pBdr>
      <w:shd w:val="clear" w:color="auto" w:fill="F8F8F8"/>
      <w:spacing w:before="0" w:after="0"/>
    </w:pPr>
    <w:rPr>
      <w:rFonts w:ascii="Times New Roman" w:eastAsia="Times New Roman" w:hAnsi="Times New Roman"/>
      <w:sz w:val="21"/>
      <w:szCs w:val="21"/>
    </w:rPr>
  </w:style>
  <w:style w:type="paragraph" w:customStyle="1" w:styleId="manage-repo-access-wrapper">
    <w:name w:val="manage-repo-access-wrapper"/>
    <w:basedOn w:val="Normal"/>
    <w:rsid w:val="00AB127A"/>
    <w:pPr>
      <w:spacing w:before="100" w:beforeAutospacing="1" w:after="100" w:afterAutospacing="1"/>
    </w:pPr>
    <w:rPr>
      <w:rFonts w:ascii="Times New Roman" w:eastAsia="Times New Roman" w:hAnsi="Times New Roman"/>
      <w:sz w:val="24"/>
    </w:rPr>
  </w:style>
  <w:style w:type="paragraph" w:customStyle="1" w:styleId="manage-repo-access-icon">
    <w:name w:val="manage-repo-access-icon"/>
    <w:basedOn w:val="Normal"/>
    <w:rsid w:val="00AB127A"/>
    <w:pPr>
      <w:shd w:val="clear" w:color="auto" w:fill="FFFFFF"/>
      <w:spacing w:before="0" w:after="100" w:afterAutospacing="1"/>
      <w:ind w:left="-375"/>
    </w:pPr>
    <w:rPr>
      <w:rFonts w:ascii="Times New Roman" w:eastAsia="Times New Roman" w:hAnsi="Times New Roman"/>
      <w:sz w:val="24"/>
    </w:rPr>
  </w:style>
  <w:style w:type="paragraph" w:customStyle="1" w:styleId="manage-repo-access-list-item">
    <w:name w:val="manage-repo-access-list-item"/>
    <w:basedOn w:val="Normal"/>
    <w:rsid w:val="00AB127A"/>
    <w:pPr>
      <w:spacing w:before="100" w:beforeAutospacing="1" w:after="100" w:afterAutospacing="1"/>
    </w:pPr>
    <w:rPr>
      <w:rFonts w:ascii="Times New Roman" w:eastAsia="Times New Roman" w:hAnsi="Times New Roman"/>
      <w:sz w:val="24"/>
    </w:rPr>
  </w:style>
  <w:style w:type="paragraph" w:customStyle="1" w:styleId="manage-repo-access-teams-group">
    <w:name w:val="manage-repo-access-teams-group"/>
    <w:basedOn w:val="Normal"/>
    <w:rsid w:val="00AB127A"/>
    <w:pPr>
      <w:pBdr>
        <w:top w:val="single" w:sz="6" w:space="0" w:color="DDDDDD"/>
        <w:left w:val="single" w:sz="6" w:space="0" w:color="DDDDDD"/>
        <w:bottom w:val="single" w:sz="6" w:space="0" w:color="DDDDDD"/>
        <w:right w:val="single" w:sz="6" w:space="0" w:color="DDDDDD"/>
      </w:pBdr>
      <w:spacing w:before="0" w:after="100" w:afterAutospacing="1"/>
    </w:pPr>
    <w:rPr>
      <w:rFonts w:ascii="Times New Roman" w:eastAsia="Times New Roman" w:hAnsi="Times New Roman"/>
      <w:sz w:val="24"/>
    </w:rPr>
  </w:style>
  <w:style w:type="paragraph" w:customStyle="1" w:styleId="manage-repo-access-team-item">
    <w:name w:val="manage-repo-access-team-item"/>
    <w:basedOn w:val="Normal"/>
    <w:rsid w:val="00AB127A"/>
    <w:pPr>
      <w:pBdr>
        <w:top w:val="single" w:sz="6" w:space="0" w:color="EEEEEE"/>
      </w:pBdr>
      <w:spacing w:before="100" w:beforeAutospacing="1" w:after="100" w:afterAutospacing="1"/>
    </w:pPr>
    <w:rPr>
      <w:rFonts w:ascii="Times New Roman" w:eastAsia="Times New Roman" w:hAnsi="Times New Roman"/>
      <w:sz w:val="24"/>
    </w:rPr>
  </w:style>
  <w:style w:type="paragraph" w:customStyle="1" w:styleId="manage-repo-access-description">
    <w:name w:val="manage-repo-access-description"/>
    <w:basedOn w:val="Normal"/>
    <w:rsid w:val="00AB127A"/>
    <w:pPr>
      <w:spacing w:before="45" w:after="0"/>
    </w:pPr>
    <w:rPr>
      <w:rFonts w:ascii="Times New Roman" w:eastAsia="Times New Roman" w:hAnsi="Times New Roman"/>
      <w:sz w:val="24"/>
    </w:rPr>
  </w:style>
  <w:style w:type="paragraph" w:customStyle="1" w:styleId="manage-repo-access-not-active">
    <w:name w:val="manage-repo-access-not-active"/>
    <w:basedOn w:val="Normal"/>
    <w:rsid w:val="00AB127A"/>
    <w:pPr>
      <w:shd w:val="clear" w:color="auto" w:fill="FAFBFC"/>
      <w:spacing w:before="100" w:beforeAutospacing="1" w:after="100" w:afterAutospacing="1"/>
    </w:pPr>
    <w:rPr>
      <w:rFonts w:ascii="Times New Roman" w:eastAsia="Times New Roman" w:hAnsi="Times New Roman"/>
      <w:color w:val="24292E"/>
      <w:sz w:val="24"/>
    </w:rPr>
  </w:style>
  <w:style w:type="paragraph" w:customStyle="1" w:styleId="manage-access-remove-footer">
    <w:name w:val="manage-access-remove-footer"/>
    <w:basedOn w:val="Normal"/>
    <w:rsid w:val="00AB127A"/>
    <w:pPr>
      <w:pBdr>
        <w:top w:val="single" w:sz="6" w:space="11" w:color="DDDDDD"/>
      </w:pBdr>
      <w:spacing w:before="100" w:beforeAutospacing="1" w:after="100" w:afterAutospacing="1"/>
    </w:pPr>
    <w:rPr>
      <w:rFonts w:ascii="Times New Roman" w:eastAsia="Times New Roman" w:hAnsi="Times New Roman"/>
      <w:sz w:val="24"/>
    </w:rPr>
  </w:style>
  <w:style w:type="paragraph" w:customStyle="1" w:styleId="manage-access-none">
    <w:name w:val="manage-access-none"/>
    <w:basedOn w:val="Normal"/>
    <w:rsid w:val="00AB127A"/>
    <w:pPr>
      <w:spacing w:before="300" w:after="300"/>
      <w:ind w:left="750" w:right="750"/>
      <w:jc w:val="center"/>
    </w:pPr>
    <w:rPr>
      <w:rFonts w:ascii="Times New Roman" w:eastAsia="Times New Roman" w:hAnsi="Times New Roman"/>
      <w:sz w:val="24"/>
    </w:rPr>
  </w:style>
  <w:style w:type="paragraph" w:customStyle="1" w:styleId="ldap-group-dn">
    <w:name w:val="ldap-group-dn"/>
    <w:basedOn w:val="Normal"/>
    <w:rsid w:val="00AB127A"/>
    <w:pPr>
      <w:spacing w:before="100" w:beforeAutospacing="1" w:after="100" w:afterAutospacing="1"/>
    </w:pPr>
    <w:rPr>
      <w:rFonts w:ascii="Times New Roman" w:eastAsia="Times New Roman" w:hAnsi="Times New Roman"/>
      <w:color w:val="AAAAAA"/>
      <w:sz w:val="24"/>
    </w:rPr>
  </w:style>
  <w:style w:type="paragraph" w:customStyle="1" w:styleId="ldap-memberships-list">
    <w:name w:val="ldap-memberships-list"/>
    <w:basedOn w:val="Normal"/>
    <w:rsid w:val="00AB127A"/>
    <w:pPr>
      <w:spacing w:before="100" w:beforeAutospacing="1" w:after="450"/>
    </w:pPr>
    <w:rPr>
      <w:rFonts w:ascii="Times New Roman" w:eastAsia="Times New Roman" w:hAnsi="Times New Roman"/>
      <w:sz w:val="24"/>
    </w:rPr>
  </w:style>
  <w:style w:type="paragraph" w:customStyle="1" w:styleId="team-name-field">
    <w:name w:val="team-name-field"/>
    <w:basedOn w:val="Normal"/>
    <w:rsid w:val="00AB127A"/>
    <w:pPr>
      <w:spacing w:before="100" w:beforeAutospacing="1" w:after="100" w:afterAutospacing="1"/>
    </w:pPr>
    <w:rPr>
      <w:rFonts w:ascii="Times New Roman" w:eastAsia="Times New Roman" w:hAnsi="Times New Roman"/>
      <w:sz w:val="24"/>
    </w:rPr>
  </w:style>
  <w:style w:type="paragraph" w:customStyle="1" w:styleId="ldap-import-form-actions">
    <w:name w:val="ldap-import-form-actions"/>
    <w:basedOn w:val="Normal"/>
    <w:rsid w:val="00AB127A"/>
    <w:pPr>
      <w:spacing w:before="450" w:after="100" w:afterAutospacing="1"/>
    </w:pPr>
    <w:rPr>
      <w:rFonts w:ascii="Times New Roman" w:eastAsia="Times New Roman" w:hAnsi="Times New Roman"/>
      <w:sz w:val="24"/>
    </w:rPr>
  </w:style>
  <w:style w:type="paragraph" w:customStyle="1" w:styleId="invited-banner">
    <w:name w:val="invited-banner"/>
    <w:basedOn w:val="Normal"/>
    <w:rsid w:val="00AB127A"/>
    <w:pPr>
      <w:spacing w:before="100" w:beforeAutospacing="1" w:after="300"/>
    </w:pPr>
    <w:rPr>
      <w:rFonts w:ascii="Times New Roman" w:eastAsia="Times New Roman" w:hAnsi="Times New Roman"/>
      <w:sz w:val="24"/>
    </w:rPr>
  </w:style>
  <w:style w:type="paragraph" w:customStyle="1" w:styleId="manage-memberships-nav">
    <w:name w:val="manage-memberships-nav"/>
    <w:basedOn w:val="Normal"/>
    <w:rsid w:val="00AB127A"/>
    <w:pPr>
      <w:spacing w:before="150" w:after="100" w:afterAutospacing="1"/>
    </w:pPr>
    <w:rPr>
      <w:rFonts w:ascii="Times New Roman" w:eastAsia="Times New Roman" w:hAnsi="Times New Roman"/>
      <w:sz w:val="24"/>
    </w:rPr>
  </w:style>
  <w:style w:type="paragraph" w:customStyle="1" w:styleId="theme-picker">
    <w:name w:val="theme-picker"/>
    <w:basedOn w:val="Normal"/>
    <w:rsid w:val="00AB127A"/>
    <w:pPr>
      <w:shd w:val="clear" w:color="auto" w:fill="FFFFFF"/>
      <w:spacing w:before="100" w:beforeAutospacing="1" w:after="0"/>
    </w:pPr>
    <w:rPr>
      <w:rFonts w:ascii="Times New Roman" w:eastAsia="Times New Roman" w:hAnsi="Times New Roman"/>
      <w:sz w:val="24"/>
    </w:rPr>
  </w:style>
  <w:style w:type="paragraph" w:customStyle="1" w:styleId="theme-picker-thumbs">
    <w:name w:val="theme-picker-thumbs"/>
    <w:basedOn w:val="Normal"/>
    <w:rsid w:val="00AB127A"/>
    <w:pPr>
      <w:pBdr>
        <w:bottom w:val="single" w:sz="6" w:space="0" w:color="EEEEEE"/>
      </w:pBdr>
      <w:spacing w:before="100" w:beforeAutospacing="1" w:after="100" w:afterAutospacing="1"/>
    </w:pPr>
    <w:rPr>
      <w:rFonts w:ascii="Times New Roman" w:eastAsia="Times New Roman" w:hAnsi="Times New Roman"/>
      <w:sz w:val="24"/>
    </w:rPr>
  </w:style>
  <w:style w:type="paragraph" w:customStyle="1" w:styleId="theme-toggle">
    <w:name w:val="theme-toggle"/>
    <w:basedOn w:val="Normal"/>
    <w:rsid w:val="00AB127A"/>
    <w:pPr>
      <w:spacing w:before="100" w:beforeAutospacing="1" w:after="100" w:afterAutospacing="1"/>
    </w:pPr>
    <w:rPr>
      <w:rFonts w:ascii="Times New Roman" w:eastAsia="Times New Roman" w:hAnsi="Times New Roman"/>
      <w:color w:val="CCCCCC"/>
      <w:sz w:val="24"/>
    </w:rPr>
  </w:style>
  <w:style w:type="paragraph" w:customStyle="1" w:styleId="theme-selector">
    <w:name w:val="theme-selector"/>
    <w:basedOn w:val="Normal"/>
    <w:rsid w:val="00AB127A"/>
    <w:pPr>
      <w:spacing w:before="225" w:after="225"/>
      <w:ind w:left="690" w:right="690"/>
    </w:pPr>
    <w:rPr>
      <w:rFonts w:ascii="Times New Roman" w:eastAsia="Times New Roman" w:hAnsi="Times New Roman"/>
      <w:sz w:val="24"/>
    </w:rPr>
  </w:style>
  <w:style w:type="paragraph" w:customStyle="1" w:styleId="theme-selector-thumbnail">
    <w:name w:val="theme-selector-thumbnail"/>
    <w:basedOn w:val="Normal"/>
    <w:rsid w:val="00AB127A"/>
    <w:pPr>
      <w:pBdr>
        <w:top w:val="single" w:sz="6" w:space="2" w:color="DDDDDD"/>
        <w:left w:val="single" w:sz="6" w:space="2" w:color="DDDDDD"/>
        <w:bottom w:val="single" w:sz="6" w:space="2" w:color="DDDDDD"/>
        <w:right w:val="single" w:sz="6" w:space="2" w:color="DDDDDD"/>
      </w:pBdr>
      <w:spacing w:before="100" w:beforeAutospacing="1" w:after="100" w:afterAutospacing="1"/>
    </w:pPr>
    <w:rPr>
      <w:rFonts w:ascii="Times New Roman" w:eastAsia="Times New Roman" w:hAnsi="Times New Roman"/>
      <w:sz w:val="24"/>
    </w:rPr>
  </w:style>
  <w:style w:type="paragraph" w:customStyle="1" w:styleId="theme-selector-img">
    <w:name w:val="theme-selector-img"/>
    <w:basedOn w:val="Normal"/>
    <w:rsid w:val="00AB127A"/>
    <w:pPr>
      <w:spacing w:before="100" w:beforeAutospacing="1" w:after="100" w:afterAutospacing="1"/>
    </w:pPr>
    <w:rPr>
      <w:rFonts w:ascii="Times New Roman" w:eastAsia="Times New Roman" w:hAnsi="Times New Roman"/>
      <w:sz w:val="24"/>
    </w:rPr>
  </w:style>
  <w:style w:type="paragraph" w:customStyle="1" w:styleId="theme-picker-spinner">
    <w:name w:val="theme-picker-spinner"/>
    <w:basedOn w:val="Normal"/>
    <w:rsid w:val="00AB127A"/>
    <w:pPr>
      <w:shd w:val="clear" w:color="auto" w:fill="FFFFFF"/>
      <w:spacing w:before="100" w:beforeAutospacing="1" w:after="100" w:afterAutospacing="1"/>
      <w:ind w:left="-240"/>
    </w:pPr>
    <w:rPr>
      <w:rFonts w:ascii="Times New Roman" w:eastAsia="Times New Roman" w:hAnsi="Times New Roman"/>
      <w:sz w:val="24"/>
    </w:rPr>
  </w:style>
  <w:style w:type="paragraph" w:customStyle="1" w:styleId="theme-picker-controls">
    <w:name w:val="theme-picker-controls"/>
    <w:basedOn w:val="Normal"/>
    <w:rsid w:val="00AB127A"/>
    <w:pPr>
      <w:spacing w:before="100" w:beforeAutospacing="1" w:after="100" w:afterAutospacing="1" w:line="510" w:lineRule="atLeast"/>
      <w:ind w:left="-1650"/>
      <w:jc w:val="center"/>
    </w:pPr>
    <w:rPr>
      <w:rFonts w:ascii="Times New Roman" w:eastAsia="Times New Roman" w:hAnsi="Times New Roman"/>
      <w:sz w:val="24"/>
    </w:rPr>
  </w:style>
  <w:style w:type="paragraph" w:customStyle="1" w:styleId="theme-name">
    <w:name w:val="theme-name"/>
    <w:basedOn w:val="Normal"/>
    <w:rsid w:val="00AB127A"/>
    <w:pPr>
      <w:spacing w:before="100" w:beforeAutospacing="1" w:after="100" w:afterAutospacing="1"/>
      <w:ind w:left="150" w:right="150"/>
      <w:textAlignment w:val="center"/>
    </w:pPr>
    <w:rPr>
      <w:rFonts w:ascii="Times New Roman" w:eastAsia="Times New Roman" w:hAnsi="Times New Roman"/>
      <w:sz w:val="30"/>
      <w:szCs w:val="30"/>
    </w:rPr>
  </w:style>
  <w:style w:type="paragraph" w:customStyle="1" w:styleId="page-preview">
    <w:name w:val="page-preview"/>
    <w:basedOn w:val="Normal"/>
    <w:rsid w:val="00AB127A"/>
    <w:pPr>
      <w:shd w:val="clear" w:color="auto" w:fill="FFFFFF"/>
      <w:spacing w:before="100" w:beforeAutospacing="1" w:after="100" w:afterAutospacing="1"/>
    </w:pPr>
    <w:rPr>
      <w:rFonts w:ascii="Times New Roman" w:eastAsia="Times New Roman" w:hAnsi="Times New Roman"/>
      <w:sz w:val="24"/>
    </w:rPr>
  </w:style>
  <w:style w:type="paragraph" w:customStyle="1" w:styleId="pinned-items-reorder-error">
    <w:name w:val="pinned-items-reorder-error"/>
    <w:basedOn w:val="Normal"/>
    <w:rsid w:val="00AB127A"/>
    <w:pPr>
      <w:spacing w:before="100" w:beforeAutospacing="1" w:after="100" w:afterAutospacing="1"/>
    </w:pPr>
    <w:rPr>
      <w:rFonts w:ascii="Times New Roman" w:eastAsia="Times New Roman" w:hAnsi="Times New Roman"/>
      <w:color w:val="86181D"/>
      <w:szCs w:val="18"/>
    </w:rPr>
  </w:style>
  <w:style w:type="paragraph" w:customStyle="1" w:styleId="pinned-items-setting-link">
    <w:name w:val="pinned-items-setting-link"/>
    <w:basedOn w:val="Normal"/>
    <w:rsid w:val="00AB127A"/>
    <w:pPr>
      <w:spacing w:before="100" w:beforeAutospacing="1" w:after="100" w:afterAutospacing="1"/>
    </w:pPr>
    <w:rPr>
      <w:rFonts w:ascii="Times New Roman" w:eastAsia="Times New Roman" w:hAnsi="Times New Roman"/>
      <w:sz w:val="20"/>
      <w:szCs w:val="20"/>
    </w:rPr>
  </w:style>
  <w:style w:type="paragraph" w:customStyle="1" w:styleId="pinned-item-name">
    <w:name w:val="pinned-item-name"/>
    <w:basedOn w:val="Normal"/>
    <w:rsid w:val="00AB127A"/>
    <w:pPr>
      <w:spacing w:before="100" w:beforeAutospacing="1" w:after="100" w:afterAutospacing="1"/>
    </w:pPr>
    <w:rPr>
      <w:rFonts w:ascii="Times New Roman" w:eastAsia="Times New Roman" w:hAnsi="Times New Roman"/>
      <w:color w:val="2F363D"/>
      <w:sz w:val="24"/>
    </w:rPr>
  </w:style>
  <w:style w:type="paragraph" w:customStyle="1" w:styleId="progress-pjax-loader">
    <w:name w:val="progress-pjax-loader"/>
    <w:basedOn w:val="Normal"/>
    <w:rsid w:val="00AB127A"/>
    <w:pPr>
      <w:spacing w:before="100" w:beforeAutospacing="1" w:after="100" w:afterAutospacing="1"/>
    </w:pPr>
    <w:rPr>
      <w:rFonts w:ascii="Times New Roman" w:eastAsia="Times New Roman" w:hAnsi="Times New Roman"/>
      <w:sz w:val="24"/>
    </w:rPr>
  </w:style>
  <w:style w:type="paragraph" w:customStyle="1" w:styleId="project-header">
    <w:name w:val="project-header"/>
    <w:basedOn w:val="Normal"/>
    <w:rsid w:val="00AB127A"/>
    <w:pPr>
      <w:shd w:val="clear" w:color="auto" w:fill="EFF1F3"/>
      <w:spacing w:before="100" w:beforeAutospacing="1" w:after="100" w:afterAutospacing="1"/>
    </w:pPr>
    <w:rPr>
      <w:rFonts w:ascii="Times New Roman" w:eastAsia="Times New Roman" w:hAnsi="Times New Roman"/>
      <w:sz w:val="24"/>
    </w:rPr>
  </w:style>
  <w:style w:type="paragraph" w:customStyle="1" w:styleId="pending-cards-status">
    <w:name w:val="pending-cards-status"/>
    <w:basedOn w:val="Normal"/>
    <w:rsid w:val="00AB127A"/>
    <w:pPr>
      <w:pBdr>
        <w:top w:val="single" w:sz="12" w:space="0" w:color="FFFFFF"/>
        <w:left w:val="single" w:sz="12" w:space="0" w:color="FFFFFF"/>
        <w:bottom w:val="single" w:sz="12" w:space="0" w:color="FFFFFF"/>
        <w:right w:val="single" w:sz="12" w:space="0" w:color="FFFFFF"/>
      </w:pBdr>
      <w:spacing w:before="100" w:beforeAutospacing="1" w:after="100" w:afterAutospacing="1"/>
    </w:pPr>
    <w:rPr>
      <w:rFonts w:ascii="Times New Roman" w:eastAsia="Times New Roman" w:hAnsi="Times New Roman"/>
      <w:sz w:val="24"/>
    </w:rPr>
  </w:style>
  <w:style w:type="paragraph" w:customStyle="1" w:styleId="project-column">
    <w:name w:val="project-column"/>
    <w:basedOn w:val="Normal"/>
    <w:rsid w:val="00AB127A"/>
    <w:pPr>
      <w:shd w:val="clear" w:color="auto" w:fill="EFF1F3"/>
      <w:spacing w:before="100" w:beforeAutospacing="1" w:after="100" w:afterAutospacing="1"/>
    </w:pPr>
    <w:rPr>
      <w:rFonts w:ascii="Times New Roman" w:eastAsia="Times New Roman" w:hAnsi="Times New Roman"/>
      <w:sz w:val="24"/>
    </w:rPr>
  </w:style>
  <w:style w:type="paragraph" w:customStyle="1" w:styleId="new-project-column">
    <w:name w:val="new-project-column"/>
    <w:basedOn w:val="Normal"/>
    <w:rsid w:val="00AB127A"/>
    <w:pPr>
      <w:spacing w:before="100" w:beforeAutospacing="1" w:after="100" w:afterAutospacing="1"/>
    </w:pPr>
    <w:rPr>
      <w:rFonts w:ascii="Times New Roman" w:eastAsia="Times New Roman" w:hAnsi="Times New Roman"/>
      <w:sz w:val="24"/>
    </w:rPr>
  </w:style>
  <w:style w:type="paragraph" w:customStyle="1" w:styleId="sortable-ghost">
    <w:name w:val="sortable-ghost"/>
    <w:basedOn w:val="Normal"/>
    <w:rsid w:val="00AB127A"/>
    <w:pPr>
      <w:shd w:val="clear" w:color="auto" w:fill="F6F8FA"/>
      <w:spacing w:before="100" w:beforeAutospacing="1" w:after="100" w:afterAutospacing="1"/>
    </w:pPr>
    <w:rPr>
      <w:rFonts w:ascii="Times New Roman" w:eastAsia="Times New Roman" w:hAnsi="Times New Roman"/>
      <w:sz w:val="24"/>
    </w:rPr>
  </w:style>
  <w:style w:type="paragraph" w:customStyle="1" w:styleId="card-filter-input">
    <w:name w:val="card-filter-input"/>
    <w:basedOn w:val="Normal"/>
    <w:rsid w:val="00AB127A"/>
    <w:pPr>
      <w:spacing w:before="100" w:beforeAutospacing="1" w:after="100" w:afterAutospacing="1"/>
    </w:pPr>
    <w:rPr>
      <w:rFonts w:ascii="Times New Roman" w:eastAsia="Times New Roman" w:hAnsi="Times New Roman"/>
      <w:sz w:val="24"/>
    </w:rPr>
  </w:style>
  <w:style w:type="paragraph" w:customStyle="1" w:styleId="projects-reset-query-icon">
    <w:name w:val="projects-reset-query-icon"/>
    <w:basedOn w:val="Normal"/>
    <w:rsid w:val="00AB127A"/>
    <w:pPr>
      <w:shd w:val="clear" w:color="auto" w:fill="6A737D"/>
      <w:spacing w:before="100" w:beforeAutospacing="1" w:after="100" w:afterAutospacing="1"/>
    </w:pPr>
    <w:rPr>
      <w:rFonts w:ascii="Times New Roman" w:eastAsia="Times New Roman" w:hAnsi="Times New Roman"/>
      <w:sz w:val="24"/>
    </w:rPr>
  </w:style>
  <w:style w:type="paragraph" w:customStyle="1" w:styleId="project-issue-body-blur">
    <w:name w:val="project-issue-body-blur"/>
    <w:basedOn w:val="Normal"/>
    <w:rsid w:val="00AB127A"/>
    <w:pPr>
      <w:spacing w:before="100" w:beforeAutospacing="1" w:after="100" w:afterAutospacing="1"/>
    </w:pPr>
    <w:rPr>
      <w:rFonts w:ascii="Times New Roman" w:eastAsia="Times New Roman" w:hAnsi="Times New Roman"/>
      <w:sz w:val="24"/>
    </w:rPr>
  </w:style>
  <w:style w:type="paragraph" w:customStyle="1" w:styleId="vcard-names">
    <w:name w:val="vcard-names"/>
    <w:basedOn w:val="Normal"/>
    <w:rsid w:val="00AB127A"/>
    <w:pPr>
      <w:spacing w:before="100" w:beforeAutospacing="1" w:after="100" w:afterAutospacing="1"/>
    </w:pPr>
    <w:rPr>
      <w:rFonts w:ascii="Times New Roman" w:eastAsia="Times New Roman" w:hAnsi="Times New Roman"/>
      <w:sz w:val="24"/>
    </w:rPr>
  </w:style>
  <w:style w:type="paragraph" w:customStyle="1" w:styleId="vcard-fullname">
    <w:name w:val="vcard-fullname"/>
    <w:basedOn w:val="Normal"/>
    <w:rsid w:val="00AB127A"/>
    <w:pPr>
      <w:spacing w:before="100" w:beforeAutospacing="1" w:after="100" w:afterAutospacing="1" w:line="450" w:lineRule="atLeast"/>
    </w:pPr>
    <w:rPr>
      <w:rFonts w:ascii="Times New Roman" w:eastAsia="Times New Roman" w:hAnsi="Times New Roman"/>
      <w:sz w:val="39"/>
      <w:szCs w:val="39"/>
    </w:rPr>
  </w:style>
  <w:style w:type="paragraph" w:customStyle="1" w:styleId="vcard-username">
    <w:name w:val="vcard-username"/>
    <w:basedOn w:val="Normal"/>
    <w:rsid w:val="00AB127A"/>
    <w:pPr>
      <w:spacing w:before="100" w:beforeAutospacing="1" w:after="100" w:afterAutospacing="1" w:line="360" w:lineRule="atLeast"/>
    </w:pPr>
    <w:rPr>
      <w:rFonts w:ascii="Times New Roman" w:eastAsia="Times New Roman" w:hAnsi="Times New Roman"/>
      <w:color w:val="666666"/>
      <w:sz w:val="30"/>
      <w:szCs w:val="30"/>
    </w:rPr>
  </w:style>
  <w:style w:type="paragraph" w:customStyle="1" w:styleId="vcard-detail">
    <w:name w:val="vcard-detail"/>
    <w:basedOn w:val="Normal"/>
    <w:rsid w:val="00AB127A"/>
    <w:pPr>
      <w:spacing w:before="100" w:beforeAutospacing="1" w:after="100" w:afterAutospacing="1"/>
    </w:pPr>
    <w:rPr>
      <w:rFonts w:ascii="Times New Roman" w:eastAsia="Times New Roman" w:hAnsi="Times New Roman"/>
      <w:sz w:val="21"/>
      <w:szCs w:val="21"/>
    </w:rPr>
  </w:style>
  <w:style w:type="paragraph" w:customStyle="1" w:styleId="new-user-avatar-cta">
    <w:name w:val="new-user-avatar-cta"/>
    <w:basedOn w:val="Normal"/>
    <w:rsid w:val="00AB127A"/>
    <w:pPr>
      <w:pBdr>
        <w:top w:val="single" w:sz="6" w:space="0" w:color="D0E5F8"/>
        <w:left w:val="single" w:sz="6" w:space="0" w:color="D0E5F8"/>
        <w:bottom w:val="single" w:sz="6" w:space="0" w:color="D0E5F8"/>
        <w:right w:val="single" w:sz="6" w:space="0" w:color="D0E5F8"/>
      </w:pBdr>
      <w:shd w:val="clear" w:color="auto" w:fill="F1F6FB"/>
      <w:spacing w:before="100" w:beforeAutospacing="1" w:after="100" w:afterAutospacing="1"/>
    </w:pPr>
    <w:rPr>
      <w:rFonts w:ascii="Times New Roman" w:eastAsia="Times New Roman" w:hAnsi="Times New Roman"/>
      <w:color w:val="244F79"/>
      <w:sz w:val="21"/>
      <w:szCs w:val="21"/>
    </w:rPr>
  </w:style>
  <w:style w:type="paragraph" w:customStyle="1" w:styleId="user-profile-bio">
    <w:name w:val="user-profile-bio"/>
    <w:basedOn w:val="Normal"/>
    <w:rsid w:val="00AB127A"/>
    <w:pPr>
      <w:spacing w:before="100" w:beforeAutospacing="1" w:after="100" w:afterAutospacing="1"/>
    </w:pPr>
    <w:rPr>
      <w:rFonts w:ascii="Times New Roman" w:eastAsia="Times New Roman" w:hAnsi="Times New Roman"/>
      <w:sz w:val="21"/>
      <w:szCs w:val="21"/>
    </w:rPr>
  </w:style>
  <w:style w:type="paragraph" w:customStyle="1" w:styleId="user-profile-bio-message">
    <w:name w:val="user-profile-bio-message"/>
    <w:basedOn w:val="Normal"/>
    <w:rsid w:val="00AB127A"/>
    <w:pPr>
      <w:spacing w:before="75" w:after="0"/>
    </w:pPr>
    <w:rPr>
      <w:rFonts w:ascii="Times New Roman" w:eastAsia="Times New Roman" w:hAnsi="Times New Roman"/>
      <w:color w:val="86181D"/>
      <w:szCs w:val="18"/>
    </w:rPr>
  </w:style>
  <w:style w:type="paragraph" w:customStyle="1" w:styleId="user-profile-sticky-bar">
    <w:name w:val="user-profile-sticky-bar"/>
    <w:basedOn w:val="Normal"/>
    <w:rsid w:val="00AB127A"/>
    <w:pPr>
      <w:wordWrap w:val="0"/>
      <w:spacing w:before="100" w:beforeAutospacing="1" w:after="100" w:afterAutospacing="1"/>
    </w:pPr>
    <w:rPr>
      <w:rFonts w:ascii="Times New Roman" w:eastAsia="Times New Roman" w:hAnsi="Times New Roman"/>
      <w:sz w:val="24"/>
    </w:rPr>
  </w:style>
  <w:style w:type="paragraph" w:customStyle="1" w:styleId="user-profile-mini-vcard">
    <w:name w:val="user-profile-mini-vcard"/>
    <w:basedOn w:val="Normal"/>
    <w:rsid w:val="00AB127A"/>
    <w:pPr>
      <w:spacing w:before="100" w:beforeAutospacing="1" w:after="100" w:afterAutospacing="1"/>
    </w:pPr>
    <w:rPr>
      <w:rFonts w:ascii="Times New Roman" w:eastAsia="Times New Roman" w:hAnsi="Times New Roman"/>
      <w:sz w:val="24"/>
    </w:rPr>
  </w:style>
  <w:style w:type="paragraph" w:customStyle="1" w:styleId="user-profile-mini-avatar">
    <w:name w:val="user-profile-mini-avatar"/>
    <w:basedOn w:val="Normal"/>
    <w:rsid w:val="00AB127A"/>
    <w:pPr>
      <w:spacing w:before="100" w:beforeAutospacing="1" w:after="100" w:afterAutospacing="1"/>
    </w:pPr>
    <w:rPr>
      <w:rFonts w:ascii="Times New Roman" w:eastAsia="Times New Roman" w:hAnsi="Times New Roman"/>
      <w:sz w:val="24"/>
    </w:rPr>
  </w:style>
  <w:style w:type="paragraph" w:customStyle="1" w:styleId="mini-follow-button">
    <w:name w:val="mini-follow-button"/>
    <w:basedOn w:val="Normal"/>
    <w:rsid w:val="00AB127A"/>
    <w:pPr>
      <w:spacing w:before="100" w:beforeAutospacing="1" w:after="100" w:afterAutospacing="1"/>
    </w:pPr>
    <w:rPr>
      <w:rFonts w:ascii="Times New Roman" w:eastAsia="Times New Roman" w:hAnsi="Times New Roman"/>
      <w:sz w:val="24"/>
    </w:rPr>
  </w:style>
  <w:style w:type="paragraph" w:customStyle="1" w:styleId="blocked-user-notice">
    <w:name w:val="blocked-user-notice"/>
    <w:basedOn w:val="Normal"/>
    <w:rsid w:val="00AB127A"/>
    <w:pPr>
      <w:pBdr>
        <w:top w:val="single" w:sz="6" w:space="6" w:color="D73A49"/>
        <w:left w:val="single" w:sz="6" w:space="12" w:color="D73A49"/>
        <w:bottom w:val="single" w:sz="6" w:space="6" w:color="D73A49"/>
        <w:right w:val="single" w:sz="6" w:space="12" w:color="D73A49"/>
      </w:pBdr>
      <w:spacing w:before="100" w:beforeAutospacing="1" w:after="100" w:afterAutospacing="1"/>
      <w:jc w:val="center"/>
    </w:pPr>
    <w:rPr>
      <w:rFonts w:ascii="Times New Roman" w:eastAsia="Times New Roman" w:hAnsi="Times New Roman"/>
      <w:color w:val="CB2431"/>
      <w:sz w:val="24"/>
    </w:rPr>
  </w:style>
  <w:style w:type="paragraph" w:customStyle="1" w:styleId="user-profile-nav">
    <w:name w:val="user-profile-nav"/>
    <w:basedOn w:val="Normal"/>
    <w:rsid w:val="00AB127A"/>
    <w:pPr>
      <w:pBdr>
        <w:bottom w:val="single" w:sz="6" w:space="0" w:color="D1D5DA"/>
      </w:pBdr>
      <w:shd w:val="clear" w:color="auto" w:fill="FFFFFF"/>
      <w:spacing w:before="100" w:beforeAutospacing="1" w:after="100" w:afterAutospacing="1"/>
    </w:pPr>
    <w:rPr>
      <w:rFonts w:ascii="Times New Roman" w:eastAsia="Times New Roman" w:hAnsi="Times New Roman"/>
      <w:sz w:val="24"/>
    </w:rPr>
  </w:style>
  <w:style w:type="paragraph" w:customStyle="1" w:styleId="pinned-item-list-item-content">
    <w:name w:val="pinned-item-list-item-content"/>
    <w:basedOn w:val="Normal"/>
    <w:rsid w:val="00AB127A"/>
    <w:pPr>
      <w:spacing w:before="100" w:beforeAutospacing="1" w:after="100" w:afterAutospacing="1"/>
    </w:pPr>
    <w:rPr>
      <w:rFonts w:ascii="Times New Roman" w:eastAsia="Times New Roman" w:hAnsi="Times New Roman"/>
      <w:sz w:val="24"/>
    </w:rPr>
  </w:style>
  <w:style w:type="paragraph" w:customStyle="1" w:styleId="user-repo-search-results-summary">
    <w:name w:val="user-repo-search-results-summary"/>
    <w:basedOn w:val="Normal"/>
    <w:rsid w:val="00AB127A"/>
    <w:pPr>
      <w:spacing w:before="100" w:beforeAutospacing="1" w:after="100" w:afterAutospacing="1"/>
    </w:pPr>
    <w:rPr>
      <w:rFonts w:ascii="Times New Roman" w:eastAsia="Times New Roman" w:hAnsi="Times New Roman"/>
      <w:sz w:val="24"/>
    </w:rPr>
  </w:style>
  <w:style w:type="paragraph" w:customStyle="1" w:styleId="profile-timeline-card-wrapper">
    <w:name w:val="profile-timeline-card-wrapper"/>
    <w:basedOn w:val="Normal"/>
    <w:rsid w:val="00AB127A"/>
    <w:pPr>
      <w:pBdr>
        <w:top w:val="single" w:sz="12" w:space="0" w:color="FFFFFF"/>
        <w:bottom w:val="single" w:sz="12" w:space="0" w:color="FFFFFF"/>
      </w:pBdr>
      <w:spacing w:before="100" w:beforeAutospacing="1" w:after="100" w:afterAutospacing="1"/>
    </w:pPr>
    <w:rPr>
      <w:rFonts w:ascii="Times New Roman" w:eastAsia="Times New Roman" w:hAnsi="Times New Roman"/>
      <w:sz w:val="24"/>
    </w:rPr>
  </w:style>
  <w:style w:type="paragraph" w:customStyle="1" w:styleId="profile-rollup-icon">
    <w:name w:val="profile-rollup-icon"/>
    <w:basedOn w:val="Normal"/>
    <w:rsid w:val="00AB127A"/>
    <w:pPr>
      <w:spacing w:before="100" w:beforeAutospacing="1" w:after="100" w:afterAutospacing="1"/>
      <w:jc w:val="center"/>
    </w:pPr>
    <w:rPr>
      <w:rFonts w:ascii="Times New Roman" w:eastAsia="Times New Roman" w:hAnsi="Times New Roman"/>
      <w:sz w:val="24"/>
    </w:rPr>
  </w:style>
  <w:style w:type="paragraph" w:customStyle="1" w:styleId="profile-rollup-content">
    <w:name w:val="profile-rollup-content"/>
    <w:basedOn w:val="Normal"/>
    <w:rsid w:val="00AB127A"/>
    <w:pPr>
      <w:spacing w:before="100" w:beforeAutospacing="1" w:after="100" w:afterAutospacing="1"/>
    </w:pPr>
    <w:rPr>
      <w:rFonts w:ascii="Times New Roman" w:eastAsia="Times New Roman" w:hAnsi="Times New Roman"/>
      <w:vanish/>
      <w:sz w:val="24"/>
    </w:rPr>
  </w:style>
  <w:style w:type="paragraph" w:customStyle="1" w:styleId="vertical-text-bottom">
    <w:name w:val="vertical-text-bottom"/>
    <w:basedOn w:val="Normal"/>
    <w:rsid w:val="00AB127A"/>
    <w:pPr>
      <w:spacing w:before="100" w:beforeAutospacing="1" w:after="100" w:afterAutospacing="1"/>
      <w:textAlignment w:val="bottom"/>
    </w:pPr>
    <w:rPr>
      <w:rFonts w:ascii="Times New Roman" w:eastAsia="Times New Roman" w:hAnsi="Times New Roman"/>
      <w:sz w:val="24"/>
    </w:rPr>
  </w:style>
  <w:style w:type="paragraph" w:customStyle="1" w:styleId="pull-request-ref-restore">
    <w:name w:val="pull-request-ref-restore"/>
    <w:basedOn w:val="Normal"/>
    <w:rsid w:val="00AB127A"/>
    <w:pPr>
      <w:spacing w:before="100" w:beforeAutospacing="1" w:after="100" w:afterAutospacing="1"/>
    </w:pPr>
    <w:rPr>
      <w:rFonts w:ascii="Times New Roman" w:eastAsia="Times New Roman" w:hAnsi="Times New Roman"/>
      <w:vanish/>
      <w:sz w:val="24"/>
    </w:rPr>
  </w:style>
  <w:style w:type="paragraph" w:customStyle="1" w:styleId="files-bucket">
    <w:name w:val="files-bucket"/>
    <w:basedOn w:val="Normal"/>
    <w:rsid w:val="00AB127A"/>
    <w:pPr>
      <w:spacing w:before="100" w:beforeAutospacing="1" w:after="225"/>
    </w:pPr>
    <w:rPr>
      <w:rFonts w:ascii="Times New Roman" w:eastAsia="Times New Roman" w:hAnsi="Times New Roman"/>
      <w:sz w:val="24"/>
    </w:rPr>
  </w:style>
  <w:style w:type="paragraph" w:customStyle="1" w:styleId="stale-files-tab">
    <w:name w:val="stale-files-tab"/>
    <w:basedOn w:val="Normal"/>
    <w:rsid w:val="00AB127A"/>
    <w:pPr>
      <w:shd w:val="clear" w:color="auto" w:fill="FFF8F2"/>
      <w:spacing w:before="0" w:after="0"/>
    </w:pPr>
    <w:rPr>
      <w:rFonts w:ascii="Times New Roman" w:eastAsia="Times New Roman" w:hAnsi="Times New Roman"/>
      <w:color w:val="A04100"/>
      <w:sz w:val="24"/>
    </w:rPr>
  </w:style>
  <w:style w:type="paragraph" w:customStyle="1" w:styleId="stale-files-tab-link">
    <w:name w:val="stale-files-tab-link"/>
    <w:basedOn w:val="Normal"/>
    <w:rsid w:val="00AB127A"/>
    <w:pPr>
      <w:spacing w:before="100" w:beforeAutospacing="1" w:after="100" w:afterAutospacing="1"/>
    </w:pPr>
    <w:rPr>
      <w:rFonts w:ascii="Times New Roman" w:eastAsia="Times New Roman" w:hAnsi="Times New Roman"/>
      <w:b/>
      <w:bCs/>
      <w:sz w:val="24"/>
    </w:rPr>
  </w:style>
  <w:style w:type="paragraph" w:customStyle="1" w:styleId="pr-toolbar">
    <w:name w:val="pr-toolbar"/>
    <w:basedOn w:val="Normal"/>
    <w:rsid w:val="00AB127A"/>
    <w:pPr>
      <w:spacing w:before="0" w:after="0"/>
      <w:ind w:left="-240" w:right="-240"/>
    </w:pPr>
    <w:rPr>
      <w:rFonts w:ascii="Times New Roman" w:eastAsia="Times New Roman" w:hAnsi="Times New Roman"/>
      <w:sz w:val="24"/>
    </w:rPr>
  </w:style>
  <w:style w:type="paragraph" w:customStyle="1" w:styleId="toolbar-shadow">
    <w:name w:val="toolbar-shadow"/>
    <w:basedOn w:val="Normal"/>
    <w:rsid w:val="00AB127A"/>
    <w:pPr>
      <w:spacing w:before="100" w:beforeAutospacing="1" w:after="100" w:afterAutospacing="1"/>
    </w:pPr>
    <w:rPr>
      <w:rFonts w:ascii="Times New Roman" w:eastAsia="Times New Roman" w:hAnsi="Times New Roman"/>
      <w:vanish/>
      <w:sz w:val="24"/>
    </w:rPr>
  </w:style>
  <w:style w:type="paragraph" w:customStyle="1" w:styleId="diffbar">
    <w:name w:val="diffbar"/>
    <w:basedOn w:val="Normal"/>
    <w:rsid w:val="00AB127A"/>
    <w:pPr>
      <w:shd w:val="clear" w:color="auto" w:fill="FFFFFF"/>
      <w:spacing w:before="100" w:beforeAutospacing="1" w:after="100" w:afterAutospacing="1"/>
    </w:pPr>
    <w:rPr>
      <w:rFonts w:ascii="Times New Roman" w:eastAsia="Times New Roman" w:hAnsi="Times New Roman"/>
      <w:sz w:val="24"/>
    </w:rPr>
  </w:style>
  <w:style w:type="paragraph" w:customStyle="1" w:styleId="diffbar-item">
    <w:name w:val="diffbar-item"/>
    <w:basedOn w:val="Normal"/>
    <w:rsid w:val="00AB127A"/>
    <w:pPr>
      <w:spacing w:before="100" w:beforeAutospacing="1" w:after="100" w:afterAutospacing="1"/>
      <w:ind w:left="240"/>
      <w:textAlignment w:val="center"/>
    </w:pPr>
    <w:rPr>
      <w:rFonts w:ascii="Times New Roman" w:eastAsia="Times New Roman" w:hAnsi="Times New Roman"/>
      <w:sz w:val="20"/>
      <w:szCs w:val="20"/>
    </w:rPr>
  </w:style>
  <w:style w:type="paragraph" w:customStyle="1" w:styleId="conflicts-nav">
    <w:name w:val="conflicts-nav"/>
    <w:basedOn w:val="Normal"/>
    <w:rsid w:val="00AB127A"/>
    <w:pPr>
      <w:spacing w:before="100" w:beforeAutospacing="1" w:after="100" w:afterAutospacing="1"/>
    </w:pPr>
    <w:rPr>
      <w:rFonts w:ascii="Times New Roman" w:eastAsia="Times New Roman" w:hAnsi="Times New Roman"/>
      <w:sz w:val="24"/>
    </w:rPr>
  </w:style>
  <w:style w:type="paragraph" w:customStyle="1" w:styleId="add-comment-label">
    <w:name w:val="add-comment-label"/>
    <w:basedOn w:val="Normal"/>
    <w:rsid w:val="00AB127A"/>
    <w:pPr>
      <w:spacing w:before="100" w:beforeAutospacing="1" w:after="100" w:afterAutospacing="1"/>
    </w:pPr>
    <w:rPr>
      <w:rFonts w:ascii="Times New Roman" w:eastAsia="Times New Roman" w:hAnsi="Times New Roman"/>
      <w:vanish/>
      <w:sz w:val="24"/>
    </w:rPr>
  </w:style>
  <w:style w:type="paragraph" w:customStyle="1" w:styleId="resolved-notice">
    <w:name w:val="resolved-notice"/>
    <w:basedOn w:val="Normal"/>
    <w:rsid w:val="00AB127A"/>
    <w:pPr>
      <w:spacing w:before="100" w:beforeAutospacing="1" w:after="100" w:afterAutospacing="1"/>
    </w:pPr>
    <w:rPr>
      <w:rFonts w:ascii="Times New Roman" w:eastAsia="Times New Roman" w:hAnsi="Times New Roman"/>
      <w:vanish/>
      <w:sz w:val="24"/>
    </w:rPr>
  </w:style>
  <w:style w:type="paragraph" w:customStyle="1" w:styleId="review-cancel-button">
    <w:name w:val="review-cancel-button"/>
    <w:basedOn w:val="Normal"/>
    <w:rsid w:val="00AB127A"/>
    <w:pPr>
      <w:spacing w:before="100" w:beforeAutospacing="1" w:after="100" w:afterAutospacing="1"/>
    </w:pPr>
    <w:rPr>
      <w:rFonts w:ascii="Times New Roman" w:eastAsia="Times New Roman" w:hAnsi="Times New Roman"/>
      <w:vanish/>
      <w:sz w:val="24"/>
    </w:rPr>
  </w:style>
  <w:style w:type="paragraph" w:customStyle="1" w:styleId="review-title-with-count">
    <w:name w:val="review-title-with-count"/>
    <w:basedOn w:val="Normal"/>
    <w:rsid w:val="00AB127A"/>
    <w:pPr>
      <w:spacing w:before="100" w:beforeAutospacing="1" w:after="100" w:afterAutospacing="1"/>
    </w:pPr>
    <w:rPr>
      <w:rFonts w:ascii="Times New Roman" w:eastAsia="Times New Roman" w:hAnsi="Times New Roman"/>
      <w:vanish/>
      <w:sz w:val="24"/>
    </w:rPr>
  </w:style>
  <w:style w:type="paragraph" w:customStyle="1" w:styleId="pr-review-tools">
    <w:name w:val="pr-review-tools"/>
    <w:basedOn w:val="Normal"/>
    <w:rsid w:val="00AB127A"/>
    <w:pPr>
      <w:spacing w:before="0" w:after="100" w:afterAutospacing="1"/>
    </w:pPr>
    <w:rPr>
      <w:rFonts w:ascii="Times New Roman" w:eastAsia="Times New Roman" w:hAnsi="Times New Roman"/>
      <w:sz w:val="24"/>
    </w:rPr>
  </w:style>
  <w:style w:type="paragraph" w:customStyle="1" w:styleId="pull-request-review-menu">
    <w:name w:val="pull-request-review-menu"/>
    <w:basedOn w:val="Normal"/>
    <w:rsid w:val="00AB127A"/>
    <w:pPr>
      <w:spacing w:before="0" w:after="0"/>
    </w:pPr>
    <w:rPr>
      <w:rFonts w:ascii="Times New Roman" w:eastAsia="Times New Roman" w:hAnsi="Times New Roman"/>
      <w:sz w:val="24"/>
    </w:rPr>
  </w:style>
  <w:style w:type="paragraph" w:customStyle="1" w:styleId="pull-request-suggested-changes-menu">
    <w:name w:val="pull-request-suggested-changes-menu"/>
    <w:basedOn w:val="Normal"/>
    <w:rsid w:val="00AB127A"/>
    <w:pPr>
      <w:spacing w:before="0" w:after="0"/>
    </w:pPr>
    <w:rPr>
      <w:rFonts w:ascii="Times New Roman" w:eastAsia="Times New Roman" w:hAnsi="Times New Roman"/>
      <w:sz w:val="24"/>
    </w:rPr>
  </w:style>
  <w:style w:type="paragraph" w:customStyle="1" w:styleId="review-comment-contents">
    <w:name w:val="review-comment-contents"/>
    <w:basedOn w:val="Normal"/>
    <w:rsid w:val="00AB127A"/>
    <w:pPr>
      <w:spacing w:before="100" w:beforeAutospacing="1" w:after="100" w:afterAutospacing="1"/>
      <w:ind w:left="660"/>
    </w:pPr>
    <w:rPr>
      <w:rFonts w:ascii="Times New Roman" w:eastAsia="Times New Roman" w:hAnsi="Times New Roman"/>
      <w:sz w:val="24"/>
    </w:rPr>
  </w:style>
  <w:style w:type="paragraph" w:customStyle="1" w:styleId="review-comment">
    <w:name w:val="review-comment"/>
    <w:basedOn w:val="Normal"/>
    <w:rsid w:val="00AB127A"/>
    <w:pPr>
      <w:spacing w:before="100" w:beforeAutospacing="1" w:after="100" w:afterAutospacing="1"/>
    </w:pPr>
    <w:rPr>
      <w:rFonts w:ascii="Times New Roman" w:eastAsia="Times New Roman" w:hAnsi="Times New Roman"/>
      <w:color w:val="24292E"/>
      <w:sz w:val="24"/>
    </w:rPr>
  </w:style>
  <w:style w:type="paragraph" w:customStyle="1" w:styleId="review-thread-reply">
    <w:name w:val="review-thread-reply"/>
    <w:basedOn w:val="Normal"/>
    <w:rsid w:val="00AB127A"/>
    <w:pPr>
      <w:pBdr>
        <w:top w:val="single" w:sz="6" w:space="6" w:color="E1E4E8"/>
      </w:pBdr>
      <w:shd w:val="clear" w:color="auto" w:fill="F6F8FA"/>
      <w:spacing w:before="100" w:beforeAutospacing="1" w:after="100" w:afterAutospacing="1"/>
    </w:pPr>
    <w:rPr>
      <w:rFonts w:ascii="Times New Roman" w:eastAsia="Times New Roman" w:hAnsi="Times New Roman"/>
      <w:sz w:val="24"/>
    </w:rPr>
  </w:style>
  <w:style w:type="paragraph" w:customStyle="1" w:styleId="review-thread-reply-button">
    <w:name w:val="review-thread-reply-button"/>
    <w:basedOn w:val="Normal"/>
    <w:rsid w:val="00AB127A"/>
    <w:pPr>
      <w:spacing w:before="100" w:beforeAutospacing="1" w:after="100" w:afterAutospacing="1"/>
      <w:ind w:left="120"/>
    </w:pPr>
    <w:rPr>
      <w:rFonts w:ascii="Times New Roman" w:eastAsia="Times New Roman" w:hAnsi="Times New Roman"/>
      <w:sz w:val="24"/>
    </w:rPr>
  </w:style>
  <w:style w:type="paragraph" w:customStyle="1" w:styleId="review-summary-form-wrapper">
    <w:name w:val="review-summary-form-wrapper"/>
    <w:basedOn w:val="Normal"/>
    <w:rsid w:val="00AB127A"/>
    <w:pPr>
      <w:pBdr>
        <w:top w:val="single" w:sz="6" w:space="0" w:color="E1E4E8"/>
        <w:left w:val="single" w:sz="6" w:space="0" w:color="E1E4E8"/>
        <w:bottom w:val="single" w:sz="6" w:space="0" w:color="E1E4E8"/>
        <w:right w:val="single" w:sz="6" w:space="0" w:color="E1E4E8"/>
      </w:pBdr>
      <w:shd w:val="clear" w:color="auto" w:fill="FFFFFF"/>
      <w:spacing w:before="100" w:beforeAutospacing="1" w:after="360"/>
      <w:ind w:left="-285"/>
    </w:pPr>
    <w:rPr>
      <w:rFonts w:ascii="Times New Roman" w:eastAsia="Times New Roman" w:hAnsi="Times New Roman"/>
      <w:vanish/>
      <w:sz w:val="24"/>
    </w:rPr>
  </w:style>
  <w:style w:type="paragraph" w:customStyle="1" w:styleId="diffstat-summary">
    <w:name w:val="diffstat-summary"/>
    <w:basedOn w:val="Normal"/>
    <w:rsid w:val="00AB127A"/>
    <w:pPr>
      <w:spacing w:before="100" w:beforeAutospacing="1" w:after="100" w:afterAutospacing="1"/>
      <w:textAlignment w:val="center"/>
    </w:pPr>
    <w:rPr>
      <w:rFonts w:ascii="Times New Roman" w:eastAsia="Times New Roman" w:hAnsi="Times New Roman"/>
      <w:color w:val="586069"/>
      <w:sz w:val="24"/>
    </w:rPr>
  </w:style>
  <w:style w:type="paragraph" w:customStyle="1" w:styleId="pulse-authors-graph">
    <w:name w:val="pulse-authors-graph"/>
    <w:basedOn w:val="Normal"/>
    <w:rsid w:val="00AB127A"/>
    <w:pPr>
      <w:spacing w:before="100" w:beforeAutospacing="1" w:after="100" w:afterAutospacing="1"/>
    </w:pPr>
    <w:rPr>
      <w:rFonts w:ascii="Times New Roman" w:eastAsia="Times New Roman" w:hAnsi="Times New Roman"/>
      <w:sz w:val="24"/>
    </w:rPr>
  </w:style>
  <w:style w:type="paragraph" w:customStyle="1" w:styleId="pulse-authors-graphsvg">
    <w:name w:val="pulse-authors-graph&gt;svg"/>
    <w:basedOn w:val="Normal"/>
    <w:rsid w:val="00AB127A"/>
    <w:pPr>
      <w:spacing w:before="100" w:beforeAutospacing="1" w:after="100" w:afterAutospacing="1"/>
    </w:pPr>
    <w:rPr>
      <w:rFonts w:ascii="Times New Roman" w:eastAsia="Times New Roman" w:hAnsi="Times New Roman"/>
      <w:sz w:val="24"/>
    </w:rPr>
  </w:style>
  <w:style w:type="paragraph" w:customStyle="1" w:styleId="summary-stats">
    <w:name w:val="summary-stats"/>
    <w:basedOn w:val="Normal"/>
    <w:rsid w:val="00AB127A"/>
    <w:pPr>
      <w:spacing w:before="100" w:beforeAutospacing="1" w:after="100" w:afterAutospacing="1"/>
    </w:pPr>
    <w:rPr>
      <w:rFonts w:ascii="Times New Roman" w:eastAsia="Times New Roman" w:hAnsi="Times New Roman"/>
      <w:sz w:val="24"/>
    </w:rPr>
  </w:style>
  <w:style w:type="paragraph" w:customStyle="1" w:styleId="pulse-sections">
    <w:name w:val="pulse-sections"/>
    <w:basedOn w:val="Normal"/>
    <w:rsid w:val="00AB127A"/>
    <w:pPr>
      <w:spacing w:before="300" w:after="100" w:afterAutospacing="1"/>
    </w:pPr>
    <w:rPr>
      <w:rFonts w:ascii="Times New Roman" w:eastAsia="Times New Roman" w:hAnsi="Times New Roman"/>
      <w:sz w:val="24"/>
    </w:rPr>
  </w:style>
  <w:style w:type="paragraph" w:customStyle="1" w:styleId="pulse-section">
    <w:name w:val="pulse-section"/>
    <w:basedOn w:val="Normal"/>
    <w:rsid w:val="00AB127A"/>
    <w:pPr>
      <w:spacing w:before="100" w:beforeAutospacing="1" w:after="100" w:afterAutospacing="1"/>
    </w:pPr>
    <w:rPr>
      <w:rFonts w:ascii="Times New Roman" w:eastAsia="Times New Roman" w:hAnsi="Times New Roman"/>
      <w:color w:val="666666"/>
      <w:sz w:val="21"/>
      <w:szCs w:val="21"/>
    </w:rPr>
  </w:style>
  <w:style w:type="paragraph" w:customStyle="1" w:styleId="label--draft">
    <w:name w:val="label--draft"/>
    <w:basedOn w:val="Normal"/>
    <w:rsid w:val="00AB127A"/>
    <w:pPr>
      <w:spacing w:before="100" w:beforeAutospacing="1" w:after="100" w:afterAutospacing="1"/>
    </w:pPr>
    <w:rPr>
      <w:rFonts w:ascii="Times New Roman" w:eastAsia="Times New Roman" w:hAnsi="Times New Roman"/>
      <w:color w:val="CB2431"/>
      <w:sz w:val="24"/>
    </w:rPr>
  </w:style>
  <w:style w:type="paragraph" w:customStyle="1" w:styleId="label--prerelease">
    <w:name w:val="label--prerelease"/>
    <w:basedOn w:val="Normal"/>
    <w:rsid w:val="00AB127A"/>
    <w:pPr>
      <w:spacing w:before="100" w:beforeAutospacing="1" w:after="100" w:afterAutospacing="1"/>
    </w:pPr>
    <w:rPr>
      <w:rFonts w:ascii="Times New Roman" w:eastAsia="Times New Roman" w:hAnsi="Times New Roman"/>
      <w:color w:val="F66A0A"/>
      <w:sz w:val="24"/>
    </w:rPr>
  </w:style>
  <w:style w:type="paragraph" w:customStyle="1" w:styleId="upload-progress">
    <w:name w:val="upload-progress"/>
    <w:basedOn w:val="Normal"/>
    <w:rsid w:val="00AB127A"/>
    <w:pPr>
      <w:spacing w:before="45" w:after="100" w:afterAutospacing="1"/>
    </w:pPr>
    <w:rPr>
      <w:rFonts w:ascii="Times New Roman" w:eastAsia="Times New Roman" w:hAnsi="Times New Roman"/>
      <w:sz w:val="24"/>
    </w:rPr>
  </w:style>
  <w:style w:type="paragraph" w:customStyle="1" w:styleId="release-entry">
    <w:name w:val="release-entry"/>
    <w:basedOn w:val="Normal"/>
    <w:rsid w:val="00AB127A"/>
    <w:pPr>
      <w:pBdr>
        <w:bottom w:val="single" w:sz="6" w:space="0" w:color="E1E4E8"/>
      </w:pBdr>
      <w:spacing w:before="100" w:beforeAutospacing="1" w:after="100" w:afterAutospacing="1"/>
    </w:pPr>
    <w:rPr>
      <w:rFonts w:ascii="Times New Roman" w:eastAsia="Times New Roman" w:hAnsi="Times New Roman"/>
      <w:sz w:val="24"/>
    </w:rPr>
  </w:style>
  <w:style w:type="paragraph" w:customStyle="1" w:styleId="repo-file-upload-progress">
    <w:name w:val="repo-file-upload-progress"/>
    <w:basedOn w:val="Normal"/>
    <w:rsid w:val="00AB127A"/>
    <w:pPr>
      <w:shd w:val="clear" w:color="auto" w:fill="F7FBFE"/>
      <w:spacing w:before="100" w:beforeAutospacing="1" w:after="100" w:afterAutospacing="1"/>
    </w:pPr>
    <w:rPr>
      <w:rFonts w:ascii="Times New Roman" w:eastAsia="Times New Roman" w:hAnsi="Times New Roman"/>
      <w:color w:val="224466"/>
      <w:sz w:val="24"/>
    </w:rPr>
  </w:style>
  <w:style w:type="paragraph" w:customStyle="1" w:styleId="manifest-commit-form">
    <w:name w:val="manifest-commit-form"/>
    <w:basedOn w:val="Normal"/>
    <w:rsid w:val="00AB127A"/>
    <w:pPr>
      <w:spacing w:before="300" w:after="100" w:afterAutospacing="1"/>
    </w:pPr>
    <w:rPr>
      <w:rFonts w:ascii="Times New Roman" w:eastAsia="Times New Roman" w:hAnsi="Times New Roman"/>
      <w:sz w:val="24"/>
    </w:rPr>
  </w:style>
  <w:style w:type="paragraph" w:customStyle="1" w:styleId="repo-file-upload-outline">
    <w:name w:val="repo-file-upload-outline"/>
    <w:basedOn w:val="Normal"/>
    <w:rsid w:val="00AB127A"/>
    <w:pPr>
      <w:spacing w:before="100" w:beforeAutospacing="1" w:after="100" w:afterAutospacing="1"/>
    </w:pPr>
    <w:rPr>
      <w:rFonts w:ascii="Times New Roman" w:eastAsia="Times New Roman" w:hAnsi="Times New Roman"/>
      <w:sz w:val="24"/>
    </w:rPr>
  </w:style>
  <w:style w:type="paragraph" w:customStyle="1" w:styleId="repo-file-upload-target">
    <w:name w:val="repo-file-upload-target"/>
    <w:basedOn w:val="Normal"/>
    <w:rsid w:val="00AB127A"/>
    <w:pPr>
      <w:spacing w:before="100" w:beforeAutospacing="1" w:after="100" w:afterAutospacing="1"/>
    </w:pPr>
    <w:rPr>
      <w:rFonts w:ascii="Times New Roman" w:eastAsia="Times New Roman" w:hAnsi="Times New Roman"/>
      <w:color w:val="666666"/>
      <w:sz w:val="24"/>
    </w:rPr>
  </w:style>
  <w:style w:type="paragraph" w:customStyle="1" w:styleId="repo-file-upload-errors">
    <w:name w:val="repo-file-upload-errors"/>
    <w:basedOn w:val="Normal"/>
    <w:rsid w:val="00AB127A"/>
    <w:pPr>
      <w:spacing w:before="100" w:beforeAutospacing="1" w:after="100" w:afterAutospacing="1"/>
    </w:pPr>
    <w:rPr>
      <w:rFonts w:ascii="Times New Roman" w:eastAsia="Times New Roman" w:hAnsi="Times New Roman"/>
      <w:vanish/>
      <w:sz w:val="24"/>
    </w:rPr>
  </w:style>
  <w:style w:type="paragraph" w:customStyle="1" w:styleId="repo-file-upload-tree-target">
    <w:name w:val="repo-file-upload-tree-target"/>
    <w:basedOn w:val="Normal"/>
    <w:rsid w:val="00AB127A"/>
    <w:pPr>
      <w:spacing w:before="100" w:beforeAutospacing="1" w:after="100" w:afterAutospacing="1"/>
    </w:pPr>
    <w:rPr>
      <w:rFonts w:ascii="Times New Roman" w:eastAsia="Times New Roman" w:hAnsi="Times New Roman"/>
      <w:color w:val="666666"/>
      <w:sz w:val="24"/>
    </w:rPr>
  </w:style>
  <w:style w:type="paragraph" w:customStyle="1" w:styleId="repo-file-upload-slate">
    <w:name w:val="repo-file-upload-slate"/>
    <w:basedOn w:val="Normal"/>
    <w:rsid w:val="00AB127A"/>
    <w:pPr>
      <w:spacing w:before="100" w:beforeAutospacing="1" w:after="100" w:afterAutospacing="1"/>
      <w:jc w:val="center"/>
    </w:pPr>
    <w:rPr>
      <w:rFonts w:ascii="Times New Roman" w:eastAsia="Times New Roman" w:hAnsi="Times New Roman"/>
      <w:sz w:val="24"/>
    </w:rPr>
  </w:style>
  <w:style w:type="paragraph" w:customStyle="1" w:styleId="repo-upload-breadcrumb">
    <w:name w:val="repo-upload-breadcrumb"/>
    <w:basedOn w:val="Normal"/>
    <w:rsid w:val="00AB127A"/>
    <w:pPr>
      <w:spacing w:before="100" w:beforeAutospacing="1" w:after="270"/>
    </w:pPr>
    <w:rPr>
      <w:rFonts w:ascii="Times New Roman" w:eastAsia="Times New Roman" w:hAnsi="Times New Roman"/>
      <w:sz w:val="24"/>
    </w:rPr>
  </w:style>
  <w:style w:type="paragraph" w:customStyle="1" w:styleId="label-characters-remaining">
    <w:name w:val="label-characters-remaining"/>
    <w:basedOn w:val="Normal"/>
    <w:rsid w:val="00AB127A"/>
    <w:pPr>
      <w:spacing w:before="100" w:beforeAutospacing="1" w:after="100" w:afterAutospacing="1"/>
    </w:pPr>
    <w:rPr>
      <w:rFonts w:ascii="Times New Roman" w:eastAsia="Times New Roman" w:hAnsi="Times New Roman"/>
      <w:color w:val="586069"/>
      <w:sz w:val="24"/>
    </w:rPr>
  </w:style>
  <w:style w:type="paragraph" w:customStyle="1" w:styleId="repo-list-item">
    <w:name w:val="repo-list-item"/>
    <w:basedOn w:val="Normal"/>
    <w:rsid w:val="00AB127A"/>
    <w:pPr>
      <w:pBdr>
        <w:bottom w:val="single" w:sz="6" w:space="23" w:color="EEEEEE"/>
      </w:pBdr>
      <w:spacing w:before="100" w:beforeAutospacing="1" w:after="100" w:afterAutospacing="1"/>
    </w:pPr>
    <w:rPr>
      <w:rFonts w:ascii="Times New Roman" w:eastAsia="Times New Roman" w:hAnsi="Times New Roman"/>
      <w:sz w:val="24"/>
    </w:rPr>
  </w:style>
  <w:style w:type="paragraph" w:customStyle="1" w:styleId="repo-list-item-with-avatar">
    <w:name w:val="repo-list-item-with-avatar"/>
    <w:basedOn w:val="Normal"/>
    <w:rsid w:val="00AB127A"/>
    <w:pPr>
      <w:spacing w:before="100" w:beforeAutospacing="1" w:after="100" w:afterAutospacing="1"/>
    </w:pPr>
    <w:rPr>
      <w:rFonts w:ascii="Times New Roman" w:eastAsia="Times New Roman" w:hAnsi="Times New Roman"/>
      <w:sz w:val="24"/>
    </w:rPr>
  </w:style>
  <w:style w:type="paragraph" w:customStyle="1" w:styleId="repo-list-item-hanging-avatar">
    <w:name w:val="repo-list-item-hanging-avatar"/>
    <w:basedOn w:val="Normal"/>
    <w:rsid w:val="00AB127A"/>
    <w:pPr>
      <w:spacing w:before="100" w:beforeAutospacing="1" w:after="100" w:afterAutospacing="1"/>
      <w:ind w:left="-630"/>
    </w:pPr>
    <w:rPr>
      <w:rFonts w:ascii="Times New Roman" w:eastAsia="Times New Roman" w:hAnsi="Times New Roman"/>
      <w:sz w:val="24"/>
    </w:rPr>
  </w:style>
  <w:style w:type="paragraph" w:customStyle="1" w:styleId="mini-repo-list-item">
    <w:name w:val="mini-repo-list-item"/>
    <w:basedOn w:val="Normal"/>
    <w:rsid w:val="00AB127A"/>
    <w:pPr>
      <w:pBdr>
        <w:top w:val="single" w:sz="6" w:space="5" w:color="D1D5DA"/>
      </w:pBdr>
      <w:spacing w:before="100" w:beforeAutospacing="1" w:after="100" w:afterAutospacing="1"/>
    </w:pPr>
    <w:rPr>
      <w:rFonts w:ascii="Times New Roman" w:eastAsia="Times New Roman" w:hAnsi="Times New Roman"/>
      <w:sz w:val="21"/>
      <w:szCs w:val="21"/>
    </w:rPr>
  </w:style>
  <w:style w:type="paragraph" w:customStyle="1" w:styleId="filter-bar">
    <w:name w:val="filter-bar"/>
    <w:basedOn w:val="Normal"/>
    <w:rsid w:val="00AB127A"/>
    <w:pPr>
      <w:pBdr>
        <w:bottom w:val="single" w:sz="6" w:space="8" w:color="E5E5E5"/>
      </w:pBdr>
      <w:shd w:val="clear" w:color="auto" w:fill="FAFBFC"/>
      <w:spacing w:before="100" w:beforeAutospacing="1" w:after="100" w:afterAutospacing="1"/>
    </w:pPr>
    <w:rPr>
      <w:rFonts w:ascii="Times New Roman" w:eastAsia="Times New Roman" w:hAnsi="Times New Roman"/>
      <w:sz w:val="24"/>
    </w:rPr>
  </w:style>
  <w:style w:type="paragraph" w:customStyle="1" w:styleId="url-box">
    <w:name w:val="url-box"/>
    <w:basedOn w:val="Normal"/>
    <w:rsid w:val="00AB127A"/>
    <w:pPr>
      <w:pBdr>
        <w:top w:val="single" w:sz="6" w:space="8" w:color="DDDDDD"/>
      </w:pBdr>
      <w:spacing w:before="150" w:after="100" w:afterAutospacing="1"/>
      <w:ind w:left="-150"/>
    </w:pPr>
    <w:rPr>
      <w:rFonts w:ascii="Times New Roman" w:eastAsia="Times New Roman" w:hAnsi="Times New Roman"/>
      <w:sz w:val="24"/>
    </w:rPr>
  </w:style>
  <w:style w:type="paragraph" w:customStyle="1" w:styleId="clone-url-button">
    <w:name w:val="clone-url-button"/>
    <w:basedOn w:val="Normal"/>
    <w:rsid w:val="00AB127A"/>
    <w:pPr>
      <w:spacing w:before="100" w:beforeAutospacing="1" w:after="100" w:afterAutospacing="1"/>
      <w:textAlignment w:val="top"/>
    </w:pPr>
    <w:rPr>
      <w:rFonts w:ascii="Times New Roman" w:eastAsia="Times New Roman" w:hAnsi="Times New Roman"/>
      <w:sz w:val="24"/>
    </w:rPr>
  </w:style>
  <w:style w:type="paragraph" w:customStyle="1" w:styleId="repository-og-image">
    <w:name w:val="repository-og-image"/>
    <w:basedOn w:val="Normal"/>
    <w:rsid w:val="00AB127A"/>
    <w:pPr>
      <w:spacing w:before="100" w:beforeAutospacing="1" w:after="100" w:afterAutospacing="1"/>
    </w:pPr>
    <w:rPr>
      <w:rFonts w:ascii="Times New Roman" w:eastAsia="Times New Roman" w:hAnsi="Times New Roman"/>
      <w:sz w:val="24"/>
    </w:rPr>
  </w:style>
  <w:style w:type="paragraph" w:customStyle="1" w:styleId="timeout">
    <w:name w:val="timeout"/>
    <w:basedOn w:val="Normal"/>
    <w:rsid w:val="00AB127A"/>
    <w:pPr>
      <w:spacing w:before="300" w:after="300"/>
    </w:pPr>
    <w:rPr>
      <w:rFonts w:ascii="Times New Roman" w:eastAsia="Times New Roman" w:hAnsi="Times New Roman"/>
      <w:sz w:val="24"/>
    </w:rPr>
  </w:style>
  <w:style w:type="paragraph" w:customStyle="1" w:styleId="overall-summary">
    <w:name w:val="overall-summary"/>
    <w:basedOn w:val="Normal"/>
    <w:rsid w:val="00AB127A"/>
    <w:pPr>
      <w:pBdr>
        <w:top w:val="single" w:sz="6" w:space="0" w:color="DFE2E5"/>
        <w:left w:val="single" w:sz="6" w:space="0" w:color="DFE2E5"/>
        <w:bottom w:val="single" w:sz="6" w:space="0" w:color="DFE2E5"/>
        <w:right w:val="single" w:sz="6" w:space="0" w:color="DFE2E5"/>
      </w:pBdr>
      <w:spacing w:before="100" w:beforeAutospacing="1" w:after="150"/>
    </w:pPr>
    <w:rPr>
      <w:rFonts w:ascii="Times New Roman" w:eastAsia="Times New Roman" w:hAnsi="Times New Roman"/>
      <w:sz w:val="24"/>
    </w:rPr>
  </w:style>
  <w:style w:type="paragraph" w:customStyle="1" w:styleId="numbers-summary">
    <w:name w:val="numbers-summary"/>
    <w:basedOn w:val="Normal"/>
    <w:rsid w:val="00AB127A"/>
    <w:pPr>
      <w:spacing w:before="100" w:beforeAutospacing="1" w:after="100" w:afterAutospacing="1"/>
    </w:pPr>
    <w:rPr>
      <w:rFonts w:ascii="Times New Roman" w:eastAsia="Times New Roman" w:hAnsi="Times New Roman"/>
      <w:sz w:val="24"/>
    </w:rPr>
  </w:style>
  <w:style w:type="paragraph" w:customStyle="1" w:styleId="repo-language-color">
    <w:name w:val="repo-language-color"/>
    <w:basedOn w:val="Normal"/>
    <w:rsid w:val="00AB127A"/>
    <w:pPr>
      <w:spacing w:before="100" w:beforeAutospacing="1" w:after="100" w:afterAutospacing="1"/>
    </w:pPr>
    <w:rPr>
      <w:rFonts w:ascii="Times New Roman" w:eastAsia="Times New Roman" w:hAnsi="Times New Roman"/>
      <w:sz w:val="24"/>
    </w:rPr>
  </w:style>
  <w:style w:type="paragraph" w:customStyle="1" w:styleId="include-fragment-error">
    <w:name w:val="include-fragment-error"/>
    <w:basedOn w:val="Normal"/>
    <w:rsid w:val="00AB127A"/>
    <w:pPr>
      <w:spacing w:before="100" w:beforeAutospacing="1" w:after="100" w:afterAutospacing="1"/>
    </w:pPr>
    <w:rPr>
      <w:rFonts w:ascii="Times New Roman" w:eastAsia="Times New Roman" w:hAnsi="Times New Roman"/>
      <w:vanish/>
      <w:sz w:val="24"/>
    </w:rPr>
  </w:style>
  <w:style w:type="paragraph" w:customStyle="1" w:styleId="branch-infobar">
    <w:name w:val="branch-infobar"/>
    <w:basedOn w:val="Normal"/>
    <w:rsid w:val="00AB127A"/>
    <w:pPr>
      <w:pBdr>
        <w:top w:val="single" w:sz="6" w:space="6" w:color="DFE2E5"/>
        <w:left w:val="single" w:sz="6" w:space="6" w:color="DFE2E5"/>
        <w:bottom w:val="single" w:sz="2" w:space="6" w:color="DFE2E5"/>
        <w:right w:val="single" w:sz="6" w:space="6" w:color="DFE2E5"/>
      </w:pBdr>
      <w:shd w:val="clear" w:color="auto" w:fill="FAFBFC"/>
      <w:spacing w:before="100" w:beforeAutospacing="1" w:after="100" w:afterAutospacing="1"/>
    </w:pPr>
    <w:rPr>
      <w:rFonts w:ascii="Times New Roman" w:eastAsia="Times New Roman" w:hAnsi="Times New Roman"/>
      <w:color w:val="586069"/>
      <w:sz w:val="24"/>
    </w:rPr>
  </w:style>
  <w:style w:type="paragraph" w:customStyle="1" w:styleId="prereceive-feedback">
    <w:name w:val="prereceive-feedback"/>
    <w:basedOn w:val="Normal"/>
    <w:rsid w:val="00AB127A"/>
    <w:pPr>
      <w:pBdr>
        <w:top w:val="single" w:sz="6" w:space="12" w:color="DFE2E5"/>
        <w:left w:val="single" w:sz="18" w:space="12" w:color="CAA21A"/>
        <w:bottom w:val="single" w:sz="6" w:space="12" w:color="DFE2E5"/>
        <w:right w:val="single" w:sz="6" w:space="12" w:color="DFE2E5"/>
      </w:pBdr>
      <w:spacing w:before="100" w:beforeAutospacing="1" w:after="240"/>
    </w:pPr>
    <w:rPr>
      <w:rFonts w:ascii="Times New Roman" w:eastAsia="Times New Roman" w:hAnsi="Times New Roman"/>
      <w:sz w:val="24"/>
    </w:rPr>
  </w:style>
  <w:style w:type="paragraph" w:customStyle="1" w:styleId="prereceive-feedback-heading">
    <w:name w:val="prereceive-feedback-heading"/>
    <w:basedOn w:val="Normal"/>
    <w:rsid w:val="00AB127A"/>
    <w:pPr>
      <w:spacing w:before="0" w:after="150"/>
    </w:pPr>
    <w:rPr>
      <w:rFonts w:ascii="Times New Roman" w:eastAsia="Times New Roman" w:hAnsi="Times New Roman"/>
      <w:color w:val="B08800"/>
      <w:sz w:val="24"/>
    </w:rPr>
  </w:style>
  <w:style w:type="paragraph" w:customStyle="1" w:styleId="file-navigation-options">
    <w:name w:val="file-navigation-options"/>
    <w:basedOn w:val="Normal"/>
    <w:rsid w:val="00AB127A"/>
    <w:pPr>
      <w:spacing w:before="100" w:beforeAutospacing="1" w:after="100" w:afterAutospacing="1"/>
      <w:ind w:left="45"/>
    </w:pPr>
    <w:rPr>
      <w:rFonts w:ascii="Times New Roman" w:eastAsia="Times New Roman" w:hAnsi="Times New Roman"/>
      <w:sz w:val="24"/>
    </w:rPr>
  </w:style>
  <w:style w:type="paragraph" w:customStyle="1" w:styleId="file-navigation-option">
    <w:name w:val="file-navigation-option"/>
    <w:basedOn w:val="Normal"/>
    <w:rsid w:val="00AB127A"/>
    <w:pPr>
      <w:spacing w:before="100" w:beforeAutospacing="1" w:after="100" w:afterAutospacing="1"/>
      <w:ind w:left="45"/>
    </w:pPr>
    <w:rPr>
      <w:rFonts w:ascii="Times New Roman" w:eastAsia="Times New Roman" w:hAnsi="Times New Roman"/>
      <w:sz w:val="24"/>
    </w:rPr>
  </w:style>
  <w:style w:type="paragraph" w:customStyle="1" w:styleId="repo-actions-hero">
    <w:name w:val="repo-actions-hero"/>
    <w:basedOn w:val="Normal"/>
    <w:rsid w:val="00AB127A"/>
    <w:pPr>
      <w:spacing w:before="100" w:beforeAutospacing="1" w:after="100" w:afterAutospacing="1"/>
    </w:pPr>
    <w:rPr>
      <w:rFonts w:ascii="Times New Roman" w:eastAsia="Times New Roman" w:hAnsi="Times New Roman"/>
      <w:sz w:val="24"/>
    </w:rPr>
  </w:style>
  <w:style w:type="paragraph" w:customStyle="1" w:styleId="profile-picture">
    <w:name w:val="profile-picture"/>
    <w:basedOn w:val="Normal"/>
    <w:rsid w:val="00AB127A"/>
    <w:pPr>
      <w:spacing w:before="150" w:after="0"/>
    </w:pPr>
    <w:rPr>
      <w:rFonts w:ascii="Times New Roman" w:eastAsia="Times New Roman" w:hAnsi="Times New Roman"/>
      <w:sz w:val="24"/>
    </w:rPr>
  </w:style>
  <w:style w:type="paragraph" w:customStyle="1" w:styleId="profile-picturep">
    <w:name w:val="profile-picture&gt;p"/>
    <w:basedOn w:val="Normal"/>
    <w:rsid w:val="00AB127A"/>
    <w:pPr>
      <w:spacing w:before="0" w:after="0" w:line="450" w:lineRule="atLeast"/>
    </w:pPr>
    <w:rPr>
      <w:rFonts w:ascii="Times New Roman" w:eastAsia="Times New Roman" w:hAnsi="Times New Roman"/>
      <w:sz w:val="24"/>
    </w:rPr>
  </w:style>
  <w:style w:type="paragraph" w:customStyle="1" w:styleId="profile-pictureimg">
    <w:name w:val="profile-picture&gt;img"/>
    <w:basedOn w:val="Normal"/>
    <w:rsid w:val="00AB127A"/>
    <w:pPr>
      <w:spacing w:before="0" w:after="0"/>
      <w:ind w:right="150"/>
    </w:pPr>
    <w:rPr>
      <w:rFonts w:ascii="Times New Roman" w:eastAsia="Times New Roman" w:hAnsi="Times New Roman"/>
      <w:sz w:val="24"/>
    </w:rPr>
  </w:style>
  <w:style w:type="paragraph" w:customStyle="1" w:styleId="app-owner">
    <w:name w:val="app-owner"/>
    <w:basedOn w:val="Normal"/>
    <w:rsid w:val="00AB127A"/>
    <w:pPr>
      <w:spacing w:before="225" w:after="0"/>
    </w:pPr>
    <w:rPr>
      <w:rFonts w:ascii="Times New Roman" w:eastAsia="Times New Roman" w:hAnsi="Times New Roman"/>
      <w:sz w:val="24"/>
    </w:rPr>
  </w:style>
  <w:style w:type="paragraph" w:customStyle="1" w:styleId="edit-profile-avatar">
    <w:name w:val="edit-profile-avatar"/>
    <w:basedOn w:val="Normal"/>
    <w:rsid w:val="00AB127A"/>
    <w:pPr>
      <w:spacing w:before="100" w:beforeAutospacing="1" w:after="100" w:afterAutospacing="1"/>
    </w:pPr>
    <w:rPr>
      <w:rFonts w:ascii="Times New Roman" w:eastAsia="Times New Roman" w:hAnsi="Times New Roman"/>
      <w:sz w:val="24"/>
    </w:rPr>
  </w:style>
  <w:style w:type="paragraph" w:customStyle="1" w:styleId="profile-picture-spinner">
    <w:name w:val="profile-picture-spinner"/>
    <w:basedOn w:val="Normal"/>
    <w:rsid w:val="00AB127A"/>
    <w:pPr>
      <w:spacing w:before="100" w:beforeAutospacing="1" w:after="100" w:afterAutospacing="1"/>
    </w:pPr>
    <w:rPr>
      <w:rFonts w:ascii="Times New Roman" w:eastAsia="Times New Roman" w:hAnsi="Times New Roman"/>
      <w:sz w:val="24"/>
    </w:rPr>
  </w:style>
  <w:style w:type="paragraph" w:customStyle="1" w:styleId="selected-user-key">
    <w:name w:val="selected-user-key"/>
    <w:basedOn w:val="Normal"/>
    <w:rsid w:val="00AB127A"/>
    <w:pPr>
      <w:shd w:val="clear" w:color="auto" w:fill="FFFDEF"/>
      <w:spacing w:before="100" w:beforeAutospacing="1" w:after="100" w:afterAutospacing="1"/>
    </w:pPr>
    <w:rPr>
      <w:rFonts w:ascii="Times New Roman" w:eastAsia="Times New Roman" w:hAnsi="Times New Roman"/>
      <w:sz w:val="24"/>
    </w:rPr>
  </w:style>
  <w:style w:type="paragraph" w:customStyle="1" w:styleId="user-key-type">
    <w:name w:val="user-key-type"/>
    <w:basedOn w:val="Normal"/>
    <w:rsid w:val="00AB127A"/>
    <w:pPr>
      <w:spacing w:before="100" w:beforeAutospacing="1" w:after="100" w:afterAutospacing="1"/>
      <w:jc w:val="center"/>
    </w:pPr>
    <w:rPr>
      <w:rFonts w:ascii="Times New Roman" w:eastAsia="Times New Roman" w:hAnsi="Times New Roman"/>
      <w:sz w:val="24"/>
    </w:rPr>
  </w:style>
  <w:style w:type="paragraph" w:customStyle="1" w:styleId="user-key-badge">
    <w:name w:val="user-key-badge"/>
    <w:basedOn w:val="Normal"/>
    <w:rsid w:val="00AB127A"/>
    <w:pPr>
      <w:pBdr>
        <w:top w:val="single" w:sz="6" w:space="0" w:color="DDDDDD"/>
        <w:left w:val="single" w:sz="6" w:space="4" w:color="DDDDDD"/>
        <w:bottom w:val="single" w:sz="6" w:space="0" w:color="DDDDDD"/>
        <w:right w:val="single" w:sz="6" w:space="4" w:color="DDDDDD"/>
      </w:pBdr>
      <w:spacing w:before="45" w:after="100" w:afterAutospacing="1"/>
    </w:pPr>
    <w:rPr>
      <w:rFonts w:ascii="Times New Roman" w:eastAsia="Times New Roman" w:hAnsi="Times New Roman"/>
      <w:szCs w:val="18"/>
    </w:rPr>
  </w:style>
  <w:style w:type="paragraph" w:customStyle="1" w:styleId="user-key-email-badge">
    <w:name w:val="user-key-email-badge"/>
    <w:basedOn w:val="Normal"/>
    <w:rsid w:val="00AB127A"/>
    <w:pPr>
      <w:spacing w:before="100" w:beforeAutospacing="1" w:after="100" w:afterAutospacing="1"/>
      <w:ind w:right="60"/>
    </w:pPr>
    <w:rPr>
      <w:rFonts w:ascii="Times New Roman" w:eastAsia="Times New Roman" w:hAnsi="Times New Roman"/>
      <w:sz w:val="24"/>
    </w:rPr>
  </w:style>
  <w:style w:type="paragraph" w:customStyle="1" w:styleId="user-key-email">
    <w:name w:val="user-key-email"/>
    <w:basedOn w:val="Normal"/>
    <w:rsid w:val="00AB127A"/>
    <w:pPr>
      <w:pBdr>
        <w:top w:val="single" w:sz="6" w:space="1" w:color="DDDDDD"/>
        <w:left w:val="single" w:sz="6" w:space="4" w:color="DDDDDD"/>
        <w:bottom w:val="single" w:sz="6" w:space="1" w:color="DDDDDD"/>
        <w:right w:val="single" w:sz="6" w:space="4" w:color="DDDDDD"/>
      </w:pBdr>
      <w:spacing w:before="100" w:beforeAutospacing="1" w:after="100" w:afterAutospacing="1"/>
    </w:pPr>
    <w:rPr>
      <w:rFonts w:ascii="Times New Roman" w:eastAsia="Times New Roman" w:hAnsi="Times New Roman"/>
      <w:szCs w:val="18"/>
    </w:rPr>
  </w:style>
  <w:style w:type="paragraph" w:customStyle="1" w:styleId="user-key-email-unverified">
    <w:name w:val="user-key-email-unverified"/>
    <w:basedOn w:val="Normal"/>
    <w:rsid w:val="00AB127A"/>
    <w:pPr>
      <w:pBdr>
        <w:top w:val="single" w:sz="6" w:space="0" w:color="DDDDDD"/>
        <w:left w:val="single" w:sz="2" w:space="4" w:color="DDDDDD"/>
        <w:bottom w:val="single" w:sz="6" w:space="0" w:color="DDDDDD"/>
        <w:right w:val="single" w:sz="6" w:space="4" w:color="DDDDDD"/>
      </w:pBdr>
      <w:shd w:val="clear" w:color="auto" w:fill="ECEBEC"/>
      <w:spacing w:before="100" w:beforeAutospacing="1" w:after="100" w:afterAutospacing="1"/>
    </w:pPr>
    <w:rPr>
      <w:rFonts w:ascii="Times New Roman" w:eastAsia="Times New Roman" w:hAnsi="Times New Roman"/>
      <w:color w:val="666666"/>
      <w:sz w:val="17"/>
      <w:szCs w:val="17"/>
    </w:rPr>
  </w:style>
  <w:style w:type="paragraph" w:customStyle="1" w:styleId="user-key-details">
    <w:name w:val="user-key-details"/>
    <w:basedOn w:val="Normal"/>
    <w:rsid w:val="00AB127A"/>
    <w:pPr>
      <w:spacing w:before="100" w:beforeAutospacing="1" w:after="100" w:afterAutospacing="1"/>
    </w:pPr>
    <w:rPr>
      <w:rFonts w:ascii="Times New Roman" w:eastAsia="Times New Roman" w:hAnsi="Times New Roman"/>
      <w:sz w:val="24"/>
    </w:rPr>
  </w:style>
  <w:style w:type="paragraph" w:customStyle="1" w:styleId="recent-user-key">
    <w:name w:val="recent-user-key"/>
    <w:basedOn w:val="Normal"/>
    <w:rsid w:val="00AB127A"/>
    <w:pPr>
      <w:spacing w:before="100" w:beforeAutospacing="1" w:after="100" w:afterAutospacing="1"/>
    </w:pPr>
    <w:rPr>
      <w:rFonts w:ascii="Times New Roman" w:eastAsia="Times New Roman" w:hAnsi="Times New Roman"/>
      <w:color w:val="28A745"/>
      <w:sz w:val="24"/>
    </w:rPr>
  </w:style>
  <w:style w:type="paragraph" w:customStyle="1" w:styleId="recent-user-key-access">
    <w:name w:val="recent-user-key-access"/>
    <w:basedOn w:val="Normal"/>
    <w:rsid w:val="00AB127A"/>
    <w:pPr>
      <w:spacing w:before="100" w:beforeAutospacing="1" w:after="100" w:afterAutospacing="1"/>
    </w:pPr>
    <w:rPr>
      <w:rFonts w:ascii="Times New Roman" w:eastAsia="Times New Roman" w:hAnsi="Times New Roman"/>
      <w:color w:val="1E7E34"/>
      <w:sz w:val="24"/>
    </w:rPr>
  </w:style>
  <w:style w:type="paragraph" w:customStyle="1" w:styleId="unverified-user-key">
    <w:name w:val="unverified-user-key"/>
    <w:basedOn w:val="Normal"/>
    <w:rsid w:val="00AB127A"/>
    <w:pPr>
      <w:spacing w:before="100" w:beforeAutospacing="1" w:after="100" w:afterAutospacing="1"/>
    </w:pPr>
    <w:rPr>
      <w:rFonts w:ascii="Times New Roman" w:eastAsia="Times New Roman" w:hAnsi="Times New Roman"/>
      <w:color w:val="CB2431"/>
      <w:sz w:val="24"/>
    </w:rPr>
  </w:style>
  <w:style w:type="paragraph" w:customStyle="1" w:styleId="unverified-user-key-notice">
    <w:name w:val="unverified-user-key-notice"/>
    <w:basedOn w:val="Normal"/>
    <w:rsid w:val="00AB127A"/>
    <w:pPr>
      <w:spacing w:before="100" w:beforeAutospacing="1" w:after="100" w:afterAutospacing="1"/>
    </w:pPr>
    <w:rPr>
      <w:rFonts w:ascii="Times New Roman" w:eastAsia="Times New Roman" w:hAnsi="Times New Roman"/>
      <w:color w:val="CB2431"/>
      <w:sz w:val="24"/>
    </w:rPr>
  </w:style>
  <w:style w:type="paragraph" w:customStyle="1" w:styleId="logo-uploader-container">
    <w:name w:val="logo-uploader-container"/>
    <w:basedOn w:val="Normal"/>
    <w:rsid w:val="00AB127A"/>
    <w:pPr>
      <w:spacing w:before="100" w:beforeAutospacing="1" w:after="100" w:afterAutospacing="1"/>
    </w:pPr>
    <w:rPr>
      <w:rFonts w:ascii="Times New Roman" w:eastAsia="Times New Roman" w:hAnsi="Times New Roman"/>
      <w:sz w:val="24"/>
    </w:rPr>
  </w:style>
  <w:style w:type="paragraph" w:customStyle="1" w:styleId="logo-box">
    <w:name w:val="logo-box"/>
    <w:basedOn w:val="Normal"/>
    <w:rsid w:val="00AB127A"/>
    <w:pPr>
      <w:pBdr>
        <w:top w:val="single" w:sz="6" w:space="0" w:color="D1D5DA"/>
        <w:left w:val="single" w:sz="6" w:space="0" w:color="D1D5DA"/>
        <w:bottom w:val="single" w:sz="6" w:space="0" w:color="D1D5DA"/>
        <w:right w:val="single" w:sz="6" w:space="0" w:color="D1D5DA"/>
      </w:pBdr>
      <w:shd w:val="clear" w:color="auto" w:fill="EEEEEE"/>
      <w:spacing w:before="100" w:beforeAutospacing="1" w:after="100" w:afterAutospacing="1"/>
    </w:pPr>
    <w:rPr>
      <w:rFonts w:ascii="Times New Roman" w:eastAsia="Times New Roman" w:hAnsi="Times New Roman"/>
      <w:sz w:val="24"/>
    </w:rPr>
  </w:style>
  <w:style w:type="paragraph" w:customStyle="1" w:styleId="logo-placeholder">
    <w:name w:val="logo-placeholder"/>
    <w:basedOn w:val="Normal"/>
    <w:rsid w:val="00AB127A"/>
    <w:pPr>
      <w:spacing w:before="100" w:beforeAutospacing="1" w:after="100" w:afterAutospacing="1"/>
      <w:jc w:val="center"/>
    </w:pPr>
    <w:rPr>
      <w:rFonts w:ascii="Times New Roman" w:eastAsia="Times New Roman" w:hAnsi="Times New Roman"/>
      <w:color w:val="586069"/>
      <w:sz w:val="24"/>
    </w:rPr>
  </w:style>
  <w:style w:type="paragraph" w:customStyle="1" w:styleId="saved-reply-form">
    <w:name w:val="saved-reply-form"/>
    <w:basedOn w:val="Normal"/>
    <w:rsid w:val="00AB127A"/>
    <w:pPr>
      <w:pBdr>
        <w:top w:val="single" w:sz="6" w:space="0" w:color="DDDDDD"/>
        <w:left w:val="single" w:sz="6" w:space="0" w:color="DDDDDD"/>
        <w:bottom w:val="single" w:sz="6" w:space="0" w:color="DDDDDD"/>
        <w:right w:val="single" w:sz="6" w:space="0" w:color="DDDDDD"/>
      </w:pBdr>
      <w:spacing w:before="100" w:beforeAutospacing="1" w:after="100" w:afterAutospacing="1"/>
    </w:pPr>
    <w:rPr>
      <w:rFonts w:ascii="Times New Roman" w:eastAsia="Times New Roman" w:hAnsi="Times New Roman"/>
      <w:sz w:val="24"/>
    </w:rPr>
  </w:style>
  <w:style w:type="paragraph" w:customStyle="1" w:styleId="access-token">
    <w:name w:val="access-token"/>
    <w:basedOn w:val="Normal"/>
    <w:rsid w:val="00AB127A"/>
    <w:pPr>
      <w:pBdr>
        <w:bottom w:val="single" w:sz="6" w:space="0" w:color="E5E5E5"/>
      </w:pBdr>
      <w:spacing w:before="100" w:beforeAutospacing="1" w:after="100" w:afterAutospacing="1"/>
    </w:pPr>
    <w:rPr>
      <w:rFonts w:ascii="Times New Roman" w:eastAsia="Times New Roman" w:hAnsi="Times New Roman"/>
      <w:sz w:val="24"/>
    </w:rPr>
  </w:style>
  <w:style w:type="paragraph" w:customStyle="1" w:styleId="personal-access-tokens-group">
    <w:name w:val="personal-access-tokens-group"/>
    <w:basedOn w:val="Normal"/>
    <w:rsid w:val="00AB127A"/>
    <w:pPr>
      <w:spacing w:before="100" w:beforeAutospacing="1" w:after="100" w:afterAutospacing="1"/>
    </w:pPr>
    <w:rPr>
      <w:rFonts w:ascii="Times New Roman" w:eastAsia="Times New Roman" w:hAnsi="Times New Roman"/>
      <w:sz w:val="24"/>
    </w:rPr>
  </w:style>
  <w:style w:type="paragraph" w:customStyle="1" w:styleId="token-scope">
    <w:name w:val="token-scope"/>
    <w:basedOn w:val="Normal"/>
    <w:rsid w:val="00AB127A"/>
    <w:pPr>
      <w:spacing w:before="0" w:after="0"/>
    </w:pPr>
    <w:rPr>
      <w:rFonts w:ascii="Times New Roman" w:eastAsia="Times New Roman" w:hAnsi="Times New Roman"/>
      <w:color w:val="24292E"/>
      <w:sz w:val="20"/>
      <w:szCs w:val="20"/>
    </w:rPr>
  </w:style>
  <w:style w:type="paragraph" w:customStyle="1" w:styleId="callback-description">
    <w:name w:val="callback-description"/>
    <w:basedOn w:val="Normal"/>
    <w:rsid w:val="00AB127A"/>
    <w:pPr>
      <w:spacing w:before="300" w:after="100" w:afterAutospacing="1"/>
    </w:pPr>
    <w:rPr>
      <w:rFonts w:ascii="Times New Roman" w:eastAsia="Times New Roman" w:hAnsi="Times New Roman"/>
      <w:sz w:val="24"/>
    </w:rPr>
  </w:style>
  <w:style w:type="paragraph" w:customStyle="1" w:styleId="callback-url-wrap">
    <w:name w:val="callback-url-wrap"/>
    <w:basedOn w:val="Normal"/>
    <w:rsid w:val="00AB127A"/>
    <w:pPr>
      <w:spacing w:before="100" w:beforeAutospacing="1" w:after="100" w:afterAutospacing="1"/>
    </w:pPr>
    <w:rPr>
      <w:rFonts w:ascii="Times New Roman" w:eastAsia="Times New Roman" w:hAnsi="Times New Roman"/>
      <w:sz w:val="24"/>
    </w:rPr>
  </w:style>
  <w:style w:type="paragraph" w:customStyle="1" w:styleId="callback-url-action-cell">
    <w:name w:val="callback-url-action-cell"/>
    <w:basedOn w:val="Normal"/>
    <w:rsid w:val="00AB127A"/>
    <w:pPr>
      <w:spacing w:before="100" w:beforeAutospacing="1" w:after="100" w:afterAutospacing="1"/>
      <w:jc w:val="right"/>
    </w:pPr>
    <w:rPr>
      <w:rFonts w:ascii="Times New Roman" w:eastAsia="Times New Roman" w:hAnsi="Times New Roman"/>
      <w:vanish/>
      <w:sz w:val="24"/>
    </w:rPr>
  </w:style>
  <w:style w:type="paragraph" w:customStyle="1" w:styleId="email-preference-exceptions">
    <w:name w:val="email-preference-exceptions"/>
    <w:basedOn w:val="Normal"/>
    <w:rsid w:val="00AB127A"/>
    <w:pPr>
      <w:spacing w:before="100" w:beforeAutospacing="1" w:after="100" w:afterAutospacing="1"/>
    </w:pPr>
    <w:rPr>
      <w:rFonts w:ascii="Times New Roman" w:eastAsia="Times New Roman" w:hAnsi="Times New Roman"/>
      <w:szCs w:val="18"/>
    </w:rPr>
  </w:style>
  <w:style w:type="paragraph" w:customStyle="1" w:styleId="two-factor-recovery-codes">
    <w:name w:val="two-factor-recovery-codes"/>
    <w:basedOn w:val="Normal"/>
    <w:rsid w:val="00AB127A"/>
    <w:pPr>
      <w:spacing w:before="450" w:after="450"/>
    </w:pPr>
    <w:rPr>
      <w:rFonts w:ascii="Consolas" w:eastAsia="Times New Roman" w:hAnsi="Consolas"/>
      <w:sz w:val="32"/>
      <w:szCs w:val="32"/>
    </w:rPr>
  </w:style>
  <w:style w:type="paragraph" w:customStyle="1" w:styleId="two-factor-recovery-code-mark">
    <w:name w:val="two-factor-recovery-code-mark"/>
    <w:basedOn w:val="Normal"/>
    <w:rsid w:val="00AB127A"/>
    <w:pPr>
      <w:spacing w:before="100" w:beforeAutospacing="1" w:after="100" w:afterAutospacing="1" w:line="240" w:lineRule="atLeast"/>
    </w:pPr>
    <w:rPr>
      <w:rFonts w:ascii="Times New Roman" w:eastAsia="Times New Roman" w:hAnsi="Times New Roman"/>
      <w:color w:val="BBBBBB"/>
      <w:sz w:val="36"/>
      <w:szCs w:val="36"/>
    </w:rPr>
  </w:style>
  <w:style w:type="paragraph" w:customStyle="1" w:styleId="two-factor-recovery-code">
    <w:name w:val="two-factor-recovery-code"/>
    <w:basedOn w:val="Normal"/>
    <w:rsid w:val="00AB127A"/>
    <w:pPr>
      <w:spacing w:before="100" w:beforeAutospacing="1" w:after="100" w:afterAutospacing="1"/>
      <w:jc w:val="center"/>
    </w:pPr>
    <w:rPr>
      <w:rFonts w:ascii="Times New Roman" w:eastAsia="Times New Roman" w:hAnsi="Times New Roman"/>
      <w:sz w:val="24"/>
    </w:rPr>
  </w:style>
  <w:style w:type="paragraph" w:customStyle="1" w:styleId="recovery-codes-saving-options">
    <w:name w:val="recovery-codes-saving-options"/>
    <w:basedOn w:val="Normal"/>
    <w:rsid w:val="00AB127A"/>
    <w:pPr>
      <w:spacing w:before="100" w:beforeAutospacing="1" w:after="100" w:afterAutospacing="1"/>
      <w:ind w:left="525"/>
    </w:pPr>
    <w:rPr>
      <w:rFonts w:ascii="Times New Roman" w:eastAsia="Times New Roman" w:hAnsi="Times New Roman"/>
      <w:sz w:val="24"/>
    </w:rPr>
  </w:style>
  <w:style w:type="paragraph" w:customStyle="1" w:styleId="recovery-codes-warning">
    <w:name w:val="recovery-codes-warning"/>
    <w:basedOn w:val="Normal"/>
    <w:rsid w:val="00AB127A"/>
    <w:pPr>
      <w:spacing w:before="0" w:after="0"/>
      <w:ind w:left="-225" w:right="-225"/>
    </w:pPr>
    <w:rPr>
      <w:rFonts w:ascii="Times New Roman" w:eastAsia="Times New Roman" w:hAnsi="Times New Roman"/>
      <w:sz w:val="24"/>
    </w:rPr>
  </w:style>
  <w:style w:type="paragraph" w:customStyle="1" w:styleId="two-factor-lead">
    <w:name w:val="two-factor-lead"/>
    <w:basedOn w:val="Normal"/>
    <w:rsid w:val="00AB127A"/>
    <w:pPr>
      <w:spacing w:before="100" w:beforeAutospacing="1" w:after="100" w:afterAutospacing="1"/>
    </w:pPr>
    <w:rPr>
      <w:rFonts w:ascii="Times New Roman" w:eastAsia="Times New Roman" w:hAnsi="Times New Roman"/>
      <w:sz w:val="24"/>
    </w:rPr>
  </w:style>
  <w:style w:type="paragraph" w:customStyle="1" w:styleId="two-factor-qr-code">
    <w:name w:val="two-factor-qr-code"/>
    <w:basedOn w:val="Normal"/>
    <w:rsid w:val="00AB127A"/>
    <w:pPr>
      <w:spacing w:before="100" w:beforeAutospacing="1" w:after="100" w:afterAutospacing="1"/>
      <w:jc w:val="center"/>
    </w:pPr>
    <w:rPr>
      <w:rFonts w:ascii="Times New Roman" w:eastAsia="Times New Roman" w:hAnsi="Times New Roman"/>
      <w:sz w:val="24"/>
    </w:rPr>
  </w:style>
  <w:style w:type="paragraph" w:customStyle="1" w:styleId="two-factor-steps">
    <w:name w:val="two-factor-steps"/>
    <w:basedOn w:val="Normal"/>
    <w:rsid w:val="00AB127A"/>
    <w:pPr>
      <w:pBdr>
        <w:top w:val="single" w:sz="6" w:space="11" w:color="EAECEF"/>
        <w:left w:val="single" w:sz="6" w:space="11" w:color="EAECEF"/>
        <w:bottom w:val="single" w:sz="6" w:space="0" w:color="EAECEF"/>
        <w:right w:val="single" w:sz="6" w:space="11" w:color="EAECEF"/>
      </w:pBdr>
      <w:spacing w:before="450" w:after="450"/>
    </w:pPr>
    <w:rPr>
      <w:rFonts w:ascii="Times New Roman" w:eastAsia="Times New Roman" w:hAnsi="Times New Roman"/>
      <w:sz w:val="24"/>
    </w:rPr>
  </w:style>
  <w:style w:type="paragraph" w:customStyle="1" w:styleId="sms-country-code-field">
    <w:name w:val="sms-country-code-field"/>
    <w:basedOn w:val="Normal"/>
    <w:rsid w:val="00AB127A"/>
    <w:pPr>
      <w:spacing w:before="100" w:beforeAutospacing="1" w:after="100" w:afterAutospacing="1"/>
    </w:pPr>
    <w:rPr>
      <w:rFonts w:ascii="Times New Roman" w:eastAsia="Times New Roman" w:hAnsi="Times New Roman"/>
      <w:sz w:val="24"/>
    </w:rPr>
  </w:style>
  <w:style w:type="paragraph" w:customStyle="1" w:styleId="two-factor-settings-group">
    <w:name w:val="two-factor-settings-group"/>
    <w:basedOn w:val="Normal"/>
    <w:rsid w:val="00AB127A"/>
    <w:pPr>
      <w:pBdr>
        <w:bottom w:val="single" w:sz="6" w:space="0" w:color="DDDDDD"/>
      </w:pBdr>
      <w:spacing w:before="100" w:beforeAutospacing="1" w:after="100" w:afterAutospacing="1"/>
    </w:pPr>
    <w:rPr>
      <w:rFonts w:ascii="Times New Roman" w:eastAsia="Times New Roman" w:hAnsi="Times New Roman"/>
      <w:sz w:val="24"/>
    </w:rPr>
  </w:style>
  <w:style w:type="paragraph" w:customStyle="1" w:styleId="u2f-registrations">
    <w:name w:val="u2f-registrations"/>
    <w:basedOn w:val="Normal"/>
    <w:rsid w:val="00AB127A"/>
    <w:pPr>
      <w:spacing w:before="100" w:beforeAutospacing="1" w:after="100" w:afterAutospacing="1"/>
    </w:pPr>
    <w:rPr>
      <w:rFonts w:ascii="Times New Roman" w:eastAsia="Times New Roman" w:hAnsi="Times New Roman"/>
      <w:sz w:val="24"/>
    </w:rPr>
  </w:style>
  <w:style w:type="paragraph" w:customStyle="1" w:styleId="u2f-registration">
    <w:name w:val="u2f-registration"/>
    <w:basedOn w:val="Normal"/>
    <w:rsid w:val="00AB127A"/>
    <w:pPr>
      <w:pBdr>
        <w:bottom w:val="single" w:sz="6" w:space="6" w:color="F8F8F8"/>
      </w:pBdr>
      <w:spacing w:before="100" w:beforeAutospacing="1" w:after="120"/>
    </w:pPr>
    <w:rPr>
      <w:rFonts w:ascii="Times New Roman" w:eastAsia="Times New Roman" w:hAnsi="Times New Roman"/>
      <w:sz w:val="24"/>
    </w:rPr>
  </w:style>
  <w:style w:type="paragraph" w:customStyle="1" w:styleId="u2f-registration-nickname">
    <w:name w:val="u2f-registration-nickname"/>
    <w:basedOn w:val="Normal"/>
    <w:rsid w:val="00AB127A"/>
    <w:pPr>
      <w:spacing w:before="100" w:beforeAutospacing="1" w:after="100" w:afterAutospacing="1"/>
    </w:pPr>
    <w:rPr>
      <w:rFonts w:ascii="Times New Roman" w:eastAsia="Times New Roman" w:hAnsi="Times New Roman"/>
      <w:b/>
      <w:bCs/>
      <w:sz w:val="24"/>
    </w:rPr>
  </w:style>
  <w:style w:type="paragraph" w:customStyle="1" w:styleId="github-access-banner">
    <w:name w:val="github-access-banner"/>
    <w:basedOn w:val="Normal"/>
    <w:rsid w:val="00AB127A"/>
    <w:pPr>
      <w:pBdr>
        <w:top w:val="single" w:sz="6" w:space="8" w:color="DDDDDD"/>
        <w:left w:val="single" w:sz="6" w:space="31" w:color="DDDDDD"/>
        <w:bottom w:val="single" w:sz="6" w:space="8" w:color="DDDDDD"/>
        <w:right w:val="single" w:sz="6" w:space="15" w:color="DDDDDD"/>
      </w:pBdr>
      <w:spacing w:before="0" w:after="300"/>
    </w:pPr>
    <w:rPr>
      <w:rFonts w:ascii="Times New Roman" w:eastAsia="Times New Roman" w:hAnsi="Times New Roman"/>
      <w:sz w:val="21"/>
      <w:szCs w:val="21"/>
    </w:rPr>
  </w:style>
  <w:style w:type="paragraph" w:customStyle="1" w:styleId="error-icon">
    <w:name w:val="error-icon"/>
    <w:basedOn w:val="Normal"/>
    <w:rsid w:val="00AB127A"/>
    <w:pPr>
      <w:spacing w:before="100" w:beforeAutospacing="1" w:after="100" w:afterAutospacing="1"/>
    </w:pPr>
    <w:rPr>
      <w:rFonts w:ascii="Times New Roman" w:eastAsia="Times New Roman" w:hAnsi="Times New Roman"/>
      <w:vanish/>
      <w:sz w:val="24"/>
    </w:rPr>
  </w:style>
  <w:style w:type="paragraph" w:customStyle="1" w:styleId="sent-message">
    <w:name w:val="sent-message"/>
    <w:basedOn w:val="Normal"/>
    <w:rsid w:val="00AB127A"/>
    <w:pPr>
      <w:spacing w:before="100" w:beforeAutospacing="1" w:after="100" w:afterAutospacing="1"/>
    </w:pPr>
    <w:rPr>
      <w:rFonts w:ascii="Times New Roman" w:eastAsia="Times New Roman" w:hAnsi="Times New Roman"/>
      <w:vanish/>
      <w:sz w:val="24"/>
    </w:rPr>
  </w:style>
  <w:style w:type="paragraph" w:customStyle="1" w:styleId="sms-error-message">
    <w:name w:val="sms-error-message"/>
    <w:basedOn w:val="Normal"/>
    <w:rsid w:val="00AB127A"/>
    <w:pPr>
      <w:spacing w:before="225" w:after="100" w:afterAutospacing="1"/>
    </w:pPr>
    <w:rPr>
      <w:rFonts w:ascii="Times New Roman" w:eastAsia="Times New Roman" w:hAnsi="Times New Roman"/>
      <w:vanish/>
      <w:sz w:val="24"/>
    </w:rPr>
  </w:style>
  <w:style w:type="paragraph" w:customStyle="1" w:styleId="spinner">
    <w:name w:val="spinner"/>
    <w:basedOn w:val="Normal"/>
    <w:rsid w:val="00AB127A"/>
    <w:pPr>
      <w:spacing w:before="100" w:beforeAutospacing="1" w:after="100" w:afterAutospacing="1"/>
    </w:pPr>
    <w:rPr>
      <w:rFonts w:ascii="Times New Roman" w:eastAsia="Times New Roman" w:hAnsi="Times New Roman"/>
      <w:vanish/>
      <w:sz w:val="24"/>
    </w:rPr>
  </w:style>
  <w:style w:type="paragraph" w:customStyle="1" w:styleId="qr-code-table">
    <w:name w:val="qr-code-table"/>
    <w:basedOn w:val="Normal"/>
    <w:rsid w:val="00AB127A"/>
    <w:pPr>
      <w:pBdr>
        <w:top w:val="single" w:sz="6" w:space="15" w:color="EAECEF"/>
        <w:left w:val="single" w:sz="6" w:space="15" w:color="EAECEF"/>
        <w:bottom w:val="single" w:sz="6" w:space="15" w:color="EAECEF"/>
        <w:right w:val="single" w:sz="6" w:space="15" w:color="EAECEF"/>
      </w:pBdr>
      <w:spacing w:before="450" w:after="450"/>
    </w:pPr>
    <w:rPr>
      <w:rFonts w:ascii="Times New Roman" w:eastAsia="Times New Roman" w:hAnsi="Times New Roman"/>
      <w:sz w:val="24"/>
    </w:rPr>
  </w:style>
  <w:style w:type="paragraph" w:customStyle="1" w:styleId="confirmation-phrase">
    <w:name w:val="confirmation-phrase"/>
    <w:basedOn w:val="Normal"/>
    <w:rsid w:val="00AB127A"/>
    <w:pPr>
      <w:spacing w:before="100" w:beforeAutospacing="1" w:after="100" w:afterAutospacing="1"/>
    </w:pPr>
    <w:rPr>
      <w:rFonts w:ascii="Times New Roman" w:eastAsia="Times New Roman" w:hAnsi="Times New Roman"/>
      <w:i/>
      <w:iCs/>
      <w:sz w:val="24"/>
    </w:rPr>
  </w:style>
  <w:style w:type="paragraph" w:customStyle="1" w:styleId="session-device">
    <w:name w:val="session-device"/>
    <w:basedOn w:val="Normal"/>
    <w:rsid w:val="00AB127A"/>
    <w:pPr>
      <w:spacing w:before="100" w:beforeAutospacing="1" w:after="100" w:afterAutospacing="1" w:line="270" w:lineRule="atLeast"/>
    </w:pPr>
    <w:rPr>
      <w:rFonts w:ascii="Times New Roman" w:eastAsia="Times New Roman" w:hAnsi="Times New Roman"/>
      <w:color w:val="586069"/>
      <w:sz w:val="24"/>
    </w:rPr>
  </w:style>
  <w:style w:type="paragraph" w:customStyle="1" w:styleId="session-details">
    <w:name w:val="session-details"/>
    <w:basedOn w:val="Normal"/>
    <w:rsid w:val="00AB127A"/>
    <w:pPr>
      <w:spacing w:before="100" w:beforeAutospacing="1" w:after="100" w:afterAutospacing="1"/>
      <w:ind w:left="1050"/>
    </w:pPr>
    <w:rPr>
      <w:rFonts w:ascii="Times New Roman" w:eastAsia="Times New Roman" w:hAnsi="Times New Roman"/>
      <w:sz w:val="24"/>
    </w:rPr>
  </w:style>
  <w:style w:type="paragraph" w:customStyle="1" w:styleId="access-sub-heading">
    <w:name w:val="access-sub-heading"/>
    <w:basedOn w:val="Normal"/>
    <w:rsid w:val="00AB127A"/>
    <w:pPr>
      <w:spacing w:before="100" w:beforeAutospacing="1" w:after="100" w:afterAutospacing="1"/>
    </w:pPr>
    <w:rPr>
      <w:rFonts w:ascii="Times New Roman" w:eastAsia="Times New Roman" w:hAnsi="Times New Roman"/>
      <w:color w:val="586069"/>
      <w:sz w:val="24"/>
    </w:rPr>
  </w:style>
  <w:style w:type="paragraph" w:customStyle="1" w:styleId="access-form-wrapper">
    <w:name w:val="access-form-wrapper"/>
    <w:basedOn w:val="Normal"/>
    <w:rsid w:val="00AB127A"/>
    <w:pPr>
      <w:pBdr>
        <w:top w:val="single" w:sz="6" w:space="8" w:color="DDDDDD"/>
      </w:pBdr>
      <w:shd w:val="clear" w:color="auto" w:fill="FCFCFC"/>
      <w:spacing w:before="100" w:beforeAutospacing="1" w:after="100" w:afterAutospacing="1"/>
    </w:pPr>
    <w:rPr>
      <w:rFonts w:ascii="Times New Roman" w:eastAsia="Times New Roman" w:hAnsi="Times New Roman"/>
      <w:sz w:val="24"/>
    </w:rPr>
  </w:style>
  <w:style w:type="paragraph" w:customStyle="1" w:styleId="access-flash">
    <w:name w:val="access-flash"/>
    <w:basedOn w:val="Normal"/>
    <w:rsid w:val="00AB127A"/>
    <w:pPr>
      <w:spacing w:before="100" w:beforeAutospacing="1" w:after="150"/>
      <w:ind w:left="150" w:right="150"/>
    </w:pPr>
    <w:rPr>
      <w:rFonts w:ascii="Times New Roman" w:eastAsia="Times New Roman" w:hAnsi="Times New Roman"/>
      <w:sz w:val="24"/>
    </w:rPr>
  </w:style>
  <w:style w:type="paragraph" w:customStyle="1" w:styleId="oauth-pending-deletion-list-item">
    <w:name w:val="oauth-pending-deletion-list-item"/>
    <w:basedOn w:val="Normal"/>
    <w:rsid w:val="00AB127A"/>
    <w:pPr>
      <w:shd w:val="clear" w:color="auto" w:fill="FAFBFC"/>
      <w:spacing w:before="100" w:beforeAutospacing="1" w:after="100" w:afterAutospacing="1"/>
    </w:pPr>
    <w:rPr>
      <w:rFonts w:ascii="Times New Roman" w:eastAsia="Times New Roman" w:hAnsi="Times New Roman"/>
      <w:sz w:val="24"/>
    </w:rPr>
  </w:style>
  <w:style w:type="paragraph" w:customStyle="1" w:styleId="oauth-pending-deletion">
    <w:name w:val="oauth-pending-deletion"/>
    <w:basedOn w:val="Normal"/>
    <w:rsid w:val="00AB127A"/>
    <w:pPr>
      <w:spacing w:before="100" w:beforeAutospacing="1" w:after="100" w:afterAutospacing="1"/>
    </w:pPr>
    <w:rPr>
      <w:rFonts w:ascii="Times New Roman" w:eastAsia="Times New Roman" w:hAnsi="Times New Roman"/>
      <w:vanish/>
      <w:sz w:val="24"/>
    </w:rPr>
  </w:style>
  <w:style w:type="paragraph" w:customStyle="1" w:styleId="settings-next">
    <w:name w:val="settings-next"/>
    <w:basedOn w:val="Normal"/>
    <w:rsid w:val="00AB127A"/>
    <w:pPr>
      <w:spacing w:before="100" w:beforeAutospacing="1" w:after="100" w:afterAutospacing="1"/>
    </w:pPr>
    <w:rPr>
      <w:rFonts w:ascii="Times New Roman" w:eastAsia="Times New Roman" w:hAnsi="Times New Roman"/>
      <w:sz w:val="21"/>
      <w:szCs w:val="21"/>
    </w:rPr>
  </w:style>
  <w:style w:type="paragraph" w:customStyle="1" w:styleId="form-hr">
    <w:name w:val="form-hr"/>
    <w:basedOn w:val="Normal"/>
    <w:rsid w:val="00AB127A"/>
    <w:pPr>
      <w:spacing w:before="225" w:after="225"/>
    </w:pPr>
    <w:rPr>
      <w:rFonts w:ascii="Times New Roman" w:eastAsia="Times New Roman" w:hAnsi="Times New Roman"/>
      <w:sz w:val="24"/>
    </w:rPr>
  </w:style>
  <w:style w:type="paragraph" w:customStyle="1" w:styleId="listgroup">
    <w:name w:val="listgroup"/>
    <w:basedOn w:val="Normal"/>
    <w:rsid w:val="00AB127A"/>
    <w:pPr>
      <w:pBdr>
        <w:top w:val="single" w:sz="6" w:space="0" w:color="E5E5E5"/>
        <w:left w:val="single" w:sz="6" w:space="0" w:color="E5E5E5"/>
        <w:bottom w:val="single" w:sz="6" w:space="0" w:color="E5E5E5"/>
        <w:right w:val="single" w:sz="6" w:space="0" w:color="E5E5E5"/>
      </w:pBdr>
      <w:spacing w:before="100" w:beforeAutospacing="1" w:after="100" w:afterAutospacing="1"/>
    </w:pPr>
    <w:rPr>
      <w:rFonts w:ascii="Times New Roman" w:eastAsia="Times New Roman" w:hAnsi="Times New Roman"/>
      <w:sz w:val="24"/>
    </w:rPr>
  </w:style>
  <w:style w:type="paragraph" w:customStyle="1" w:styleId="listgroup-item">
    <w:name w:val="listgroup-item"/>
    <w:basedOn w:val="Normal"/>
    <w:rsid w:val="00AB127A"/>
    <w:pPr>
      <w:spacing w:before="100" w:beforeAutospacing="1" w:after="100" w:afterAutospacing="1" w:line="390" w:lineRule="atLeast"/>
    </w:pPr>
    <w:rPr>
      <w:rFonts w:ascii="Times New Roman" w:eastAsia="Times New Roman" w:hAnsi="Times New Roman"/>
      <w:color w:val="586069"/>
      <w:sz w:val="20"/>
      <w:szCs w:val="20"/>
    </w:rPr>
  </w:style>
  <w:style w:type="paragraph" w:customStyle="1" w:styleId="listgroup-item-title">
    <w:name w:val="listgroup-item-title"/>
    <w:basedOn w:val="Normal"/>
    <w:rsid w:val="00AB127A"/>
    <w:pPr>
      <w:spacing w:before="100" w:beforeAutospacing="1" w:after="100" w:afterAutospacing="1"/>
    </w:pPr>
    <w:rPr>
      <w:rFonts w:ascii="Times New Roman" w:eastAsia="Times New Roman" w:hAnsi="Times New Roman"/>
      <w:b/>
      <w:bCs/>
      <w:sz w:val="24"/>
    </w:rPr>
  </w:style>
  <w:style w:type="paragraph" w:customStyle="1" w:styleId="listgroup-item-body">
    <w:name w:val="listgroup-item-body"/>
    <w:basedOn w:val="Normal"/>
    <w:rsid w:val="00AB127A"/>
    <w:pPr>
      <w:spacing w:before="100" w:beforeAutospacing="1" w:after="100" w:afterAutospacing="1"/>
    </w:pPr>
    <w:rPr>
      <w:rFonts w:ascii="Times New Roman" w:eastAsia="Times New Roman" w:hAnsi="Times New Roman"/>
      <w:sz w:val="24"/>
    </w:rPr>
  </w:style>
  <w:style w:type="paragraph" w:customStyle="1" w:styleId="listgroup-header">
    <w:name w:val="listgroup-header"/>
    <w:basedOn w:val="Normal"/>
    <w:rsid w:val="00AB127A"/>
    <w:pPr>
      <w:pBdr>
        <w:bottom w:val="single" w:sz="6" w:space="0" w:color="E5E5E5"/>
      </w:pBdr>
      <w:spacing w:before="100" w:beforeAutospacing="1" w:after="100" w:afterAutospacing="1"/>
    </w:pPr>
    <w:rPr>
      <w:rFonts w:ascii="Times New Roman" w:eastAsia="Times New Roman" w:hAnsi="Times New Roman"/>
      <w:sz w:val="24"/>
    </w:rPr>
  </w:style>
  <w:style w:type="paragraph" w:customStyle="1" w:styleId="listgroup-overflow">
    <w:name w:val="listgroup-overflow"/>
    <w:basedOn w:val="Normal"/>
    <w:rsid w:val="00AB127A"/>
    <w:pPr>
      <w:shd w:val="clear" w:color="auto" w:fill="F5F5F5"/>
      <w:spacing w:before="100" w:beforeAutospacing="1" w:after="100" w:afterAutospacing="1"/>
    </w:pPr>
    <w:rPr>
      <w:rFonts w:ascii="Times New Roman" w:eastAsia="Times New Roman" w:hAnsi="Times New Roman"/>
      <w:sz w:val="24"/>
    </w:rPr>
  </w:style>
  <w:style w:type="paragraph" w:customStyle="1" w:styleId="protected-branches">
    <w:name w:val="protected-branches"/>
    <w:basedOn w:val="Normal"/>
    <w:rsid w:val="00AB127A"/>
    <w:pPr>
      <w:spacing w:before="225" w:after="225"/>
    </w:pPr>
    <w:rPr>
      <w:rFonts w:ascii="Times New Roman" w:eastAsia="Times New Roman" w:hAnsi="Times New Roman"/>
      <w:sz w:val="24"/>
    </w:rPr>
  </w:style>
  <w:style w:type="paragraph" w:customStyle="1" w:styleId="protected-branch-options">
    <w:name w:val="protected-branch-options"/>
    <w:basedOn w:val="Normal"/>
    <w:rsid w:val="00AB127A"/>
    <w:pPr>
      <w:spacing w:before="100" w:beforeAutospacing="1" w:after="100" w:afterAutospacing="1"/>
      <w:ind w:left="300"/>
    </w:pPr>
    <w:rPr>
      <w:rFonts w:ascii="Times New Roman" w:eastAsia="Times New Roman" w:hAnsi="Times New Roman"/>
      <w:sz w:val="24"/>
    </w:rPr>
  </w:style>
  <w:style w:type="paragraph" w:customStyle="1" w:styleId="repo-data-options">
    <w:name w:val="repo-data-options"/>
    <w:basedOn w:val="Normal"/>
    <w:rsid w:val="00AB127A"/>
    <w:pPr>
      <w:spacing w:before="100" w:beforeAutospacing="1" w:after="100" w:afterAutospacing="1"/>
      <w:ind w:left="300"/>
    </w:pPr>
    <w:rPr>
      <w:rFonts w:ascii="Times New Roman" w:eastAsia="Times New Roman" w:hAnsi="Times New Roman"/>
      <w:sz w:val="24"/>
    </w:rPr>
  </w:style>
  <w:style w:type="paragraph" w:customStyle="1" w:styleId="protected-branch-orgs-and-repo-admins">
    <w:name w:val="protected-branch-orgs-and-repo-admins"/>
    <w:basedOn w:val="Normal"/>
    <w:rsid w:val="00AB127A"/>
    <w:pPr>
      <w:shd w:val="clear" w:color="auto" w:fill="FAFBFC"/>
      <w:spacing w:before="100" w:beforeAutospacing="1" w:after="100" w:afterAutospacing="1"/>
    </w:pPr>
    <w:rPr>
      <w:rFonts w:ascii="Times New Roman" w:eastAsia="Times New Roman" w:hAnsi="Times New Roman"/>
      <w:sz w:val="24"/>
    </w:rPr>
  </w:style>
  <w:style w:type="paragraph" w:customStyle="1" w:styleId="authorized-pushers">
    <w:name w:val="authorized-pushers"/>
    <w:basedOn w:val="Normal"/>
    <w:rsid w:val="00AB127A"/>
    <w:pPr>
      <w:spacing w:before="100" w:beforeAutospacing="1" w:after="100" w:afterAutospacing="1"/>
    </w:pPr>
    <w:rPr>
      <w:rFonts w:ascii="Times New Roman" w:eastAsia="Times New Roman" w:hAnsi="Times New Roman"/>
      <w:sz w:val="24"/>
    </w:rPr>
  </w:style>
  <w:style w:type="paragraph" w:customStyle="1" w:styleId="protected-branch-authorized-pushers-table">
    <w:name w:val="protected-branch-authorized-pushers-table"/>
    <w:basedOn w:val="Normal"/>
    <w:rsid w:val="00AB127A"/>
    <w:pPr>
      <w:spacing w:before="150" w:after="100" w:afterAutospacing="1"/>
    </w:pPr>
    <w:rPr>
      <w:rFonts w:ascii="Times New Roman" w:eastAsia="Times New Roman" w:hAnsi="Times New Roman"/>
      <w:sz w:val="24"/>
    </w:rPr>
  </w:style>
  <w:style w:type="paragraph" w:customStyle="1" w:styleId="protected-branch-pusher">
    <w:name w:val="protected-branch-pusher"/>
    <w:basedOn w:val="Normal"/>
    <w:rsid w:val="00AB127A"/>
    <w:pPr>
      <w:spacing w:before="100" w:beforeAutospacing="1" w:after="100" w:afterAutospacing="1"/>
    </w:pPr>
    <w:rPr>
      <w:rFonts w:ascii="Times New Roman" w:eastAsia="Times New Roman" w:hAnsi="Times New Roman"/>
      <w:color w:val="333333"/>
      <w:sz w:val="24"/>
    </w:rPr>
  </w:style>
  <w:style w:type="paragraph" w:customStyle="1" w:styleId="protected-branch-admin-permission">
    <w:name w:val="protected-branch-admin-permission"/>
    <w:basedOn w:val="Normal"/>
    <w:rsid w:val="00AB127A"/>
    <w:pPr>
      <w:spacing w:before="0" w:after="0"/>
      <w:ind w:left="-60"/>
    </w:pPr>
    <w:rPr>
      <w:rFonts w:ascii="Times New Roman" w:eastAsia="Times New Roman" w:hAnsi="Times New Roman"/>
      <w:sz w:val="24"/>
    </w:rPr>
  </w:style>
  <w:style w:type="paragraph" w:customStyle="1" w:styleId="automated-check-options">
    <w:name w:val="automated-check-options"/>
    <w:basedOn w:val="Normal"/>
    <w:rsid w:val="00AB127A"/>
    <w:pPr>
      <w:spacing w:before="150" w:after="100" w:afterAutospacing="1"/>
    </w:pPr>
    <w:rPr>
      <w:rFonts w:ascii="Times New Roman" w:eastAsia="Times New Roman" w:hAnsi="Times New Roman"/>
      <w:sz w:val="24"/>
    </w:rPr>
  </w:style>
  <w:style w:type="paragraph" w:customStyle="1" w:styleId="setup-wrapper">
    <w:name w:val="setup-wrapper"/>
    <w:basedOn w:val="Normal"/>
    <w:rsid w:val="00AB127A"/>
    <w:pPr>
      <w:spacing w:before="0" w:after="0"/>
    </w:pPr>
    <w:rPr>
      <w:rFonts w:ascii="Times New Roman" w:eastAsia="Times New Roman" w:hAnsi="Times New Roman"/>
      <w:sz w:val="24"/>
    </w:rPr>
  </w:style>
  <w:style w:type="paragraph" w:customStyle="1" w:styleId="setup-header">
    <w:name w:val="setup-header"/>
    <w:basedOn w:val="Normal"/>
    <w:rsid w:val="00AB127A"/>
    <w:pPr>
      <w:pBdr>
        <w:bottom w:val="single" w:sz="6" w:space="15" w:color="DDDDDD"/>
      </w:pBdr>
      <w:spacing w:before="0" w:after="450"/>
    </w:pPr>
    <w:rPr>
      <w:rFonts w:ascii="Times New Roman" w:eastAsia="Times New Roman" w:hAnsi="Times New Roman"/>
      <w:sz w:val="24"/>
    </w:rPr>
  </w:style>
  <w:style w:type="paragraph" w:customStyle="1" w:styleId="setup-org">
    <w:name w:val="setup-org"/>
    <w:basedOn w:val="Normal"/>
    <w:rsid w:val="00AB127A"/>
    <w:pPr>
      <w:spacing w:before="100" w:beforeAutospacing="1" w:after="100" w:afterAutospacing="1"/>
    </w:pPr>
    <w:rPr>
      <w:rFonts w:ascii="Times New Roman" w:eastAsia="Times New Roman" w:hAnsi="Times New Roman"/>
      <w:sz w:val="24"/>
    </w:rPr>
  </w:style>
  <w:style w:type="paragraph" w:customStyle="1" w:styleId="setup-main">
    <w:name w:val="setup-main"/>
    <w:basedOn w:val="Normal"/>
    <w:rsid w:val="00AB127A"/>
    <w:pPr>
      <w:spacing w:before="100" w:beforeAutospacing="1" w:after="100" w:afterAutospacing="1"/>
    </w:pPr>
    <w:rPr>
      <w:rFonts w:ascii="Times New Roman" w:eastAsia="Times New Roman" w:hAnsi="Times New Roman"/>
      <w:sz w:val="24"/>
    </w:rPr>
  </w:style>
  <w:style w:type="paragraph" w:customStyle="1" w:styleId="setup-secondary">
    <w:name w:val="setup-secondary"/>
    <w:basedOn w:val="Normal"/>
    <w:rsid w:val="00AB127A"/>
    <w:pPr>
      <w:spacing w:before="100" w:beforeAutospacing="1" w:after="100" w:afterAutospacing="1"/>
    </w:pPr>
    <w:rPr>
      <w:rFonts w:ascii="Times New Roman" w:eastAsia="Times New Roman" w:hAnsi="Times New Roman"/>
      <w:sz w:val="24"/>
    </w:rPr>
  </w:style>
  <w:style w:type="paragraph" w:customStyle="1" w:styleId="setup-info-module">
    <w:name w:val="setup-info-module"/>
    <w:basedOn w:val="Normal"/>
    <w:rsid w:val="00AB127A"/>
    <w:pPr>
      <w:pBdr>
        <w:top w:val="single" w:sz="6" w:space="0" w:color="CCCCCC"/>
        <w:left w:val="single" w:sz="6" w:space="0" w:color="CCCCCC"/>
        <w:bottom w:val="single" w:sz="6" w:space="0" w:color="CCCCCC"/>
        <w:right w:val="single" w:sz="6" w:space="0" w:color="CCCCCC"/>
      </w:pBdr>
      <w:shd w:val="clear" w:color="auto" w:fill="FFFFFF"/>
      <w:spacing w:before="100" w:beforeAutospacing="1" w:after="450"/>
    </w:pPr>
    <w:rPr>
      <w:rFonts w:ascii="Times New Roman" w:eastAsia="Times New Roman" w:hAnsi="Times New Roman"/>
      <w:sz w:val="24"/>
    </w:rPr>
  </w:style>
  <w:style w:type="paragraph" w:customStyle="1" w:styleId="features-list">
    <w:name w:val="features-list"/>
    <w:basedOn w:val="Normal"/>
    <w:rsid w:val="00AB127A"/>
    <w:pPr>
      <w:spacing w:before="0" w:after="0"/>
    </w:pPr>
    <w:rPr>
      <w:rFonts w:ascii="Times New Roman" w:eastAsia="Times New Roman" w:hAnsi="Times New Roman"/>
      <w:sz w:val="21"/>
      <w:szCs w:val="21"/>
    </w:rPr>
  </w:style>
  <w:style w:type="paragraph" w:customStyle="1" w:styleId="team-member-container">
    <w:name w:val="team-member-container"/>
    <w:basedOn w:val="Normal"/>
    <w:rsid w:val="00AB127A"/>
    <w:pPr>
      <w:spacing w:before="100" w:beforeAutospacing="1" w:after="300"/>
    </w:pPr>
    <w:rPr>
      <w:rFonts w:ascii="Times New Roman" w:eastAsia="Times New Roman" w:hAnsi="Times New Roman"/>
      <w:sz w:val="24"/>
    </w:rPr>
  </w:style>
  <w:style w:type="paragraph" w:customStyle="1" w:styleId="setup-form">
    <w:name w:val="setup-form"/>
    <w:basedOn w:val="Normal"/>
    <w:rsid w:val="00AB127A"/>
    <w:pPr>
      <w:spacing w:before="100" w:beforeAutospacing="1" w:after="100" w:afterAutospacing="1"/>
    </w:pPr>
    <w:rPr>
      <w:rFonts w:ascii="Times New Roman" w:eastAsia="Times New Roman" w:hAnsi="Times New Roman"/>
      <w:sz w:val="24"/>
    </w:rPr>
  </w:style>
  <w:style w:type="paragraph" w:customStyle="1" w:styleId="org-creation-questions">
    <w:name w:val="org-creation-questions"/>
    <w:basedOn w:val="Normal"/>
    <w:rsid w:val="00AB127A"/>
    <w:pPr>
      <w:spacing w:before="100" w:beforeAutospacing="1" w:after="100" w:afterAutospacing="1"/>
    </w:pPr>
    <w:rPr>
      <w:rFonts w:ascii="Times New Roman" w:eastAsia="Times New Roman" w:hAnsi="Times New Roman"/>
      <w:sz w:val="24"/>
    </w:rPr>
  </w:style>
  <w:style w:type="paragraph" w:customStyle="1" w:styleId="user-identification-questions">
    <w:name w:val="user-identification-questions"/>
    <w:basedOn w:val="Normal"/>
    <w:rsid w:val="00AB127A"/>
    <w:pPr>
      <w:spacing w:before="600" w:after="100" w:afterAutospacing="1"/>
    </w:pPr>
    <w:rPr>
      <w:rFonts w:ascii="Times New Roman" w:eastAsia="Times New Roman" w:hAnsi="Times New Roman"/>
      <w:sz w:val="24"/>
    </w:rPr>
  </w:style>
  <w:style w:type="paragraph" w:customStyle="1" w:styleId="shelf">
    <w:name w:val="shelf"/>
    <w:basedOn w:val="Normal"/>
    <w:rsid w:val="00AB127A"/>
    <w:pPr>
      <w:pBdr>
        <w:bottom w:val="single" w:sz="6" w:space="0" w:color="EFF1F3"/>
      </w:pBdr>
      <w:shd w:val="clear" w:color="auto" w:fill="FEFEFE"/>
      <w:spacing w:before="100" w:beforeAutospacing="1" w:after="300"/>
    </w:pPr>
    <w:rPr>
      <w:rFonts w:ascii="Times New Roman" w:eastAsia="Times New Roman" w:hAnsi="Times New Roman"/>
      <w:sz w:val="24"/>
    </w:rPr>
  </w:style>
  <w:style w:type="paragraph" w:customStyle="1" w:styleId="shelf-title">
    <w:name w:val="shelf-title"/>
    <w:basedOn w:val="Normal"/>
    <w:rsid w:val="00AB127A"/>
    <w:pPr>
      <w:spacing w:before="0" w:after="0"/>
    </w:pPr>
    <w:rPr>
      <w:rFonts w:ascii="Times New Roman" w:eastAsia="Times New Roman" w:hAnsi="Times New Roman"/>
      <w:sz w:val="45"/>
      <w:szCs w:val="45"/>
    </w:rPr>
  </w:style>
  <w:style w:type="paragraph" w:customStyle="1" w:styleId="shelf-content">
    <w:name w:val="shelf-content"/>
    <w:basedOn w:val="Normal"/>
    <w:rsid w:val="00AB127A"/>
    <w:pPr>
      <w:spacing w:before="750" w:after="750"/>
      <w:jc w:val="center"/>
    </w:pPr>
    <w:rPr>
      <w:rFonts w:ascii="Times New Roman" w:eastAsia="Times New Roman" w:hAnsi="Times New Roman"/>
      <w:sz w:val="24"/>
    </w:rPr>
  </w:style>
  <w:style w:type="paragraph" w:customStyle="1" w:styleId="shelf-lead">
    <w:name w:val="shelf-lead"/>
    <w:basedOn w:val="Normal"/>
    <w:rsid w:val="00AB127A"/>
    <w:pPr>
      <w:spacing w:before="150" w:after="450"/>
    </w:pPr>
    <w:rPr>
      <w:rFonts w:ascii="Times New Roman" w:eastAsia="Times New Roman" w:hAnsi="Times New Roman"/>
      <w:color w:val="586069"/>
      <w:sz w:val="27"/>
      <w:szCs w:val="27"/>
    </w:rPr>
  </w:style>
  <w:style w:type="paragraph" w:customStyle="1" w:styleId="shelf-dismiss">
    <w:name w:val="shelf-dismiss"/>
    <w:basedOn w:val="Normal"/>
    <w:rsid w:val="00AB127A"/>
    <w:pPr>
      <w:spacing w:before="100" w:beforeAutospacing="1" w:after="100" w:afterAutospacing="1"/>
    </w:pPr>
    <w:rPr>
      <w:rFonts w:ascii="Times New Roman" w:eastAsia="Times New Roman" w:hAnsi="Times New Roman"/>
      <w:color w:val="959DA5"/>
      <w:szCs w:val="18"/>
    </w:rPr>
  </w:style>
  <w:style w:type="paragraph" w:customStyle="1" w:styleId="shelf-cta">
    <w:name w:val="shelf-cta"/>
    <w:basedOn w:val="Normal"/>
    <w:rsid w:val="00AB127A"/>
    <w:pPr>
      <w:spacing w:before="100" w:beforeAutospacing="1" w:after="100" w:afterAutospacing="1"/>
    </w:pPr>
    <w:rPr>
      <w:rFonts w:ascii="Times New Roman" w:eastAsia="Times New Roman" w:hAnsi="Times New Roman"/>
      <w:sz w:val="24"/>
    </w:rPr>
  </w:style>
  <w:style w:type="paragraph" w:customStyle="1" w:styleId="intro-shelf">
    <w:name w:val="intro-shelf"/>
    <w:basedOn w:val="Normal"/>
    <w:rsid w:val="00AB127A"/>
    <w:pPr>
      <w:spacing w:before="0" w:after="100" w:afterAutospacing="1"/>
    </w:pPr>
    <w:rPr>
      <w:rFonts w:ascii="Times New Roman" w:eastAsia="Times New Roman" w:hAnsi="Times New Roman"/>
      <w:sz w:val="24"/>
    </w:rPr>
  </w:style>
  <w:style w:type="paragraph" w:customStyle="1" w:styleId="orgs-help-shelf">
    <w:name w:val="orgs-help-shelf"/>
    <w:basedOn w:val="Normal"/>
    <w:rsid w:val="00AB127A"/>
    <w:pPr>
      <w:pBdr>
        <w:bottom w:val="single" w:sz="6" w:space="15" w:color="EFF1F3"/>
      </w:pBdr>
      <w:spacing w:before="0" w:after="300"/>
    </w:pPr>
    <w:rPr>
      <w:rFonts w:ascii="Times New Roman" w:eastAsia="Times New Roman" w:hAnsi="Times New Roman"/>
      <w:sz w:val="24"/>
    </w:rPr>
  </w:style>
  <w:style w:type="paragraph" w:customStyle="1" w:styleId="orgs-help-shelf-content">
    <w:name w:val="orgs-help-shelf-content"/>
    <w:basedOn w:val="Normal"/>
    <w:rsid w:val="00AB127A"/>
    <w:pPr>
      <w:spacing w:before="750" w:after="750"/>
      <w:jc w:val="center"/>
    </w:pPr>
    <w:rPr>
      <w:rFonts w:ascii="Times New Roman" w:eastAsia="Times New Roman" w:hAnsi="Times New Roman"/>
      <w:sz w:val="24"/>
    </w:rPr>
  </w:style>
  <w:style w:type="paragraph" w:customStyle="1" w:styleId="orgs-help-lead">
    <w:name w:val="orgs-help-lead"/>
    <w:basedOn w:val="Normal"/>
    <w:rsid w:val="00AB127A"/>
    <w:pPr>
      <w:spacing w:before="150" w:after="450"/>
    </w:pPr>
    <w:rPr>
      <w:rFonts w:ascii="Times New Roman" w:eastAsia="Times New Roman" w:hAnsi="Times New Roman"/>
      <w:color w:val="586069"/>
      <w:sz w:val="24"/>
    </w:rPr>
  </w:style>
  <w:style w:type="paragraph" w:customStyle="1" w:styleId="orgs-help-items">
    <w:name w:val="orgs-help-items"/>
    <w:basedOn w:val="Normal"/>
    <w:rsid w:val="00AB127A"/>
    <w:pPr>
      <w:spacing w:before="100" w:beforeAutospacing="1" w:after="600"/>
    </w:pPr>
    <w:rPr>
      <w:rFonts w:ascii="Times New Roman" w:eastAsia="Times New Roman" w:hAnsi="Times New Roman"/>
      <w:sz w:val="24"/>
    </w:rPr>
  </w:style>
  <w:style w:type="paragraph" w:customStyle="1" w:styleId="orgs-help-item-octicon">
    <w:name w:val="orgs-help-item-octicon"/>
    <w:basedOn w:val="Normal"/>
    <w:rsid w:val="00AB127A"/>
    <w:pPr>
      <w:pBdr>
        <w:top w:val="single" w:sz="6" w:space="0" w:color="E1E4E8"/>
        <w:left w:val="single" w:sz="6" w:space="0" w:color="E1E4E8"/>
        <w:bottom w:val="single" w:sz="6" w:space="0" w:color="E1E4E8"/>
        <w:right w:val="single" w:sz="6" w:space="0" w:color="E1E4E8"/>
      </w:pBdr>
      <w:shd w:val="clear" w:color="auto" w:fill="FFFFFF"/>
      <w:spacing w:before="0" w:after="225"/>
      <w:jc w:val="center"/>
    </w:pPr>
    <w:rPr>
      <w:rFonts w:ascii="Times New Roman" w:eastAsia="Times New Roman" w:hAnsi="Times New Roman"/>
      <w:sz w:val="24"/>
    </w:rPr>
  </w:style>
  <w:style w:type="paragraph" w:customStyle="1" w:styleId="orgs-help-item-title">
    <w:name w:val="orgs-help-item-title"/>
    <w:basedOn w:val="Normal"/>
    <w:rsid w:val="00AB127A"/>
    <w:pPr>
      <w:spacing w:before="100" w:beforeAutospacing="1" w:after="150"/>
    </w:pPr>
    <w:rPr>
      <w:rFonts w:ascii="Times New Roman" w:eastAsia="Times New Roman" w:hAnsi="Times New Roman"/>
      <w:sz w:val="24"/>
    </w:rPr>
  </w:style>
  <w:style w:type="paragraph" w:customStyle="1" w:styleId="orgs-help-item-content">
    <w:name w:val="orgs-help-item-content"/>
    <w:basedOn w:val="Normal"/>
    <w:rsid w:val="00AB127A"/>
    <w:pPr>
      <w:spacing w:before="0" w:after="100" w:afterAutospacing="1"/>
    </w:pPr>
    <w:rPr>
      <w:rFonts w:ascii="Times New Roman" w:eastAsia="Times New Roman" w:hAnsi="Times New Roman"/>
      <w:color w:val="586069"/>
      <w:sz w:val="21"/>
      <w:szCs w:val="21"/>
    </w:rPr>
  </w:style>
  <w:style w:type="paragraph" w:customStyle="1" w:styleId="orgs-help-dismiss">
    <w:name w:val="orgs-help-dismiss"/>
    <w:basedOn w:val="Normal"/>
    <w:rsid w:val="00AB127A"/>
    <w:pPr>
      <w:spacing w:before="75" w:after="100" w:afterAutospacing="1"/>
      <w:ind w:right="150"/>
    </w:pPr>
    <w:rPr>
      <w:rFonts w:ascii="Times New Roman" w:eastAsia="Times New Roman" w:hAnsi="Times New Roman"/>
      <w:color w:val="586069"/>
      <w:szCs w:val="18"/>
    </w:rPr>
  </w:style>
  <w:style w:type="paragraph" w:customStyle="1" w:styleId="orgs-help-title">
    <w:name w:val="orgs-help-title"/>
    <w:basedOn w:val="Normal"/>
    <w:rsid w:val="00AB127A"/>
    <w:pPr>
      <w:spacing w:before="0" w:after="0"/>
    </w:pPr>
    <w:rPr>
      <w:rFonts w:ascii="Times New Roman" w:eastAsia="Times New Roman" w:hAnsi="Times New Roman"/>
      <w:sz w:val="24"/>
    </w:rPr>
  </w:style>
  <w:style w:type="paragraph" w:customStyle="1" w:styleId="signup-plan-column">
    <w:name w:val="signup-plan-column"/>
    <w:basedOn w:val="Normal"/>
    <w:rsid w:val="00AB127A"/>
    <w:pPr>
      <w:spacing w:before="100" w:beforeAutospacing="1" w:after="100" w:afterAutospacing="1"/>
    </w:pPr>
    <w:rPr>
      <w:rFonts w:ascii="Times New Roman" w:eastAsia="Times New Roman" w:hAnsi="Times New Roman"/>
      <w:sz w:val="24"/>
    </w:rPr>
  </w:style>
  <w:style w:type="paragraph" w:customStyle="1" w:styleId="signup-plan-card">
    <w:name w:val="signup-plan-card"/>
    <w:basedOn w:val="Normal"/>
    <w:rsid w:val="00AB127A"/>
    <w:pPr>
      <w:pBdr>
        <w:top w:val="single" w:sz="6" w:space="0" w:color="D1D5DA"/>
        <w:left w:val="single" w:sz="6" w:space="0" w:color="D1D5DA"/>
        <w:bottom w:val="single" w:sz="6" w:space="0" w:color="D1D5DA"/>
        <w:right w:val="single" w:sz="6" w:space="0" w:color="D1D5DA"/>
      </w:pBdr>
      <w:shd w:val="clear" w:color="auto" w:fill="FFFFFF"/>
      <w:spacing w:before="100" w:beforeAutospacing="1" w:after="100" w:afterAutospacing="1"/>
    </w:pPr>
    <w:rPr>
      <w:rFonts w:ascii="Times New Roman" w:eastAsia="Times New Roman" w:hAnsi="Times New Roman"/>
      <w:sz w:val="24"/>
    </w:rPr>
  </w:style>
  <w:style w:type="paragraph" w:customStyle="1" w:styleId="signup-plan-summary-subhead">
    <w:name w:val="signup-plan-summary-subhead"/>
    <w:basedOn w:val="Normal"/>
    <w:rsid w:val="00AB127A"/>
    <w:pPr>
      <w:pBdr>
        <w:bottom w:val="single" w:sz="18" w:space="0" w:color="auto"/>
      </w:pBdr>
      <w:spacing w:before="100" w:beforeAutospacing="1" w:after="100" w:afterAutospacing="1"/>
    </w:pPr>
    <w:rPr>
      <w:rFonts w:ascii="Times New Roman" w:eastAsia="Times New Roman" w:hAnsi="Times New Roman"/>
      <w:sz w:val="24"/>
    </w:rPr>
  </w:style>
  <w:style w:type="paragraph" w:customStyle="1" w:styleId="plan-category-tab">
    <w:name w:val="plan-category-tab"/>
    <w:basedOn w:val="Normal"/>
    <w:rsid w:val="00AB127A"/>
    <w:pPr>
      <w:spacing w:before="100" w:beforeAutospacing="1" w:after="100" w:afterAutospacing="1"/>
    </w:pPr>
    <w:rPr>
      <w:rFonts w:ascii="Times New Roman" w:eastAsia="Times New Roman" w:hAnsi="Times New Roman"/>
      <w:sz w:val="24"/>
    </w:rPr>
  </w:style>
  <w:style w:type="paragraph" w:customStyle="1" w:styleId="plan-category-tabaria-selectedtrue">
    <w:name w:val="plan-category-tab[aria-selected=true]"/>
    <w:basedOn w:val="Normal"/>
    <w:rsid w:val="00AB127A"/>
    <w:pPr>
      <w:spacing w:before="100" w:beforeAutospacing="1" w:after="100" w:afterAutospacing="1"/>
    </w:pPr>
    <w:rPr>
      <w:rFonts w:ascii="Times New Roman" w:eastAsia="Times New Roman" w:hAnsi="Times New Roman"/>
      <w:color w:val="FFFFFF"/>
      <w:sz w:val="24"/>
    </w:rPr>
  </w:style>
  <w:style w:type="paragraph" w:customStyle="1" w:styleId="draft-tag">
    <w:name w:val="draft-tag"/>
    <w:basedOn w:val="Normal"/>
    <w:rsid w:val="00AB127A"/>
    <w:pPr>
      <w:shd w:val="clear" w:color="auto" w:fill="404040"/>
      <w:spacing w:before="100" w:beforeAutospacing="1" w:after="100" w:afterAutospacing="1"/>
    </w:pPr>
    <w:rPr>
      <w:rFonts w:ascii="Times New Roman" w:eastAsia="Times New Roman" w:hAnsi="Times New Roman"/>
      <w:b/>
      <w:bCs/>
      <w:color w:val="EEEEEE"/>
      <w:sz w:val="24"/>
    </w:rPr>
  </w:style>
  <w:style w:type="paragraph" w:customStyle="1" w:styleId="showcase-page-pattern">
    <w:name w:val="showcase-page-pattern"/>
    <w:basedOn w:val="Normal"/>
    <w:rsid w:val="00AB127A"/>
    <w:pPr>
      <w:spacing w:before="0" w:after="0"/>
    </w:pPr>
    <w:rPr>
      <w:rFonts w:ascii="Times New Roman" w:eastAsia="Times New Roman" w:hAnsi="Times New Roman"/>
      <w:sz w:val="24"/>
    </w:rPr>
  </w:style>
  <w:style w:type="paragraph" w:customStyle="1" w:styleId="showcase-page-repo-list">
    <w:name w:val="showcase-page-repo-list"/>
    <w:basedOn w:val="Normal"/>
    <w:rsid w:val="00AB127A"/>
    <w:pPr>
      <w:pBdr>
        <w:top w:val="single" w:sz="6" w:space="0" w:color="EEEEEE"/>
      </w:pBdr>
      <w:spacing w:before="100" w:beforeAutospacing="1" w:after="100" w:afterAutospacing="1"/>
    </w:pPr>
    <w:rPr>
      <w:rFonts w:ascii="Times New Roman" w:eastAsia="Times New Roman" w:hAnsi="Times New Roman"/>
      <w:sz w:val="24"/>
    </w:rPr>
  </w:style>
  <w:style w:type="paragraph" w:customStyle="1" w:styleId="sponsors-goal-progress-bar">
    <w:name w:val="sponsors-goal-progress-bar"/>
    <w:basedOn w:val="Normal"/>
    <w:rsid w:val="00AB127A"/>
    <w:pPr>
      <w:shd w:val="clear" w:color="auto" w:fill="EC6CB9"/>
      <w:spacing w:before="100" w:beforeAutospacing="1" w:after="100" w:afterAutospacing="1"/>
    </w:pPr>
    <w:rPr>
      <w:rFonts w:ascii="Times New Roman" w:eastAsia="Times New Roman" w:hAnsi="Times New Roman"/>
      <w:sz w:val="24"/>
    </w:rPr>
  </w:style>
  <w:style w:type="paragraph" w:customStyle="1" w:styleId="sponsors-goals-avatar-border">
    <w:name w:val="sponsors-goals-avatar-border"/>
    <w:basedOn w:val="Normal"/>
    <w:rsid w:val="00AB127A"/>
    <w:pPr>
      <w:pBdr>
        <w:top w:val="single" w:sz="6" w:space="0" w:color="FFFFFF"/>
        <w:left w:val="single" w:sz="6" w:space="0" w:color="FFFFFF"/>
        <w:bottom w:val="single" w:sz="6" w:space="0" w:color="FFFFFF"/>
        <w:right w:val="single" w:sz="6" w:space="0" w:color="FFFFFF"/>
      </w:pBdr>
      <w:shd w:val="clear" w:color="auto" w:fill="FFFFFF"/>
      <w:spacing w:before="100" w:beforeAutospacing="1" w:after="100" w:afterAutospacing="1"/>
    </w:pPr>
    <w:rPr>
      <w:rFonts w:ascii="Times New Roman" w:eastAsia="Times New Roman" w:hAnsi="Times New Roman"/>
      <w:sz w:val="24"/>
    </w:rPr>
  </w:style>
  <w:style w:type="paragraph" w:customStyle="1" w:styleId="sponsors-goals-heart-anim">
    <w:name w:val="sponsors-goals-heart-anim"/>
    <w:basedOn w:val="Normal"/>
    <w:rsid w:val="00AB127A"/>
    <w:pPr>
      <w:spacing w:before="100" w:beforeAutospacing="1" w:after="100" w:afterAutospacing="1"/>
    </w:pPr>
    <w:rPr>
      <w:rFonts w:ascii="Times New Roman" w:eastAsia="Times New Roman" w:hAnsi="Times New Roman"/>
      <w:sz w:val="24"/>
    </w:rPr>
  </w:style>
  <w:style w:type="paragraph" w:customStyle="1" w:styleId="business-sso">
    <w:name w:val="business-sso"/>
    <w:basedOn w:val="Normal"/>
    <w:rsid w:val="00AB127A"/>
    <w:pPr>
      <w:spacing w:before="0" w:after="0"/>
    </w:pPr>
    <w:rPr>
      <w:rFonts w:ascii="Times New Roman" w:eastAsia="Times New Roman" w:hAnsi="Times New Roman"/>
      <w:sz w:val="24"/>
    </w:rPr>
  </w:style>
  <w:style w:type="paragraph" w:customStyle="1" w:styleId="org-sso">
    <w:name w:val="org-sso"/>
    <w:basedOn w:val="Normal"/>
    <w:rsid w:val="00AB127A"/>
    <w:pPr>
      <w:spacing w:before="0" w:after="0"/>
    </w:pPr>
    <w:rPr>
      <w:rFonts w:ascii="Times New Roman" w:eastAsia="Times New Roman" w:hAnsi="Times New Roman"/>
      <w:sz w:val="24"/>
    </w:rPr>
  </w:style>
  <w:style w:type="paragraph" w:customStyle="1" w:styleId="sso-modal">
    <w:name w:val="sso-modal"/>
    <w:basedOn w:val="Normal"/>
    <w:rsid w:val="00AB127A"/>
    <w:pPr>
      <w:spacing w:before="100" w:beforeAutospacing="1" w:after="100" w:afterAutospacing="1"/>
    </w:pPr>
    <w:rPr>
      <w:rFonts w:ascii="Times New Roman" w:eastAsia="Times New Roman" w:hAnsi="Times New Roman"/>
      <w:sz w:val="24"/>
    </w:rPr>
  </w:style>
  <w:style w:type="paragraph" w:customStyle="1" w:styleId="task-list-item-checkbox">
    <w:name w:val="task-list-item-checkbox"/>
    <w:basedOn w:val="Normal"/>
    <w:rsid w:val="00AB127A"/>
    <w:pPr>
      <w:spacing w:before="0" w:after="60"/>
      <w:ind w:left="-384" w:right="48"/>
      <w:textAlignment w:val="center"/>
    </w:pPr>
    <w:rPr>
      <w:rFonts w:ascii="Times New Roman" w:eastAsia="Times New Roman" w:hAnsi="Times New Roman"/>
      <w:sz w:val="24"/>
    </w:rPr>
  </w:style>
  <w:style w:type="paragraph" w:customStyle="1" w:styleId="team-label-ldap">
    <w:name w:val="team-label-ldap"/>
    <w:basedOn w:val="Normal"/>
    <w:rsid w:val="00AB127A"/>
    <w:pPr>
      <w:pBdr>
        <w:top w:val="single" w:sz="6" w:space="0" w:color="EAEAEA"/>
        <w:left w:val="single" w:sz="6" w:space="7" w:color="EAEAEA"/>
        <w:bottom w:val="single" w:sz="6" w:space="0" w:color="EAEAEA"/>
        <w:right w:val="single" w:sz="6" w:space="7" w:color="EAEAEA"/>
      </w:pBdr>
      <w:spacing w:before="100" w:beforeAutospacing="1" w:after="100" w:afterAutospacing="1" w:line="375" w:lineRule="atLeast"/>
    </w:pPr>
    <w:rPr>
      <w:rFonts w:ascii="Times New Roman" w:eastAsia="Times New Roman" w:hAnsi="Times New Roman"/>
      <w:caps/>
      <w:color w:val="586069"/>
      <w:sz w:val="24"/>
    </w:rPr>
  </w:style>
  <w:style w:type="paragraph" w:customStyle="1" w:styleId="team-member-ellipsis">
    <w:name w:val="team-member-ellipsis"/>
    <w:basedOn w:val="Normal"/>
    <w:rsid w:val="00AB127A"/>
    <w:pPr>
      <w:spacing w:before="100" w:beforeAutospacing="1" w:after="100" w:afterAutospacing="1" w:line="360" w:lineRule="atLeast"/>
    </w:pPr>
    <w:rPr>
      <w:rFonts w:ascii="Times New Roman" w:eastAsia="Times New Roman" w:hAnsi="Times New Roman"/>
      <w:sz w:val="24"/>
    </w:rPr>
  </w:style>
  <w:style w:type="paragraph" w:customStyle="1" w:styleId="token-scanning-reset-query-icon">
    <w:name w:val="token-scanning-reset-query-icon"/>
    <w:basedOn w:val="Normal"/>
    <w:rsid w:val="00AB127A"/>
    <w:pPr>
      <w:shd w:val="clear" w:color="auto" w:fill="6A737D"/>
      <w:spacing w:before="100" w:beforeAutospacing="1" w:after="100" w:afterAutospacing="1"/>
    </w:pPr>
    <w:rPr>
      <w:rFonts w:ascii="Times New Roman" w:eastAsia="Times New Roman" w:hAnsi="Times New Roman"/>
      <w:sz w:val="24"/>
    </w:rPr>
  </w:style>
  <w:style w:type="paragraph" w:customStyle="1" w:styleId="top-domains-icon">
    <w:name w:val="top-domains-icon"/>
    <w:basedOn w:val="Normal"/>
    <w:rsid w:val="00AB127A"/>
    <w:pPr>
      <w:spacing w:before="100" w:beforeAutospacing="1" w:after="100" w:afterAutospacing="1"/>
      <w:ind w:right="75"/>
      <w:textAlignment w:val="center"/>
    </w:pPr>
    <w:rPr>
      <w:rFonts w:ascii="Times New Roman" w:eastAsia="Times New Roman" w:hAnsi="Times New Roman"/>
      <w:sz w:val="24"/>
    </w:rPr>
  </w:style>
  <w:style w:type="paragraph" w:customStyle="1" w:styleId="capped-list-label">
    <w:name w:val="capped-list-label"/>
    <w:basedOn w:val="Normal"/>
    <w:rsid w:val="00AB127A"/>
    <w:pPr>
      <w:spacing w:before="100" w:beforeAutospacing="1" w:after="100" w:afterAutospacing="1"/>
    </w:pPr>
    <w:rPr>
      <w:rFonts w:ascii="Times New Roman" w:eastAsia="Times New Roman" w:hAnsi="Times New Roman"/>
      <w:sz w:val="24"/>
    </w:rPr>
  </w:style>
  <w:style w:type="paragraph" w:customStyle="1" w:styleId="traffic-graph-stats">
    <w:name w:val="traffic-graph-stats"/>
    <w:basedOn w:val="Normal"/>
    <w:rsid w:val="00AB127A"/>
    <w:pPr>
      <w:pBdr>
        <w:top w:val="single" w:sz="6" w:space="0" w:color="DFE2E5"/>
      </w:pBdr>
      <w:spacing w:before="100" w:beforeAutospacing="1" w:after="100" w:afterAutospacing="1"/>
    </w:pPr>
    <w:rPr>
      <w:rFonts w:ascii="Times New Roman" w:eastAsia="Times New Roman" w:hAnsi="Times New Roman"/>
      <w:sz w:val="24"/>
    </w:rPr>
  </w:style>
  <w:style w:type="paragraph" w:customStyle="1" w:styleId="toolbar-item">
    <w:name w:val="toolbar-item"/>
    <w:basedOn w:val="Normal"/>
    <w:rsid w:val="00AB127A"/>
    <w:pPr>
      <w:spacing w:before="100" w:beforeAutospacing="1" w:after="100" w:afterAutospacing="1"/>
    </w:pPr>
    <w:rPr>
      <w:rFonts w:ascii="Times New Roman" w:eastAsia="Times New Roman" w:hAnsi="Times New Roman"/>
      <w:color w:val="586069"/>
      <w:sz w:val="24"/>
    </w:rPr>
  </w:style>
  <w:style w:type="paragraph" w:customStyle="1" w:styleId="typeahead-result">
    <w:name w:val="typeahead-result"/>
    <w:basedOn w:val="Normal"/>
    <w:rsid w:val="00AB127A"/>
    <w:pPr>
      <w:spacing w:before="0" w:after="100" w:afterAutospacing="1"/>
    </w:pPr>
    <w:rPr>
      <w:rFonts w:ascii="Times New Roman" w:eastAsia="Times New Roman" w:hAnsi="Times New Roman"/>
      <w:color w:val="333333"/>
      <w:sz w:val="24"/>
    </w:rPr>
  </w:style>
  <w:style w:type="paragraph" w:customStyle="1" w:styleId="member-suggestion">
    <w:name w:val="member-suggestion"/>
    <w:basedOn w:val="Normal"/>
    <w:rsid w:val="00AB127A"/>
    <w:pPr>
      <w:spacing w:before="100" w:beforeAutospacing="1" w:after="100" w:afterAutospacing="1"/>
    </w:pPr>
    <w:rPr>
      <w:rFonts w:ascii="Times New Roman" w:eastAsia="Times New Roman" w:hAnsi="Times New Roman"/>
      <w:sz w:val="24"/>
    </w:rPr>
  </w:style>
  <w:style w:type="paragraph" w:customStyle="1" w:styleId="non-member-result">
    <w:name w:val="non-member-result"/>
    <w:basedOn w:val="Normal"/>
    <w:rsid w:val="00AB127A"/>
    <w:pPr>
      <w:spacing w:before="100" w:beforeAutospacing="1" w:after="100" w:afterAutospacing="1"/>
    </w:pPr>
    <w:rPr>
      <w:rFonts w:ascii="Times New Roman" w:eastAsia="Times New Roman" w:hAnsi="Times New Roman"/>
      <w:sz w:val="24"/>
    </w:rPr>
  </w:style>
  <w:style w:type="paragraph" w:customStyle="1" w:styleId="team-suggestion">
    <w:name w:val="team-suggestion"/>
    <w:basedOn w:val="Normal"/>
    <w:rsid w:val="00AB127A"/>
    <w:pPr>
      <w:spacing w:before="100" w:beforeAutospacing="1" w:after="100" w:afterAutospacing="1"/>
    </w:pPr>
    <w:rPr>
      <w:rFonts w:ascii="Times New Roman" w:eastAsia="Times New Roman" w:hAnsi="Times New Roman"/>
      <w:sz w:val="24"/>
    </w:rPr>
  </w:style>
  <w:style w:type="paragraph" w:customStyle="1" w:styleId="email-suggestion">
    <w:name w:val="email-suggestion"/>
    <w:basedOn w:val="Normal"/>
    <w:rsid w:val="00AB127A"/>
    <w:pPr>
      <w:spacing w:before="100" w:beforeAutospacing="1" w:after="100" w:afterAutospacing="1"/>
    </w:pPr>
    <w:rPr>
      <w:rFonts w:ascii="Times New Roman" w:eastAsia="Times New Roman" w:hAnsi="Times New Roman"/>
      <w:sz w:val="24"/>
    </w:rPr>
  </w:style>
  <w:style w:type="paragraph" w:customStyle="1" w:styleId="user-list-info">
    <w:name w:val="user-list-info"/>
    <w:basedOn w:val="Normal"/>
    <w:rsid w:val="00AB127A"/>
    <w:pPr>
      <w:spacing w:before="100" w:beforeAutospacing="1" w:after="100" w:afterAutospacing="1" w:line="300" w:lineRule="atLeast"/>
    </w:pPr>
    <w:rPr>
      <w:rFonts w:ascii="Times New Roman" w:eastAsia="Times New Roman" w:hAnsi="Times New Roman"/>
      <w:sz w:val="27"/>
      <w:szCs w:val="27"/>
    </w:rPr>
  </w:style>
  <w:style w:type="paragraph" w:customStyle="1" w:styleId="user-status-suggestions">
    <w:name w:val="user-status-suggestions"/>
    <w:basedOn w:val="Normal"/>
    <w:rsid w:val="00AB127A"/>
    <w:pPr>
      <w:spacing w:before="100" w:beforeAutospacing="1" w:after="100" w:afterAutospacing="1"/>
    </w:pPr>
    <w:rPr>
      <w:rFonts w:ascii="Times New Roman" w:eastAsia="Times New Roman" w:hAnsi="Times New Roman"/>
      <w:sz w:val="24"/>
    </w:rPr>
  </w:style>
  <w:style w:type="paragraph" w:customStyle="1" w:styleId="user-status-container-border-busy">
    <w:name w:val="user-status-container-border-busy"/>
    <w:basedOn w:val="Normal"/>
    <w:rsid w:val="00AB127A"/>
    <w:pPr>
      <w:pBdr>
        <w:top w:val="single" w:sz="6" w:space="0" w:color="FFDF5D"/>
        <w:left w:val="single" w:sz="6" w:space="0" w:color="FFDF5D"/>
        <w:bottom w:val="single" w:sz="6" w:space="0" w:color="FFDF5D"/>
        <w:right w:val="single" w:sz="6" w:space="0" w:color="FFDF5D"/>
      </w:pBdr>
      <w:shd w:val="clear" w:color="auto" w:fill="FFFBDD"/>
      <w:spacing w:before="100" w:beforeAutospacing="1" w:after="100" w:afterAutospacing="1"/>
    </w:pPr>
    <w:rPr>
      <w:rFonts w:ascii="Times New Roman" w:eastAsia="Times New Roman" w:hAnsi="Times New Roman"/>
      <w:sz w:val="24"/>
    </w:rPr>
  </w:style>
  <w:style w:type="paragraph" w:customStyle="1" w:styleId="user-status-container">
    <w:name w:val="user-status-container"/>
    <w:basedOn w:val="Normal"/>
    <w:rsid w:val="00AB127A"/>
    <w:pPr>
      <w:spacing w:before="100" w:beforeAutospacing="1" w:after="100" w:afterAutospacing="1"/>
    </w:pPr>
    <w:rPr>
      <w:rFonts w:ascii="Times New Roman" w:eastAsia="Times New Roman" w:hAnsi="Times New Roman"/>
      <w:sz w:val="24"/>
    </w:rPr>
  </w:style>
  <w:style w:type="paragraph" w:customStyle="1" w:styleId="emoji-status-width">
    <w:name w:val="emoji-status-width"/>
    <w:basedOn w:val="Normal"/>
    <w:rsid w:val="00AB127A"/>
    <w:pPr>
      <w:spacing w:before="100" w:beforeAutospacing="1" w:after="100" w:afterAutospacing="1"/>
    </w:pPr>
    <w:rPr>
      <w:rFonts w:ascii="Times New Roman" w:eastAsia="Times New Roman" w:hAnsi="Times New Roman"/>
      <w:sz w:val="24"/>
    </w:rPr>
  </w:style>
  <w:style w:type="paragraph" w:customStyle="1" w:styleId="emoji-picker-container">
    <w:name w:val="emoji-picker-container"/>
    <w:basedOn w:val="Normal"/>
    <w:rsid w:val="00AB127A"/>
    <w:pPr>
      <w:spacing w:before="100" w:beforeAutospacing="1" w:after="100" w:afterAutospacing="1"/>
    </w:pPr>
    <w:rPr>
      <w:rFonts w:ascii="Times New Roman" w:eastAsia="Times New Roman" w:hAnsi="Times New Roman"/>
      <w:sz w:val="24"/>
    </w:rPr>
  </w:style>
  <w:style w:type="paragraph" w:customStyle="1" w:styleId="emoji-picker-tab">
    <w:name w:val="emoji-picker-tab"/>
    <w:basedOn w:val="Normal"/>
    <w:rsid w:val="00AB127A"/>
    <w:pPr>
      <w:spacing w:before="100" w:beforeAutospacing="1" w:after="100" w:afterAutospacing="1"/>
    </w:pPr>
    <w:rPr>
      <w:rFonts w:ascii="Times New Roman" w:eastAsia="Times New Roman" w:hAnsi="Times New Roman"/>
      <w:sz w:val="24"/>
    </w:rPr>
  </w:style>
  <w:style w:type="paragraph" w:customStyle="1" w:styleId="emoji-picker-emoji-width">
    <w:name w:val="emoji-picker-emoji-width"/>
    <w:basedOn w:val="Normal"/>
    <w:rsid w:val="00AB127A"/>
    <w:pPr>
      <w:spacing w:before="100" w:beforeAutospacing="1" w:after="100" w:afterAutospacing="1"/>
    </w:pPr>
    <w:rPr>
      <w:rFonts w:ascii="Times New Roman" w:eastAsia="Times New Roman" w:hAnsi="Times New Roman"/>
      <w:sz w:val="24"/>
    </w:rPr>
  </w:style>
  <w:style w:type="paragraph" w:customStyle="1" w:styleId="user-status-emoji-tabroletabaria-selectedtrue">
    <w:name w:val="user-status-emoji-tab[role=tab][aria-selected=true]"/>
    <w:basedOn w:val="Normal"/>
    <w:rsid w:val="00AB127A"/>
    <w:pPr>
      <w:spacing w:before="100" w:beforeAutospacing="1" w:after="100" w:afterAutospacing="1"/>
    </w:pPr>
    <w:rPr>
      <w:rFonts w:ascii="Times New Roman" w:eastAsia="Times New Roman" w:hAnsi="Times New Roman"/>
      <w:b/>
      <w:bCs/>
      <w:color w:val="24292E"/>
      <w:sz w:val="24"/>
    </w:rPr>
  </w:style>
  <w:style w:type="paragraph" w:customStyle="1" w:styleId="selected-emoji">
    <w:name w:val="selected-emoji"/>
    <w:basedOn w:val="Normal"/>
    <w:rsid w:val="00AB127A"/>
    <w:pPr>
      <w:shd w:val="clear" w:color="auto" w:fill="0366D6"/>
      <w:spacing w:before="100" w:beforeAutospacing="1" w:after="100" w:afterAutospacing="1"/>
    </w:pPr>
    <w:rPr>
      <w:rFonts w:ascii="Times New Roman" w:eastAsia="Times New Roman" w:hAnsi="Times New Roman"/>
      <w:sz w:val="24"/>
    </w:rPr>
  </w:style>
  <w:style w:type="paragraph" w:customStyle="1" w:styleId="user-status-limited-availability-compact">
    <w:name w:val="user-status-limited-availability-compact"/>
    <w:basedOn w:val="Normal"/>
    <w:rsid w:val="00AB127A"/>
    <w:pPr>
      <w:shd w:val="clear" w:color="auto" w:fill="FFEA7F"/>
      <w:spacing w:before="100" w:beforeAutospacing="1" w:after="100" w:afterAutospacing="1"/>
    </w:pPr>
    <w:rPr>
      <w:rFonts w:ascii="Times New Roman" w:eastAsia="Times New Roman" w:hAnsi="Times New Roman"/>
      <w:sz w:val="24"/>
    </w:rPr>
  </w:style>
  <w:style w:type="paragraph" w:customStyle="1" w:styleId="user-status-message-wrapper">
    <w:name w:val="user-status-message-wrapper"/>
    <w:basedOn w:val="Normal"/>
    <w:rsid w:val="00AB127A"/>
    <w:pPr>
      <w:spacing w:before="100" w:beforeAutospacing="1" w:after="100" w:afterAutospacing="1"/>
    </w:pPr>
    <w:rPr>
      <w:rFonts w:ascii="Times New Roman" w:eastAsia="Times New Roman" w:hAnsi="Times New Roman"/>
      <w:color w:val="24292E"/>
      <w:sz w:val="24"/>
    </w:rPr>
  </w:style>
  <w:style w:type="paragraph" w:customStyle="1" w:styleId="user-status-limited-availability-container">
    <w:name w:val="user-status-limited-availability-container"/>
    <w:basedOn w:val="Normal"/>
    <w:rsid w:val="00AB127A"/>
    <w:pPr>
      <w:spacing w:before="240" w:after="240"/>
    </w:pPr>
    <w:rPr>
      <w:rFonts w:ascii="Times New Roman" w:eastAsia="Times New Roman" w:hAnsi="Times New Roman"/>
      <w:sz w:val="24"/>
    </w:rPr>
  </w:style>
  <w:style w:type="paragraph" w:customStyle="1" w:styleId="colorswatch">
    <w:name w:val="colorswatch"/>
    <w:basedOn w:val="Normal"/>
    <w:rsid w:val="00AB127A"/>
    <w:pPr>
      <w:spacing w:before="100" w:beforeAutospacing="1" w:after="100" w:afterAutospacing="1"/>
      <w:textAlignment w:val="center"/>
    </w:pPr>
    <w:rPr>
      <w:rFonts w:ascii="Times New Roman" w:eastAsia="Times New Roman" w:hAnsi="Times New Roman"/>
      <w:sz w:val="24"/>
    </w:rPr>
  </w:style>
  <w:style w:type="paragraph" w:customStyle="1" w:styleId="avatarstack--large">
    <w:name w:val="avatarstack--large"/>
    <w:basedOn w:val="Normal"/>
    <w:rsid w:val="00AB127A"/>
    <w:pPr>
      <w:spacing w:before="100" w:beforeAutospacing="1" w:after="100" w:afterAutospacing="1"/>
    </w:pPr>
    <w:rPr>
      <w:rFonts w:ascii="Times New Roman" w:eastAsia="Times New Roman" w:hAnsi="Times New Roman"/>
      <w:sz w:val="24"/>
    </w:rPr>
  </w:style>
  <w:style w:type="paragraph" w:customStyle="1" w:styleId="hxflex-avatar-stack-item">
    <w:name w:val="hx_flex-avatar-stack-item"/>
    <w:basedOn w:val="Normal"/>
    <w:rsid w:val="00AB127A"/>
    <w:pPr>
      <w:spacing w:before="100" w:beforeAutospacing="1" w:after="100" w:afterAutospacing="1"/>
    </w:pPr>
    <w:rPr>
      <w:rFonts w:ascii="Times New Roman" w:eastAsia="Times New Roman" w:hAnsi="Times New Roman"/>
      <w:sz w:val="24"/>
    </w:rPr>
  </w:style>
  <w:style w:type="paragraph" w:customStyle="1" w:styleId="hxbtn-discussion-bumped">
    <w:name w:val="hx_btn-discussion-bumped"/>
    <w:basedOn w:val="Normal"/>
    <w:rsid w:val="00AB127A"/>
    <w:pPr>
      <w:spacing w:before="100" w:beforeAutospacing="1" w:after="100" w:afterAutospacing="1"/>
    </w:pPr>
    <w:rPr>
      <w:rFonts w:ascii="Times New Roman" w:eastAsia="Times New Roman" w:hAnsi="Times New Roman"/>
      <w:color w:val="24292E"/>
      <w:sz w:val="24"/>
    </w:rPr>
  </w:style>
  <w:style w:type="paragraph" w:customStyle="1" w:styleId="box--responsive">
    <w:name w:val="box--responsive"/>
    <w:basedOn w:val="Normal"/>
    <w:rsid w:val="00AB127A"/>
    <w:pPr>
      <w:spacing w:before="100" w:beforeAutospacing="1" w:after="100" w:afterAutospacing="1"/>
      <w:ind w:left="-225" w:right="-225"/>
    </w:pPr>
    <w:rPr>
      <w:rFonts w:ascii="Times New Roman" w:eastAsia="Times New Roman" w:hAnsi="Times New Roman"/>
      <w:sz w:val="24"/>
    </w:rPr>
  </w:style>
  <w:style w:type="paragraph" w:customStyle="1" w:styleId="cm-atom">
    <w:name w:val="cm-atom"/>
    <w:basedOn w:val="Normal"/>
    <w:rsid w:val="00AB127A"/>
    <w:pPr>
      <w:spacing w:before="100" w:beforeAutospacing="1" w:after="100" w:afterAutospacing="1"/>
    </w:pPr>
    <w:rPr>
      <w:rFonts w:ascii="Times New Roman" w:eastAsia="Times New Roman" w:hAnsi="Times New Roman"/>
      <w:color w:val="005CC5"/>
      <w:sz w:val="24"/>
    </w:rPr>
  </w:style>
  <w:style w:type="paragraph" w:customStyle="1" w:styleId="cm-number">
    <w:name w:val="cm-number"/>
    <w:basedOn w:val="Normal"/>
    <w:rsid w:val="00AB127A"/>
    <w:pPr>
      <w:spacing w:before="100" w:beforeAutospacing="1" w:after="100" w:afterAutospacing="1"/>
    </w:pPr>
    <w:rPr>
      <w:rFonts w:ascii="Times New Roman" w:eastAsia="Times New Roman" w:hAnsi="Times New Roman"/>
      <w:color w:val="005CC5"/>
      <w:sz w:val="24"/>
    </w:rPr>
  </w:style>
  <w:style w:type="paragraph" w:customStyle="1" w:styleId="hxbox--overlay--wide">
    <w:name w:val="hx_box--overlay--wide"/>
    <w:basedOn w:val="Normal"/>
    <w:rsid w:val="00AB127A"/>
    <w:pPr>
      <w:spacing w:before="100" w:beforeAutospacing="1" w:after="100" w:afterAutospacing="1"/>
    </w:pPr>
    <w:rPr>
      <w:rFonts w:ascii="Times New Roman" w:eastAsia="Times New Roman" w:hAnsi="Times New Roman"/>
      <w:sz w:val="24"/>
    </w:rPr>
  </w:style>
  <w:style w:type="paragraph" w:customStyle="1" w:styleId="hxtext-body">
    <w:name w:val="hx_text-body"/>
    <w:basedOn w:val="Normal"/>
    <w:rsid w:val="00AB127A"/>
    <w:pPr>
      <w:spacing w:before="100" w:beforeAutospacing="1" w:after="100" w:afterAutospacing="1"/>
    </w:pPr>
    <w:rPr>
      <w:rFonts w:ascii="Segoe UI" w:eastAsia="Times New Roman" w:hAnsi="Segoe UI" w:cs="Segoe UI"/>
      <w:sz w:val="24"/>
    </w:rPr>
  </w:style>
  <w:style w:type="paragraph" w:customStyle="1" w:styleId="box-row--hover-gray">
    <w:name w:val="box-row--hover-gray"/>
    <w:basedOn w:val="Normal"/>
    <w:rsid w:val="00AB127A"/>
    <w:pPr>
      <w:spacing w:before="100" w:beforeAutospacing="1" w:after="100" w:afterAutospacing="1"/>
    </w:pPr>
    <w:rPr>
      <w:rFonts w:ascii="Times New Roman" w:eastAsia="Times New Roman" w:hAnsi="Times New Roman"/>
      <w:sz w:val="24"/>
    </w:rPr>
  </w:style>
  <w:style w:type="paragraph" w:customStyle="1" w:styleId="box-row--hover-blue">
    <w:name w:val="box-row--hover-blue"/>
    <w:basedOn w:val="Normal"/>
    <w:rsid w:val="00AB127A"/>
    <w:pPr>
      <w:spacing w:before="100" w:beforeAutospacing="1" w:after="100" w:afterAutospacing="1"/>
    </w:pPr>
    <w:rPr>
      <w:rFonts w:ascii="Times New Roman" w:eastAsia="Times New Roman" w:hAnsi="Times New Roman"/>
      <w:sz w:val="24"/>
    </w:rPr>
  </w:style>
  <w:style w:type="paragraph" w:customStyle="1" w:styleId="btn-octicon-danger">
    <w:name w:val="btn-octicon-danger"/>
    <w:basedOn w:val="Normal"/>
    <w:rsid w:val="00AB127A"/>
    <w:pPr>
      <w:spacing w:before="100" w:beforeAutospacing="1" w:after="100" w:afterAutospacing="1"/>
    </w:pPr>
    <w:rPr>
      <w:rFonts w:ascii="Times New Roman" w:eastAsia="Times New Roman" w:hAnsi="Times New Roman"/>
      <w:sz w:val="24"/>
    </w:rPr>
  </w:style>
  <w:style w:type="paragraph" w:customStyle="1" w:styleId="form-group-header">
    <w:name w:val="form-group-header"/>
    <w:basedOn w:val="Normal"/>
    <w:rsid w:val="00AB127A"/>
    <w:pPr>
      <w:spacing w:before="100" w:beforeAutospacing="1" w:after="100" w:afterAutospacing="1"/>
    </w:pPr>
    <w:rPr>
      <w:rFonts w:ascii="Times New Roman" w:eastAsia="Times New Roman" w:hAnsi="Times New Roman"/>
      <w:sz w:val="24"/>
    </w:rPr>
  </w:style>
  <w:style w:type="paragraph" w:customStyle="1" w:styleId="error">
    <w:name w:val="error"/>
    <w:basedOn w:val="Normal"/>
    <w:rsid w:val="00AB127A"/>
    <w:pPr>
      <w:spacing w:before="100" w:beforeAutospacing="1" w:after="100" w:afterAutospacing="1"/>
    </w:pPr>
    <w:rPr>
      <w:rFonts w:ascii="Times New Roman" w:eastAsia="Times New Roman" w:hAnsi="Times New Roman"/>
      <w:sz w:val="24"/>
    </w:rPr>
  </w:style>
  <w:style w:type="paragraph" w:customStyle="1" w:styleId="indicator">
    <w:name w:val="indicator"/>
    <w:basedOn w:val="Normal"/>
    <w:rsid w:val="00AB127A"/>
    <w:pPr>
      <w:spacing w:before="100" w:beforeAutospacing="1" w:after="100" w:afterAutospacing="1"/>
    </w:pPr>
    <w:rPr>
      <w:rFonts w:ascii="Times New Roman" w:eastAsia="Times New Roman" w:hAnsi="Times New Roman"/>
      <w:sz w:val="24"/>
    </w:rPr>
  </w:style>
  <w:style w:type="paragraph" w:customStyle="1" w:styleId="success">
    <w:name w:val="success"/>
    <w:basedOn w:val="Normal"/>
    <w:rsid w:val="00AB127A"/>
    <w:pPr>
      <w:spacing w:before="100" w:beforeAutospacing="1" w:after="100" w:afterAutospacing="1"/>
    </w:pPr>
    <w:rPr>
      <w:rFonts w:ascii="Times New Roman" w:eastAsia="Times New Roman" w:hAnsi="Times New Roman"/>
      <w:sz w:val="24"/>
    </w:rPr>
  </w:style>
  <w:style w:type="paragraph" w:customStyle="1" w:styleId="octicon-check">
    <w:name w:val="octicon-check"/>
    <w:basedOn w:val="Normal"/>
    <w:rsid w:val="00AB127A"/>
    <w:pPr>
      <w:spacing w:before="100" w:beforeAutospacing="1" w:after="100" w:afterAutospacing="1"/>
    </w:pPr>
    <w:rPr>
      <w:rFonts w:ascii="Times New Roman" w:eastAsia="Times New Roman" w:hAnsi="Times New Roman"/>
      <w:sz w:val="24"/>
    </w:rPr>
  </w:style>
  <w:style w:type="paragraph" w:customStyle="1" w:styleId="octicon-x">
    <w:name w:val="octicon-x"/>
    <w:basedOn w:val="Normal"/>
    <w:rsid w:val="00AB127A"/>
    <w:pPr>
      <w:spacing w:before="100" w:beforeAutospacing="1" w:after="100" w:afterAutospacing="1"/>
    </w:pPr>
    <w:rPr>
      <w:rFonts w:ascii="Times New Roman" w:eastAsia="Times New Roman" w:hAnsi="Times New Roman"/>
      <w:sz w:val="24"/>
    </w:rPr>
  </w:style>
  <w:style w:type="paragraph" w:customStyle="1" w:styleId="btn-plain">
    <w:name w:val="btn-plain"/>
    <w:basedOn w:val="Normal"/>
    <w:rsid w:val="00AB127A"/>
    <w:pPr>
      <w:spacing w:before="100" w:beforeAutospacing="1" w:after="100" w:afterAutospacing="1"/>
    </w:pPr>
    <w:rPr>
      <w:rFonts w:ascii="Times New Roman" w:eastAsia="Times New Roman" w:hAnsi="Times New Roman"/>
      <w:sz w:val="24"/>
    </w:rPr>
  </w:style>
  <w:style w:type="paragraph" w:customStyle="1" w:styleId="default0">
    <w:name w:val="default"/>
    <w:basedOn w:val="Normal"/>
    <w:rsid w:val="00AB127A"/>
    <w:pPr>
      <w:spacing w:before="100" w:beforeAutospacing="1" w:after="100" w:afterAutospacing="1"/>
    </w:pPr>
    <w:rPr>
      <w:rFonts w:ascii="Times New Roman" w:eastAsia="Times New Roman" w:hAnsi="Times New Roman"/>
      <w:sz w:val="24"/>
    </w:rPr>
  </w:style>
  <w:style w:type="paragraph" w:customStyle="1" w:styleId="loading">
    <w:name w:val="loading"/>
    <w:basedOn w:val="Normal"/>
    <w:rsid w:val="00AB127A"/>
    <w:pPr>
      <w:spacing w:before="100" w:beforeAutospacing="1" w:after="100" w:afterAutospacing="1"/>
    </w:pPr>
    <w:rPr>
      <w:rFonts w:ascii="Times New Roman" w:eastAsia="Times New Roman" w:hAnsi="Times New Roman"/>
      <w:sz w:val="24"/>
    </w:rPr>
  </w:style>
  <w:style w:type="paragraph" w:customStyle="1" w:styleId="comment">
    <w:name w:val="comment"/>
    <w:basedOn w:val="Normal"/>
    <w:rsid w:val="00AB127A"/>
    <w:pPr>
      <w:spacing w:before="100" w:beforeAutospacing="1" w:after="100" w:afterAutospacing="1"/>
    </w:pPr>
    <w:rPr>
      <w:rFonts w:ascii="Times New Roman" w:eastAsia="Times New Roman" w:hAnsi="Times New Roman"/>
      <w:sz w:val="24"/>
    </w:rPr>
  </w:style>
  <w:style w:type="paragraph" w:customStyle="1" w:styleId="preview-content">
    <w:name w:val="preview-content"/>
    <w:basedOn w:val="Normal"/>
    <w:rsid w:val="00AB127A"/>
    <w:pPr>
      <w:spacing w:before="100" w:beforeAutospacing="1" w:after="100" w:afterAutospacing="1"/>
    </w:pPr>
    <w:rPr>
      <w:rFonts w:ascii="Times New Roman" w:eastAsia="Times New Roman" w:hAnsi="Times New Roman"/>
      <w:sz w:val="24"/>
    </w:rPr>
  </w:style>
  <w:style w:type="paragraph" w:customStyle="1" w:styleId="write-content">
    <w:name w:val="write-content"/>
    <w:basedOn w:val="Normal"/>
    <w:rsid w:val="00AB127A"/>
    <w:pPr>
      <w:spacing w:before="100" w:beforeAutospacing="1" w:after="100" w:afterAutospacing="1"/>
    </w:pPr>
    <w:rPr>
      <w:rFonts w:ascii="Times New Roman" w:eastAsia="Times New Roman" w:hAnsi="Times New Roman"/>
      <w:sz w:val="24"/>
    </w:rPr>
  </w:style>
  <w:style w:type="paragraph" w:customStyle="1" w:styleId="menu-warning">
    <w:name w:val="menu-warning"/>
    <w:basedOn w:val="Normal"/>
    <w:rsid w:val="00AB127A"/>
    <w:pPr>
      <w:spacing w:before="100" w:beforeAutospacing="1" w:after="100" w:afterAutospacing="1"/>
    </w:pPr>
    <w:rPr>
      <w:rFonts w:ascii="Times New Roman" w:eastAsia="Times New Roman" w:hAnsi="Times New Roman"/>
      <w:sz w:val="24"/>
    </w:rPr>
  </w:style>
  <w:style w:type="paragraph" w:customStyle="1" w:styleId="count">
    <w:name w:val="count"/>
    <w:basedOn w:val="Normal"/>
    <w:rsid w:val="00AB127A"/>
    <w:pPr>
      <w:spacing w:before="100" w:beforeAutospacing="1" w:after="100" w:afterAutospacing="1"/>
    </w:pPr>
    <w:rPr>
      <w:rFonts w:ascii="Times New Roman" w:eastAsia="Times New Roman" w:hAnsi="Times New Roman"/>
      <w:sz w:val="24"/>
    </w:rPr>
  </w:style>
  <w:style w:type="paragraph" w:customStyle="1" w:styleId="bar">
    <w:name w:val="bar"/>
    <w:basedOn w:val="Normal"/>
    <w:rsid w:val="00AB127A"/>
    <w:pPr>
      <w:spacing w:before="100" w:beforeAutospacing="1" w:after="100" w:afterAutospacing="1"/>
    </w:pPr>
    <w:rPr>
      <w:rFonts w:ascii="Times New Roman" w:eastAsia="Times New Roman" w:hAnsi="Times New Roman"/>
      <w:sz w:val="24"/>
    </w:rPr>
  </w:style>
  <w:style w:type="paragraph" w:customStyle="1" w:styleId="muted-link">
    <w:name w:val="muted-link"/>
    <w:basedOn w:val="Normal"/>
    <w:rsid w:val="00AB127A"/>
    <w:pPr>
      <w:spacing w:before="100" w:beforeAutospacing="1" w:after="100" w:afterAutospacing="1"/>
    </w:pPr>
    <w:rPr>
      <w:rFonts w:ascii="Times New Roman" w:eastAsia="Times New Roman" w:hAnsi="Times New Roman"/>
      <w:sz w:val="24"/>
    </w:rPr>
  </w:style>
  <w:style w:type="paragraph" w:customStyle="1" w:styleId="pl-s1">
    <w:name w:val="pl-s1"/>
    <w:basedOn w:val="Normal"/>
    <w:rsid w:val="00AB127A"/>
    <w:pPr>
      <w:spacing w:before="100" w:beforeAutospacing="1" w:after="100" w:afterAutospacing="1"/>
    </w:pPr>
    <w:rPr>
      <w:rFonts w:ascii="Times New Roman" w:eastAsia="Times New Roman" w:hAnsi="Times New Roman"/>
      <w:sz w:val="24"/>
    </w:rPr>
  </w:style>
  <w:style w:type="paragraph" w:customStyle="1" w:styleId="pl-cce">
    <w:name w:val="pl-cce"/>
    <w:basedOn w:val="Normal"/>
    <w:rsid w:val="00AB127A"/>
    <w:pPr>
      <w:spacing w:before="100" w:beforeAutospacing="1" w:after="100" w:afterAutospacing="1"/>
    </w:pPr>
    <w:rPr>
      <w:rFonts w:ascii="Times New Roman" w:eastAsia="Times New Roman" w:hAnsi="Times New Roman"/>
      <w:sz w:val="24"/>
    </w:rPr>
  </w:style>
  <w:style w:type="paragraph" w:customStyle="1" w:styleId="pl-sra">
    <w:name w:val="pl-sra"/>
    <w:basedOn w:val="Normal"/>
    <w:rsid w:val="00AB127A"/>
    <w:pPr>
      <w:spacing w:before="100" w:beforeAutospacing="1" w:after="100" w:afterAutospacing="1"/>
    </w:pPr>
    <w:rPr>
      <w:rFonts w:ascii="Times New Roman" w:eastAsia="Times New Roman" w:hAnsi="Times New Roman"/>
      <w:sz w:val="24"/>
    </w:rPr>
  </w:style>
  <w:style w:type="paragraph" w:customStyle="1" w:styleId="pl-sre">
    <w:name w:val="pl-sre"/>
    <w:basedOn w:val="Normal"/>
    <w:rsid w:val="00AB127A"/>
    <w:pPr>
      <w:spacing w:before="100" w:beforeAutospacing="1" w:after="100" w:afterAutospacing="1"/>
    </w:pPr>
    <w:rPr>
      <w:rFonts w:ascii="Times New Roman" w:eastAsia="Times New Roman" w:hAnsi="Times New Roman"/>
      <w:sz w:val="24"/>
    </w:rPr>
  </w:style>
  <w:style w:type="paragraph" w:customStyle="1" w:styleId="cm-quote">
    <w:name w:val="cm-quote"/>
    <w:basedOn w:val="Normal"/>
    <w:rsid w:val="00AB127A"/>
    <w:pPr>
      <w:spacing w:before="100" w:beforeAutospacing="1" w:after="100" w:afterAutospacing="1"/>
    </w:pPr>
    <w:rPr>
      <w:rFonts w:ascii="Times New Roman" w:eastAsia="Times New Roman" w:hAnsi="Times New Roman"/>
      <w:sz w:val="24"/>
    </w:rPr>
  </w:style>
  <w:style w:type="paragraph" w:customStyle="1" w:styleId="cm-keyword">
    <w:name w:val="cm-keyword"/>
    <w:basedOn w:val="Normal"/>
    <w:rsid w:val="00AB127A"/>
    <w:pPr>
      <w:spacing w:before="100" w:beforeAutospacing="1" w:after="100" w:afterAutospacing="1"/>
    </w:pPr>
    <w:rPr>
      <w:rFonts w:ascii="Times New Roman" w:eastAsia="Times New Roman" w:hAnsi="Times New Roman"/>
      <w:sz w:val="24"/>
    </w:rPr>
  </w:style>
  <w:style w:type="paragraph" w:customStyle="1" w:styleId="cm-def">
    <w:name w:val="cm-def"/>
    <w:basedOn w:val="Normal"/>
    <w:rsid w:val="00AB127A"/>
    <w:pPr>
      <w:spacing w:before="100" w:beforeAutospacing="1" w:after="100" w:afterAutospacing="1"/>
    </w:pPr>
    <w:rPr>
      <w:rFonts w:ascii="Times New Roman" w:eastAsia="Times New Roman" w:hAnsi="Times New Roman"/>
      <w:sz w:val="24"/>
    </w:rPr>
  </w:style>
  <w:style w:type="paragraph" w:customStyle="1" w:styleId="cm-variable-2">
    <w:name w:val="cm-variable-2"/>
    <w:basedOn w:val="Normal"/>
    <w:rsid w:val="00AB127A"/>
    <w:pPr>
      <w:spacing w:before="100" w:beforeAutospacing="1" w:after="100" w:afterAutospacing="1"/>
    </w:pPr>
    <w:rPr>
      <w:rFonts w:ascii="Times New Roman" w:eastAsia="Times New Roman" w:hAnsi="Times New Roman"/>
      <w:sz w:val="24"/>
    </w:rPr>
  </w:style>
  <w:style w:type="paragraph" w:customStyle="1" w:styleId="cm-type">
    <w:name w:val="cm-type"/>
    <w:basedOn w:val="Normal"/>
    <w:rsid w:val="00AB127A"/>
    <w:pPr>
      <w:spacing w:before="100" w:beforeAutospacing="1" w:after="100" w:afterAutospacing="1"/>
    </w:pPr>
    <w:rPr>
      <w:rFonts w:ascii="Times New Roman" w:eastAsia="Times New Roman" w:hAnsi="Times New Roman"/>
      <w:sz w:val="24"/>
    </w:rPr>
  </w:style>
  <w:style w:type="paragraph" w:customStyle="1" w:styleId="cm-variable-3">
    <w:name w:val="cm-variable-3"/>
    <w:basedOn w:val="Normal"/>
    <w:rsid w:val="00AB127A"/>
    <w:pPr>
      <w:spacing w:before="100" w:beforeAutospacing="1" w:after="100" w:afterAutospacing="1"/>
    </w:pPr>
    <w:rPr>
      <w:rFonts w:ascii="Times New Roman" w:eastAsia="Times New Roman" w:hAnsi="Times New Roman"/>
      <w:sz w:val="24"/>
    </w:rPr>
  </w:style>
  <w:style w:type="paragraph" w:customStyle="1" w:styleId="cm-comment">
    <w:name w:val="cm-comment"/>
    <w:basedOn w:val="Normal"/>
    <w:rsid w:val="00AB127A"/>
    <w:pPr>
      <w:spacing w:before="100" w:beforeAutospacing="1" w:after="100" w:afterAutospacing="1"/>
    </w:pPr>
    <w:rPr>
      <w:rFonts w:ascii="Times New Roman" w:eastAsia="Times New Roman" w:hAnsi="Times New Roman"/>
      <w:sz w:val="24"/>
    </w:rPr>
  </w:style>
  <w:style w:type="paragraph" w:customStyle="1" w:styleId="cm-string">
    <w:name w:val="cm-string"/>
    <w:basedOn w:val="Normal"/>
    <w:rsid w:val="00AB127A"/>
    <w:pPr>
      <w:spacing w:before="100" w:beforeAutospacing="1" w:after="100" w:afterAutospacing="1"/>
    </w:pPr>
    <w:rPr>
      <w:rFonts w:ascii="Times New Roman" w:eastAsia="Times New Roman" w:hAnsi="Times New Roman"/>
      <w:sz w:val="24"/>
    </w:rPr>
  </w:style>
  <w:style w:type="paragraph" w:customStyle="1" w:styleId="cm-string-2">
    <w:name w:val="cm-string-2"/>
    <w:basedOn w:val="Normal"/>
    <w:rsid w:val="00AB127A"/>
    <w:pPr>
      <w:spacing w:before="100" w:beforeAutospacing="1" w:after="100" w:afterAutospacing="1"/>
    </w:pPr>
    <w:rPr>
      <w:rFonts w:ascii="Times New Roman" w:eastAsia="Times New Roman" w:hAnsi="Times New Roman"/>
      <w:sz w:val="24"/>
    </w:rPr>
  </w:style>
  <w:style w:type="paragraph" w:customStyle="1" w:styleId="cm-meta">
    <w:name w:val="cm-meta"/>
    <w:basedOn w:val="Normal"/>
    <w:rsid w:val="00AB127A"/>
    <w:pPr>
      <w:spacing w:before="100" w:beforeAutospacing="1" w:after="100" w:afterAutospacing="1"/>
    </w:pPr>
    <w:rPr>
      <w:rFonts w:ascii="Times New Roman" w:eastAsia="Times New Roman" w:hAnsi="Times New Roman"/>
      <w:sz w:val="24"/>
    </w:rPr>
  </w:style>
  <w:style w:type="paragraph" w:customStyle="1" w:styleId="cm-qualifier">
    <w:name w:val="cm-qualifier"/>
    <w:basedOn w:val="Normal"/>
    <w:rsid w:val="00AB127A"/>
    <w:pPr>
      <w:spacing w:before="100" w:beforeAutospacing="1" w:after="100" w:afterAutospacing="1"/>
    </w:pPr>
    <w:rPr>
      <w:rFonts w:ascii="Times New Roman" w:eastAsia="Times New Roman" w:hAnsi="Times New Roman"/>
      <w:sz w:val="24"/>
    </w:rPr>
  </w:style>
  <w:style w:type="paragraph" w:customStyle="1" w:styleId="cm-builtin">
    <w:name w:val="cm-builtin"/>
    <w:basedOn w:val="Normal"/>
    <w:rsid w:val="00AB127A"/>
    <w:pPr>
      <w:spacing w:before="100" w:beforeAutospacing="1" w:after="100" w:afterAutospacing="1"/>
    </w:pPr>
    <w:rPr>
      <w:rFonts w:ascii="Times New Roman" w:eastAsia="Times New Roman" w:hAnsi="Times New Roman"/>
      <w:sz w:val="24"/>
    </w:rPr>
  </w:style>
  <w:style w:type="paragraph" w:customStyle="1" w:styleId="cm-bracket">
    <w:name w:val="cm-bracket"/>
    <w:basedOn w:val="Normal"/>
    <w:rsid w:val="00AB127A"/>
    <w:pPr>
      <w:spacing w:before="100" w:beforeAutospacing="1" w:after="100" w:afterAutospacing="1"/>
    </w:pPr>
    <w:rPr>
      <w:rFonts w:ascii="Times New Roman" w:eastAsia="Times New Roman" w:hAnsi="Times New Roman"/>
      <w:sz w:val="24"/>
    </w:rPr>
  </w:style>
  <w:style w:type="paragraph" w:customStyle="1" w:styleId="cm-tag">
    <w:name w:val="cm-tag"/>
    <w:basedOn w:val="Normal"/>
    <w:rsid w:val="00AB127A"/>
    <w:pPr>
      <w:spacing w:before="100" w:beforeAutospacing="1" w:after="100" w:afterAutospacing="1"/>
    </w:pPr>
    <w:rPr>
      <w:rFonts w:ascii="Times New Roman" w:eastAsia="Times New Roman" w:hAnsi="Times New Roman"/>
      <w:sz w:val="24"/>
    </w:rPr>
  </w:style>
  <w:style w:type="paragraph" w:customStyle="1" w:styleId="cm-attribute">
    <w:name w:val="cm-attribute"/>
    <w:basedOn w:val="Normal"/>
    <w:rsid w:val="00AB127A"/>
    <w:pPr>
      <w:spacing w:before="100" w:beforeAutospacing="1" w:after="100" w:afterAutospacing="1"/>
    </w:pPr>
    <w:rPr>
      <w:rFonts w:ascii="Times New Roman" w:eastAsia="Times New Roman" w:hAnsi="Times New Roman"/>
      <w:sz w:val="24"/>
    </w:rPr>
  </w:style>
  <w:style w:type="paragraph" w:customStyle="1" w:styleId="cm-hr">
    <w:name w:val="cm-hr"/>
    <w:basedOn w:val="Normal"/>
    <w:rsid w:val="00AB127A"/>
    <w:pPr>
      <w:spacing w:before="100" w:beforeAutospacing="1" w:after="100" w:afterAutospacing="1"/>
    </w:pPr>
    <w:rPr>
      <w:rFonts w:ascii="Times New Roman" w:eastAsia="Times New Roman" w:hAnsi="Times New Roman"/>
      <w:sz w:val="24"/>
    </w:rPr>
  </w:style>
  <w:style w:type="paragraph" w:customStyle="1" w:styleId="cm-error">
    <w:name w:val="cm-error"/>
    <w:basedOn w:val="Normal"/>
    <w:rsid w:val="00AB127A"/>
    <w:pPr>
      <w:spacing w:before="100" w:beforeAutospacing="1" w:after="100" w:afterAutospacing="1"/>
    </w:pPr>
    <w:rPr>
      <w:rFonts w:ascii="Times New Roman" w:eastAsia="Times New Roman" w:hAnsi="Times New Roman"/>
      <w:sz w:val="24"/>
    </w:rPr>
  </w:style>
  <w:style w:type="paragraph" w:customStyle="1" w:styleId="codemirror-gutter-elt">
    <w:name w:val="codemirror-gutter-elt"/>
    <w:basedOn w:val="Normal"/>
    <w:rsid w:val="00AB127A"/>
    <w:pPr>
      <w:spacing w:before="100" w:beforeAutospacing="1" w:after="100" w:afterAutospacing="1"/>
    </w:pPr>
    <w:rPr>
      <w:rFonts w:ascii="Times New Roman" w:eastAsia="Times New Roman" w:hAnsi="Times New Roman"/>
      <w:sz w:val="24"/>
    </w:rPr>
  </w:style>
  <w:style w:type="paragraph" w:customStyle="1" w:styleId="codemirror-matchingbracket">
    <w:name w:val="codemirror-matchingbracket"/>
    <w:basedOn w:val="Normal"/>
    <w:rsid w:val="00AB127A"/>
    <w:pPr>
      <w:spacing w:before="100" w:beforeAutospacing="1" w:after="100" w:afterAutospacing="1"/>
    </w:pPr>
    <w:rPr>
      <w:rFonts w:ascii="Times New Roman" w:eastAsia="Times New Roman" w:hAnsi="Times New Roman"/>
      <w:sz w:val="24"/>
    </w:rPr>
  </w:style>
  <w:style w:type="paragraph" w:customStyle="1" w:styleId="cm-constant">
    <w:name w:val="cm-constant"/>
    <w:basedOn w:val="Normal"/>
    <w:rsid w:val="00AB127A"/>
    <w:pPr>
      <w:spacing w:before="100" w:beforeAutospacing="1" w:after="100" w:afterAutospacing="1"/>
    </w:pPr>
    <w:rPr>
      <w:rFonts w:ascii="Times New Roman" w:eastAsia="Times New Roman" w:hAnsi="Times New Roman"/>
      <w:sz w:val="24"/>
    </w:rPr>
  </w:style>
  <w:style w:type="paragraph" w:customStyle="1" w:styleId="cm-entity">
    <w:name w:val="cm-entity"/>
    <w:basedOn w:val="Normal"/>
    <w:rsid w:val="00AB127A"/>
    <w:pPr>
      <w:spacing w:before="100" w:beforeAutospacing="1" w:after="100" w:afterAutospacing="1"/>
    </w:pPr>
    <w:rPr>
      <w:rFonts w:ascii="Times New Roman" w:eastAsia="Times New Roman" w:hAnsi="Times New Roman"/>
      <w:sz w:val="24"/>
    </w:rPr>
  </w:style>
  <w:style w:type="paragraph" w:customStyle="1" w:styleId="cm-storage">
    <w:name w:val="cm-storage"/>
    <w:basedOn w:val="Normal"/>
    <w:rsid w:val="00AB127A"/>
    <w:pPr>
      <w:spacing w:before="100" w:beforeAutospacing="1" w:after="100" w:afterAutospacing="1"/>
    </w:pPr>
    <w:rPr>
      <w:rFonts w:ascii="Times New Roman" w:eastAsia="Times New Roman" w:hAnsi="Times New Roman"/>
      <w:sz w:val="24"/>
    </w:rPr>
  </w:style>
  <w:style w:type="paragraph" w:customStyle="1" w:styleId="cm-support">
    <w:name w:val="cm-support"/>
    <w:basedOn w:val="Normal"/>
    <w:rsid w:val="00AB127A"/>
    <w:pPr>
      <w:spacing w:before="100" w:beforeAutospacing="1" w:after="100" w:afterAutospacing="1"/>
    </w:pPr>
    <w:rPr>
      <w:rFonts w:ascii="Times New Roman" w:eastAsia="Times New Roman" w:hAnsi="Times New Roman"/>
      <w:sz w:val="24"/>
    </w:rPr>
  </w:style>
  <w:style w:type="paragraph" w:customStyle="1" w:styleId="cm-variable">
    <w:name w:val="cm-variable"/>
    <w:basedOn w:val="Normal"/>
    <w:rsid w:val="00AB127A"/>
    <w:pPr>
      <w:spacing w:before="100" w:beforeAutospacing="1" w:after="100" w:afterAutospacing="1"/>
    </w:pPr>
    <w:rPr>
      <w:rFonts w:ascii="Times New Roman" w:eastAsia="Times New Roman" w:hAnsi="Times New Roman"/>
      <w:sz w:val="24"/>
    </w:rPr>
  </w:style>
  <w:style w:type="paragraph" w:customStyle="1" w:styleId="ajax-pagination-btn">
    <w:name w:val="ajax-pagination-btn"/>
    <w:basedOn w:val="Normal"/>
    <w:rsid w:val="00AB127A"/>
    <w:pPr>
      <w:spacing w:before="100" w:beforeAutospacing="1" w:after="100" w:afterAutospacing="1"/>
    </w:pPr>
    <w:rPr>
      <w:rFonts w:ascii="Times New Roman" w:eastAsia="Times New Roman" w:hAnsi="Times New Roman"/>
      <w:sz w:val="24"/>
    </w:rPr>
  </w:style>
  <w:style w:type="paragraph" w:customStyle="1" w:styleId="merge-gutter">
    <w:name w:val="merge-gutter"/>
    <w:basedOn w:val="Normal"/>
    <w:rsid w:val="00AB127A"/>
    <w:pPr>
      <w:spacing w:before="100" w:beforeAutospacing="1" w:after="100" w:afterAutospacing="1"/>
    </w:pPr>
    <w:rPr>
      <w:rFonts w:ascii="Times New Roman" w:eastAsia="Times New Roman" w:hAnsi="Times New Roman"/>
      <w:sz w:val="24"/>
    </w:rPr>
  </w:style>
  <w:style w:type="paragraph" w:customStyle="1" w:styleId="gollum-editor-body">
    <w:name w:val="gollum-editor-body"/>
    <w:basedOn w:val="Normal"/>
    <w:rsid w:val="00AB127A"/>
    <w:pPr>
      <w:spacing w:before="100" w:beforeAutospacing="1" w:after="100" w:afterAutospacing="1"/>
    </w:pPr>
    <w:rPr>
      <w:rFonts w:ascii="Times New Roman" w:eastAsia="Times New Roman" w:hAnsi="Times New Roman"/>
      <w:sz w:val="24"/>
    </w:rPr>
  </w:style>
  <w:style w:type="paragraph" w:customStyle="1" w:styleId="u2f-enabled">
    <w:name w:val="u2f-enabled"/>
    <w:basedOn w:val="Normal"/>
    <w:rsid w:val="00AB127A"/>
    <w:pPr>
      <w:spacing w:before="100" w:beforeAutospacing="1" w:after="100" w:afterAutospacing="1"/>
    </w:pPr>
    <w:rPr>
      <w:rFonts w:ascii="Times New Roman" w:eastAsia="Times New Roman" w:hAnsi="Times New Roman"/>
      <w:sz w:val="24"/>
    </w:rPr>
  </w:style>
  <w:style w:type="paragraph" w:customStyle="1" w:styleId="sms-success">
    <w:name w:val="sms-success"/>
    <w:basedOn w:val="Normal"/>
    <w:rsid w:val="00AB127A"/>
    <w:pPr>
      <w:spacing w:before="100" w:beforeAutospacing="1" w:after="100" w:afterAutospacing="1"/>
    </w:pPr>
    <w:rPr>
      <w:rFonts w:ascii="Times New Roman" w:eastAsia="Times New Roman" w:hAnsi="Times New Roman"/>
      <w:sz w:val="24"/>
    </w:rPr>
  </w:style>
  <w:style w:type="paragraph" w:customStyle="1" w:styleId="sms-error">
    <w:name w:val="sms-error"/>
    <w:basedOn w:val="Normal"/>
    <w:rsid w:val="00AB127A"/>
    <w:pPr>
      <w:spacing w:before="100" w:beforeAutospacing="1" w:after="100" w:afterAutospacing="1"/>
    </w:pPr>
    <w:rPr>
      <w:rFonts w:ascii="Times New Roman" w:eastAsia="Times New Roman" w:hAnsi="Times New Roman"/>
      <w:sz w:val="24"/>
    </w:rPr>
  </w:style>
  <w:style w:type="paragraph" w:customStyle="1" w:styleId="header-logged-out">
    <w:name w:val="header-logged-out"/>
    <w:basedOn w:val="Normal"/>
    <w:rsid w:val="00AB127A"/>
    <w:pPr>
      <w:spacing w:before="100" w:beforeAutospacing="1" w:after="100" w:afterAutospacing="1"/>
    </w:pPr>
    <w:rPr>
      <w:rFonts w:ascii="Times New Roman" w:eastAsia="Times New Roman" w:hAnsi="Times New Roman"/>
      <w:sz w:val="24"/>
    </w:rPr>
  </w:style>
  <w:style w:type="paragraph" w:customStyle="1" w:styleId="header-logo">
    <w:name w:val="header-logo"/>
    <w:basedOn w:val="Normal"/>
    <w:rsid w:val="00AB127A"/>
    <w:pPr>
      <w:spacing w:before="100" w:beforeAutospacing="1" w:after="100" w:afterAutospacing="1"/>
    </w:pPr>
    <w:rPr>
      <w:rFonts w:ascii="Times New Roman" w:eastAsia="Times New Roman" w:hAnsi="Times New Roman"/>
      <w:sz w:val="24"/>
    </w:rPr>
  </w:style>
  <w:style w:type="paragraph" w:customStyle="1" w:styleId="label-link">
    <w:name w:val="label-link"/>
    <w:basedOn w:val="Normal"/>
    <w:rsid w:val="00AB127A"/>
    <w:pPr>
      <w:spacing w:before="100" w:beforeAutospacing="1" w:after="100" w:afterAutospacing="1"/>
    </w:pPr>
    <w:rPr>
      <w:rFonts w:ascii="Times New Roman" w:eastAsia="Times New Roman" w:hAnsi="Times New Roman"/>
      <w:sz w:val="24"/>
    </w:rPr>
  </w:style>
  <w:style w:type="paragraph" w:customStyle="1" w:styleId="create-account-callout">
    <w:name w:val="create-account-callout"/>
    <w:basedOn w:val="Normal"/>
    <w:rsid w:val="00AB127A"/>
    <w:pPr>
      <w:spacing w:before="100" w:beforeAutospacing="1" w:after="100" w:afterAutospacing="1"/>
    </w:pPr>
    <w:rPr>
      <w:rFonts w:ascii="Times New Roman" w:eastAsia="Times New Roman" w:hAnsi="Times New Roman"/>
      <w:sz w:val="24"/>
    </w:rPr>
  </w:style>
  <w:style w:type="paragraph" w:customStyle="1" w:styleId="headermenu">
    <w:name w:val="headermenu"/>
    <w:basedOn w:val="Normal"/>
    <w:rsid w:val="00AB127A"/>
    <w:pPr>
      <w:spacing w:before="100" w:beforeAutospacing="1" w:after="100" w:afterAutospacing="1"/>
    </w:pPr>
    <w:rPr>
      <w:rFonts w:ascii="Times New Roman" w:eastAsia="Times New Roman" w:hAnsi="Times New Roman"/>
      <w:sz w:val="24"/>
    </w:rPr>
  </w:style>
  <w:style w:type="paragraph" w:customStyle="1" w:styleId="header-search">
    <w:name w:val="header-search"/>
    <w:basedOn w:val="Normal"/>
    <w:rsid w:val="00AB127A"/>
    <w:pPr>
      <w:spacing w:before="100" w:beforeAutospacing="1" w:after="100" w:afterAutospacing="1"/>
    </w:pPr>
    <w:rPr>
      <w:rFonts w:ascii="Times New Roman" w:eastAsia="Times New Roman" w:hAnsi="Times New Roman"/>
      <w:sz w:val="24"/>
    </w:rPr>
  </w:style>
  <w:style w:type="paragraph" w:customStyle="1" w:styleId="headermenu--logged-out">
    <w:name w:val="headermenu--logged-out"/>
    <w:basedOn w:val="Normal"/>
    <w:rsid w:val="00AB127A"/>
    <w:pPr>
      <w:spacing w:before="100" w:beforeAutospacing="1" w:after="100" w:afterAutospacing="1"/>
    </w:pPr>
    <w:rPr>
      <w:rFonts w:ascii="Times New Roman" w:eastAsia="Times New Roman" w:hAnsi="Times New Roman"/>
      <w:sz w:val="24"/>
    </w:rPr>
  </w:style>
  <w:style w:type="paragraph" w:customStyle="1" w:styleId="icon-chevon-down-mktg">
    <w:name w:val="icon-chevon-down-mktg"/>
    <w:basedOn w:val="Normal"/>
    <w:rsid w:val="00AB127A"/>
    <w:pPr>
      <w:spacing w:before="100" w:beforeAutospacing="1" w:after="100" w:afterAutospacing="1"/>
    </w:pPr>
    <w:rPr>
      <w:rFonts w:ascii="Times New Roman" w:eastAsia="Times New Roman" w:hAnsi="Times New Roman"/>
      <w:sz w:val="24"/>
    </w:rPr>
  </w:style>
  <w:style w:type="paragraph" w:customStyle="1" w:styleId="mail-status">
    <w:name w:val="mail-status"/>
    <w:basedOn w:val="Normal"/>
    <w:rsid w:val="00AB127A"/>
    <w:pPr>
      <w:spacing w:before="100" w:beforeAutospacing="1" w:after="100" w:afterAutospacing="1"/>
    </w:pPr>
    <w:rPr>
      <w:rFonts w:ascii="Times New Roman" w:eastAsia="Times New Roman" w:hAnsi="Times New Roman"/>
      <w:sz w:val="24"/>
    </w:rPr>
  </w:style>
  <w:style w:type="paragraph" w:customStyle="1" w:styleId="user-profile-link">
    <w:name w:val="user-profile-link"/>
    <w:basedOn w:val="Normal"/>
    <w:rsid w:val="00AB127A"/>
    <w:pPr>
      <w:spacing w:before="100" w:beforeAutospacing="1" w:after="100" w:afterAutospacing="1"/>
    </w:pPr>
    <w:rPr>
      <w:rFonts w:ascii="Times New Roman" w:eastAsia="Times New Roman" w:hAnsi="Times New Roman"/>
      <w:sz w:val="24"/>
    </w:rPr>
  </w:style>
  <w:style w:type="paragraph" w:customStyle="1" w:styleId="truncate-repo-scope">
    <w:name w:val="truncate-repo-scope"/>
    <w:basedOn w:val="Normal"/>
    <w:rsid w:val="00AB127A"/>
    <w:pPr>
      <w:spacing w:before="100" w:beforeAutospacing="1" w:after="100" w:afterAutospacing="1"/>
    </w:pPr>
    <w:rPr>
      <w:rFonts w:ascii="Times New Roman" w:eastAsia="Times New Roman" w:hAnsi="Times New Roman"/>
      <w:sz w:val="24"/>
    </w:rPr>
  </w:style>
  <w:style w:type="paragraph" w:customStyle="1" w:styleId="jump-to-octicon">
    <w:name w:val="jump-to-octicon"/>
    <w:basedOn w:val="Normal"/>
    <w:rsid w:val="00AB127A"/>
    <w:pPr>
      <w:spacing w:before="100" w:beforeAutospacing="1" w:after="100" w:afterAutospacing="1"/>
    </w:pPr>
    <w:rPr>
      <w:rFonts w:ascii="Times New Roman" w:eastAsia="Times New Roman" w:hAnsi="Times New Roman"/>
      <w:sz w:val="24"/>
    </w:rPr>
  </w:style>
  <w:style w:type="paragraph" w:customStyle="1" w:styleId="navigation-item">
    <w:name w:val="navigation-item"/>
    <w:basedOn w:val="Normal"/>
    <w:rsid w:val="00AB127A"/>
    <w:pPr>
      <w:spacing w:before="100" w:beforeAutospacing="1" w:after="100" w:afterAutospacing="1"/>
    </w:pPr>
    <w:rPr>
      <w:rFonts w:ascii="Times New Roman" w:eastAsia="Times New Roman" w:hAnsi="Times New Roman"/>
      <w:sz w:val="24"/>
    </w:rPr>
  </w:style>
  <w:style w:type="paragraph" w:customStyle="1" w:styleId="d-on-nav-focus">
    <w:name w:val="d-on-nav-focus"/>
    <w:basedOn w:val="Normal"/>
    <w:rsid w:val="00AB127A"/>
    <w:pPr>
      <w:spacing w:before="100" w:beforeAutospacing="1" w:after="100" w:afterAutospacing="1"/>
    </w:pPr>
    <w:rPr>
      <w:rFonts w:ascii="Times New Roman" w:eastAsia="Times New Roman" w:hAnsi="Times New Roman"/>
      <w:sz w:val="24"/>
    </w:rPr>
  </w:style>
  <w:style w:type="paragraph" w:customStyle="1" w:styleId="page-nav-trigger">
    <w:name w:val="page-nav-trigger"/>
    <w:basedOn w:val="Normal"/>
    <w:rsid w:val="00AB127A"/>
    <w:pPr>
      <w:spacing w:before="100" w:beforeAutospacing="1" w:after="100" w:afterAutospacing="1"/>
    </w:pPr>
    <w:rPr>
      <w:rFonts w:ascii="Times New Roman" w:eastAsia="Times New Roman" w:hAnsi="Times New Roman"/>
      <w:sz w:val="24"/>
    </w:rPr>
  </w:style>
  <w:style w:type="paragraph" w:customStyle="1" w:styleId="item-handle">
    <w:name w:val="item-handle"/>
    <w:basedOn w:val="Normal"/>
    <w:rsid w:val="00AB127A"/>
    <w:pPr>
      <w:spacing w:before="100" w:beforeAutospacing="1" w:after="100" w:afterAutospacing="1"/>
    </w:pPr>
    <w:rPr>
      <w:rFonts w:ascii="Times New Roman" w:eastAsia="Times New Roman" w:hAnsi="Times New Roman"/>
      <w:sz w:val="24"/>
    </w:rPr>
  </w:style>
  <w:style w:type="paragraph" w:customStyle="1" w:styleId="selected">
    <w:name w:val="selected"/>
    <w:basedOn w:val="Normal"/>
    <w:rsid w:val="00AB127A"/>
    <w:pPr>
      <w:spacing w:before="100" w:beforeAutospacing="1" w:after="100" w:afterAutospacing="1"/>
    </w:pPr>
    <w:rPr>
      <w:rFonts w:ascii="Times New Roman" w:eastAsia="Times New Roman" w:hAnsi="Times New Roman"/>
      <w:sz w:val="24"/>
    </w:rPr>
  </w:style>
  <w:style w:type="paragraph" w:customStyle="1" w:styleId="workspaces-develop-header">
    <w:name w:val="workspaces-develop-header"/>
    <w:basedOn w:val="Normal"/>
    <w:rsid w:val="00AB127A"/>
    <w:pPr>
      <w:spacing w:before="100" w:beforeAutospacing="1" w:after="100" w:afterAutospacing="1"/>
    </w:pPr>
    <w:rPr>
      <w:rFonts w:ascii="Times New Roman" w:eastAsia="Times New Roman" w:hAnsi="Times New Roman"/>
      <w:sz w:val="24"/>
    </w:rPr>
  </w:style>
  <w:style w:type="paragraph" w:customStyle="1" w:styleId="jumbotron-link-followup-icon">
    <w:name w:val="jumbotron-link-followup-icon"/>
    <w:basedOn w:val="Normal"/>
    <w:rsid w:val="00AB127A"/>
    <w:pPr>
      <w:spacing w:before="100" w:beforeAutospacing="1" w:after="100" w:afterAutospacing="1"/>
    </w:pPr>
    <w:rPr>
      <w:rFonts w:ascii="Times New Roman" w:eastAsia="Times New Roman" w:hAnsi="Times New Roman"/>
      <w:sz w:val="24"/>
    </w:rPr>
  </w:style>
  <w:style w:type="paragraph" w:customStyle="1" w:styleId="illflow-item-heading">
    <w:name w:val="illflow-item-heading"/>
    <w:basedOn w:val="Normal"/>
    <w:rsid w:val="00AB127A"/>
    <w:pPr>
      <w:spacing w:before="100" w:beforeAutospacing="1" w:after="100" w:afterAutospacing="1"/>
    </w:pPr>
    <w:rPr>
      <w:rFonts w:ascii="Times New Roman" w:eastAsia="Times New Roman" w:hAnsi="Times New Roman"/>
      <w:sz w:val="24"/>
    </w:rPr>
  </w:style>
  <w:style w:type="paragraph" w:customStyle="1" w:styleId="form-label">
    <w:name w:val="form-label"/>
    <w:basedOn w:val="Normal"/>
    <w:rsid w:val="00AB127A"/>
    <w:pPr>
      <w:spacing w:before="100" w:beforeAutospacing="1" w:after="100" w:afterAutospacing="1"/>
    </w:pPr>
    <w:rPr>
      <w:rFonts w:ascii="Times New Roman" w:eastAsia="Times New Roman" w:hAnsi="Times New Roman"/>
      <w:sz w:val="24"/>
    </w:rPr>
  </w:style>
  <w:style w:type="paragraph" w:customStyle="1" w:styleId="form-control-lg">
    <w:name w:val="form-control-lg"/>
    <w:basedOn w:val="Normal"/>
    <w:rsid w:val="00AB127A"/>
    <w:pPr>
      <w:spacing w:before="100" w:beforeAutospacing="1" w:after="100" w:afterAutospacing="1"/>
    </w:pPr>
    <w:rPr>
      <w:rFonts w:ascii="Times New Roman" w:eastAsia="Times New Roman" w:hAnsi="Times New Roman"/>
      <w:sz w:val="24"/>
    </w:rPr>
  </w:style>
  <w:style w:type="paragraph" w:customStyle="1" w:styleId="form-control-note">
    <w:name w:val="form-control-note"/>
    <w:basedOn w:val="Normal"/>
    <w:rsid w:val="00AB127A"/>
    <w:pPr>
      <w:spacing w:before="100" w:beforeAutospacing="1" w:after="100" w:afterAutospacing="1"/>
    </w:pPr>
    <w:rPr>
      <w:rFonts w:ascii="Times New Roman" w:eastAsia="Times New Roman" w:hAnsi="Times New Roman"/>
      <w:sz w:val="24"/>
    </w:rPr>
  </w:style>
  <w:style w:type="paragraph" w:customStyle="1" w:styleId="gpr-testimonial-nav-link">
    <w:name w:val="gpr-testimonial-nav-link"/>
    <w:basedOn w:val="Normal"/>
    <w:rsid w:val="00AB127A"/>
    <w:pPr>
      <w:spacing w:before="100" w:beforeAutospacing="1" w:after="100" w:afterAutospacing="1"/>
    </w:pPr>
    <w:rPr>
      <w:rFonts w:ascii="Times New Roman" w:eastAsia="Times New Roman" w:hAnsi="Times New Roman"/>
      <w:sz w:val="24"/>
    </w:rPr>
  </w:style>
  <w:style w:type="paragraph" w:customStyle="1" w:styleId="mobile-device">
    <w:name w:val="mobile-device"/>
    <w:basedOn w:val="Normal"/>
    <w:rsid w:val="00AB127A"/>
    <w:pPr>
      <w:spacing w:before="100" w:beforeAutospacing="1" w:after="100" w:afterAutospacing="1"/>
    </w:pPr>
    <w:rPr>
      <w:rFonts w:ascii="Times New Roman" w:eastAsia="Times New Roman" w:hAnsi="Times New Roman"/>
      <w:sz w:val="24"/>
    </w:rPr>
  </w:style>
  <w:style w:type="paragraph" w:customStyle="1" w:styleId="summarylink-illustration">
    <w:name w:val="summarylink-illustration"/>
    <w:basedOn w:val="Normal"/>
    <w:rsid w:val="00AB127A"/>
    <w:pPr>
      <w:spacing w:before="100" w:beforeAutospacing="1" w:after="100" w:afterAutospacing="1"/>
    </w:pPr>
    <w:rPr>
      <w:rFonts w:ascii="Times New Roman" w:eastAsia="Times New Roman" w:hAnsi="Times New Roman"/>
      <w:sz w:val="24"/>
    </w:rPr>
  </w:style>
  <w:style w:type="paragraph" w:customStyle="1" w:styleId="hero">
    <w:name w:val="hero"/>
    <w:basedOn w:val="Normal"/>
    <w:rsid w:val="00AB127A"/>
    <w:pPr>
      <w:spacing w:before="100" w:beforeAutospacing="1" w:after="100" w:afterAutospacing="1"/>
    </w:pPr>
    <w:rPr>
      <w:rFonts w:ascii="Times New Roman" w:eastAsia="Times New Roman" w:hAnsi="Times New Roman"/>
      <w:sz w:val="24"/>
    </w:rPr>
  </w:style>
  <w:style w:type="paragraph" w:customStyle="1" w:styleId="hero-h1">
    <w:name w:val="hero-h1"/>
    <w:basedOn w:val="Normal"/>
    <w:rsid w:val="00AB127A"/>
    <w:pPr>
      <w:spacing w:before="100" w:beforeAutospacing="1" w:after="100" w:afterAutospacing="1"/>
    </w:pPr>
    <w:rPr>
      <w:rFonts w:ascii="Times New Roman" w:eastAsia="Times New Roman" w:hAnsi="Times New Roman"/>
      <w:sz w:val="24"/>
    </w:rPr>
  </w:style>
  <w:style w:type="paragraph" w:customStyle="1" w:styleId="hero-form">
    <w:name w:val="hero-form"/>
    <w:basedOn w:val="Normal"/>
    <w:rsid w:val="00AB127A"/>
    <w:pPr>
      <w:spacing w:before="100" w:beforeAutospacing="1" w:after="100" w:afterAutospacing="1"/>
    </w:pPr>
    <w:rPr>
      <w:rFonts w:ascii="Times New Roman" w:eastAsia="Times New Roman" w:hAnsi="Times New Roman"/>
      <w:sz w:val="24"/>
    </w:rPr>
  </w:style>
  <w:style w:type="paragraph" w:customStyle="1" w:styleId="feature-list">
    <w:name w:val="feature-list"/>
    <w:basedOn w:val="Normal"/>
    <w:rsid w:val="00AB127A"/>
    <w:pPr>
      <w:spacing w:before="100" w:beforeAutospacing="1" w:after="100" w:afterAutospacing="1"/>
    </w:pPr>
    <w:rPr>
      <w:rFonts w:ascii="Times New Roman" w:eastAsia="Times New Roman" w:hAnsi="Times New Roman"/>
      <w:sz w:val="24"/>
    </w:rPr>
  </w:style>
  <w:style w:type="paragraph" w:customStyle="1" w:styleId="feature-bullet">
    <w:name w:val="feature-bullet"/>
    <w:basedOn w:val="Normal"/>
    <w:rsid w:val="00AB127A"/>
    <w:pPr>
      <w:spacing w:before="100" w:beforeAutospacing="1" w:after="100" w:afterAutospacing="1"/>
    </w:pPr>
    <w:rPr>
      <w:rFonts w:ascii="Times New Roman" w:eastAsia="Times New Roman" w:hAnsi="Times New Roman"/>
      <w:sz w:val="24"/>
    </w:rPr>
  </w:style>
  <w:style w:type="paragraph" w:customStyle="1" w:styleId="customer-logo-bar-item">
    <w:name w:val="customer-logo-bar-item"/>
    <w:basedOn w:val="Normal"/>
    <w:rsid w:val="00AB127A"/>
    <w:pPr>
      <w:spacing w:before="100" w:beforeAutospacing="1" w:after="100" w:afterAutospacing="1"/>
    </w:pPr>
    <w:rPr>
      <w:rFonts w:ascii="Times New Roman" w:eastAsia="Times New Roman" w:hAnsi="Times New Roman"/>
      <w:sz w:val="24"/>
    </w:rPr>
  </w:style>
  <w:style w:type="paragraph" w:customStyle="1" w:styleId="customer-logo">
    <w:name w:val="customer-logo"/>
    <w:basedOn w:val="Normal"/>
    <w:rsid w:val="00AB127A"/>
    <w:pPr>
      <w:spacing w:before="100" w:beforeAutospacing="1" w:after="100" w:afterAutospacing="1"/>
    </w:pPr>
    <w:rPr>
      <w:rFonts w:ascii="Times New Roman" w:eastAsia="Times New Roman" w:hAnsi="Times New Roman"/>
      <w:sz w:val="24"/>
    </w:rPr>
  </w:style>
  <w:style w:type="paragraph" w:customStyle="1" w:styleId="customer-quote">
    <w:name w:val="customer-quote"/>
    <w:basedOn w:val="Normal"/>
    <w:rsid w:val="00AB127A"/>
    <w:pPr>
      <w:spacing w:before="100" w:beforeAutospacing="1" w:after="100" w:afterAutospacing="1"/>
    </w:pPr>
    <w:rPr>
      <w:rFonts w:ascii="Times New Roman" w:eastAsia="Times New Roman" w:hAnsi="Times New Roman"/>
      <w:sz w:val="24"/>
    </w:rPr>
  </w:style>
  <w:style w:type="paragraph" w:customStyle="1" w:styleId="landing-page-footer">
    <w:name w:val="landing-page-footer"/>
    <w:basedOn w:val="Normal"/>
    <w:rsid w:val="00AB127A"/>
    <w:pPr>
      <w:spacing w:before="100" w:beforeAutospacing="1" w:after="100" w:afterAutospacing="1"/>
    </w:pPr>
    <w:rPr>
      <w:rFonts w:ascii="Times New Roman" w:eastAsia="Times New Roman" w:hAnsi="Times New Roman"/>
      <w:sz w:val="24"/>
    </w:rPr>
  </w:style>
  <w:style w:type="paragraph" w:customStyle="1" w:styleId="landing-page-sub-footer">
    <w:name w:val="landing-page-sub-footer"/>
    <w:basedOn w:val="Normal"/>
    <w:rsid w:val="00AB127A"/>
    <w:pPr>
      <w:spacing w:before="100" w:beforeAutospacing="1" w:after="100" w:afterAutospacing="1"/>
    </w:pPr>
    <w:rPr>
      <w:rFonts w:ascii="Times New Roman" w:eastAsia="Times New Roman" w:hAnsi="Times New Roman"/>
      <w:sz w:val="24"/>
    </w:rPr>
  </w:style>
  <w:style w:type="paragraph" w:customStyle="1" w:styleId="footer-link">
    <w:name w:val="footer-link"/>
    <w:basedOn w:val="Normal"/>
    <w:rsid w:val="00AB127A"/>
    <w:pPr>
      <w:spacing w:before="100" w:beforeAutospacing="1" w:after="100" w:afterAutospacing="1"/>
    </w:pPr>
    <w:rPr>
      <w:rFonts w:ascii="Times New Roman" w:eastAsia="Times New Roman" w:hAnsi="Times New Roman"/>
      <w:sz w:val="24"/>
    </w:rPr>
  </w:style>
  <w:style w:type="paragraph" w:customStyle="1" w:styleId="g-emoji">
    <w:name w:val="g-emoji"/>
    <w:basedOn w:val="Normal"/>
    <w:rsid w:val="00AB127A"/>
    <w:pPr>
      <w:spacing w:before="100" w:beforeAutospacing="1" w:after="100" w:afterAutospacing="1"/>
    </w:pPr>
    <w:rPr>
      <w:rFonts w:ascii="Times New Roman" w:eastAsia="Times New Roman" w:hAnsi="Times New Roman"/>
      <w:sz w:val="24"/>
    </w:rPr>
  </w:style>
  <w:style w:type="paragraph" w:customStyle="1" w:styleId="absent">
    <w:name w:val="absent"/>
    <w:basedOn w:val="Normal"/>
    <w:rsid w:val="00AB127A"/>
    <w:pPr>
      <w:spacing w:before="100" w:beforeAutospacing="1" w:after="100" w:afterAutospacing="1"/>
    </w:pPr>
    <w:rPr>
      <w:rFonts w:ascii="Times New Roman" w:eastAsia="Times New Roman" w:hAnsi="Times New Roman"/>
      <w:sz w:val="24"/>
    </w:rPr>
  </w:style>
  <w:style w:type="paragraph" w:customStyle="1" w:styleId="anchor">
    <w:name w:val="anchor"/>
    <w:basedOn w:val="Normal"/>
    <w:rsid w:val="00AB127A"/>
    <w:pPr>
      <w:spacing w:before="100" w:beforeAutospacing="1" w:after="100" w:afterAutospacing="1"/>
    </w:pPr>
    <w:rPr>
      <w:rFonts w:ascii="Times New Roman" w:eastAsia="Times New Roman" w:hAnsi="Times New Roman"/>
      <w:sz w:val="24"/>
    </w:rPr>
  </w:style>
  <w:style w:type="paragraph" w:customStyle="1" w:styleId="emoji">
    <w:name w:val="emoji"/>
    <w:basedOn w:val="Normal"/>
    <w:rsid w:val="00AB127A"/>
    <w:pPr>
      <w:spacing w:before="100" w:beforeAutospacing="1" w:after="100" w:afterAutospacing="1"/>
    </w:pPr>
    <w:rPr>
      <w:rFonts w:ascii="Times New Roman" w:eastAsia="Times New Roman" w:hAnsi="Times New Roman"/>
      <w:sz w:val="24"/>
    </w:rPr>
  </w:style>
  <w:style w:type="paragraph" w:customStyle="1" w:styleId="highlight">
    <w:name w:val="highlight"/>
    <w:basedOn w:val="Normal"/>
    <w:rsid w:val="00AB127A"/>
    <w:pPr>
      <w:spacing w:before="100" w:beforeAutospacing="1" w:after="100" w:afterAutospacing="1"/>
    </w:pPr>
    <w:rPr>
      <w:rFonts w:ascii="Times New Roman" w:eastAsia="Times New Roman" w:hAnsi="Times New Roman"/>
      <w:sz w:val="24"/>
    </w:rPr>
  </w:style>
  <w:style w:type="paragraph" w:customStyle="1" w:styleId="heading">
    <w:name w:val="heading"/>
    <w:basedOn w:val="Normal"/>
    <w:rsid w:val="00AB127A"/>
    <w:pPr>
      <w:spacing w:before="100" w:beforeAutospacing="1" w:after="100" w:afterAutospacing="1"/>
    </w:pPr>
    <w:rPr>
      <w:rFonts w:ascii="Times New Roman" w:eastAsia="Times New Roman" w:hAnsi="Times New Roman"/>
      <w:sz w:val="24"/>
    </w:rPr>
  </w:style>
  <w:style w:type="paragraph" w:customStyle="1" w:styleId="bleed-flush">
    <w:name w:val="bleed-flush"/>
    <w:basedOn w:val="Normal"/>
    <w:rsid w:val="00AB127A"/>
    <w:pPr>
      <w:spacing w:before="100" w:beforeAutospacing="1" w:after="100" w:afterAutospacing="1"/>
    </w:pPr>
    <w:rPr>
      <w:rFonts w:ascii="Times New Roman" w:eastAsia="Times New Roman" w:hAnsi="Times New Roman"/>
      <w:sz w:val="24"/>
    </w:rPr>
  </w:style>
  <w:style w:type="paragraph" w:customStyle="1" w:styleId="compact">
    <w:name w:val="compact"/>
    <w:basedOn w:val="Normal"/>
    <w:rsid w:val="00AB127A"/>
    <w:pPr>
      <w:spacing w:before="100" w:beforeAutospacing="1" w:after="100" w:afterAutospacing="1"/>
    </w:pPr>
    <w:rPr>
      <w:rFonts w:ascii="Times New Roman" w:eastAsia="Times New Roman" w:hAnsi="Times New Roman"/>
      <w:sz w:val="24"/>
    </w:rPr>
  </w:style>
  <w:style w:type="paragraph" w:customStyle="1" w:styleId="help">
    <w:name w:val="help"/>
    <w:basedOn w:val="Normal"/>
    <w:rsid w:val="00AB127A"/>
    <w:pPr>
      <w:spacing w:before="100" w:beforeAutospacing="1" w:after="100" w:afterAutospacing="1"/>
    </w:pPr>
    <w:rPr>
      <w:rFonts w:ascii="Times New Roman" w:eastAsia="Times New Roman" w:hAnsi="Times New Roman"/>
      <w:sz w:val="24"/>
    </w:rPr>
  </w:style>
  <w:style w:type="paragraph" w:customStyle="1" w:styleId="status">
    <w:name w:val="status"/>
    <w:basedOn w:val="Normal"/>
    <w:rsid w:val="00AB127A"/>
    <w:pPr>
      <w:spacing w:before="100" w:beforeAutospacing="1" w:after="100" w:afterAutospacing="1"/>
    </w:pPr>
    <w:rPr>
      <w:rFonts w:ascii="Times New Roman" w:eastAsia="Times New Roman" w:hAnsi="Times New Roman"/>
      <w:sz w:val="24"/>
    </w:rPr>
  </w:style>
  <w:style w:type="paragraph" w:customStyle="1" w:styleId="type-icon">
    <w:name w:val="type-icon"/>
    <w:basedOn w:val="Normal"/>
    <w:rsid w:val="00AB127A"/>
    <w:pPr>
      <w:spacing w:before="100" w:beforeAutospacing="1" w:after="100" w:afterAutospacing="1"/>
    </w:pPr>
    <w:rPr>
      <w:rFonts w:ascii="Times New Roman" w:eastAsia="Times New Roman" w:hAnsi="Times New Roman"/>
      <w:sz w:val="24"/>
    </w:rPr>
  </w:style>
  <w:style w:type="paragraph" w:customStyle="1" w:styleId="labels">
    <w:name w:val="labels"/>
    <w:basedOn w:val="Normal"/>
    <w:rsid w:val="00AB127A"/>
    <w:pPr>
      <w:spacing w:before="100" w:beforeAutospacing="1" w:after="100" w:afterAutospacing="1"/>
    </w:pPr>
    <w:rPr>
      <w:rFonts w:ascii="Times New Roman" w:eastAsia="Times New Roman" w:hAnsi="Times New Roman"/>
      <w:sz w:val="24"/>
    </w:rPr>
  </w:style>
  <w:style w:type="paragraph" w:customStyle="1" w:styleId="select-menu-clear-item">
    <w:name w:val="select-menu-clear-item"/>
    <w:basedOn w:val="Normal"/>
    <w:rsid w:val="00AB127A"/>
    <w:pPr>
      <w:spacing w:before="100" w:beforeAutospacing="1" w:after="100" w:afterAutospacing="1"/>
    </w:pPr>
    <w:rPr>
      <w:rFonts w:ascii="Times New Roman" w:eastAsia="Times New Roman" w:hAnsi="Times New Roman"/>
      <w:sz w:val="24"/>
    </w:rPr>
  </w:style>
  <w:style w:type="paragraph" w:customStyle="1" w:styleId="octicon-octoface">
    <w:name w:val="octicon-octoface"/>
    <w:basedOn w:val="Normal"/>
    <w:rsid w:val="00AB127A"/>
    <w:pPr>
      <w:spacing w:before="100" w:beforeAutospacing="1" w:after="100" w:afterAutospacing="1"/>
    </w:pPr>
    <w:rPr>
      <w:rFonts w:ascii="Times New Roman" w:eastAsia="Times New Roman" w:hAnsi="Times New Roman"/>
      <w:sz w:val="24"/>
    </w:rPr>
  </w:style>
  <w:style w:type="paragraph" w:customStyle="1" w:styleId="select-menu-title">
    <w:name w:val="select-menu-title"/>
    <w:basedOn w:val="Normal"/>
    <w:rsid w:val="00AB127A"/>
    <w:pPr>
      <w:spacing w:before="100" w:beforeAutospacing="1" w:after="100" w:afterAutospacing="1"/>
    </w:pPr>
    <w:rPr>
      <w:rFonts w:ascii="Times New Roman" w:eastAsia="Times New Roman" w:hAnsi="Times New Roman"/>
      <w:sz w:val="24"/>
    </w:rPr>
  </w:style>
  <w:style w:type="paragraph" w:customStyle="1" w:styleId="select-menu-tab-nav">
    <w:name w:val="select-menu-tab-nav"/>
    <w:basedOn w:val="Normal"/>
    <w:rsid w:val="00AB127A"/>
    <w:pPr>
      <w:spacing w:before="100" w:beforeAutospacing="1" w:after="100" w:afterAutospacing="1"/>
    </w:pPr>
    <w:rPr>
      <w:rFonts w:ascii="Times New Roman" w:eastAsia="Times New Roman" w:hAnsi="Times New Roman"/>
      <w:sz w:val="24"/>
    </w:rPr>
  </w:style>
  <w:style w:type="paragraph" w:customStyle="1" w:styleId="octicon-circle-slash">
    <w:name w:val="octicon-circle-slash"/>
    <w:basedOn w:val="Normal"/>
    <w:rsid w:val="00AB127A"/>
    <w:pPr>
      <w:spacing w:before="100" w:beforeAutospacing="1" w:after="100" w:afterAutospacing="1"/>
    </w:pPr>
    <w:rPr>
      <w:rFonts w:ascii="Times New Roman" w:eastAsia="Times New Roman" w:hAnsi="Times New Roman"/>
      <w:sz w:val="24"/>
    </w:rPr>
  </w:style>
  <w:style w:type="paragraph" w:customStyle="1" w:styleId="hidden-select-button-text">
    <w:name w:val="hidden-select-button-text"/>
    <w:basedOn w:val="Normal"/>
    <w:rsid w:val="00AB127A"/>
    <w:pPr>
      <w:spacing w:before="100" w:beforeAutospacing="1" w:after="100" w:afterAutospacing="1"/>
    </w:pPr>
    <w:rPr>
      <w:rFonts w:ascii="Times New Roman" w:eastAsia="Times New Roman" w:hAnsi="Times New Roman"/>
      <w:sz w:val="24"/>
    </w:rPr>
  </w:style>
  <w:style w:type="paragraph" w:customStyle="1" w:styleId="description">
    <w:name w:val="description"/>
    <w:basedOn w:val="Normal"/>
    <w:rsid w:val="00AB127A"/>
    <w:pPr>
      <w:spacing w:before="100" w:beforeAutospacing="1" w:after="100" w:afterAutospacing="1"/>
    </w:pPr>
    <w:rPr>
      <w:rFonts w:ascii="Times New Roman" w:eastAsia="Times New Roman" w:hAnsi="Times New Roman"/>
      <w:sz w:val="24"/>
    </w:rPr>
  </w:style>
  <w:style w:type="paragraph" w:customStyle="1" w:styleId="description-inline">
    <w:name w:val="description-inline"/>
    <w:basedOn w:val="Normal"/>
    <w:rsid w:val="00AB127A"/>
    <w:pPr>
      <w:spacing w:before="100" w:beforeAutospacing="1" w:after="100" w:afterAutospacing="1"/>
    </w:pPr>
    <w:rPr>
      <w:rFonts w:ascii="Times New Roman" w:eastAsia="Times New Roman" w:hAnsi="Times New Roman"/>
      <w:sz w:val="24"/>
    </w:rPr>
  </w:style>
  <w:style w:type="paragraph" w:customStyle="1" w:styleId="description-warning">
    <w:name w:val="description-warning"/>
    <w:basedOn w:val="Normal"/>
    <w:rsid w:val="00AB127A"/>
    <w:pPr>
      <w:spacing w:before="100" w:beforeAutospacing="1" w:after="100" w:afterAutospacing="1"/>
    </w:pPr>
    <w:rPr>
      <w:rFonts w:ascii="Times New Roman" w:eastAsia="Times New Roman" w:hAnsi="Times New Roman"/>
      <w:sz w:val="24"/>
    </w:rPr>
  </w:style>
  <w:style w:type="paragraph" w:customStyle="1" w:styleId="select-menu-button">
    <w:name w:val="select-menu-button"/>
    <w:basedOn w:val="Normal"/>
    <w:rsid w:val="00AB127A"/>
    <w:pPr>
      <w:spacing w:before="100" w:beforeAutospacing="1" w:after="100" w:afterAutospacing="1"/>
    </w:pPr>
    <w:rPr>
      <w:rFonts w:ascii="Times New Roman" w:eastAsia="Times New Roman" w:hAnsi="Times New Roman"/>
      <w:sz w:val="24"/>
    </w:rPr>
  </w:style>
  <w:style w:type="paragraph" w:customStyle="1" w:styleId="select-all-dropdown">
    <w:name w:val="select-all-dropdown"/>
    <w:basedOn w:val="Normal"/>
    <w:rsid w:val="00AB127A"/>
    <w:pPr>
      <w:spacing w:before="100" w:beforeAutospacing="1" w:after="100" w:afterAutospacing="1"/>
    </w:pPr>
    <w:rPr>
      <w:rFonts w:ascii="Times New Roman" w:eastAsia="Times New Roman" w:hAnsi="Times New Roman"/>
      <w:sz w:val="24"/>
    </w:rPr>
  </w:style>
  <w:style w:type="paragraph" w:customStyle="1" w:styleId="collapse">
    <w:name w:val="collapse"/>
    <w:basedOn w:val="Normal"/>
    <w:rsid w:val="00AB127A"/>
    <w:pPr>
      <w:spacing w:before="100" w:beforeAutospacing="1" w:after="100" w:afterAutospacing="1"/>
    </w:pPr>
    <w:rPr>
      <w:rFonts w:ascii="Times New Roman" w:eastAsia="Times New Roman" w:hAnsi="Times New Roman"/>
      <w:sz w:val="24"/>
    </w:rPr>
  </w:style>
  <w:style w:type="paragraph" w:customStyle="1" w:styleId="email-format">
    <w:name w:val="email-format"/>
    <w:basedOn w:val="Normal"/>
    <w:rsid w:val="00AB127A"/>
    <w:pPr>
      <w:spacing w:before="100" w:beforeAutospacing="1" w:after="100" w:afterAutospacing="1"/>
    </w:pPr>
    <w:rPr>
      <w:rFonts w:ascii="Times New Roman" w:eastAsia="Times New Roman" w:hAnsi="Times New Roman"/>
      <w:sz w:val="24"/>
    </w:rPr>
  </w:style>
  <w:style w:type="paragraph" w:customStyle="1" w:styleId="previewable-comment-form">
    <w:name w:val="previewable-comment-form"/>
    <w:basedOn w:val="Normal"/>
    <w:rsid w:val="00AB127A"/>
    <w:pPr>
      <w:spacing w:before="100" w:beforeAutospacing="1" w:after="100" w:afterAutospacing="1"/>
    </w:pPr>
    <w:rPr>
      <w:rFonts w:ascii="Times New Roman" w:eastAsia="Times New Roman" w:hAnsi="Times New Roman"/>
      <w:sz w:val="24"/>
    </w:rPr>
  </w:style>
  <w:style w:type="paragraph" w:customStyle="1" w:styleId="edit-comment-hide">
    <w:name w:val="edit-comment-hide"/>
    <w:basedOn w:val="Normal"/>
    <w:rsid w:val="00AB127A"/>
    <w:pPr>
      <w:spacing w:before="100" w:beforeAutospacing="1" w:after="100" w:afterAutospacing="1"/>
    </w:pPr>
    <w:rPr>
      <w:rFonts w:ascii="Times New Roman" w:eastAsia="Times New Roman" w:hAnsi="Times New Roman"/>
      <w:sz w:val="24"/>
    </w:rPr>
  </w:style>
  <w:style w:type="paragraph" w:customStyle="1" w:styleId="email-hidden-reply">
    <w:name w:val="email-hidden-reply"/>
    <w:basedOn w:val="Normal"/>
    <w:rsid w:val="00AB127A"/>
    <w:pPr>
      <w:spacing w:before="100" w:beforeAutospacing="1" w:after="100" w:afterAutospacing="1"/>
    </w:pPr>
    <w:rPr>
      <w:rFonts w:ascii="Times New Roman" w:eastAsia="Times New Roman" w:hAnsi="Times New Roman"/>
      <w:sz w:val="24"/>
    </w:rPr>
  </w:style>
  <w:style w:type="paragraph" w:customStyle="1" w:styleId="email-quoted-reply">
    <w:name w:val="email-quoted-reply"/>
    <w:basedOn w:val="Normal"/>
    <w:rsid w:val="00AB127A"/>
    <w:pPr>
      <w:spacing w:before="100" w:beforeAutospacing="1" w:after="100" w:afterAutospacing="1"/>
    </w:pPr>
    <w:rPr>
      <w:rFonts w:ascii="Times New Roman" w:eastAsia="Times New Roman" w:hAnsi="Times New Roman"/>
      <w:sz w:val="24"/>
    </w:rPr>
  </w:style>
  <w:style w:type="paragraph" w:customStyle="1" w:styleId="email-signature-reply">
    <w:name w:val="email-signature-reply"/>
    <w:basedOn w:val="Normal"/>
    <w:rsid w:val="00AB127A"/>
    <w:pPr>
      <w:spacing w:before="100" w:beforeAutospacing="1" w:after="100" w:afterAutospacing="1"/>
    </w:pPr>
    <w:rPr>
      <w:rFonts w:ascii="Times New Roman" w:eastAsia="Times New Roman" w:hAnsi="Times New Roman"/>
      <w:sz w:val="24"/>
    </w:rPr>
  </w:style>
  <w:style w:type="paragraph" w:customStyle="1" w:styleId="preview-tab">
    <w:name w:val="preview-tab"/>
    <w:basedOn w:val="Normal"/>
    <w:rsid w:val="00AB127A"/>
    <w:pPr>
      <w:spacing w:before="100" w:beforeAutospacing="1" w:after="100" w:afterAutospacing="1"/>
    </w:pPr>
    <w:rPr>
      <w:rFonts w:ascii="Times New Roman" w:eastAsia="Times New Roman" w:hAnsi="Times New Roman"/>
      <w:sz w:val="24"/>
    </w:rPr>
  </w:style>
  <w:style w:type="paragraph" w:customStyle="1" w:styleId="write-tab">
    <w:name w:val="write-tab"/>
    <w:basedOn w:val="Normal"/>
    <w:rsid w:val="00AB127A"/>
    <w:pPr>
      <w:spacing w:before="100" w:beforeAutospacing="1" w:after="100" w:afterAutospacing="1"/>
    </w:pPr>
    <w:rPr>
      <w:rFonts w:ascii="Times New Roman" w:eastAsia="Times New Roman" w:hAnsi="Times New Roman"/>
      <w:sz w:val="24"/>
    </w:rPr>
  </w:style>
  <w:style w:type="paragraph" w:customStyle="1" w:styleId="sha">
    <w:name w:val="sha"/>
    <w:basedOn w:val="Normal"/>
    <w:rsid w:val="00AB127A"/>
    <w:pPr>
      <w:spacing w:before="100" w:beforeAutospacing="1" w:after="100" w:afterAutospacing="1"/>
    </w:pPr>
    <w:rPr>
      <w:rFonts w:ascii="Times New Roman" w:eastAsia="Times New Roman" w:hAnsi="Times New Roman"/>
      <w:sz w:val="24"/>
    </w:rPr>
  </w:style>
  <w:style w:type="paragraph" w:customStyle="1" w:styleId="sha-block">
    <w:name w:val="sha-block"/>
    <w:basedOn w:val="Normal"/>
    <w:rsid w:val="00AB127A"/>
    <w:pPr>
      <w:spacing w:before="100" w:beforeAutospacing="1" w:after="100" w:afterAutospacing="1"/>
    </w:pPr>
    <w:rPr>
      <w:rFonts w:ascii="Times New Roman" w:eastAsia="Times New Roman" w:hAnsi="Times New Roman"/>
      <w:sz w:val="24"/>
    </w:rPr>
  </w:style>
  <w:style w:type="paragraph" w:customStyle="1" w:styleId="user">
    <w:name w:val="user"/>
    <w:basedOn w:val="Normal"/>
    <w:rsid w:val="00AB127A"/>
    <w:pPr>
      <w:spacing w:before="100" w:beforeAutospacing="1" w:after="100" w:afterAutospacing="1"/>
    </w:pPr>
    <w:rPr>
      <w:rFonts w:ascii="Times New Roman" w:eastAsia="Times New Roman" w:hAnsi="Times New Roman"/>
      <w:sz w:val="24"/>
    </w:rPr>
  </w:style>
  <w:style w:type="paragraph" w:customStyle="1" w:styleId="loader">
    <w:name w:val="loader"/>
    <w:basedOn w:val="Normal"/>
    <w:rsid w:val="00AB127A"/>
    <w:pPr>
      <w:spacing w:before="100" w:beforeAutospacing="1" w:after="100" w:afterAutospacing="1"/>
    </w:pPr>
    <w:rPr>
      <w:rFonts w:ascii="Times New Roman" w:eastAsia="Times New Roman" w:hAnsi="Times New Roman"/>
      <w:sz w:val="24"/>
    </w:rPr>
  </w:style>
  <w:style w:type="paragraph" w:customStyle="1" w:styleId="octicon-git-commit">
    <w:name w:val="octicon-git-commit"/>
    <w:basedOn w:val="Normal"/>
    <w:rsid w:val="00AB127A"/>
    <w:pPr>
      <w:spacing w:before="100" w:beforeAutospacing="1" w:after="100" w:afterAutospacing="1"/>
    </w:pPr>
    <w:rPr>
      <w:rFonts w:ascii="Times New Roman" w:eastAsia="Times New Roman" w:hAnsi="Times New Roman"/>
      <w:sz w:val="24"/>
    </w:rPr>
  </w:style>
  <w:style w:type="paragraph" w:customStyle="1" w:styleId="commit-meta">
    <w:name w:val="commit-meta"/>
    <w:basedOn w:val="Normal"/>
    <w:rsid w:val="00AB127A"/>
    <w:pPr>
      <w:spacing w:before="100" w:beforeAutospacing="1" w:after="100" w:afterAutospacing="1"/>
    </w:pPr>
    <w:rPr>
      <w:rFonts w:ascii="Times New Roman" w:eastAsia="Times New Roman" w:hAnsi="Times New Roman"/>
      <w:sz w:val="24"/>
    </w:rPr>
  </w:style>
  <w:style w:type="paragraph" w:customStyle="1" w:styleId="commit-author">
    <w:name w:val="commit-author"/>
    <w:basedOn w:val="Normal"/>
    <w:rsid w:val="00AB127A"/>
    <w:pPr>
      <w:spacing w:before="100" w:beforeAutospacing="1" w:after="100" w:afterAutospacing="1"/>
    </w:pPr>
    <w:rPr>
      <w:rFonts w:ascii="Times New Roman" w:eastAsia="Times New Roman" w:hAnsi="Times New Roman"/>
      <w:sz w:val="24"/>
    </w:rPr>
  </w:style>
  <w:style w:type="paragraph" w:customStyle="1" w:styleId="octicon-arrow-right">
    <w:name w:val="octicon-arrow-right"/>
    <w:basedOn w:val="Normal"/>
    <w:rsid w:val="00AB127A"/>
    <w:pPr>
      <w:spacing w:before="100" w:beforeAutospacing="1" w:after="100" w:afterAutospacing="1"/>
    </w:pPr>
    <w:rPr>
      <w:rFonts w:ascii="Times New Roman" w:eastAsia="Times New Roman" w:hAnsi="Times New Roman"/>
      <w:sz w:val="24"/>
    </w:rPr>
  </w:style>
  <w:style w:type="paragraph" w:customStyle="1" w:styleId="branches-list">
    <w:name w:val="branches-list"/>
    <w:basedOn w:val="Normal"/>
    <w:rsid w:val="00AB127A"/>
    <w:pPr>
      <w:spacing w:before="100" w:beforeAutospacing="1" w:after="100" w:afterAutospacing="1"/>
    </w:pPr>
    <w:rPr>
      <w:rFonts w:ascii="Times New Roman" w:eastAsia="Times New Roman" w:hAnsi="Times New Roman"/>
      <w:sz w:val="24"/>
    </w:rPr>
  </w:style>
  <w:style w:type="paragraph" w:customStyle="1" w:styleId="sha-blocka">
    <w:name w:val="sha-block&gt;a"/>
    <w:basedOn w:val="Normal"/>
    <w:rsid w:val="00AB127A"/>
    <w:pPr>
      <w:spacing w:before="100" w:beforeAutospacing="1" w:after="100" w:afterAutospacing="1"/>
    </w:pPr>
    <w:rPr>
      <w:rFonts w:ascii="Times New Roman" w:eastAsia="Times New Roman" w:hAnsi="Times New Roman"/>
      <w:sz w:val="24"/>
    </w:rPr>
  </w:style>
  <w:style w:type="paragraph" w:customStyle="1" w:styleId="loader-error">
    <w:name w:val="loader-error"/>
    <w:basedOn w:val="Normal"/>
    <w:rsid w:val="00AB127A"/>
    <w:pPr>
      <w:spacing w:before="100" w:beforeAutospacing="1" w:after="100" w:afterAutospacing="1"/>
    </w:pPr>
    <w:rPr>
      <w:rFonts w:ascii="Times New Roman" w:eastAsia="Times New Roman" w:hAnsi="Times New Roman"/>
      <w:sz w:val="24"/>
    </w:rPr>
  </w:style>
  <w:style w:type="paragraph" w:customStyle="1" w:styleId="octicon-primitive-dot">
    <w:name w:val="octicon-primitive-dot"/>
    <w:basedOn w:val="Normal"/>
    <w:rsid w:val="00AB127A"/>
    <w:pPr>
      <w:spacing w:before="100" w:beforeAutospacing="1" w:after="100" w:afterAutospacing="1"/>
    </w:pPr>
    <w:rPr>
      <w:rFonts w:ascii="Times New Roman" w:eastAsia="Times New Roman" w:hAnsi="Times New Roman"/>
      <w:sz w:val="24"/>
    </w:rPr>
  </w:style>
  <w:style w:type="paragraph" w:customStyle="1" w:styleId="octicon-verified">
    <w:name w:val="octicon-verified"/>
    <w:basedOn w:val="Normal"/>
    <w:rsid w:val="00AB127A"/>
    <w:pPr>
      <w:spacing w:before="100" w:beforeAutospacing="1" w:after="100" w:afterAutospacing="1"/>
    </w:pPr>
    <w:rPr>
      <w:rFonts w:ascii="Times New Roman" w:eastAsia="Times New Roman" w:hAnsi="Times New Roman"/>
      <w:sz w:val="24"/>
    </w:rPr>
  </w:style>
  <w:style w:type="paragraph" w:customStyle="1" w:styleId="octicon-unverified">
    <w:name w:val="octicon-unverified"/>
    <w:basedOn w:val="Normal"/>
    <w:rsid w:val="00AB127A"/>
    <w:pPr>
      <w:spacing w:before="100" w:beforeAutospacing="1" w:after="100" w:afterAutospacing="1"/>
    </w:pPr>
    <w:rPr>
      <w:rFonts w:ascii="Times New Roman" w:eastAsia="Times New Roman" w:hAnsi="Times New Roman"/>
      <w:sz w:val="24"/>
    </w:rPr>
  </w:style>
  <w:style w:type="paragraph" w:customStyle="1" w:styleId="signer">
    <w:name w:val="signer"/>
    <w:basedOn w:val="Normal"/>
    <w:rsid w:val="00AB127A"/>
    <w:pPr>
      <w:spacing w:before="100" w:beforeAutospacing="1" w:after="100" w:afterAutospacing="1"/>
    </w:pPr>
    <w:rPr>
      <w:rFonts w:ascii="Times New Roman" w:eastAsia="Times New Roman" w:hAnsi="Times New Roman"/>
      <w:sz w:val="24"/>
    </w:rPr>
  </w:style>
  <w:style w:type="paragraph" w:customStyle="1" w:styleId="toc-diff-stats">
    <w:name w:val="toc-diff-stats"/>
    <w:basedOn w:val="Normal"/>
    <w:rsid w:val="00AB127A"/>
    <w:pPr>
      <w:spacing w:before="100" w:beforeAutospacing="1" w:after="100" w:afterAutospacing="1"/>
    </w:pPr>
    <w:rPr>
      <w:rFonts w:ascii="Times New Roman" w:eastAsia="Times New Roman" w:hAnsi="Times New Roman"/>
      <w:sz w:val="24"/>
    </w:rPr>
  </w:style>
  <w:style w:type="paragraph" w:customStyle="1" w:styleId="octicon-diff-removed">
    <w:name w:val="octicon-diff-removed"/>
    <w:basedOn w:val="Normal"/>
    <w:rsid w:val="00AB127A"/>
    <w:pPr>
      <w:spacing w:before="100" w:beforeAutospacing="1" w:after="100" w:afterAutospacing="1"/>
    </w:pPr>
    <w:rPr>
      <w:rFonts w:ascii="Times New Roman" w:eastAsia="Times New Roman" w:hAnsi="Times New Roman"/>
      <w:sz w:val="24"/>
    </w:rPr>
  </w:style>
  <w:style w:type="paragraph" w:customStyle="1" w:styleId="octicon-diff-renamed">
    <w:name w:val="octicon-diff-renamed"/>
    <w:basedOn w:val="Normal"/>
    <w:rsid w:val="00AB127A"/>
    <w:pPr>
      <w:spacing w:before="100" w:beforeAutospacing="1" w:after="100" w:afterAutospacing="1"/>
    </w:pPr>
    <w:rPr>
      <w:rFonts w:ascii="Times New Roman" w:eastAsia="Times New Roman" w:hAnsi="Times New Roman"/>
      <w:sz w:val="24"/>
    </w:rPr>
  </w:style>
  <w:style w:type="paragraph" w:customStyle="1" w:styleId="octicon-diff-modified">
    <w:name w:val="octicon-diff-modified"/>
    <w:basedOn w:val="Normal"/>
    <w:rsid w:val="00AB127A"/>
    <w:pPr>
      <w:spacing w:before="100" w:beforeAutospacing="1" w:after="100" w:afterAutospacing="1"/>
    </w:pPr>
    <w:rPr>
      <w:rFonts w:ascii="Times New Roman" w:eastAsia="Times New Roman" w:hAnsi="Times New Roman"/>
      <w:sz w:val="24"/>
    </w:rPr>
  </w:style>
  <w:style w:type="paragraph" w:customStyle="1" w:styleId="octicon-diff-added">
    <w:name w:val="octicon-diff-added"/>
    <w:basedOn w:val="Normal"/>
    <w:rsid w:val="00AB127A"/>
    <w:pPr>
      <w:spacing w:before="100" w:beforeAutospacing="1" w:after="100" w:afterAutospacing="1"/>
    </w:pPr>
    <w:rPr>
      <w:rFonts w:ascii="Times New Roman" w:eastAsia="Times New Roman" w:hAnsi="Times New Roman"/>
      <w:sz w:val="24"/>
    </w:rPr>
  </w:style>
  <w:style w:type="paragraph" w:customStyle="1" w:styleId="inner">
    <w:name w:val="inner"/>
    <w:basedOn w:val="Normal"/>
    <w:rsid w:val="00AB127A"/>
    <w:pPr>
      <w:spacing w:before="100" w:beforeAutospacing="1" w:after="100" w:afterAutospacing="1"/>
    </w:pPr>
    <w:rPr>
      <w:rFonts w:ascii="Times New Roman" w:eastAsia="Times New Roman" w:hAnsi="Times New Roman"/>
      <w:sz w:val="24"/>
    </w:rPr>
  </w:style>
  <w:style w:type="paragraph" w:customStyle="1" w:styleId="Title1">
    <w:name w:val="Title1"/>
    <w:basedOn w:val="Normal"/>
    <w:rsid w:val="00AB127A"/>
    <w:pPr>
      <w:spacing w:before="100" w:beforeAutospacing="1" w:after="100" w:afterAutospacing="1"/>
    </w:pPr>
    <w:rPr>
      <w:rFonts w:ascii="Times New Roman" w:eastAsia="Times New Roman" w:hAnsi="Times New Roman"/>
      <w:sz w:val="24"/>
    </w:rPr>
  </w:style>
  <w:style w:type="paragraph" w:customStyle="1" w:styleId="num">
    <w:name w:val="num"/>
    <w:basedOn w:val="Normal"/>
    <w:rsid w:val="00AB127A"/>
    <w:pPr>
      <w:spacing w:before="100" w:beforeAutospacing="1" w:after="100" w:afterAutospacing="1"/>
    </w:pPr>
    <w:rPr>
      <w:rFonts w:ascii="Times New Roman" w:eastAsia="Times New Roman" w:hAnsi="Times New Roman"/>
      <w:sz w:val="24"/>
    </w:rPr>
  </w:style>
  <w:style w:type="paragraph" w:customStyle="1" w:styleId="meta">
    <w:name w:val="meta"/>
    <w:basedOn w:val="Normal"/>
    <w:rsid w:val="00AB127A"/>
    <w:pPr>
      <w:spacing w:before="100" w:beforeAutospacing="1" w:after="100" w:afterAutospacing="1"/>
    </w:pPr>
    <w:rPr>
      <w:rFonts w:ascii="Times New Roman" w:eastAsia="Times New Roman" w:hAnsi="Times New Roman"/>
      <w:sz w:val="24"/>
    </w:rPr>
  </w:style>
  <w:style w:type="paragraph" w:customStyle="1" w:styleId="line-comments">
    <w:name w:val="line-comments"/>
    <w:basedOn w:val="Normal"/>
    <w:rsid w:val="00AB127A"/>
    <w:pPr>
      <w:spacing w:before="100" w:beforeAutospacing="1" w:after="100" w:afterAutospacing="1"/>
    </w:pPr>
    <w:rPr>
      <w:rFonts w:ascii="Times New Roman" w:eastAsia="Times New Roman" w:hAnsi="Times New Roman"/>
      <w:sz w:val="24"/>
    </w:rPr>
  </w:style>
  <w:style w:type="paragraph" w:customStyle="1" w:styleId="no-nl-marker">
    <w:name w:val="no-nl-marker"/>
    <w:basedOn w:val="Normal"/>
    <w:rsid w:val="00AB127A"/>
    <w:pPr>
      <w:spacing w:before="100" w:beforeAutospacing="1" w:after="100" w:afterAutospacing="1"/>
    </w:pPr>
    <w:rPr>
      <w:rFonts w:ascii="Times New Roman" w:eastAsia="Times New Roman" w:hAnsi="Times New Roman"/>
      <w:sz w:val="24"/>
    </w:rPr>
  </w:style>
  <w:style w:type="paragraph" w:customStyle="1" w:styleId="diff-expander">
    <w:name w:val="diff-expander"/>
    <w:basedOn w:val="Normal"/>
    <w:rsid w:val="00AB127A"/>
    <w:pPr>
      <w:spacing w:before="100" w:beforeAutospacing="1" w:after="100" w:afterAutospacing="1"/>
    </w:pPr>
    <w:rPr>
      <w:rFonts w:ascii="Times New Roman" w:eastAsia="Times New Roman" w:hAnsi="Times New Roman"/>
      <w:sz w:val="24"/>
    </w:rPr>
  </w:style>
  <w:style w:type="paragraph" w:customStyle="1" w:styleId="directional-expander">
    <w:name w:val="directional-expander"/>
    <w:basedOn w:val="Normal"/>
    <w:rsid w:val="00AB127A"/>
    <w:pPr>
      <w:spacing w:before="100" w:beforeAutospacing="1" w:after="100" w:afterAutospacing="1"/>
    </w:pPr>
    <w:rPr>
      <w:rFonts w:ascii="Times New Roman" w:eastAsia="Times New Roman" w:hAnsi="Times New Roman"/>
      <w:sz w:val="24"/>
    </w:rPr>
  </w:style>
  <w:style w:type="paragraph" w:customStyle="1" w:styleId="single-expander">
    <w:name w:val="single-expander"/>
    <w:basedOn w:val="Normal"/>
    <w:rsid w:val="00AB127A"/>
    <w:pPr>
      <w:spacing w:before="100" w:beforeAutospacing="1" w:after="100" w:afterAutospacing="1"/>
    </w:pPr>
    <w:rPr>
      <w:rFonts w:ascii="Times New Roman" w:eastAsia="Times New Roman" w:hAnsi="Times New Roman"/>
      <w:sz w:val="24"/>
    </w:rPr>
  </w:style>
  <w:style w:type="paragraph" w:customStyle="1" w:styleId="x">
    <w:name w:val="x"/>
    <w:basedOn w:val="Normal"/>
    <w:rsid w:val="00AB127A"/>
    <w:pPr>
      <w:spacing w:before="100" w:beforeAutospacing="1" w:after="100" w:afterAutospacing="1"/>
    </w:pPr>
    <w:rPr>
      <w:rFonts w:ascii="Times New Roman" w:eastAsia="Times New Roman" w:hAnsi="Times New Roman"/>
      <w:sz w:val="24"/>
    </w:rPr>
  </w:style>
  <w:style w:type="paragraph" w:customStyle="1" w:styleId="inline-comment-form-container">
    <w:name w:val="inline-comment-form-container"/>
    <w:basedOn w:val="Normal"/>
    <w:rsid w:val="00AB127A"/>
    <w:pPr>
      <w:spacing w:before="100" w:beforeAutospacing="1" w:after="100" w:afterAutospacing="1"/>
    </w:pPr>
    <w:rPr>
      <w:rFonts w:ascii="Times New Roman" w:eastAsia="Times New Roman" w:hAnsi="Times New Roman"/>
      <w:sz w:val="24"/>
    </w:rPr>
  </w:style>
  <w:style w:type="paragraph" w:customStyle="1" w:styleId="empty-cell">
    <w:name w:val="empty-cell"/>
    <w:basedOn w:val="Normal"/>
    <w:rsid w:val="00AB127A"/>
    <w:pPr>
      <w:spacing w:before="100" w:beforeAutospacing="1" w:after="100" w:afterAutospacing="1"/>
    </w:pPr>
    <w:rPr>
      <w:rFonts w:ascii="Times New Roman" w:eastAsia="Times New Roman" w:hAnsi="Times New Roman"/>
      <w:sz w:val="24"/>
    </w:rPr>
  </w:style>
  <w:style w:type="paragraph" w:customStyle="1" w:styleId="code-navigation-banner-illo">
    <w:name w:val="code-navigation-banner-illo"/>
    <w:basedOn w:val="Normal"/>
    <w:rsid w:val="00AB127A"/>
    <w:pPr>
      <w:spacing w:before="100" w:beforeAutospacing="1" w:after="100" w:afterAutospacing="1"/>
    </w:pPr>
    <w:rPr>
      <w:rFonts w:ascii="Times New Roman" w:eastAsia="Times New Roman" w:hAnsi="Times New Roman"/>
      <w:sz w:val="24"/>
    </w:rPr>
  </w:style>
  <w:style w:type="paragraph" w:customStyle="1" w:styleId="muted-icon">
    <w:name w:val="muted-icon"/>
    <w:basedOn w:val="Normal"/>
    <w:rsid w:val="00AB127A"/>
    <w:pPr>
      <w:spacing w:before="100" w:beforeAutospacing="1" w:after="100" w:afterAutospacing="1"/>
    </w:pPr>
    <w:rPr>
      <w:rFonts w:ascii="Times New Roman" w:eastAsia="Times New Roman" w:hAnsi="Times New Roman"/>
      <w:sz w:val="24"/>
    </w:rPr>
  </w:style>
  <w:style w:type="paragraph" w:customStyle="1" w:styleId="css-truncate-target">
    <w:name w:val="css-truncate-target"/>
    <w:basedOn w:val="Normal"/>
    <w:rsid w:val="00AB127A"/>
    <w:pPr>
      <w:spacing w:before="100" w:beforeAutospacing="1" w:after="100" w:afterAutospacing="1"/>
    </w:pPr>
    <w:rPr>
      <w:rFonts w:ascii="Times New Roman" w:eastAsia="Times New Roman" w:hAnsi="Times New Roman"/>
      <w:sz w:val="24"/>
    </w:rPr>
  </w:style>
  <w:style w:type="paragraph" w:customStyle="1" w:styleId="assignee">
    <w:name w:val="assignee"/>
    <w:basedOn w:val="Normal"/>
    <w:rsid w:val="00AB127A"/>
    <w:pPr>
      <w:spacing w:before="100" w:beforeAutospacing="1" w:after="100" w:afterAutospacing="1"/>
    </w:pPr>
    <w:rPr>
      <w:rFonts w:ascii="Times New Roman" w:eastAsia="Times New Roman" w:hAnsi="Times New Roman"/>
      <w:sz w:val="24"/>
    </w:rPr>
  </w:style>
  <w:style w:type="paragraph" w:customStyle="1" w:styleId="reviewers-status-icon">
    <w:name w:val="reviewers-status-icon"/>
    <w:basedOn w:val="Normal"/>
    <w:rsid w:val="00AB127A"/>
    <w:pPr>
      <w:spacing w:before="100" w:beforeAutospacing="1" w:after="100" w:afterAutospacing="1"/>
    </w:pPr>
    <w:rPr>
      <w:rFonts w:ascii="Times New Roman" w:eastAsia="Times New Roman" w:hAnsi="Times New Roman"/>
      <w:sz w:val="24"/>
    </w:rPr>
  </w:style>
  <w:style w:type="paragraph" w:customStyle="1" w:styleId="participant-avatar">
    <w:name w:val="participant-avatar"/>
    <w:basedOn w:val="Normal"/>
    <w:rsid w:val="00AB127A"/>
    <w:pPr>
      <w:spacing w:before="100" w:beforeAutospacing="1" w:after="100" w:afterAutospacing="1"/>
    </w:pPr>
    <w:rPr>
      <w:rFonts w:ascii="Times New Roman" w:eastAsia="Times New Roman" w:hAnsi="Times New Roman"/>
      <w:sz w:val="24"/>
    </w:rPr>
  </w:style>
  <w:style w:type="paragraph" w:customStyle="1" w:styleId="form-actions">
    <w:name w:val="form-actions"/>
    <w:basedOn w:val="Normal"/>
    <w:rsid w:val="00AB127A"/>
    <w:pPr>
      <w:spacing w:before="100" w:beforeAutospacing="1" w:after="100" w:afterAutospacing="1"/>
    </w:pPr>
    <w:rPr>
      <w:rFonts w:ascii="Times New Roman" w:eastAsia="Times New Roman" w:hAnsi="Times New Roman"/>
      <w:sz w:val="24"/>
    </w:rPr>
  </w:style>
  <w:style w:type="paragraph" w:customStyle="1" w:styleId="gh-header-sticky">
    <w:name w:val="gh-header-sticky"/>
    <w:basedOn w:val="Normal"/>
    <w:rsid w:val="00AB127A"/>
    <w:pPr>
      <w:spacing w:before="100" w:beforeAutospacing="1" w:after="100" w:afterAutospacing="1"/>
    </w:pPr>
    <w:rPr>
      <w:rFonts w:ascii="Times New Roman" w:eastAsia="Times New Roman" w:hAnsi="Times New Roman"/>
      <w:sz w:val="24"/>
    </w:rPr>
  </w:style>
  <w:style w:type="paragraph" w:customStyle="1" w:styleId="gh-header-edit">
    <w:name w:val="gh-header-edit"/>
    <w:basedOn w:val="Normal"/>
    <w:rsid w:val="00AB127A"/>
    <w:pPr>
      <w:spacing w:before="100" w:beforeAutospacing="1" w:after="100" w:afterAutospacing="1"/>
    </w:pPr>
    <w:rPr>
      <w:rFonts w:ascii="Times New Roman" w:eastAsia="Times New Roman" w:hAnsi="Times New Roman"/>
      <w:sz w:val="24"/>
    </w:rPr>
  </w:style>
  <w:style w:type="paragraph" w:customStyle="1" w:styleId="author">
    <w:name w:val="author"/>
    <w:basedOn w:val="Normal"/>
    <w:rsid w:val="00AB127A"/>
    <w:pPr>
      <w:spacing w:before="100" w:beforeAutospacing="1" w:after="100" w:afterAutospacing="1"/>
    </w:pPr>
    <w:rPr>
      <w:rFonts w:ascii="Times New Roman" w:eastAsia="Times New Roman" w:hAnsi="Times New Roman"/>
      <w:sz w:val="24"/>
    </w:rPr>
  </w:style>
  <w:style w:type="paragraph" w:customStyle="1" w:styleId="comment-form-head">
    <w:name w:val="comment-form-head"/>
    <w:basedOn w:val="Normal"/>
    <w:rsid w:val="00AB127A"/>
    <w:pPr>
      <w:spacing w:before="100" w:beforeAutospacing="1" w:after="100" w:afterAutospacing="1"/>
    </w:pPr>
    <w:rPr>
      <w:rFonts w:ascii="Times New Roman" w:eastAsia="Times New Roman" w:hAnsi="Times New Roman"/>
      <w:sz w:val="24"/>
    </w:rPr>
  </w:style>
  <w:style w:type="paragraph" w:customStyle="1" w:styleId="discussion-item-private">
    <w:name w:val="discussion-item-private"/>
    <w:basedOn w:val="Normal"/>
    <w:rsid w:val="00AB127A"/>
    <w:pPr>
      <w:spacing w:before="100" w:beforeAutospacing="1" w:after="100" w:afterAutospacing="1"/>
    </w:pPr>
    <w:rPr>
      <w:rFonts w:ascii="Times New Roman" w:eastAsia="Times New Roman" w:hAnsi="Times New Roman"/>
      <w:sz w:val="24"/>
    </w:rPr>
  </w:style>
  <w:style w:type="paragraph" w:customStyle="1" w:styleId="issue-link">
    <w:name w:val="issue-link"/>
    <w:basedOn w:val="Normal"/>
    <w:rsid w:val="00AB127A"/>
    <w:pPr>
      <w:spacing w:before="100" w:beforeAutospacing="1" w:after="100" w:afterAutospacing="1"/>
    </w:pPr>
    <w:rPr>
      <w:rFonts w:ascii="Times New Roman" w:eastAsia="Times New Roman" w:hAnsi="Times New Roman"/>
      <w:sz w:val="24"/>
    </w:rPr>
  </w:style>
  <w:style w:type="paragraph" w:customStyle="1" w:styleId="box-btn-octicon">
    <w:name w:val="box-btn-octicon"/>
    <w:basedOn w:val="Normal"/>
    <w:rsid w:val="00AB127A"/>
    <w:pPr>
      <w:spacing w:before="100" w:beforeAutospacing="1" w:after="100" w:afterAutospacing="1"/>
    </w:pPr>
    <w:rPr>
      <w:rFonts w:ascii="Times New Roman" w:eastAsia="Times New Roman" w:hAnsi="Times New Roman"/>
      <w:sz w:val="24"/>
    </w:rPr>
  </w:style>
  <w:style w:type="paragraph" w:customStyle="1" w:styleId="key">
    <w:name w:val="key"/>
    <w:basedOn w:val="Normal"/>
    <w:rsid w:val="00AB127A"/>
    <w:pPr>
      <w:spacing w:before="100" w:beforeAutospacing="1" w:after="100" w:afterAutospacing="1"/>
    </w:pPr>
    <w:rPr>
      <w:rFonts w:ascii="Times New Roman" w:eastAsia="Times New Roman" w:hAnsi="Times New Roman"/>
      <w:sz w:val="24"/>
    </w:rPr>
  </w:style>
  <w:style w:type="paragraph" w:customStyle="1" w:styleId="dot">
    <w:name w:val="dot"/>
    <w:basedOn w:val="Normal"/>
    <w:rsid w:val="00AB127A"/>
    <w:pPr>
      <w:spacing w:before="100" w:beforeAutospacing="1" w:after="100" w:afterAutospacing="1"/>
    </w:pPr>
    <w:rPr>
      <w:rFonts w:ascii="Times New Roman" w:eastAsia="Times New Roman" w:hAnsi="Times New Roman"/>
      <w:sz w:val="24"/>
    </w:rPr>
  </w:style>
  <w:style w:type="paragraph" w:customStyle="1" w:styleId="enter-link">
    <w:name w:val="enter-link"/>
    <w:basedOn w:val="Normal"/>
    <w:rsid w:val="00AB127A"/>
    <w:pPr>
      <w:spacing w:before="100" w:beforeAutospacing="1" w:after="100" w:afterAutospacing="1"/>
    </w:pPr>
    <w:rPr>
      <w:rFonts w:ascii="Times New Roman" w:eastAsia="Times New Roman" w:hAnsi="Times New Roman"/>
      <w:sz w:val="24"/>
    </w:rPr>
  </w:style>
  <w:style w:type="paragraph" w:customStyle="1" w:styleId="path-divider">
    <w:name w:val="path-divider"/>
    <w:basedOn w:val="Normal"/>
    <w:rsid w:val="00AB127A"/>
    <w:pPr>
      <w:spacing w:before="100" w:beforeAutospacing="1" w:after="100" w:afterAutospacing="1"/>
    </w:pPr>
    <w:rPr>
      <w:rFonts w:ascii="Times New Roman" w:eastAsia="Times New Roman" w:hAnsi="Times New Roman"/>
      <w:sz w:val="24"/>
    </w:rPr>
  </w:style>
  <w:style w:type="paragraph" w:customStyle="1" w:styleId="underline-nav">
    <w:name w:val="underline-nav"/>
    <w:basedOn w:val="Normal"/>
    <w:rsid w:val="00AB127A"/>
    <w:pPr>
      <w:spacing w:before="100" w:beforeAutospacing="1" w:after="100" w:afterAutospacing="1"/>
    </w:pPr>
    <w:rPr>
      <w:rFonts w:ascii="Times New Roman" w:eastAsia="Times New Roman" w:hAnsi="Times New Roman"/>
      <w:sz w:val="24"/>
    </w:rPr>
  </w:style>
  <w:style w:type="paragraph" w:customStyle="1" w:styleId="octicon-mute">
    <w:name w:val="octicon-mute"/>
    <w:basedOn w:val="Normal"/>
    <w:rsid w:val="00AB127A"/>
    <w:pPr>
      <w:spacing w:before="100" w:beforeAutospacing="1" w:after="100" w:afterAutospacing="1"/>
    </w:pPr>
    <w:rPr>
      <w:rFonts w:ascii="Times New Roman" w:eastAsia="Times New Roman" w:hAnsi="Times New Roman"/>
      <w:sz w:val="24"/>
    </w:rPr>
  </w:style>
  <w:style w:type="paragraph" w:customStyle="1" w:styleId="fork-flag">
    <w:name w:val="fork-flag"/>
    <w:basedOn w:val="Normal"/>
    <w:rsid w:val="00AB127A"/>
    <w:pPr>
      <w:spacing w:before="100" w:beforeAutospacing="1" w:after="100" w:afterAutospacing="1"/>
    </w:pPr>
    <w:rPr>
      <w:rFonts w:ascii="Times New Roman" w:eastAsia="Times New Roman" w:hAnsi="Times New Roman"/>
      <w:sz w:val="24"/>
    </w:rPr>
  </w:style>
  <w:style w:type="paragraph" w:customStyle="1" w:styleId="mirror-flag">
    <w:name w:val="mirror-flag"/>
    <w:basedOn w:val="Normal"/>
    <w:rsid w:val="00AB127A"/>
    <w:pPr>
      <w:spacing w:before="100" w:beforeAutospacing="1" w:after="100" w:afterAutospacing="1"/>
    </w:pPr>
    <w:rPr>
      <w:rFonts w:ascii="Times New Roman" w:eastAsia="Times New Roman" w:hAnsi="Times New Roman"/>
      <w:sz w:val="24"/>
    </w:rPr>
  </w:style>
  <w:style w:type="paragraph" w:customStyle="1" w:styleId="complete">
    <w:name w:val="complete"/>
    <w:basedOn w:val="Normal"/>
    <w:rsid w:val="00AB127A"/>
    <w:pPr>
      <w:spacing w:before="100" w:beforeAutospacing="1" w:after="100" w:afterAutospacing="1"/>
    </w:pPr>
    <w:rPr>
      <w:rFonts w:ascii="Times New Roman" w:eastAsia="Times New Roman" w:hAnsi="Times New Roman"/>
      <w:sz w:val="24"/>
    </w:rPr>
  </w:style>
  <w:style w:type="paragraph" w:customStyle="1" w:styleId="show-rich-diff">
    <w:name w:val="show-rich-diff"/>
    <w:basedOn w:val="Normal"/>
    <w:rsid w:val="00AB127A"/>
    <w:pPr>
      <w:spacing w:before="100" w:beforeAutospacing="1" w:after="100" w:afterAutospacing="1"/>
    </w:pPr>
    <w:rPr>
      <w:rFonts w:ascii="Times New Roman" w:eastAsia="Times New Roman" w:hAnsi="Times New Roman"/>
      <w:sz w:val="24"/>
    </w:rPr>
  </w:style>
  <w:style w:type="paragraph" w:customStyle="1" w:styleId="markdown-bodydel">
    <w:name w:val="markdown-body&gt;del"/>
    <w:basedOn w:val="Normal"/>
    <w:rsid w:val="00AB127A"/>
    <w:pPr>
      <w:spacing w:before="100" w:beforeAutospacing="1" w:after="100" w:afterAutospacing="1"/>
    </w:pPr>
    <w:rPr>
      <w:rFonts w:ascii="Times New Roman" w:eastAsia="Times New Roman" w:hAnsi="Times New Roman"/>
      <w:sz w:val="24"/>
    </w:rPr>
  </w:style>
  <w:style w:type="paragraph" w:customStyle="1" w:styleId="markdown-bodyins">
    <w:name w:val="markdown-body&gt;ins"/>
    <w:basedOn w:val="Normal"/>
    <w:rsid w:val="00AB127A"/>
    <w:pPr>
      <w:spacing w:before="100" w:beforeAutospacing="1" w:after="100" w:afterAutospacing="1"/>
    </w:pPr>
    <w:rPr>
      <w:rFonts w:ascii="Times New Roman" w:eastAsia="Times New Roman" w:hAnsi="Times New Roman"/>
      <w:sz w:val="24"/>
    </w:rPr>
  </w:style>
  <w:style w:type="paragraph" w:customStyle="1" w:styleId="user-has-reacted">
    <w:name w:val="user-has-reacted"/>
    <w:basedOn w:val="Normal"/>
    <w:rsid w:val="00AB127A"/>
    <w:pPr>
      <w:spacing w:before="100" w:beforeAutospacing="1" w:after="100" w:afterAutospacing="1"/>
    </w:pPr>
    <w:rPr>
      <w:rFonts w:ascii="Times New Roman" w:eastAsia="Times New Roman" w:hAnsi="Times New Roman"/>
      <w:sz w:val="24"/>
    </w:rPr>
  </w:style>
  <w:style w:type="paragraph" w:customStyle="1" w:styleId="add-reaction-btn">
    <w:name w:val="add-reaction-btn"/>
    <w:basedOn w:val="Normal"/>
    <w:rsid w:val="00AB127A"/>
    <w:pPr>
      <w:spacing w:before="100" w:beforeAutospacing="1" w:after="100" w:afterAutospacing="1"/>
    </w:pPr>
    <w:rPr>
      <w:rFonts w:ascii="Times New Roman" w:eastAsia="Times New Roman" w:hAnsi="Times New Roman"/>
      <w:sz w:val="24"/>
    </w:rPr>
  </w:style>
  <w:style w:type="paragraph" w:customStyle="1" w:styleId="render-viewer">
    <w:name w:val="render-viewer"/>
    <w:basedOn w:val="Normal"/>
    <w:rsid w:val="00AB127A"/>
    <w:pPr>
      <w:spacing w:before="100" w:beforeAutospacing="1" w:after="100" w:afterAutospacing="1"/>
    </w:pPr>
    <w:rPr>
      <w:rFonts w:ascii="Times New Roman" w:eastAsia="Times New Roman" w:hAnsi="Times New Roman"/>
      <w:sz w:val="24"/>
    </w:rPr>
  </w:style>
  <w:style w:type="paragraph" w:customStyle="1" w:styleId="octospinner">
    <w:name w:val="octospinner"/>
    <w:basedOn w:val="Normal"/>
    <w:rsid w:val="00AB127A"/>
    <w:pPr>
      <w:spacing w:before="100" w:beforeAutospacing="1" w:after="100" w:afterAutospacing="1"/>
    </w:pPr>
    <w:rPr>
      <w:rFonts w:ascii="Times New Roman" w:eastAsia="Times New Roman" w:hAnsi="Times New Roman"/>
      <w:sz w:val="24"/>
    </w:rPr>
  </w:style>
  <w:style w:type="paragraph" w:customStyle="1" w:styleId="render-fullscreen">
    <w:name w:val="render-fullscreen"/>
    <w:basedOn w:val="Normal"/>
    <w:rsid w:val="00AB127A"/>
    <w:pPr>
      <w:spacing w:before="100" w:beforeAutospacing="1" w:after="100" w:afterAutospacing="1"/>
    </w:pPr>
    <w:rPr>
      <w:rFonts w:ascii="Times New Roman" w:eastAsia="Times New Roman" w:hAnsi="Times New Roman"/>
      <w:sz w:val="24"/>
    </w:rPr>
  </w:style>
  <w:style w:type="paragraph" w:customStyle="1" w:styleId="render-viewer-error">
    <w:name w:val="render-viewer-error"/>
    <w:basedOn w:val="Normal"/>
    <w:rsid w:val="00AB127A"/>
    <w:pPr>
      <w:spacing w:before="100" w:beforeAutospacing="1" w:after="100" w:afterAutospacing="1"/>
    </w:pPr>
    <w:rPr>
      <w:rFonts w:ascii="Times New Roman" w:eastAsia="Times New Roman" w:hAnsi="Times New Roman"/>
      <w:sz w:val="24"/>
    </w:rPr>
  </w:style>
  <w:style w:type="paragraph" w:customStyle="1" w:styleId="render-viewer-fatal">
    <w:name w:val="render-viewer-fatal"/>
    <w:basedOn w:val="Normal"/>
    <w:rsid w:val="00AB127A"/>
    <w:pPr>
      <w:spacing w:before="100" w:beforeAutospacing="1" w:after="100" w:afterAutospacing="1"/>
    </w:pPr>
    <w:rPr>
      <w:rFonts w:ascii="Times New Roman" w:eastAsia="Times New Roman" w:hAnsi="Times New Roman"/>
      <w:sz w:val="24"/>
    </w:rPr>
  </w:style>
  <w:style w:type="paragraph" w:customStyle="1" w:styleId="render-viewer-invalid">
    <w:name w:val="render-viewer-invalid"/>
    <w:basedOn w:val="Normal"/>
    <w:rsid w:val="00AB127A"/>
    <w:pPr>
      <w:spacing w:before="100" w:beforeAutospacing="1" w:after="100" w:afterAutospacing="1"/>
    </w:pPr>
    <w:rPr>
      <w:rFonts w:ascii="Times New Roman" w:eastAsia="Times New Roman" w:hAnsi="Times New Roman"/>
      <w:sz w:val="24"/>
    </w:rPr>
  </w:style>
  <w:style w:type="paragraph" w:customStyle="1" w:styleId="content-attachment-content--gradient">
    <w:name w:val="content-attachment-content--gradient"/>
    <w:basedOn w:val="Normal"/>
    <w:rsid w:val="00AB127A"/>
    <w:pPr>
      <w:spacing w:before="100" w:beforeAutospacing="1" w:after="100" w:afterAutospacing="1"/>
    </w:pPr>
    <w:rPr>
      <w:rFonts w:ascii="Times New Roman" w:eastAsia="Times New Roman" w:hAnsi="Times New Roman"/>
      <w:sz w:val="24"/>
    </w:rPr>
  </w:style>
  <w:style w:type="paragraph" w:customStyle="1" w:styleId="details-content--closed">
    <w:name w:val="details-content--closed"/>
    <w:basedOn w:val="Normal"/>
    <w:rsid w:val="00AB127A"/>
    <w:pPr>
      <w:spacing w:before="100" w:beforeAutospacing="1" w:after="100" w:afterAutospacing="1"/>
    </w:pPr>
    <w:rPr>
      <w:rFonts w:ascii="Times New Roman" w:eastAsia="Times New Roman" w:hAnsi="Times New Roman"/>
      <w:sz w:val="24"/>
    </w:rPr>
  </w:style>
  <w:style w:type="paragraph" w:customStyle="1" w:styleId="marketing-graphic">
    <w:name w:val="marketing-graphic"/>
    <w:basedOn w:val="Normal"/>
    <w:rsid w:val="00AB127A"/>
    <w:pPr>
      <w:spacing w:before="100" w:beforeAutospacing="1" w:after="100" w:afterAutospacing="1"/>
    </w:pPr>
    <w:rPr>
      <w:rFonts w:ascii="Times New Roman" w:eastAsia="Times New Roman" w:hAnsi="Times New Roman"/>
      <w:sz w:val="24"/>
    </w:rPr>
  </w:style>
  <w:style w:type="paragraph" w:customStyle="1" w:styleId="Footer1">
    <w:name w:val="Footer1"/>
    <w:basedOn w:val="Normal"/>
    <w:rsid w:val="00AB127A"/>
    <w:pPr>
      <w:spacing w:before="100" w:beforeAutospacing="1" w:after="100" w:afterAutospacing="1"/>
    </w:pPr>
    <w:rPr>
      <w:rFonts w:ascii="Times New Roman" w:eastAsia="Times New Roman" w:hAnsi="Times New Roman"/>
      <w:sz w:val="24"/>
    </w:rPr>
  </w:style>
  <w:style w:type="paragraph" w:customStyle="1" w:styleId="directory-header-back">
    <w:name w:val="directory-header-back"/>
    <w:basedOn w:val="Normal"/>
    <w:rsid w:val="00AB127A"/>
    <w:pPr>
      <w:spacing w:before="100" w:beforeAutospacing="1" w:after="100" w:afterAutospacing="1"/>
    </w:pPr>
    <w:rPr>
      <w:rFonts w:ascii="Times New Roman" w:eastAsia="Times New Roman" w:hAnsi="Times New Roman"/>
      <w:sz w:val="24"/>
    </w:rPr>
  </w:style>
  <w:style w:type="paragraph" w:customStyle="1" w:styleId="directory-tag-line">
    <w:name w:val="directory-tag-line"/>
    <w:basedOn w:val="Normal"/>
    <w:rsid w:val="00AB127A"/>
    <w:pPr>
      <w:spacing w:before="100" w:beforeAutospacing="1" w:after="100" w:afterAutospacing="1"/>
    </w:pPr>
    <w:rPr>
      <w:rFonts w:ascii="Times New Roman" w:eastAsia="Times New Roman" w:hAnsi="Times New Roman"/>
      <w:sz w:val="24"/>
    </w:rPr>
  </w:style>
  <w:style w:type="paragraph" w:customStyle="1" w:styleId="intgrs-lstng-logo">
    <w:name w:val="intgrs-lstng-logo"/>
    <w:basedOn w:val="Normal"/>
    <w:rsid w:val="00AB127A"/>
    <w:pPr>
      <w:spacing w:before="100" w:beforeAutospacing="1" w:after="100" w:afterAutospacing="1"/>
    </w:pPr>
    <w:rPr>
      <w:rFonts w:ascii="Times New Roman" w:eastAsia="Times New Roman" w:hAnsi="Times New Roman"/>
      <w:sz w:val="24"/>
    </w:rPr>
  </w:style>
  <w:style w:type="paragraph" w:customStyle="1" w:styleId="integrations-permission">
    <w:name w:val="integrations-permission"/>
    <w:basedOn w:val="Normal"/>
    <w:rsid w:val="00AB127A"/>
    <w:pPr>
      <w:spacing w:before="100" w:beforeAutospacing="1" w:after="100" w:afterAutospacing="1"/>
    </w:pPr>
    <w:rPr>
      <w:rFonts w:ascii="Times New Roman" w:eastAsia="Times New Roman" w:hAnsi="Times New Roman"/>
      <w:sz w:val="24"/>
    </w:rPr>
  </w:style>
  <w:style w:type="paragraph" w:customStyle="1" w:styleId="select-menu">
    <w:name w:val="select-menu"/>
    <w:basedOn w:val="Normal"/>
    <w:rsid w:val="00AB127A"/>
    <w:pPr>
      <w:spacing w:before="100" w:beforeAutospacing="1" w:after="100" w:afterAutospacing="1"/>
    </w:pPr>
    <w:rPr>
      <w:rFonts w:ascii="Times New Roman" w:eastAsia="Times New Roman" w:hAnsi="Times New Roman"/>
      <w:sz w:val="24"/>
    </w:rPr>
  </w:style>
  <w:style w:type="paragraph" w:customStyle="1" w:styleId="octicon-lock">
    <w:name w:val="octicon-lock"/>
    <w:basedOn w:val="Normal"/>
    <w:rsid w:val="00AB127A"/>
    <w:pPr>
      <w:spacing w:before="100" w:beforeAutospacing="1" w:after="100" w:afterAutospacing="1"/>
    </w:pPr>
    <w:rPr>
      <w:rFonts w:ascii="Times New Roman" w:eastAsia="Times New Roman" w:hAnsi="Times New Roman"/>
      <w:sz w:val="24"/>
    </w:rPr>
  </w:style>
  <w:style w:type="paragraph" w:customStyle="1" w:styleId="octicon-repo">
    <w:name w:val="octicon-repo"/>
    <w:basedOn w:val="Normal"/>
    <w:rsid w:val="00AB127A"/>
    <w:pPr>
      <w:spacing w:before="100" w:beforeAutospacing="1" w:after="100" w:afterAutospacing="1"/>
    </w:pPr>
    <w:rPr>
      <w:rFonts w:ascii="Times New Roman" w:eastAsia="Times New Roman" w:hAnsi="Times New Roman"/>
      <w:sz w:val="24"/>
    </w:rPr>
  </w:style>
  <w:style w:type="paragraph" w:customStyle="1" w:styleId="private">
    <w:name w:val="private"/>
    <w:basedOn w:val="Normal"/>
    <w:rsid w:val="00AB127A"/>
    <w:pPr>
      <w:spacing w:before="100" w:beforeAutospacing="1" w:after="100" w:afterAutospacing="1"/>
    </w:pPr>
    <w:rPr>
      <w:rFonts w:ascii="Times New Roman" w:eastAsia="Times New Roman" w:hAnsi="Times New Roman"/>
      <w:sz w:val="24"/>
    </w:rPr>
  </w:style>
  <w:style w:type="paragraph" w:customStyle="1" w:styleId="integration-key-downloading">
    <w:name w:val="integration-key-downloading"/>
    <w:basedOn w:val="Normal"/>
    <w:rsid w:val="00AB127A"/>
    <w:pPr>
      <w:spacing w:before="100" w:beforeAutospacing="1" w:after="100" w:afterAutospacing="1"/>
    </w:pPr>
    <w:rPr>
      <w:rFonts w:ascii="Times New Roman" w:eastAsia="Times New Roman" w:hAnsi="Times New Roman"/>
      <w:sz w:val="24"/>
    </w:rPr>
  </w:style>
  <w:style w:type="paragraph" w:customStyle="1" w:styleId="integration-key-list">
    <w:name w:val="integration-key-list"/>
    <w:basedOn w:val="Normal"/>
    <w:rsid w:val="00AB127A"/>
    <w:pPr>
      <w:spacing w:before="100" w:beforeAutospacing="1" w:after="100" w:afterAutospacing="1"/>
    </w:pPr>
    <w:rPr>
      <w:rFonts w:ascii="Times New Roman" w:eastAsia="Times New Roman" w:hAnsi="Times New Roman"/>
      <w:sz w:val="24"/>
    </w:rPr>
  </w:style>
  <w:style w:type="paragraph" w:customStyle="1" w:styleId="current">
    <w:name w:val="current"/>
    <w:basedOn w:val="Normal"/>
    <w:rsid w:val="00AB127A"/>
    <w:pPr>
      <w:spacing w:before="100" w:beforeAutospacing="1" w:after="100" w:afterAutospacing="1"/>
    </w:pPr>
    <w:rPr>
      <w:rFonts w:ascii="Times New Roman" w:eastAsia="Times New Roman" w:hAnsi="Times New Roman"/>
      <w:sz w:val="24"/>
    </w:rPr>
  </w:style>
  <w:style w:type="paragraph" w:customStyle="1" w:styleId="name">
    <w:name w:val="name"/>
    <w:basedOn w:val="Normal"/>
    <w:rsid w:val="00AB127A"/>
    <w:pPr>
      <w:spacing w:before="100" w:beforeAutospacing="1" w:after="100" w:afterAutospacing="1"/>
    </w:pPr>
    <w:rPr>
      <w:rFonts w:ascii="Times New Roman" w:eastAsia="Times New Roman" w:hAnsi="Times New Roman"/>
      <w:sz w:val="24"/>
    </w:rPr>
  </w:style>
  <w:style w:type="paragraph" w:customStyle="1" w:styleId="coupon">
    <w:name w:val="coupon"/>
    <w:basedOn w:val="Normal"/>
    <w:rsid w:val="00AB127A"/>
    <w:pPr>
      <w:spacing w:before="100" w:beforeAutospacing="1" w:after="100" w:afterAutospacing="1"/>
    </w:pPr>
    <w:rPr>
      <w:rFonts w:ascii="Times New Roman" w:eastAsia="Times New Roman" w:hAnsi="Times New Roman"/>
      <w:sz w:val="24"/>
    </w:rPr>
  </w:style>
  <w:style w:type="paragraph" w:customStyle="1" w:styleId="toggle-currency">
    <w:name w:val="toggle-currency"/>
    <w:basedOn w:val="Normal"/>
    <w:rsid w:val="00AB127A"/>
    <w:pPr>
      <w:spacing w:before="100" w:beforeAutospacing="1" w:after="100" w:afterAutospacing="1"/>
    </w:pPr>
    <w:rPr>
      <w:rFonts w:ascii="Times New Roman" w:eastAsia="Times New Roman" w:hAnsi="Times New Roman"/>
      <w:sz w:val="24"/>
    </w:rPr>
  </w:style>
  <w:style w:type="paragraph" w:customStyle="1" w:styleId="member-link">
    <w:name w:val="member-link"/>
    <w:basedOn w:val="Normal"/>
    <w:rsid w:val="00AB127A"/>
    <w:pPr>
      <w:spacing w:before="100" w:beforeAutospacing="1" w:after="100" w:afterAutospacing="1"/>
    </w:pPr>
    <w:rPr>
      <w:rFonts w:ascii="Times New Roman" w:eastAsia="Times New Roman" w:hAnsi="Times New Roman"/>
      <w:sz w:val="24"/>
    </w:rPr>
  </w:style>
  <w:style w:type="paragraph" w:customStyle="1" w:styleId="member-username">
    <w:name w:val="member-username"/>
    <w:basedOn w:val="Normal"/>
    <w:rsid w:val="00AB127A"/>
    <w:pPr>
      <w:spacing w:before="100" w:beforeAutospacing="1" w:after="100" w:afterAutospacing="1"/>
    </w:pPr>
    <w:rPr>
      <w:rFonts w:ascii="Times New Roman" w:eastAsia="Times New Roman" w:hAnsi="Times New Roman"/>
      <w:sz w:val="24"/>
    </w:rPr>
  </w:style>
  <w:style w:type="paragraph" w:customStyle="1" w:styleId="audit-search-form">
    <w:name w:val="audit-search-form"/>
    <w:basedOn w:val="Normal"/>
    <w:rsid w:val="00AB127A"/>
    <w:pPr>
      <w:spacing w:before="100" w:beforeAutospacing="1" w:after="100" w:afterAutospacing="1"/>
    </w:pPr>
    <w:rPr>
      <w:rFonts w:ascii="Times New Roman" w:eastAsia="Times New Roman" w:hAnsi="Times New Roman"/>
      <w:sz w:val="24"/>
    </w:rPr>
  </w:style>
  <w:style w:type="paragraph" w:customStyle="1" w:styleId="audit-results-actions">
    <w:name w:val="audit-results-actions"/>
    <w:basedOn w:val="Normal"/>
    <w:rsid w:val="00AB127A"/>
    <w:pPr>
      <w:spacing w:before="100" w:beforeAutospacing="1" w:after="100" w:afterAutospacing="1"/>
    </w:pPr>
    <w:rPr>
      <w:rFonts w:ascii="Times New Roman" w:eastAsia="Times New Roman" w:hAnsi="Times New Roman"/>
      <w:sz w:val="24"/>
    </w:rPr>
  </w:style>
  <w:style w:type="paragraph" w:customStyle="1" w:styleId="cvv">
    <w:name w:val="cvv"/>
    <w:basedOn w:val="Normal"/>
    <w:rsid w:val="00AB127A"/>
    <w:pPr>
      <w:spacing w:before="100" w:beforeAutospacing="1" w:after="100" w:afterAutospacing="1"/>
    </w:pPr>
    <w:rPr>
      <w:rFonts w:ascii="Times New Roman" w:eastAsia="Times New Roman" w:hAnsi="Times New Roman"/>
      <w:sz w:val="24"/>
    </w:rPr>
  </w:style>
  <w:style w:type="paragraph" w:customStyle="1" w:styleId="text">
    <w:name w:val="text"/>
    <w:basedOn w:val="Normal"/>
    <w:rsid w:val="00AB127A"/>
    <w:pPr>
      <w:spacing w:before="100" w:beforeAutospacing="1" w:after="100" w:afterAutospacing="1"/>
    </w:pPr>
    <w:rPr>
      <w:rFonts w:ascii="Times New Roman" w:eastAsia="Times New Roman" w:hAnsi="Times New Roman"/>
      <w:sz w:val="24"/>
    </w:rPr>
  </w:style>
  <w:style w:type="paragraph" w:customStyle="1" w:styleId="new-addon-items">
    <w:name w:val="new-addon-items"/>
    <w:basedOn w:val="Normal"/>
    <w:rsid w:val="00AB127A"/>
    <w:pPr>
      <w:spacing w:before="100" w:beforeAutospacing="1" w:after="100" w:afterAutospacing="1"/>
    </w:pPr>
    <w:rPr>
      <w:rFonts w:ascii="Times New Roman" w:eastAsia="Times New Roman" w:hAnsi="Times New Roman"/>
      <w:sz w:val="24"/>
    </w:rPr>
  </w:style>
  <w:style w:type="paragraph" w:customStyle="1" w:styleId="addon-cost">
    <w:name w:val="addon-cost"/>
    <w:basedOn w:val="Normal"/>
    <w:rsid w:val="00AB127A"/>
    <w:pPr>
      <w:spacing w:before="100" w:beforeAutospacing="1" w:after="100" w:afterAutospacing="1"/>
    </w:pPr>
    <w:rPr>
      <w:rFonts w:ascii="Times New Roman" w:eastAsia="Times New Roman" w:hAnsi="Times New Roman"/>
      <w:sz w:val="24"/>
    </w:rPr>
  </w:style>
  <w:style w:type="paragraph" w:customStyle="1" w:styleId="form-submit">
    <w:name w:val="form-submit"/>
    <w:basedOn w:val="Normal"/>
    <w:rsid w:val="00AB127A"/>
    <w:pPr>
      <w:spacing w:before="100" w:beforeAutospacing="1" w:after="100" w:afterAutospacing="1"/>
    </w:pPr>
    <w:rPr>
      <w:rFonts w:ascii="Times New Roman" w:eastAsia="Times New Roman" w:hAnsi="Times New Roman"/>
      <w:sz w:val="24"/>
    </w:rPr>
  </w:style>
  <w:style w:type="paragraph" w:customStyle="1" w:styleId="payment-method">
    <w:name w:val="payment-method"/>
    <w:basedOn w:val="Normal"/>
    <w:rsid w:val="00AB127A"/>
    <w:pPr>
      <w:spacing w:before="100" w:beforeAutospacing="1" w:after="100" w:afterAutospacing="1"/>
    </w:pPr>
    <w:rPr>
      <w:rFonts w:ascii="Times New Roman" w:eastAsia="Times New Roman" w:hAnsi="Times New Roman"/>
      <w:sz w:val="24"/>
    </w:rPr>
  </w:style>
  <w:style w:type="paragraph" w:customStyle="1" w:styleId="payment-summary">
    <w:name w:val="payment-summary"/>
    <w:basedOn w:val="Normal"/>
    <w:rsid w:val="00AB127A"/>
    <w:pPr>
      <w:spacing w:before="100" w:beforeAutospacing="1" w:after="100" w:afterAutospacing="1"/>
    </w:pPr>
    <w:rPr>
      <w:rFonts w:ascii="Times New Roman" w:eastAsia="Times New Roman" w:hAnsi="Times New Roman"/>
      <w:sz w:val="24"/>
    </w:rPr>
  </w:style>
  <w:style w:type="paragraph" w:customStyle="1" w:styleId="javascript-disabled-overlay">
    <w:name w:val="javascript-disabled-overlay"/>
    <w:basedOn w:val="Normal"/>
    <w:rsid w:val="00AB127A"/>
    <w:pPr>
      <w:spacing w:before="100" w:beforeAutospacing="1" w:after="100" w:afterAutospacing="1"/>
    </w:pPr>
    <w:rPr>
      <w:rFonts w:ascii="Times New Roman" w:eastAsia="Times New Roman" w:hAnsi="Times New Roman"/>
      <w:sz w:val="24"/>
    </w:rPr>
  </w:style>
  <w:style w:type="paragraph" w:customStyle="1" w:styleId="action-button">
    <w:name w:val="action-button"/>
    <w:basedOn w:val="Normal"/>
    <w:rsid w:val="00AB127A"/>
    <w:pPr>
      <w:spacing w:before="100" w:beforeAutospacing="1" w:after="100" w:afterAutospacing="1"/>
    </w:pPr>
    <w:rPr>
      <w:rFonts w:ascii="Times New Roman" w:eastAsia="Times New Roman" w:hAnsi="Times New Roman"/>
      <w:sz w:val="24"/>
    </w:rPr>
  </w:style>
  <w:style w:type="paragraph" w:customStyle="1" w:styleId="section-label">
    <w:name w:val="section-label"/>
    <w:basedOn w:val="Normal"/>
    <w:rsid w:val="00AB127A"/>
    <w:pPr>
      <w:spacing w:before="100" w:beforeAutospacing="1" w:after="100" w:afterAutospacing="1"/>
    </w:pPr>
    <w:rPr>
      <w:rFonts w:ascii="Times New Roman" w:eastAsia="Times New Roman" w:hAnsi="Times New Roman"/>
      <w:sz w:val="24"/>
    </w:rPr>
  </w:style>
  <w:style w:type="paragraph" w:customStyle="1" w:styleId="section-content">
    <w:name w:val="section-content"/>
    <w:basedOn w:val="Normal"/>
    <w:rsid w:val="00AB127A"/>
    <w:pPr>
      <w:spacing w:before="100" w:beforeAutospacing="1" w:after="100" w:afterAutospacing="1"/>
    </w:pPr>
    <w:rPr>
      <w:rFonts w:ascii="Times New Roman" w:eastAsia="Times New Roman" w:hAnsi="Times New Roman"/>
      <w:sz w:val="24"/>
    </w:rPr>
  </w:style>
  <w:style w:type="paragraph" w:customStyle="1" w:styleId="progress--orange">
    <w:name w:val="progress--orange"/>
    <w:basedOn w:val="Normal"/>
    <w:rsid w:val="00AB127A"/>
    <w:pPr>
      <w:spacing w:before="100" w:beforeAutospacing="1" w:after="100" w:afterAutospacing="1"/>
    </w:pPr>
    <w:rPr>
      <w:rFonts w:ascii="Times New Roman" w:eastAsia="Times New Roman" w:hAnsi="Times New Roman"/>
      <w:sz w:val="24"/>
    </w:rPr>
  </w:style>
  <w:style w:type="paragraph" w:customStyle="1" w:styleId="progress--purple">
    <w:name w:val="progress--purple"/>
    <w:basedOn w:val="Normal"/>
    <w:rsid w:val="00AB127A"/>
    <w:pPr>
      <w:spacing w:before="100" w:beforeAutospacing="1" w:after="100" w:afterAutospacing="1"/>
    </w:pPr>
    <w:rPr>
      <w:rFonts w:ascii="Times New Roman" w:eastAsia="Times New Roman" w:hAnsi="Times New Roman"/>
      <w:sz w:val="24"/>
    </w:rPr>
  </w:style>
  <w:style w:type="paragraph" w:customStyle="1" w:styleId="desc">
    <w:name w:val="desc"/>
    <w:basedOn w:val="Normal"/>
    <w:rsid w:val="00AB127A"/>
    <w:pPr>
      <w:spacing w:before="100" w:beforeAutospacing="1" w:after="100" w:afterAutospacing="1"/>
    </w:pPr>
    <w:rPr>
      <w:rFonts w:ascii="Times New Roman" w:eastAsia="Times New Roman" w:hAnsi="Times New Roman"/>
      <w:sz w:val="24"/>
    </w:rPr>
  </w:style>
  <w:style w:type="paragraph" w:customStyle="1" w:styleId="selected-payment-method">
    <w:name w:val="selected-payment-method"/>
    <w:basedOn w:val="Normal"/>
    <w:rsid w:val="00AB127A"/>
    <w:pPr>
      <w:spacing w:before="100" w:beforeAutospacing="1" w:after="100" w:afterAutospacing="1"/>
    </w:pPr>
    <w:rPr>
      <w:rFonts w:ascii="Times New Roman" w:eastAsia="Times New Roman" w:hAnsi="Times New Roman"/>
      <w:sz w:val="24"/>
    </w:rPr>
  </w:style>
  <w:style w:type="paragraph" w:customStyle="1" w:styleId="pay-with-header">
    <w:name w:val="pay-with-header"/>
    <w:basedOn w:val="Normal"/>
    <w:rsid w:val="00AB127A"/>
    <w:pPr>
      <w:spacing w:before="100" w:beforeAutospacing="1" w:after="100" w:afterAutospacing="1"/>
    </w:pPr>
    <w:rPr>
      <w:rFonts w:ascii="Times New Roman" w:eastAsia="Times New Roman" w:hAnsi="Times New Roman"/>
      <w:sz w:val="24"/>
    </w:rPr>
  </w:style>
  <w:style w:type="paragraph" w:customStyle="1" w:styleId="amount">
    <w:name w:val="amount"/>
    <w:basedOn w:val="Normal"/>
    <w:rsid w:val="00AB127A"/>
    <w:pPr>
      <w:spacing w:before="100" w:beforeAutospacing="1" w:after="100" w:afterAutospacing="1"/>
    </w:pPr>
    <w:rPr>
      <w:rFonts w:ascii="Times New Roman" w:eastAsia="Times New Roman" w:hAnsi="Times New Roman"/>
      <w:sz w:val="24"/>
    </w:rPr>
  </w:style>
  <w:style w:type="paragraph" w:customStyle="1" w:styleId="Date1">
    <w:name w:val="Date1"/>
    <w:basedOn w:val="Normal"/>
    <w:rsid w:val="00AB127A"/>
    <w:pPr>
      <w:spacing w:before="100" w:beforeAutospacing="1" w:after="100" w:afterAutospacing="1"/>
    </w:pPr>
    <w:rPr>
      <w:rFonts w:ascii="Times New Roman" w:eastAsia="Times New Roman" w:hAnsi="Times New Roman"/>
      <w:sz w:val="24"/>
    </w:rPr>
  </w:style>
  <w:style w:type="paragraph" w:customStyle="1" w:styleId="id">
    <w:name w:val="id"/>
    <w:basedOn w:val="Normal"/>
    <w:rsid w:val="00AB127A"/>
    <w:pPr>
      <w:spacing w:before="100" w:beforeAutospacing="1" w:after="100" w:afterAutospacing="1"/>
    </w:pPr>
    <w:rPr>
      <w:rFonts w:ascii="Times New Roman" w:eastAsia="Times New Roman" w:hAnsi="Times New Roman"/>
      <w:sz w:val="24"/>
    </w:rPr>
  </w:style>
  <w:style w:type="paragraph" w:customStyle="1" w:styleId="receipt">
    <w:name w:val="receipt"/>
    <w:basedOn w:val="Normal"/>
    <w:rsid w:val="00AB127A"/>
    <w:pPr>
      <w:spacing w:before="100" w:beforeAutospacing="1" w:after="100" w:afterAutospacing="1"/>
    </w:pPr>
    <w:rPr>
      <w:rFonts w:ascii="Times New Roman" w:eastAsia="Times New Roman" w:hAnsi="Times New Roman"/>
      <w:sz w:val="24"/>
    </w:rPr>
  </w:style>
  <w:style w:type="paragraph" w:customStyle="1" w:styleId="break-all">
    <w:name w:val="break-all"/>
    <w:basedOn w:val="Normal"/>
    <w:rsid w:val="00AB127A"/>
    <w:pPr>
      <w:spacing w:before="100" w:beforeAutospacing="1" w:after="100" w:afterAutospacing="1"/>
    </w:pPr>
    <w:rPr>
      <w:rFonts w:ascii="Times New Roman" w:eastAsia="Times New Roman" w:hAnsi="Times New Roman"/>
      <w:sz w:val="24"/>
    </w:rPr>
  </w:style>
  <w:style w:type="paragraph" w:customStyle="1" w:styleId="currency">
    <w:name w:val="currency"/>
    <w:basedOn w:val="Normal"/>
    <w:rsid w:val="00AB127A"/>
    <w:pPr>
      <w:spacing w:before="100" w:beforeAutospacing="1" w:after="100" w:afterAutospacing="1"/>
    </w:pPr>
    <w:rPr>
      <w:rFonts w:ascii="Times New Roman" w:eastAsia="Times New Roman" w:hAnsi="Times New Roman"/>
      <w:sz w:val="24"/>
    </w:rPr>
  </w:style>
  <w:style w:type="paragraph" w:customStyle="1" w:styleId="status-icon">
    <w:name w:val="status-icon"/>
    <w:basedOn w:val="Normal"/>
    <w:rsid w:val="00AB127A"/>
    <w:pPr>
      <w:spacing w:before="100" w:beforeAutospacing="1" w:after="100" w:afterAutospacing="1"/>
    </w:pPr>
    <w:rPr>
      <w:rFonts w:ascii="Times New Roman" w:eastAsia="Times New Roman" w:hAnsi="Times New Roman"/>
      <w:sz w:val="24"/>
    </w:rPr>
  </w:style>
  <w:style w:type="paragraph" w:customStyle="1" w:styleId="failed">
    <w:name w:val="failed"/>
    <w:basedOn w:val="Normal"/>
    <w:rsid w:val="00AB127A"/>
    <w:pPr>
      <w:spacing w:before="100" w:beforeAutospacing="1" w:after="100" w:afterAutospacing="1"/>
    </w:pPr>
    <w:rPr>
      <w:rFonts w:ascii="Times New Roman" w:eastAsia="Times New Roman" w:hAnsi="Times New Roman"/>
      <w:sz w:val="24"/>
    </w:rPr>
  </w:style>
  <w:style w:type="paragraph" w:customStyle="1" w:styleId="refunded">
    <w:name w:val="refunded"/>
    <w:basedOn w:val="Normal"/>
    <w:rsid w:val="00AB127A"/>
    <w:pPr>
      <w:spacing w:before="100" w:beforeAutospacing="1" w:after="100" w:afterAutospacing="1"/>
    </w:pPr>
    <w:rPr>
      <w:rFonts w:ascii="Times New Roman" w:eastAsia="Times New Roman" w:hAnsi="Times New Roman"/>
      <w:sz w:val="24"/>
    </w:rPr>
  </w:style>
  <w:style w:type="paragraph" w:customStyle="1" w:styleId="boxed-group-content">
    <w:name w:val="boxed-group-content"/>
    <w:basedOn w:val="Normal"/>
    <w:rsid w:val="00AB127A"/>
    <w:pPr>
      <w:spacing w:before="100" w:beforeAutospacing="1" w:after="100" w:afterAutospacing="1"/>
    </w:pPr>
    <w:rPr>
      <w:rFonts w:ascii="Times New Roman" w:eastAsia="Times New Roman" w:hAnsi="Times New Roman"/>
      <w:sz w:val="24"/>
    </w:rPr>
  </w:style>
  <w:style w:type="paragraph" w:customStyle="1" w:styleId="local-currency">
    <w:name w:val="local-currency"/>
    <w:basedOn w:val="Normal"/>
    <w:rsid w:val="00AB127A"/>
    <w:pPr>
      <w:spacing w:before="100" w:beforeAutospacing="1" w:after="100" w:afterAutospacing="1"/>
    </w:pPr>
    <w:rPr>
      <w:rFonts w:ascii="Times New Roman" w:eastAsia="Times New Roman" w:hAnsi="Times New Roman"/>
      <w:sz w:val="24"/>
    </w:rPr>
  </w:style>
  <w:style w:type="paragraph" w:customStyle="1" w:styleId="local-currency-block">
    <w:name w:val="local-currency-block"/>
    <w:basedOn w:val="Normal"/>
    <w:rsid w:val="00AB127A"/>
    <w:pPr>
      <w:spacing w:before="100" w:beforeAutospacing="1" w:after="100" w:afterAutospacing="1"/>
    </w:pPr>
    <w:rPr>
      <w:rFonts w:ascii="Times New Roman" w:eastAsia="Times New Roman" w:hAnsi="Times New Roman"/>
      <w:sz w:val="24"/>
    </w:rPr>
  </w:style>
  <w:style w:type="paragraph" w:customStyle="1" w:styleId="vat-field">
    <w:name w:val="vat-field"/>
    <w:basedOn w:val="Normal"/>
    <w:rsid w:val="00AB127A"/>
    <w:pPr>
      <w:spacing w:before="100" w:beforeAutospacing="1" w:after="100" w:afterAutospacing="1"/>
    </w:pPr>
    <w:rPr>
      <w:rFonts w:ascii="Times New Roman" w:eastAsia="Times New Roman" w:hAnsi="Times New Roman"/>
      <w:sz w:val="24"/>
    </w:rPr>
  </w:style>
  <w:style w:type="paragraph" w:customStyle="1" w:styleId="state-field">
    <w:name w:val="state-field"/>
    <w:basedOn w:val="Normal"/>
    <w:rsid w:val="00AB127A"/>
    <w:pPr>
      <w:spacing w:before="100" w:beforeAutospacing="1" w:after="100" w:afterAutospacing="1"/>
    </w:pPr>
    <w:rPr>
      <w:rFonts w:ascii="Times New Roman" w:eastAsia="Times New Roman" w:hAnsi="Times New Roman"/>
      <w:sz w:val="24"/>
    </w:rPr>
  </w:style>
  <w:style w:type="paragraph" w:customStyle="1" w:styleId="postcode-field">
    <w:name w:val="postcode-field"/>
    <w:basedOn w:val="Normal"/>
    <w:rsid w:val="00AB127A"/>
    <w:pPr>
      <w:spacing w:before="100" w:beforeAutospacing="1" w:after="100" w:afterAutospacing="1"/>
    </w:pPr>
    <w:rPr>
      <w:rFonts w:ascii="Times New Roman" w:eastAsia="Times New Roman" w:hAnsi="Times New Roman"/>
      <w:sz w:val="24"/>
    </w:rPr>
  </w:style>
  <w:style w:type="paragraph" w:customStyle="1" w:styleId="country-field">
    <w:name w:val="country-field"/>
    <w:basedOn w:val="Normal"/>
    <w:rsid w:val="00AB127A"/>
    <w:pPr>
      <w:spacing w:before="100" w:beforeAutospacing="1" w:after="100" w:afterAutospacing="1"/>
    </w:pPr>
    <w:rPr>
      <w:rFonts w:ascii="Times New Roman" w:eastAsia="Times New Roman" w:hAnsi="Times New Roman"/>
      <w:sz w:val="24"/>
    </w:rPr>
  </w:style>
  <w:style w:type="paragraph" w:customStyle="1" w:styleId="heat">
    <w:name w:val="heat"/>
    <w:basedOn w:val="Normal"/>
    <w:rsid w:val="00AB127A"/>
    <w:pPr>
      <w:spacing w:before="100" w:beforeAutospacing="1" w:after="100" w:afterAutospacing="1"/>
    </w:pPr>
    <w:rPr>
      <w:rFonts w:ascii="Times New Roman" w:eastAsia="Times New Roman" w:hAnsi="Times New Roman"/>
      <w:sz w:val="24"/>
    </w:rPr>
  </w:style>
  <w:style w:type="paragraph" w:customStyle="1" w:styleId="blame-blob-num">
    <w:name w:val="blame-blob-num"/>
    <w:basedOn w:val="Normal"/>
    <w:rsid w:val="00AB127A"/>
    <w:pPr>
      <w:spacing w:before="100" w:beforeAutospacing="1" w:after="100" w:afterAutospacing="1"/>
    </w:pPr>
    <w:rPr>
      <w:rFonts w:ascii="Times New Roman" w:eastAsia="Times New Roman" w:hAnsi="Times New Roman"/>
      <w:sz w:val="24"/>
    </w:rPr>
  </w:style>
  <w:style w:type="paragraph" w:customStyle="1" w:styleId="octicon-search">
    <w:name w:val="octicon-search"/>
    <w:basedOn w:val="Normal"/>
    <w:rsid w:val="00AB127A"/>
    <w:pPr>
      <w:spacing w:before="100" w:beforeAutospacing="1" w:after="100" w:afterAutospacing="1"/>
    </w:pPr>
    <w:rPr>
      <w:rFonts w:ascii="Times New Roman" w:eastAsia="Times New Roman" w:hAnsi="Times New Roman"/>
      <w:sz w:val="24"/>
    </w:rPr>
  </w:style>
  <w:style w:type="paragraph" w:customStyle="1" w:styleId="linejump-input">
    <w:name w:val="linejump-input"/>
    <w:basedOn w:val="Normal"/>
    <w:rsid w:val="00AB127A"/>
    <w:pPr>
      <w:spacing w:before="100" w:beforeAutospacing="1" w:after="100" w:afterAutospacing="1"/>
    </w:pPr>
    <w:rPr>
      <w:rFonts w:ascii="Times New Roman" w:eastAsia="Times New Roman" w:hAnsi="Times New Roman"/>
      <w:sz w:val="24"/>
    </w:rPr>
  </w:style>
  <w:style w:type="paragraph" w:customStyle="1" w:styleId="octicon-clippy">
    <w:name w:val="octicon-clippy"/>
    <w:basedOn w:val="Normal"/>
    <w:rsid w:val="00AB127A"/>
    <w:pPr>
      <w:spacing w:before="100" w:beforeAutospacing="1" w:after="100" w:afterAutospacing="1"/>
    </w:pPr>
    <w:rPr>
      <w:rFonts w:ascii="Times New Roman" w:eastAsia="Times New Roman" w:hAnsi="Times New Roman"/>
      <w:sz w:val="24"/>
    </w:rPr>
  </w:style>
  <w:style w:type="paragraph" w:customStyle="1" w:styleId="dismiss-review-form">
    <w:name w:val="dismiss-review-form"/>
    <w:basedOn w:val="Normal"/>
    <w:rsid w:val="00AB127A"/>
    <w:pPr>
      <w:spacing w:before="100" w:beforeAutospacing="1" w:after="100" w:afterAutospacing="1"/>
    </w:pPr>
    <w:rPr>
      <w:rFonts w:ascii="Times New Roman" w:eastAsia="Times New Roman" w:hAnsi="Times New Roman"/>
      <w:sz w:val="24"/>
    </w:rPr>
  </w:style>
  <w:style w:type="paragraph" w:customStyle="1" w:styleId="merge-message">
    <w:name w:val="merge-message"/>
    <w:basedOn w:val="Normal"/>
    <w:rsid w:val="00AB127A"/>
    <w:pPr>
      <w:spacing w:before="100" w:beforeAutospacing="1" w:after="100" w:afterAutospacing="1"/>
    </w:pPr>
    <w:rPr>
      <w:rFonts w:ascii="Times New Roman" w:eastAsia="Times New Roman" w:hAnsi="Times New Roman"/>
      <w:sz w:val="24"/>
    </w:rPr>
  </w:style>
  <w:style w:type="paragraph" w:customStyle="1" w:styleId="octicon-alert">
    <w:name w:val="octicon-alert"/>
    <w:basedOn w:val="Normal"/>
    <w:rsid w:val="00AB127A"/>
    <w:pPr>
      <w:spacing w:before="100" w:beforeAutospacing="1" w:after="100" w:afterAutospacing="1"/>
    </w:pPr>
    <w:rPr>
      <w:rFonts w:ascii="Times New Roman" w:eastAsia="Times New Roman" w:hAnsi="Times New Roman"/>
      <w:sz w:val="24"/>
    </w:rPr>
  </w:style>
  <w:style w:type="paragraph" w:customStyle="1" w:styleId="pull-merging-error">
    <w:name w:val="pull-merging-error"/>
    <w:basedOn w:val="Normal"/>
    <w:rsid w:val="00AB127A"/>
    <w:pPr>
      <w:spacing w:before="100" w:beforeAutospacing="1" w:after="100" w:afterAutospacing="1"/>
    </w:pPr>
    <w:rPr>
      <w:rFonts w:ascii="Times New Roman" w:eastAsia="Times New Roman" w:hAnsi="Times New Roman"/>
      <w:sz w:val="24"/>
    </w:rPr>
  </w:style>
  <w:style w:type="paragraph" w:customStyle="1" w:styleId="dots">
    <w:name w:val="dots"/>
    <w:basedOn w:val="Normal"/>
    <w:rsid w:val="00AB127A"/>
    <w:pPr>
      <w:spacing w:before="100" w:beforeAutospacing="1" w:after="100" w:afterAutospacing="1"/>
    </w:pPr>
    <w:rPr>
      <w:rFonts w:ascii="Times New Roman" w:eastAsia="Times New Roman" w:hAnsi="Times New Roman"/>
      <w:sz w:val="24"/>
    </w:rPr>
  </w:style>
  <w:style w:type="paragraph" w:customStyle="1" w:styleId="pre-mergability">
    <w:name w:val="pre-mergability"/>
    <w:basedOn w:val="Normal"/>
    <w:rsid w:val="00AB127A"/>
    <w:pPr>
      <w:spacing w:before="100" w:beforeAutospacing="1" w:after="100" w:afterAutospacing="1"/>
    </w:pPr>
    <w:rPr>
      <w:rFonts w:ascii="Times New Roman" w:eastAsia="Times New Roman" w:hAnsi="Times New Roman"/>
      <w:sz w:val="24"/>
    </w:rPr>
  </w:style>
  <w:style w:type="paragraph" w:customStyle="1" w:styleId="compare-show-header">
    <w:name w:val="compare-show-header"/>
    <w:basedOn w:val="Normal"/>
    <w:rsid w:val="00AB127A"/>
    <w:pPr>
      <w:spacing w:before="100" w:beforeAutospacing="1" w:after="100" w:afterAutospacing="1"/>
    </w:pPr>
    <w:rPr>
      <w:rFonts w:ascii="Times New Roman" w:eastAsia="Times New Roman" w:hAnsi="Times New Roman"/>
      <w:sz w:val="24"/>
    </w:rPr>
  </w:style>
  <w:style w:type="paragraph" w:customStyle="1" w:styleId="clear-search">
    <w:name w:val="clear-search"/>
    <w:basedOn w:val="Normal"/>
    <w:rsid w:val="00AB127A"/>
    <w:pPr>
      <w:spacing w:before="100" w:beforeAutospacing="1" w:after="100" w:afterAutospacing="1"/>
    </w:pPr>
    <w:rPr>
      <w:rFonts w:ascii="Times New Roman" w:eastAsia="Times New Roman" w:hAnsi="Times New Roman"/>
      <w:sz w:val="24"/>
    </w:rPr>
  </w:style>
  <w:style w:type="paragraph" w:customStyle="1" w:styleId="loading-overlay">
    <w:name w:val="loading-overlay"/>
    <w:basedOn w:val="Normal"/>
    <w:rsid w:val="00AB127A"/>
    <w:pPr>
      <w:spacing w:before="100" w:beforeAutospacing="1" w:after="100" w:afterAutospacing="1"/>
    </w:pPr>
    <w:rPr>
      <w:rFonts w:ascii="Times New Roman" w:eastAsia="Times New Roman" w:hAnsi="Times New Roman"/>
      <w:sz w:val="24"/>
    </w:rPr>
  </w:style>
  <w:style w:type="paragraph" w:customStyle="1" w:styleId="count-half">
    <w:name w:val="count-half"/>
    <w:basedOn w:val="Normal"/>
    <w:rsid w:val="00AB127A"/>
    <w:pPr>
      <w:spacing w:before="100" w:beforeAutospacing="1" w:after="100" w:afterAutospacing="1"/>
    </w:pPr>
    <w:rPr>
      <w:rFonts w:ascii="Times New Roman" w:eastAsia="Times New Roman" w:hAnsi="Times New Roman"/>
      <w:sz w:val="24"/>
    </w:rPr>
  </w:style>
  <w:style w:type="paragraph" w:customStyle="1" w:styleId="count-value">
    <w:name w:val="count-value"/>
    <w:basedOn w:val="Normal"/>
    <w:rsid w:val="00AB127A"/>
    <w:pPr>
      <w:spacing w:before="100" w:beforeAutospacing="1" w:after="100" w:afterAutospacing="1"/>
    </w:pPr>
    <w:rPr>
      <w:rFonts w:ascii="Times New Roman" w:eastAsia="Times New Roman" w:hAnsi="Times New Roman"/>
      <w:sz w:val="24"/>
    </w:rPr>
  </w:style>
  <w:style w:type="paragraph" w:customStyle="1" w:styleId="meter">
    <w:name w:val="meter"/>
    <w:basedOn w:val="Normal"/>
    <w:rsid w:val="00AB127A"/>
    <w:pPr>
      <w:spacing w:before="100" w:beforeAutospacing="1" w:after="100" w:afterAutospacing="1"/>
    </w:pPr>
    <w:rPr>
      <w:rFonts w:ascii="Times New Roman" w:eastAsia="Times New Roman" w:hAnsi="Times New Roman"/>
      <w:sz w:val="24"/>
    </w:rPr>
  </w:style>
  <w:style w:type="paragraph" w:customStyle="1" w:styleId="admin-option-button">
    <w:name w:val="admin-option-button"/>
    <w:basedOn w:val="Normal"/>
    <w:rsid w:val="00AB127A"/>
    <w:pPr>
      <w:spacing w:before="100" w:beforeAutospacing="1" w:after="100" w:afterAutospacing="1"/>
    </w:pPr>
    <w:rPr>
      <w:rFonts w:ascii="Times New Roman" w:eastAsia="Times New Roman" w:hAnsi="Times New Roman"/>
      <w:sz w:val="24"/>
    </w:rPr>
  </w:style>
  <w:style w:type="paragraph" w:customStyle="1" w:styleId="policy-enforcement">
    <w:name w:val="policy-enforcement"/>
    <w:basedOn w:val="Normal"/>
    <w:rsid w:val="00AB127A"/>
    <w:pPr>
      <w:spacing w:before="100" w:beforeAutospacing="1" w:after="100" w:afterAutospacing="1"/>
    </w:pPr>
    <w:rPr>
      <w:rFonts w:ascii="Times New Roman" w:eastAsia="Times New Roman" w:hAnsi="Times New Roman"/>
      <w:sz w:val="24"/>
    </w:rPr>
  </w:style>
  <w:style w:type="paragraph" w:customStyle="1" w:styleId="disabled">
    <w:name w:val="disabled"/>
    <w:basedOn w:val="Normal"/>
    <w:rsid w:val="00AB127A"/>
    <w:pPr>
      <w:spacing w:before="100" w:beforeAutospacing="1" w:after="100" w:afterAutospacing="1"/>
    </w:pPr>
    <w:rPr>
      <w:rFonts w:ascii="Times New Roman" w:eastAsia="Times New Roman" w:hAnsi="Times New Roman"/>
      <w:sz w:val="24"/>
    </w:rPr>
  </w:style>
  <w:style w:type="paragraph" w:customStyle="1" w:styleId="octicon-fold">
    <w:name w:val="octicon-fold"/>
    <w:basedOn w:val="Normal"/>
    <w:rsid w:val="00AB127A"/>
    <w:pPr>
      <w:spacing w:before="100" w:beforeAutospacing="1" w:after="100" w:afterAutospacing="1"/>
    </w:pPr>
    <w:rPr>
      <w:rFonts w:ascii="Times New Roman" w:eastAsia="Times New Roman" w:hAnsi="Times New Roman"/>
      <w:sz w:val="24"/>
    </w:rPr>
  </w:style>
  <w:style w:type="paragraph" w:customStyle="1" w:styleId="annotation-octicon">
    <w:name w:val="annotation-octicon"/>
    <w:basedOn w:val="Normal"/>
    <w:rsid w:val="00AB127A"/>
    <w:pPr>
      <w:spacing w:before="100" w:beforeAutospacing="1" w:after="100" w:afterAutospacing="1"/>
    </w:pPr>
    <w:rPr>
      <w:rFonts w:ascii="Times New Roman" w:eastAsia="Times New Roman" w:hAnsi="Times New Roman"/>
      <w:sz w:val="24"/>
    </w:rPr>
  </w:style>
  <w:style w:type="paragraph" w:customStyle="1" w:styleId="btndisabled">
    <w:name w:val="btn[disabled]"/>
    <w:basedOn w:val="Normal"/>
    <w:rsid w:val="00AB127A"/>
    <w:pPr>
      <w:spacing w:before="100" w:beforeAutospacing="1" w:after="100" w:afterAutospacing="1"/>
    </w:pPr>
    <w:rPr>
      <w:rFonts w:ascii="Times New Roman" w:eastAsia="Times New Roman" w:hAnsi="Times New Roman"/>
      <w:sz w:val="24"/>
    </w:rPr>
  </w:style>
  <w:style w:type="paragraph" w:customStyle="1" w:styleId="checkstep-line-number">
    <w:name w:val="checkstep-line-number"/>
    <w:basedOn w:val="Normal"/>
    <w:rsid w:val="00AB127A"/>
    <w:pPr>
      <w:spacing w:before="100" w:beforeAutospacing="1" w:after="100" w:afterAutospacing="1"/>
    </w:pPr>
    <w:rPr>
      <w:rFonts w:ascii="Times New Roman" w:eastAsia="Times New Roman" w:hAnsi="Times New Roman"/>
      <w:sz w:val="24"/>
    </w:rPr>
  </w:style>
  <w:style w:type="paragraph" w:customStyle="1" w:styleId="checkstep-line-timestamp">
    <w:name w:val="checkstep-line-timestamp"/>
    <w:basedOn w:val="Normal"/>
    <w:rsid w:val="00AB127A"/>
    <w:pPr>
      <w:spacing w:before="100" w:beforeAutospacing="1" w:after="100" w:afterAutospacing="1"/>
    </w:pPr>
    <w:rPr>
      <w:rFonts w:ascii="Times New Roman" w:eastAsia="Times New Roman" w:hAnsi="Times New Roman"/>
      <w:sz w:val="24"/>
    </w:rPr>
  </w:style>
  <w:style w:type="paragraph" w:customStyle="1" w:styleId="dt-fm">
    <w:name w:val="dt-fm"/>
    <w:basedOn w:val="Normal"/>
    <w:rsid w:val="00AB127A"/>
    <w:pPr>
      <w:spacing w:before="100" w:beforeAutospacing="1" w:after="100" w:afterAutospacing="1"/>
    </w:pPr>
    <w:rPr>
      <w:rFonts w:ascii="Times New Roman" w:eastAsia="Times New Roman" w:hAnsi="Times New Roman"/>
      <w:sz w:val="24"/>
    </w:rPr>
  </w:style>
  <w:style w:type="paragraph" w:customStyle="1" w:styleId="log-line-command">
    <w:name w:val="log-line-command"/>
    <w:basedOn w:val="Normal"/>
    <w:rsid w:val="00AB127A"/>
    <w:pPr>
      <w:spacing w:before="100" w:beforeAutospacing="1" w:after="100" w:afterAutospacing="1"/>
    </w:pPr>
    <w:rPr>
      <w:rFonts w:ascii="Times New Roman" w:eastAsia="Times New Roman" w:hAnsi="Times New Roman"/>
      <w:sz w:val="24"/>
    </w:rPr>
  </w:style>
  <w:style w:type="paragraph" w:customStyle="1" w:styleId="log-line-debug">
    <w:name w:val="log-line-debug"/>
    <w:basedOn w:val="Normal"/>
    <w:rsid w:val="00AB127A"/>
    <w:pPr>
      <w:spacing w:before="100" w:beforeAutospacing="1" w:after="100" w:afterAutospacing="1"/>
    </w:pPr>
    <w:rPr>
      <w:rFonts w:ascii="Times New Roman" w:eastAsia="Times New Roman" w:hAnsi="Times New Roman"/>
      <w:sz w:val="24"/>
    </w:rPr>
  </w:style>
  <w:style w:type="paragraph" w:customStyle="1" w:styleId="log-line-error">
    <w:name w:val="log-line-error"/>
    <w:basedOn w:val="Normal"/>
    <w:rsid w:val="00AB127A"/>
    <w:pPr>
      <w:spacing w:before="100" w:beforeAutospacing="1" w:after="100" w:afterAutospacing="1"/>
    </w:pPr>
    <w:rPr>
      <w:rFonts w:ascii="Times New Roman" w:eastAsia="Times New Roman" w:hAnsi="Times New Roman"/>
      <w:sz w:val="24"/>
    </w:rPr>
  </w:style>
  <w:style w:type="paragraph" w:customStyle="1" w:styleId="log-line-info">
    <w:name w:val="log-line-info"/>
    <w:basedOn w:val="Normal"/>
    <w:rsid w:val="00AB127A"/>
    <w:pPr>
      <w:spacing w:before="100" w:beforeAutospacing="1" w:after="100" w:afterAutospacing="1"/>
    </w:pPr>
    <w:rPr>
      <w:rFonts w:ascii="Times New Roman" w:eastAsia="Times New Roman" w:hAnsi="Times New Roman"/>
      <w:sz w:val="24"/>
    </w:rPr>
  </w:style>
  <w:style w:type="paragraph" w:customStyle="1" w:styleId="log-line-verbose">
    <w:name w:val="log-line-verbose"/>
    <w:basedOn w:val="Normal"/>
    <w:rsid w:val="00AB127A"/>
    <w:pPr>
      <w:spacing w:before="100" w:beforeAutospacing="1" w:after="100" w:afterAutospacing="1"/>
    </w:pPr>
    <w:rPr>
      <w:rFonts w:ascii="Times New Roman" w:eastAsia="Times New Roman" w:hAnsi="Times New Roman"/>
      <w:sz w:val="24"/>
    </w:rPr>
  </w:style>
  <w:style w:type="paragraph" w:customStyle="1" w:styleId="log-line-warning">
    <w:name w:val="log-line-warning"/>
    <w:basedOn w:val="Normal"/>
    <w:rsid w:val="00AB127A"/>
    <w:pPr>
      <w:spacing w:before="100" w:beforeAutospacing="1" w:after="100" w:afterAutospacing="1"/>
    </w:pPr>
    <w:rPr>
      <w:rFonts w:ascii="Times New Roman" w:eastAsia="Times New Roman" w:hAnsi="Times New Roman"/>
      <w:sz w:val="24"/>
    </w:rPr>
  </w:style>
  <w:style w:type="paragraph" w:customStyle="1" w:styleId="log-line-section">
    <w:name w:val="log-line-section"/>
    <w:basedOn w:val="Normal"/>
    <w:rsid w:val="00AB127A"/>
    <w:pPr>
      <w:spacing w:before="100" w:beforeAutospacing="1" w:after="100" w:afterAutospacing="1"/>
    </w:pPr>
    <w:rPr>
      <w:rFonts w:ascii="Times New Roman" w:eastAsia="Times New Roman" w:hAnsi="Times New Roman"/>
      <w:sz w:val="24"/>
    </w:rPr>
  </w:style>
  <w:style w:type="paragraph" w:customStyle="1" w:styleId="ansifg-b">
    <w:name w:val="ansifg-b"/>
    <w:basedOn w:val="Normal"/>
    <w:rsid w:val="00AB127A"/>
    <w:pPr>
      <w:spacing w:before="100" w:beforeAutospacing="1" w:after="100" w:afterAutospacing="1"/>
    </w:pPr>
    <w:rPr>
      <w:rFonts w:ascii="Times New Roman" w:eastAsia="Times New Roman" w:hAnsi="Times New Roman"/>
      <w:sz w:val="24"/>
    </w:rPr>
  </w:style>
  <w:style w:type="paragraph" w:customStyle="1" w:styleId="ansifg-r">
    <w:name w:val="ansifg-r"/>
    <w:basedOn w:val="Normal"/>
    <w:rsid w:val="00AB127A"/>
    <w:pPr>
      <w:spacing w:before="100" w:beforeAutospacing="1" w:after="100" w:afterAutospacing="1"/>
    </w:pPr>
    <w:rPr>
      <w:rFonts w:ascii="Times New Roman" w:eastAsia="Times New Roman" w:hAnsi="Times New Roman"/>
      <w:sz w:val="24"/>
    </w:rPr>
  </w:style>
  <w:style w:type="paragraph" w:customStyle="1" w:styleId="ansifg-g">
    <w:name w:val="ansifg-g"/>
    <w:basedOn w:val="Normal"/>
    <w:rsid w:val="00AB127A"/>
    <w:pPr>
      <w:spacing w:before="100" w:beforeAutospacing="1" w:after="100" w:afterAutospacing="1"/>
    </w:pPr>
    <w:rPr>
      <w:rFonts w:ascii="Times New Roman" w:eastAsia="Times New Roman" w:hAnsi="Times New Roman"/>
      <w:sz w:val="24"/>
    </w:rPr>
  </w:style>
  <w:style w:type="paragraph" w:customStyle="1" w:styleId="ansifg-y">
    <w:name w:val="ansifg-y"/>
    <w:basedOn w:val="Normal"/>
    <w:rsid w:val="00AB127A"/>
    <w:pPr>
      <w:spacing w:before="100" w:beforeAutospacing="1" w:after="100" w:afterAutospacing="1"/>
    </w:pPr>
    <w:rPr>
      <w:rFonts w:ascii="Times New Roman" w:eastAsia="Times New Roman" w:hAnsi="Times New Roman"/>
      <w:sz w:val="24"/>
    </w:rPr>
  </w:style>
  <w:style w:type="paragraph" w:customStyle="1" w:styleId="ansifg-bl">
    <w:name w:val="ansifg-bl"/>
    <w:basedOn w:val="Normal"/>
    <w:rsid w:val="00AB127A"/>
    <w:pPr>
      <w:spacing w:before="100" w:beforeAutospacing="1" w:after="100" w:afterAutospacing="1"/>
    </w:pPr>
    <w:rPr>
      <w:rFonts w:ascii="Times New Roman" w:eastAsia="Times New Roman" w:hAnsi="Times New Roman"/>
      <w:sz w:val="24"/>
    </w:rPr>
  </w:style>
  <w:style w:type="paragraph" w:customStyle="1" w:styleId="ansifg-m">
    <w:name w:val="ansifg-m"/>
    <w:basedOn w:val="Normal"/>
    <w:rsid w:val="00AB127A"/>
    <w:pPr>
      <w:spacing w:before="100" w:beforeAutospacing="1" w:after="100" w:afterAutospacing="1"/>
    </w:pPr>
    <w:rPr>
      <w:rFonts w:ascii="Times New Roman" w:eastAsia="Times New Roman" w:hAnsi="Times New Roman"/>
      <w:sz w:val="24"/>
    </w:rPr>
  </w:style>
  <w:style w:type="paragraph" w:customStyle="1" w:styleId="ansifg-c">
    <w:name w:val="ansifg-c"/>
    <w:basedOn w:val="Normal"/>
    <w:rsid w:val="00AB127A"/>
    <w:pPr>
      <w:spacing w:before="100" w:beforeAutospacing="1" w:after="100" w:afterAutospacing="1"/>
    </w:pPr>
    <w:rPr>
      <w:rFonts w:ascii="Times New Roman" w:eastAsia="Times New Roman" w:hAnsi="Times New Roman"/>
      <w:sz w:val="24"/>
    </w:rPr>
  </w:style>
  <w:style w:type="paragraph" w:customStyle="1" w:styleId="ansifg-w">
    <w:name w:val="ansifg-w"/>
    <w:basedOn w:val="Normal"/>
    <w:rsid w:val="00AB127A"/>
    <w:pPr>
      <w:spacing w:before="100" w:beforeAutospacing="1" w:after="100" w:afterAutospacing="1"/>
    </w:pPr>
    <w:rPr>
      <w:rFonts w:ascii="Times New Roman" w:eastAsia="Times New Roman" w:hAnsi="Times New Roman"/>
      <w:sz w:val="24"/>
    </w:rPr>
  </w:style>
  <w:style w:type="paragraph" w:customStyle="1" w:styleId="ansifg-gr">
    <w:name w:val="ansifg-gr"/>
    <w:basedOn w:val="Normal"/>
    <w:rsid w:val="00AB127A"/>
    <w:pPr>
      <w:spacing w:before="100" w:beforeAutospacing="1" w:after="100" w:afterAutospacing="1"/>
    </w:pPr>
    <w:rPr>
      <w:rFonts w:ascii="Times New Roman" w:eastAsia="Times New Roman" w:hAnsi="Times New Roman"/>
      <w:sz w:val="24"/>
    </w:rPr>
  </w:style>
  <w:style w:type="paragraph" w:customStyle="1" w:styleId="ansibg-b">
    <w:name w:val="ansibg-b"/>
    <w:basedOn w:val="Normal"/>
    <w:rsid w:val="00AB127A"/>
    <w:pPr>
      <w:spacing w:before="100" w:beforeAutospacing="1" w:after="100" w:afterAutospacing="1"/>
    </w:pPr>
    <w:rPr>
      <w:rFonts w:ascii="Times New Roman" w:eastAsia="Times New Roman" w:hAnsi="Times New Roman"/>
      <w:sz w:val="24"/>
    </w:rPr>
  </w:style>
  <w:style w:type="paragraph" w:customStyle="1" w:styleId="ansibg-r">
    <w:name w:val="ansibg-r"/>
    <w:basedOn w:val="Normal"/>
    <w:rsid w:val="00AB127A"/>
    <w:pPr>
      <w:spacing w:before="100" w:beforeAutospacing="1" w:after="100" w:afterAutospacing="1"/>
    </w:pPr>
    <w:rPr>
      <w:rFonts w:ascii="Times New Roman" w:eastAsia="Times New Roman" w:hAnsi="Times New Roman"/>
      <w:sz w:val="24"/>
    </w:rPr>
  </w:style>
  <w:style w:type="paragraph" w:customStyle="1" w:styleId="ansibg-g">
    <w:name w:val="ansibg-g"/>
    <w:basedOn w:val="Normal"/>
    <w:rsid w:val="00AB127A"/>
    <w:pPr>
      <w:spacing w:before="100" w:beforeAutospacing="1" w:after="100" w:afterAutospacing="1"/>
    </w:pPr>
    <w:rPr>
      <w:rFonts w:ascii="Times New Roman" w:eastAsia="Times New Roman" w:hAnsi="Times New Roman"/>
      <w:sz w:val="24"/>
    </w:rPr>
  </w:style>
  <w:style w:type="paragraph" w:customStyle="1" w:styleId="ansibg-y">
    <w:name w:val="ansibg-y"/>
    <w:basedOn w:val="Normal"/>
    <w:rsid w:val="00AB127A"/>
    <w:pPr>
      <w:spacing w:before="100" w:beforeAutospacing="1" w:after="100" w:afterAutospacing="1"/>
    </w:pPr>
    <w:rPr>
      <w:rFonts w:ascii="Times New Roman" w:eastAsia="Times New Roman" w:hAnsi="Times New Roman"/>
      <w:sz w:val="24"/>
    </w:rPr>
  </w:style>
  <w:style w:type="paragraph" w:customStyle="1" w:styleId="ansibg-bl">
    <w:name w:val="ansibg-bl"/>
    <w:basedOn w:val="Normal"/>
    <w:rsid w:val="00AB127A"/>
    <w:pPr>
      <w:spacing w:before="100" w:beforeAutospacing="1" w:after="100" w:afterAutospacing="1"/>
    </w:pPr>
    <w:rPr>
      <w:rFonts w:ascii="Times New Roman" w:eastAsia="Times New Roman" w:hAnsi="Times New Roman"/>
      <w:sz w:val="24"/>
    </w:rPr>
  </w:style>
  <w:style w:type="paragraph" w:customStyle="1" w:styleId="ansibg-m">
    <w:name w:val="ansibg-m"/>
    <w:basedOn w:val="Normal"/>
    <w:rsid w:val="00AB127A"/>
    <w:pPr>
      <w:spacing w:before="100" w:beforeAutospacing="1" w:after="100" w:afterAutospacing="1"/>
    </w:pPr>
    <w:rPr>
      <w:rFonts w:ascii="Times New Roman" w:eastAsia="Times New Roman" w:hAnsi="Times New Roman"/>
      <w:sz w:val="24"/>
    </w:rPr>
  </w:style>
  <w:style w:type="paragraph" w:customStyle="1" w:styleId="ansibg-c">
    <w:name w:val="ansibg-c"/>
    <w:basedOn w:val="Normal"/>
    <w:rsid w:val="00AB127A"/>
    <w:pPr>
      <w:spacing w:before="100" w:beforeAutospacing="1" w:after="100" w:afterAutospacing="1"/>
    </w:pPr>
    <w:rPr>
      <w:rFonts w:ascii="Times New Roman" w:eastAsia="Times New Roman" w:hAnsi="Times New Roman"/>
      <w:sz w:val="24"/>
    </w:rPr>
  </w:style>
  <w:style w:type="paragraph" w:customStyle="1" w:styleId="ansibg-w">
    <w:name w:val="ansibg-w"/>
    <w:basedOn w:val="Normal"/>
    <w:rsid w:val="00AB127A"/>
    <w:pPr>
      <w:spacing w:before="100" w:beforeAutospacing="1" w:after="100" w:afterAutospacing="1"/>
    </w:pPr>
    <w:rPr>
      <w:rFonts w:ascii="Times New Roman" w:eastAsia="Times New Roman" w:hAnsi="Times New Roman"/>
      <w:sz w:val="24"/>
    </w:rPr>
  </w:style>
  <w:style w:type="paragraph" w:customStyle="1" w:styleId="ansibg-gr">
    <w:name w:val="ansibg-gr"/>
    <w:basedOn w:val="Normal"/>
    <w:rsid w:val="00AB127A"/>
    <w:pPr>
      <w:spacing w:before="100" w:beforeAutospacing="1" w:after="100" w:afterAutospacing="1"/>
    </w:pPr>
    <w:rPr>
      <w:rFonts w:ascii="Times New Roman" w:eastAsia="Times New Roman" w:hAnsi="Times New Roman"/>
      <w:sz w:val="24"/>
    </w:rPr>
  </w:style>
  <w:style w:type="paragraph" w:customStyle="1" w:styleId="file-box">
    <w:name w:val="file-box"/>
    <w:basedOn w:val="Normal"/>
    <w:rsid w:val="00AB127A"/>
    <w:pPr>
      <w:spacing w:before="100" w:beforeAutospacing="1" w:after="100" w:afterAutospacing="1"/>
    </w:pPr>
    <w:rPr>
      <w:rFonts w:ascii="Times New Roman" w:eastAsia="Times New Roman" w:hAnsi="Times New Roman"/>
      <w:sz w:val="24"/>
    </w:rPr>
  </w:style>
  <w:style w:type="paragraph" w:customStyle="1" w:styleId="match-count">
    <w:name w:val="match-count"/>
    <w:basedOn w:val="Normal"/>
    <w:rsid w:val="00AB127A"/>
    <w:pPr>
      <w:spacing w:before="100" w:beforeAutospacing="1" w:after="100" w:afterAutospacing="1"/>
    </w:pPr>
    <w:rPr>
      <w:rFonts w:ascii="Times New Roman" w:eastAsia="Times New Roman" w:hAnsi="Times New Roman"/>
      <w:sz w:val="24"/>
    </w:rPr>
  </w:style>
  <w:style w:type="paragraph" w:customStyle="1" w:styleId="updated-at">
    <w:name w:val="updated-at"/>
    <w:basedOn w:val="Normal"/>
    <w:rsid w:val="00AB127A"/>
    <w:pPr>
      <w:spacing w:before="100" w:beforeAutospacing="1" w:after="100" w:afterAutospacing="1"/>
    </w:pPr>
    <w:rPr>
      <w:rFonts w:ascii="Times New Roman" w:eastAsia="Times New Roman" w:hAnsi="Times New Roman"/>
      <w:sz w:val="24"/>
    </w:rPr>
  </w:style>
  <w:style w:type="paragraph" w:customStyle="1" w:styleId="language">
    <w:name w:val="language"/>
    <w:basedOn w:val="Normal"/>
    <w:rsid w:val="00AB127A"/>
    <w:pPr>
      <w:spacing w:before="100" w:beforeAutospacing="1" w:after="100" w:afterAutospacing="1"/>
    </w:pPr>
    <w:rPr>
      <w:rFonts w:ascii="Times New Roman" w:eastAsia="Times New Roman" w:hAnsi="Times New Roman"/>
      <w:sz w:val="24"/>
    </w:rPr>
  </w:style>
  <w:style w:type="paragraph" w:customStyle="1" w:styleId="full-path">
    <w:name w:val="full-path"/>
    <w:basedOn w:val="Normal"/>
    <w:rsid w:val="00AB127A"/>
    <w:pPr>
      <w:spacing w:before="100" w:beforeAutospacing="1" w:after="100" w:afterAutospacing="1"/>
    </w:pPr>
    <w:rPr>
      <w:rFonts w:ascii="Times New Roman" w:eastAsia="Times New Roman" w:hAnsi="Times New Roman"/>
      <w:sz w:val="24"/>
    </w:rPr>
  </w:style>
  <w:style w:type="paragraph" w:customStyle="1" w:styleId="completed-query">
    <w:name w:val="completed-query"/>
    <w:basedOn w:val="Normal"/>
    <w:rsid w:val="00AB127A"/>
    <w:pPr>
      <w:spacing w:before="100" w:beforeAutospacing="1" w:after="100" w:afterAutospacing="1"/>
    </w:pPr>
    <w:rPr>
      <w:rFonts w:ascii="Times New Roman" w:eastAsia="Times New Roman" w:hAnsi="Times New Roman"/>
      <w:sz w:val="24"/>
    </w:rPr>
  </w:style>
  <w:style w:type="paragraph" w:customStyle="1" w:styleId="search-page-label">
    <w:name w:val="search-page-label"/>
    <w:basedOn w:val="Normal"/>
    <w:rsid w:val="00AB127A"/>
    <w:pPr>
      <w:spacing w:before="100" w:beforeAutospacing="1" w:after="100" w:afterAutospacing="1"/>
    </w:pPr>
    <w:rPr>
      <w:rFonts w:ascii="Times New Roman" w:eastAsia="Times New Roman" w:hAnsi="Times New Roman"/>
      <w:sz w:val="24"/>
    </w:rPr>
  </w:style>
  <w:style w:type="paragraph" w:customStyle="1" w:styleId="search-page-input">
    <w:name w:val="search-page-input"/>
    <w:basedOn w:val="Normal"/>
    <w:rsid w:val="00AB127A"/>
    <w:pPr>
      <w:spacing w:before="100" w:beforeAutospacing="1" w:after="100" w:afterAutospacing="1"/>
    </w:pPr>
    <w:rPr>
      <w:rFonts w:ascii="Times New Roman" w:eastAsia="Times New Roman" w:hAnsi="Times New Roman"/>
      <w:sz w:val="24"/>
    </w:rPr>
  </w:style>
  <w:style w:type="paragraph" w:customStyle="1" w:styleId="checklist-dot">
    <w:name w:val="checklist-dot"/>
    <w:basedOn w:val="Normal"/>
    <w:rsid w:val="00AB127A"/>
    <w:pPr>
      <w:spacing w:before="100" w:beforeAutospacing="1" w:after="100" w:afterAutospacing="1"/>
    </w:pPr>
    <w:rPr>
      <w:rFonts w:ascii="Times New Roman" w:eastAsia="Times New Roman" w:hAnsi="Times New Roman"/>
      <w:sz w:val="24"/>
    </w:rPr>
  </w:style>
  <w:style w:type="paragraph" w:customStyle="1" w:styleId="existing-pull-contents">
    <w:name w:val="existing-pull-contents"/>
    <w:basedOn w:val="Normal"/>
    <w:rsid w:val="00AB127A"/>
    <w:pPr>
      <w:spacing w:before="100" w:beforeAutospacing="1" w:after="100" w:afterAutospacing="1"/>
    </w:pPr>
    <w:rPr>
      <w:rFonts w:ascii="Times New Roman" w:eastAsia="Times New Roman" w:hAnsi="Times New Roman"/>
      <w:sz w:val="24"/>
    </w:rPr>
  </w:style>
  <w:style w:type="paragraph" w:customStyle="1" w:styleId="existing-pull-button">
    <w:name w:val="existing-pull-button"/>
    <w:basedOn w:val="Normal"/>
    <w:rsid w:val="00AB127A"/>
    <w:pPr>
      <w:spacing w:before="100" w:beforeAutospacing="1" w:after="100" w:afterAutospacing="1"/>
    </w:pPr>
    <w:rPr>
      <w:rFonts w:ascii="Times New Roman" w:eastAsia="Times New Roman" w:hAnsi="Times New Roman"/>
      <w:sz w:val="24"/>
    </w:rPr>
  </w:style>
  <w:style w:type="paragraph" w:customStyle="1" w:styleId="existing-pull-number">
    <w:name w:val="existing-pull-number"/>
    <w:basedOn w:val="Normal"/>
    <w:rsid w:val="00AB127A"/>
    <w:pPr>
      <w:spacing w:before="100" w:beforeAutospacing="1" w:after="100" w:afterAutospacing="1"/>
    </w:pPr>
    <w:rPr>
      <w:rFonts w:ascii="Times New Roman" w:eastAsia="Times New Roman" w:hAnsi="Times New Roman"/>
      <w:sz w:val="24"/>
    </w:rPr>
  </w:style>
  <w:style w:type="paragraph" w:customStyle="1" w:styleId="css-truncate">
    <w:name w:val="css-truncate"/>
    <w:basedOn w:val="Normal"/>
    <w:rsid w:val="00AB127A"/>
    <w:pPr>
      <w:spacing w:before="100" w:beforeAutospacing="1" w:after="100" w:afterAutospacing="1"/>
    </w:pPr>
    <w:rPr>
      <w:rFonts w:ascii="Times New Roman" w:eastAsia="Times New Roman" w:hAnsi="Times New Roman"/>
      <w:sz w:val="24"/>
    </w:rPr>
  </w:style>
  <w:style w:type="paragraph" w:customStyle="1" w:styleId="help-link">
    <w:name w:val="help-link"/>
    <w:basedOn w:val="Normal"/>
    <w:rsid w:val="00AB127A"/>
    <w:pPr>
      <w:spacing w:before="100" w:beforeAutospacing="1" w:after="100" w:afterAutospacing="1"/>
    </w:pPr>
    <w:rPr>
      <w:rFonts w:ascii="Times New Roman" w:eastAsia="Times New Roman" w:hAnsi="Times New Roman"/>
      <w:sz w:val="24"/>
    </w:rPr>
  </w:style>
  <w:style w:type="paragraph" w:customStyle="1" w:styleId="legend">
    <w:name w:val="legend"/>
    <w:basedOn w:val="Normal"/>
    <w:rsid w:val="00AB127A"/>
    <w:pPr>
      <w:spacing w:before="100" w:beforeAutospacing="1" w:after="100" w:afterAutospacing="1"/>
    </w:pPr>
    <w:rPr>
      <w:rFonts w:ascii="Times New Roman" w:eastAsia="Times New Roman" w:hAnsi="Times New Roman"/>
      <w:sz w:val="24"/>
    </w:rPr>
  </w:style>
  <w:style w:type="paragraph" w:customStyle="1" w:styleId="activity">
    <w:name w:val="activity"/>
    <w:basedOn w:val="Normal"/>
    <w:rsid w:val="00AB127A"/>
    <w:pPr>
      <w:spacing w:before="100" w:beforeAutospacing="1" w:after="100" w:afterAutospacing="1"/>
    </w:pPr>
    <w:rPr>
      <w:rFonts w:ascii="Times New Roman" w:eastAsia="Times New Roman" w:hAnsi="Times New Roman"/>
      <w:sz w:val="24"/>
    </w:rPr>
  </w:style>
  <w:style w:type="paragraph" w:customStyle="1" w:styleId="coupon-form-body">
    <w:name w:val="coupon-form-body"/>
    <w:basedOn w:val="Normal"/>
    <w:rsid w:val="00AB127A"/>
    <w:pPr>
      <w:spacing w:before="100" w:beforeAutospacing="1" w:after="100" w:afterAutospacing="1"/>
    </w:pPr>
    <w:rPr>
      <w:rFonts w:ascii="Times New Roman" w:eastAsia="Times New Roman" w:hAnsi="Times New Roman"/>
      <w:sz w:val="24"/>
    </w:rPr>
  </w:style>
  <w:style w:type="paragraph" w:customStyle="1" w:styleId="pagination">
    <w:name w:val="pagination"/>
    <w:basedOn w:val="Normal"/>
    <w:rsid w:val="00AB127A"/>
    <w:pPr>
      <w:spacing w:before="100" w:beforeAutospacing="1" w:after="100" w:afterAutospacing="1"/>
    </w:pPr>
    <w:rPr>
      <w:rFonts w:ascii="Times New Roman" w:eastAsia="Times New Roman" w:hAnsi="Times New Roman"/>
      <w:sz w:val="24"/>
    </w:rPr>
  </w:style>
  <w:style w:type="paragraph" w:customStyle="1" w:styleId="github-jobs-logo">
    <w:name w:val="github-jobs-logo"/>
    <w:basedOn w:val="Normal"/>
    <w:rsid w:val="00AB127A"/>
    <w:pPr>
      <w:spacing w:before="100" w:beforeAutospacing="1" w:after="100" w:afterAutospacing="1"/>
    </w:pPr>
    <w:rPr>
      <w:rFonts w:ascii="Times New Roman" w:eastAsia="Times New Roman" w:hAnsi="Times New Roman"/>
      <w:sz w:val="24"/>
    </w:rPr>
  </w:style>
  <w:style w:type="paragraph" w:customStyle="1" w:styleId="notice">
    <w:name w:val="notice"/>
    <w:basedOn w:val="Normal"/>
    <w:rsid w:val="00AB127A"/>
    <w:pPr>
      <w:spacing w:before="100" w:beforeAutospacing="1" w:after="100" w:afterAutospacing="1"/>
    </w:pPr>
    <w:rPr>
      <w:rFonts w:ascii="Times New Roman" w:eastAsia="Times New Roman" w:hAnsi="Times New Roman"/>
      <w:sz w:val="24"/>
    </w:rPr>
  </w:style>
  <w:style w:type="paragraph" w:customStyle="1" w:styleId="news">
    <w:name w:val="news"/>
    <w:basedOn w:val="Normal"/>
    <w:rsid w:val="00AB127A"/>
    <w:pPr>
      <w:spacing w:before="100" w:beforeAutospacing="1" w:after="100" w:afterAutospacing="1"/>
    </w:pPr>
    <w:rPr>
      <w:rFonts w:ascii="Times New Roman" w:eastAsia="Times New Roman" w:hAnsi="Times New Roman"/>
      <w:sz w:val="24"/>
    </w:rPr>
  </w:style>
  <w:style w:type="paragraph" w:customStyle="1" w:styleId="error-message">
    <w:name w:val="error-message"/>
    <w:basedOn w:val="Normal"/>
    <w:rsid w:val="00AB127A"/>
    <w:pPr>
      <w:spacing w:before="100" w:beforeAutospacing="1" w:after="100" w:afterAutospacing="1"/>
    </w:pPr>
    <w:rPr>
      <w:rFonts w:ascii="Times New Roman" w:eastAsia="Times New Roman" w:hAnsi="Times New Roman"/>
      <w:sz w:val="24"/>
    </w:rPr>
  </w:style>
  <w:style w:type="paragraph" w:customStyle="1" w:styleId="dismiss">
    <w:name w:val="dismiss"/>
    <w:basedOn w:val="Normal"/>
    <w:rsid w:val="00AB127A"/>
    <w:pPr>
      <w:spacing w:before="100" w:beforeAutospacing="1" w:after="100" w:afterAutospacing="1"/>
    </w:pPr>
    <w:rPr>
      <w:rFonts w:ascii="Times New Roman" w:eastAsia="Times New Roman" w:hAnsi="Times New Roman"/>
      <w:sz w:val="24"/>
    </w:rPr>
  </w:style>
  <w:style w:type="paragraph" w:customStyle="1" w:styleId="octicon-organization">
    <w:name w:val="octicon-organization"/>
    <w:basedOn w:val="Normal"/>
    <w:rsid w:val="00AB127A"/>
    <w:pPr>
      <w:spacing w:before="100" w:beforeAutospacing="1" w:after="100" w:afterAutospacing="1"/>
    </w:pPr>
    <w:rPr>
      <w:rFonts w:ascii="Times New Roman" w:eastAsia="Times New Roman" w:hAnsi="Times New Roman"/>
      <w:sz w:val="24"/>
    </w:rPr>
  </w:style>
  <w:style w:type="paragraph" w:customStyle="1" w:styleId="inset-figure">
    <w:name w:val="inset-figure"/>
    <w:basedOn w:val="Normal"/>
    <w:rsid w:val="00AB127A"/>
    <w:pPr>
      <w:spacing w:before="100" w:beforeAutospacing="1" w:after="100" w:afterAutospacing="1"/>
    </w:pPr>
    <w:rPr>
      <w:rFonts w:ascii="Times New Roman" w:eastAsia="Times New Roman" w:hAnsi="Times New Roman"/>
      <w:sz w:val="24"/>
    </w:rPr>
  </w:style>
  <w:style w:type="paragraph" w:customStyle="1" w:styleId="octicon-arrow-down">
    <w:name w:val="octicon-arrow-down"/>
    <w:basedOn w:val="Normal"/>
    <w:rsid w:val="00AB127A"/>
    <w:pPr>
      <w:spacing w:before="100" w:beforeAutospacing="1" w:after="100" w:afterAutospacing="1"/>
    </w:pPr>
    <w:rPr>
      <w:rFonts w:ascii="Times New Roman" w:eastAsia="Times New Roman" w:hAnsi="Times New Roman"/>
      <w:sz w:val="24"/>
    </w:rPr>
  </w:style>
  <w:style w:type="paragraph" w:customStyle="1" w:styleId="octicon-arrow-up">
    <w:name w:val="octicon-arrow-up"/>
    <w:basedOn w:val="Normal"/>
    <w:rsid w:val="00AB127A"/>
    <w:pPr>
      <w:spacing w:before="100" w:beforeAutospacing="1" w:after="100" w:afterAutospacing="1"/>
    </w:pPr>
    <w:rPr>
      <w:rFonts w:ascii="Times New Roman" w:eastAsia="Times New Roman" w:hAnsi="Times New Roman"/>
      <w:sz w:val="24"/>
    </w:rPr>
  </w:style>
  <w:style w:type="paragraph" w:customStyle="1" w:styleId="dashboards-overview-graph">
    <w:name w:val="dashboards-overview-graph"/>
    <w:basedOn w:val="Normal"/>
    <w:rsid w:val="00AB127A"/>
    <w:pPr>
      <w:spacing w:before="100" w:beforeAutospacing="1" w:after="100" w:afterAutospacing="1"/>
    </w:pPr>
    <w:rPr>
      <w:rFonts w:ascii="Times New Roman" w:eastAsia="Times New Roman" w:hAnsi="Times New Roman"/>
      <w:sz w:val="24"/>
    </w:rPr>
  </w:style>
  <w:style w:type="paragraph" w:customStyle="1" w:styleId="hook">
    <w:name w:val="hook"/>
    <w:basedOn w:val="Normal"/>
    <w:rsid w:val="00AB127A"/>
    <w:pPr>
      <w:spacing w:before="100" w:beforeAutospacing="1" w:after="100" w:afterAutospacing="1"/>
    </w:pPr>
    <w:rPr>
      <w:rFonts w:ascii="Times New Roman" w:eastAsia="Times New Roman" w:hAnsi="Times New Roman"/>
      <w:sz w:val="24"/>
    </w:rPr>
  </w:style>
  <w:style w:type="paragraph" w:customStyle="1" w:styleId="nested-discussion-comment-avatar">
    <w:name w:val="nested-discussion-comment-avatar"/>
    <w:basedOn w:val="Normal"/>
    <w:rsid w:val="00AB127A"/>
    <w:pPr>
      <w:spacing w:before="100" w:beforeAutospacing="1" w:after="100" w:afterAutospacing="1"/>
    </w:pPr>
    <w:rPr>
      <w:rFonts w:ascii="Times New Roman" w:eastAsia="Times New Roman" w:hAnsi="Times New Roman"/>
      <w:sz w:val="24"/>
    </w:rPr>
  </w:style>
  <w:style w:type="paragraph" w:customStyle="1" w:styleId="other-text-form">
    <w:name w:val="other-text-form"/>
    <w:basedOn w:val="Normal"/>
    <w:rsid w:val="00AB127A"/>
    <w:pPr>
      <w:spacing w:before="100" w:beforeAutospacing="1" w:after="100" w:afterAutospacing="1"/>
    </w:pPr>
    <w:rPr>
      <w:rFonts w:ascii="Times New Roman" w:eastAsia="Times New Roman" w:hAnsi="Times New Roman"/>
      <w:sz w:val="24"/>
    </w:rPr>
  </w:style>
  <w:style w:type="paragraph" w:customStyle="1" w:styleId="other-text-form-block">
    <w:name w:val="other-text-form-block"/>
    <w:basedOn w:val="Normal"/>
    <w:rsid w:val="00AB127A"/>
    <w:pPr>
      <w:spacing w:before="100" w:beforeAutospacing="1" w:after="100" w:afterAutospacing="1"/>
    </w:pPr>
    <w:rPr>
      <w:rFonts w:ascii="Times New Roman" w:eastAsia="Times New Roman" w:hAnsi="Times New Roman"/>
      <w:sz w:val="24"/>
    </w:rPr>
  </w:style>
  <w:style w:type="paragraph" w:customStyle="1" w:styleId="early-access-setup-list-item">
    <w:name w:val="early-access-setup-list-item"/>
    <w:basedOn w:val="Normal"/>
    <w:rsid w:val="00AB127A"/>
    <w:pPr>
      <w:spacing w:before="100" w:beforeAutospacing="1" w:after="100" w:afterAutospacing="1"/>
    </w:pPr>
    <w:rPr>
      <w:rFonts w:ascii="Times New Roman" w:eastAsia="Times New Roman" w:hAnsi="Times New Roman"/>
      <w:sz w:val="24"/>
    </w:rPr>
  </w:style>
  <w:style w:type="paragraph" w:customStyle="1" w:styleId="octocat">
    <w:name w:val="octocat"/>
    <w:basedOn w:val="Normal"/>
    <w:rsid w:val="00AB127A"/>
    <w:pPr>
      <w:spacing w:before="100" w:beforeAutospacing="1" w:after="100" w:afterAutospacing="1"/>
    </w:pPr>
    <w:rPr>
      <w:rFonts w:ascii="Times New Roman" w:eastAsia="Times New Roman" w:hAnsi="Times New Roman"/>
      <w:sz w:val="24"/>
    </w:rPr>
  </w:style>
  <w:style w:type="paragraph" w:customStyle="1" w:styleId="image">
    <w:name w:val="image"/>
    <w:basedOn w:val="Normal"/>
    <w:rsid w:val="00AB127A"/>
    <w:pPr>
      <w:spacing w:before="100" w:beforeAutospacing="1" w:after="100" w:afterAutospacing="1"/>
    </w:pPr>
    <w:rPr>
      <w:rFonts w:ascii="Times New Roman" w:eastAsia="Times New Roman" w:hAnsi="Times New Roman"/>
      <w:sz w:val="24"/>
    </w:rPr>
  </w:style>
  <w:style w:type="paragraph" w:customStyle="1" w:styleId="empty">
    <w:name w:val="empty"/>
    <w:basedOn w:val="Normal"/>
    <w:rsid w:val="00AB127A"/>
    <w:pPr>
      <w:spacing w:before="100" w:beforeAutospacing="1" w:after="100" w:afterAutospacing="1"/>
    </w:pPr>
    <w:rPr>
      <w:rFonts w:ascii="Times New Roman" w:eastAsia="Times New Roman" w:hAnsi="Times New Roman"/>
      <w:sz w:val="24"/>
    </w:rPr>
  </w:style>
  <w:style w:type="paragraph" w:customStyle="1" w:styleId="dir">
    <w:name w:val="dir"/>
    <w:basedOn w:val="Normal"/>
    <w:rsid w:val="00AB127A"/>
    <w:pPr>
      <w:spacing w:before="100" w:beforeAutospacing="1" w:after="100" w:afterAutospacing="1"/>
    </w:pPr>
    <w:rPr>
      <w:rFonts w:ascii="Times New Roman" w:eastAsia="Times New Roman" w:hAnsi="Times New Roman"/>
      <w:sz w:val="24"/>
    </w:rPr>
  </w:style>
  <w:style w:type="paragraph" w:customStyle="1" w:styleId="info">
    <w:name w:val="info"/>
    <w:basedOn w:val="Normal"/>
    <w:rsid w:val="00AB127A"/>
    <w:pPr>
      <w:spacing w:before="100" w:beforeAutospacing="1" w:after="100" w:afterAutospacing="1"/>
    </w:pPr>
    <w:rPr>
      <w:rFonts w:ascii="Times New Roman" w:eastAsia="Times New Roman" w:hAnsi="Times New Roman"/>
      <w:sz w:val="24"/>
    </w:rPr>
  </w:style>
  <w:style w:type="paragraph" w:customStyle="1" w:styleId="axis">
    <w:name w:val="axis"/>
    <w:basedOn w:val="Normal"/>
    <w:rsid w:val="00AB127A"/>
    <w:pPr>
      <w:spacing w:before="100" w:beforeAutospacing="1" w:after="100" w:afterAutospacing="1"/>
    </w:pPr>
    <w:rPr>
      <w:rFonts w:ascii="Times New Roman" w:eastAsia="Times New Roman" w:hAnsi="Times New Roman"/>
      <w:sz w:val="24"/>
    </w:rPr>
  </w:style>
  <w:style w:type="paragraph" w:customStyle="1" w:styleId="graph-empty">
    <w:name w:val="graph-empty"/>
    <w:basedOn w:val="Normal"/>
    <w:rsid w:val="00AB127A"/>
    <w:pPr>
      <w:spacing w:before="100" w:beforeAutospacing="1" w:after="100" w:afterAutospacing="1"/>
    </w:pPr>
    <w:rPr>
      <w:rFonts w:ascii="Times New Roman" w:eastAsia="Times New Roman" w:hAnsi="Times New Roman"/>
      <w:sz w:val="24"/>
    </w:rPr>
  </w:style>
  <w:style w:type="paragraph" w:customStyle="1" w:styleId="graph-error">
    <w:name w:val="graph-error"/>
    <w:basedOn w:val="Normal"/>
    <w:rsid w:val="00AB127A"/>
    <w:pPr>
      <w:spacing w:before="100" w:beforeAutospacing="1" w:after="100" w:afterAutospacing="1"/>
    </w:pPr>
    <w:rPr>
      <w:rFonts w:ascii="Times New Roman" w:eastAsia="Times New Roman" w:hAnsi="Times New Roman"/>
      <w:sz w:val="24"/>
    </w:rPr>
  </w:style>
  <w:style w:type="paragraph" w:customStyle="1" w:styleId="graph-loading">
    <w:name w:val="graph-loading"/>
    <w:basedOn w:val="Normal"/>
    <w:rsid w:val="00AB127A"/>
    <w:pPr>
      <w:spacing w:before="100" w:beforeAutospacing="1" w:after="100" w:afterAutospacing="1"/>
    </w:pPr>
    <w:rPr>
      <w:rFonts w:ascii="Times New Roman" w:eastAsia="Times New Roman" w:hAnsi="Times New Roman"/>
      <w:sz w:val="24"/>
    </w:rPr>
  </w:style>
  <w:style w:type="paragraph" w:customStyle="1" w:styleId="graph-no-usable-data">
    <w:name w:val="graph-no-usable-data"/>
    <w:basedOn w:val="Normal"/>
    <w:rsid w:val="00AB127A"/>
    <w:pPr>
      <w:spacing w:before="100" w:beforeAutospacing="1" w:after="100" w:afterAutospacing="1"/>
    </w:pPr>
    <w:rPr>
      <w:rFonts w:ascii="Times New Roman" w:eastAsia="Times New Roman" w:hAnsi="Times New Roman"/>
      <w:sz w:val="24"/>
    </w:rPr>
  </w:style>
  <w:style w:type="paragraph" w:customStyle="1" w:styleId="topic-tag-link">
    <w:name w:val="topic-tag-link"/>
    <w:basedOn w:val="Normal"/>
    <w:rsid w:val="00AB127A"/>
    <w:pPr>
      <w:spacing w:before="100" w:beforeAutospacing="1" w:after="100" w:afterAutospacing="1"/>
    </w:pPr>
    <w:rPr>
      <w:rFonts w:ascii="Times New Roman" w:eastAsia="Times New Roman" w:hAnsi="Times New Roman"/>
      <w:sz w:val="24"/>
    </w:rPr>
  </w:style>
  <w:style w:type="paragraph" w:customStyle="1" w:styleId="add-topic-button">
    <w:name w:val="add-topic-button"/>
    <w:basedOn w:val="Normal"/>
    <w:rsid w:val="00AB127A"/>
    <w:pPr>
      <w:spacing w:before="100" w:beforeAutospacing="1" w:after="100" w:afterAutospacing="1"/>
    </w:pPr>
    <w:rPr>
      <w:rFonts w:ascii="Times New Roman" w:eastAsia="Times New Roman" w:hAnsi="Times New Roman"/>
      <w:sz w:val="24"/>
    </w:rPr>
  </w:style>
  <w:style w:type="paragraph" w:customStyle="1" w:styleId="remove-topic-button">
    <w:name w:val="remove-topic-button"/>
    <w:basedOn w:val="Normal"/>
    <w:rsid w:val="00AB127A"/>
    <w:pPr>
      <w:spacing w:before="100" w:beforeAutospacing="1" w:after="100" w:afterAutospacing="1"/>
    </w:pPr>
    <w:rPr>
      <w:rFonts w:ascii="Times New Roman" w:eastAsia="Times New Roman" w:hAnsi="Times New Roman"/>
      <w:sz w:val="24"/>
    </w:rPr>
  </w:style>
  <w:style w:type="paragraph" w:customStyle="1" w:styleId="tag-input">
    <w:name w:val="tag-input"/>
    <w:basedOn w:val="Normal"/>
    <w:rsid w:val="00AB127A"/>
    <w:pPr>
      <w:spacing w:before="100" w:beforeAutospacing="1" w:after="100" w:afterAutospacing="1"/>
    </w:pPr>
    <w:rPr>
      <w:rFonts w:ascii="Times New Roman" w:eastAsia="Times New Roman" w:hAnsi="Times New Roman"/>
      <w:sz w:val="24"/>
    </w:rPr>
  </w:style>
  <w:style w:type="paragraph" w:customStyle="1" w:styleId="starred">
    <w:name w:val="starred"/>
    <w:basedOn w:val="Normal"/>
    <w:rsid w:val="00AB127A"/>
    <w:pPr>
      <w:spacing w:before="100" w:beforeAutospacing="1" w:after="100" w:afterAutospacing="1"/>
    </w:pPr>
    <w:rPr>
      <w:rFonts w:ascii="Times New Roman" w:eastAsia="Times New Roman" w:hAnsi="Times New Roman"/>
      <w:sz w:val="24"/>
    </w:rPr>
  </w:style>
  <w:style w:type="paragraph" w:customStyle="1" w:styleId="unstarred">
    <w:name w:val="unstarred"/>
    <w:basedOn w:val="Normal"/>
    <w:rsid w:val="00AB127A"/>
    <w:pPr>
      <w:spacing w:before="100" w:beforeAutospacing="1" w:after="100" w:afterAutospacing="1"/>
    </w:pPr>
    <w:rPr>
      <w:rFonts w:ascii="Times New Roman" w:eastAsia="Times New Roman" w:hAnsi="Times New Roman"/>
      <w:sz w:val="24"/>
    </w:rPr>
  </w:style>
  <w:style w:type="paragraph" w:customStyle="1" w:styleId="team-avatar">
    <w:name w:val="team-avatar"/>
    <w:basedOn w:val="Normal"/>
    <w:rsid w:val="00AB127A"/>
    <w:pPr>
      <w:spacing w:before="100" w:beforeAutospacing="1" w:after="100" w:afterAutospacing="1"/>
    </w:pPr>
    <w:rPr>
      <w:rFonts w:ascii="Times New Roman" w:eastAsia="Times New Roman" w:hAnsi="Times New Roman"/>
      <w:sz w:val="24"/>
    </w:rPr>
  </w:style>
  <w:style w:type="paragraph" w:customStyle="1" w:styleId="post-author">
    <w:name w:val="post-author"/>
    <w:basedOn w:val="Normal"/>
    <w:rsid w:val="00AB127A"/>
    <w:pPr>
      <w:spacing w:before="100" w:beforeAutospacing="1" w:after="100" w:afterAutospacing="1"/>
    </w:pPr>
    <w:rPr>
      <w:rFonts w:ascii="Times New Roman" w:eastAsia="Times New Roman" w:hAnsi="Times New Roman"/>
      <w:sz w:val="24"/>
    </w:rPr>
  </w:style>
  <w:style w:type="paragraph" w:customStyle="1" w:styleId="post-author-timestamp">
    <w:name w:val="post-author-timestamp"/>
    <w:basedOn w:val="Normal"/>
    <w:rsid w:val="00AB127A"/>
    <w:pPr>
      <w:spacing w:before="100" w:beforeAutospacing="1" w:after="100" w:afterAutospacing="1"/>
    </w:pPr>
    <w:rPr>
      <w:rFonts w:ascii="Times New Roman" w:eastAsia="Times New Roman" w:hAnsi="Times New Roman"/>
      <w:sz w:val="24"/>
    </w:rPr>
  </w:style>
  <w:style w:type="paragraph" w:customStyle="1" w:styleId="pinned">
    <w:name w:val="pinned"/>
    <w:basedOn w:val="Normal"/>
    <w:rsid w:val="00AB127A"/>
    <w:pPr>
      <w:spacing w:before="100" w:beforeAutospacing="1" w:after="100" w:afterAutospacing="1"/>
    </w:pPr>
    <w:rPr>
      <w:rFonts w:ascii="Times New Roman" w:eastAsia="Times New Roman" w:hAnsi="Times New Roman"/>
      <w:sz w:val="24"/>
    </w:rPr>
  </w:style>
  <w:style w:type="paragraph" w:customStyle="1" w:styleId="loading-spinner">
    <w:name w:val="loading-spinner"/>
    <w:basedOn w:val="Normal"/>
    <w:rsid w:val="00AB127A"/>
    <w:pPr>
      <w:spacing w:before="100" w:beforeAutospacing="1" w:after="100" w:afterAutospacing="1"/>
    </w:pPr>
    <w:rPr>
      <w:rFonts w:ascii="Times New Roman" w:eastAsia="Times New Roman" w:hAnsi="Times New Roman"/>
      <w:sz w:val="24"/>
    </w:rPr>
  </w:style>
  <w:style w:type="paragraph" w:customStyle="1" w:styleId="item-status">
    <w:name w:val="item-status"/>
    <w:basedOn w:val="Normal"/>
    <w:rsid w:val="00AB127A"/>
    <w:pPr>
      <w:spacing w:before="100" w:beforeAutospacing="1" w:after="100" w:afterAutospacing="1"/>
    </w:pPr>
    <w:rPr>
      <w:rFonts w:ascii="Times New Roman" w:eastAsia="Times New Roman" w:hAnsi="Times New Roman"/>
      <w:sz w:val="24"/>
    </w:rPr>
  </w:style>
  <w:style w:type="paragraph" w:customStyle="1" w:styleId="icon-for-failure">
    <w:name w:val="icon-for-failure"/>
    <w:basedOn w:val="Normal"/>
    <w:rsid w:val="00AB127A"/>
    <w:pPr>
      <w:spacing w:before="100" w:beforeAutospacing="1" w:after="100" w:afterAutospacing="1"/>
    </w:pPr>
    <w:rPr>
      <w:rFonts w:ascii="Times New Roman" w:eastAsia="Times New Roman" w:hAnsi="Times New Roman"/>
      <w:sz w:val="24"/>
    </w:rPr>
  </w:style>
  <w:style w:type="paragraph" w:customStyle="1" w:styleId="icon-for-inactive">
    <w:name w:val="icon-for-inactive"/>
    <w:basedOn w:val="Normal"/>
    <w:rsid w:val="00AB127A"/>
    <w:pPr>
      <w:spacing w:before="100" w:beforeAutospacing="1" w:after="100" w:afterAutospacing="1"/>
    </w:pPr>
    <w:rPr>
      <w:rFonts w:ascii="Times New Roman" w:eastAsia="Times New Roman" w:hAnsi="Times New Roman"/>
      <w:sz w:val="24"/>
    </w:rPr>
  </w:style>
  <w:style w:type="paragraph" w:customStyle="1" w:styleId="icon-for-pending">
    <w:name w:val="icon-for-pending"/>
    <w:basedOn w:val="Normal"/>
    <w:rsid w:val="00AB127A"/>
    <w:pPr>
      <w:spacing w:before="100" w:beforeAutospacing="1" w:after="100" w:afterAutospacing="1"/>
    </w:pPr>
    <w:rPr>
      <w:rFonts w:ascii="Times New Roman" w:eastAsia="Times New Roman" w:hAnsi="Times New Roman"/>
      <w:sz w:val="24"/>
    </w:rPr>
  </w:style>
  <w:style w:type="paragraph" w:customStyle="1" w:styleId="icon-for-success">
    <w:name w:val="icon-for-success"/>
    <w:basedOn w:val="Normal"/>
    <w:rsid w:val="00AB127A"/>
    <w:pPr>
      <w:spacing w:before="100" w:beforeAutospacing="1" w:after="100" w:afterAutospacing="1"/>
    </w:pPr>
    <w:rPr>
      <w:rFonts w:ascii="Times New Roman" w:eastAsia="Times New Roman" w:hAnsi="Times New Roman"/>
      <w:sz w:val="24"/>
    </w:rPr>
  </w:style>
  <w:style w:type="paragraph" w:customStyle="1" w:styleId="icon-for-disabled">
    <w:name w:val="icon-for-disabled"/>
    <w:basedOn w:val="Normal"/>
    <w:rsid w:val="00AB127A"/>
    <w:pPr>
      <w:spacing w:before="100" w:beforeAutospacing="1" w:after="100" w:afterAutospacing="1"/>
    </w:pPr>
    <w:rPr>
      <w:rFonts w:ascii="Times New Roman" w:eastAsia="Times New Roman" w:hAnsi="Times New Roman"/>
      <w:sz w:val="24"/>
    </w:rPr>
  </w:style>
  <w:style w:type="paragraph" w:customStyle="1" w:styleId="icon-for-enabled">
    <w:name w:val="icon-for-enabled"/>
    <w:basedOn w:val="Normal"/>
    <w:rsid w:val="00AB127A"/>
    <w:pPr>
      <w:spacing w:before="100" w:beforeAutospacing="1" w:after="100" w:afterAutospacing="1"/>
    </w:pPr>
    <w:rPr>
      <w:rFonts w:ascii="Times New Roman" w:eastAsia="Times New Roman" w:hAnsi="Times New Roman"/>
      <w:sz w:val="24"/>
    </w:rPr>
  </w:style>
  <w:style w:type="paragraph" w:customStyle="1" w:styleId="hook-error-message">
    <w:name w:val="hook-error-message"/>
    <w:basedOn w:val="Normal"/>
    <w:rsid w:val="00AB127A"/>
    <w:pPr>
      <w:spacing w:before="100" w:beforeAutospacing="1" w:after="100" w:afterAutospacing="1"/>
    </w:pPr>
    <w:rPr>
      <w:rFonts w:ascii="Times New Roman" w:eastAsia="Times New Roman" w:hAnsi="Times New Roman"/>
      <w:sz w:val="24"/>
    </w:rPr>
  </w:style>
  <w:style w:type="paragraph" w:customStyle="1" w:styleId="hook-secret-standin">
    <w:name w:val="hook-secret-standin"/>
    <w:basedOn w:val="Normal"/>
    <w:rsid w:val="00AB127A"/>
    <w:pPr>
      <w:spacing w:before="100" w:beforeAutospacing="1" w:after="100" w:afterAutospacing="1"/>
    </w:pPr>
    <w:rPr>
      <w:rFonts w:ascii="Times New Roman" w:eastAsia="Times New Roman" w:hAnsi="Times New Roman"/>
      <w:sz w:val="24"/>
    </w:rPr>
  </w:style>
  <w:style w:type="paragraph" w:customStyle="1" w:styleId="pending-message">
    <w:name w:val="pending-message"/>
    <w:basedOn w:val="Normal"/>
    <w:rsid w:val="00AB127A"/>
    <w:pPr>
      <w:spacing w:before="100" w:beforeAutospacing="1" w:after="100" w:afterAutospacing="1"/>
    </w:pPr>
    <w:rPr>
      <w:rFonts w:ascii="Times New Roman" w:eastAsia="Times New Roman" w:hAnsi="Times New Roman"/>
      <w:sz w:val="24"/>
    </w:rPr>
  </w:style>
  <w:style w:type="paragraph" w:customStyle="1" w:styleId="failure-message">
    <w:name w:val="failure-message"/>
    <w:basedOn w:val="Normal"/>
    <w:rsid w:val="00AB127A"/>
    <w:pPr>
      <w:spacing w:before="100" w:beforeAutospacing="1" w:after="100" w:afterAutospacing="1"/>
    </w:pPr>
    <w:rPr>
      <w:rFonts w:ascii="Times New Roman" w:eastAsia="Times New Roman" w:hAnsi="Times New Roman"/>
      <w:sz w:val="24"/>
    </w:rPr>
  </w:style>
  <w:style w:type="paragraph" w:customStyle="1" w:styleId="success-message">
    <w:name w:val="success-message"/>
    <w:basedOn w:val="Normal"/>
    <w:rsid w:val="00AB127A"/>
    <w:pPr>
      <w:spacing w:before="100" w:beforeAutospacing="1" w:after="100" w:afterAutospacing="1"/>
    </w:pPr>
    <w:rPr>
      <w:rFonts w:ascii="Times New Roman" w:eastAsia="Times New Roman" w:hAnsi="Times New Roman"/>
      <w:sz w:val="24"/>
    </w:rPr>
  </w:style>
  <w:style w:type="paragraph" w:customStyle="1" w:styleId="secret-standin">
    <w:name w:val="secret-standin"/>
    <w:basedOn w:val="Normal"/>
    <w:rsid w:val="00AB127A"/>
    <w:pPr>
      <w:spacing w:before="100" w:beforeAutospacing="1" w:after="100" w:afterAutospacing="1"/>
    </w:pPr>
    <w:rPr>
      <w:rFonts w:ascii="Times New Roman" w:eastAsia="Times New Roman" w:hAnsi="Times New Roman"/>
      <w:sz w:val="24"/>
    </w:rPr>
  </w:style>
  <w:style w:type="paragraph" w:customStyle="1" w:styleId="stat">
    <w:name w:val="stat"/>
    <w:basedOn w:val="Normal"/>
    <w:rsid w:val="00AB127A"/>
    <w:pPr>
      <w:spacing w:before="100" w:beforeAutospacing="1" w:after="100" w:afterAutospacing="1"/>
    </w:pPr>
    <w:rPr>
      <w:rFonts w:ascii="Times New Roman" w:eastAsia="Times New Roman" w:hAnsi="Times New Roman"/>
      <w:sz w:val="24"/>
    </w:rPr>
  </w:style>
  <w:style w:type="paragraph" w:customStyle="1" w:styleId="stat-label">
    <w:name w:val="stat-label"/>
    <w:basedOn w:val="Normal"/>
    <w:rsid w:val="00AB127A"/>
    <w:pPr>
      <w:spacing w:before="100" w:beforeAutospacing="1" w:after="100" w:afterAutospacing="1"/>
    </w:pPr>
    <w:rPr>
      <w:rFonts w:ascii="Times New Roman" w:eastAsia="Times New Roman" w:hAnsi="Times New Roman"/>
      <w:sz w:val="24"/>
    </w:rPr>
  </w:style>
  <w:style w:type="paragraph" w:customStyle="1" w:styleId="expand-more">
    <w:name w:val="expand-more"/>
    <w:basedOn w:val="Normal"/>
    <w:rsid w:val="00AB127A"/>
    <w:pPr>
      <w:spacing w:before="100" w:beforeAutospacing="1" w:after="100" w:afterAutospacing="1"/>
    </w:pPr>
    <w:rPr>
      <w:rFonts w:ascii="Times New Roman" w:eastAsia="Times New Roman" w:hAnsi="Times New Roman"/>
      <w:sz w:val="24"/>
    </w:rPr>
  </w:style>
  <w:style w:type="paragraph" w:customStyle="1" w:styleId="color">
    <w:name w:val="color"/>
    <w:basedOn w:val="Normal"/>
    <w:rsid w:val="00AB127A"/>
    <w:pPr>
      <w:spacing w:before="100" w:beforeAutospacing="1" w:after="100" w:afterAutospacing="1"/>
    </w:pPr>
    <w:rPr>
      <w:rFonts w:ascii="Times New Roman" w:eastAsia="Times New Roman" w:hAnsi="Times New Roman"/>
      <w:sz w:val="24"/>
    </w:rPr>
  </w:style>
  <w:style w:type="paragraph" w:customStyle="1" w:styleId="language-color">
    <w:name w:val="language-color"/>
    <w:basedOn w:val="Normal"/>
    <w:rsid w:val="00AB127A"/>
    <w:pPr>
      <w:spacing w:before="100" w:beforeAutospacing="1" w:after="100" w:afterAutospacing="1"/>
    </w:pPr>
    <w:rPr>
      <w:rFonts w:ascii="Times New Roman" w:eastAsia="Times New Roman" w:hAnsi="Times New Roman"/>
      <w:sz w:val="24"/>
    </w:rPr>
  </w:style>
  <w:style w:type="paragraph" w:customStyle="1" w:styleId="map-legend-text">
    <w:name w:val="map-legend-text"/>
    <w:basedOn w:val="Normal"/>
    <w:rsid w:val="00AB127A"/>
    <w:pPr>
      <w:spacing w:before="100" w:beforeAutospacing="1" w:after="100" w:afterAutospacing="1"/>
    </w:pPr>
    <w:rPr>
      <w:rFonts w:ascii="Times New Roman" w:eastAsia="Times New Roman" w:hAnsi="Times New Roman"/>
      <w:sz w:val="24"/>
    </w:rPr>
  </w:style>
  <w:style w:type="paragraph" w:customStyle="1" w:styleId="price-note">
    <w:name w:val="price-note"/>
    <w:basedOn w:val="Normal"/>
    <w:rsid w:val="00AB127A"/>
    <w:pPr>
      <w:spacing w:before="100" w:beforeAutospacing="1" w:after="100" w:afterAutospacing="1"/>
    </w:pPr>
    <w:rPr>
      <w:rFonts w:ascii="Times New Roman" w:eastAsia="Times New Roman" w:hAnsi="Times New Roman"/>
      <w:sz w:val="24"/>
    </w:rPr>
  </w:style>
  <w:style w:type="paragraph" w:customStyle="1" w:styleId="circleicon">
    <w:name w:val="circleicon"/>
    <w:basedOn w:val="Normal"/>
    <w:rsid w:val="00AB127A"/>
    <w:pPr>
      <w:spacing w:before="100" w:beforeAutospacing="1" w:after="100" w:afterAutospacing="1"/>
    </w:pPr>
    <w:rPr>
      <w:rFonts w:ascii="Times New Roman" w:eastAsia="Times New Roman" w:hAnsi="Times New Roman"/>
      <w:sz w:val="24"/>
    </w:rPr>
  </w:style>
  <w:style w:type="paragraph" w:customStyle="1" w:styleId="member-avatar-cell">
    <w:name w:val="member-avatar-cell"/>
    <w:basedOn w:val="Normal"/>
    <w:rsid w:val="00AB127A"/>
    <w:pPr>
      <w:spacing w:before="100" w:beforeAutospacing="1" w:after="100" w:afterAutospacing="1"/>
    </w:pPr>
    <w:rPr>
      <w:rFonts w:ascii="Times New Roman" w:eastAsia="Times New Roman" w:hAnsi="Times New Roman"/>
      <w:sz w:val="24"/>
    </w:rPr>
  </w:style>
  <w:style w:type="paragraph" w:customStyle="1" w:styleId="none-selected">
    <w:name w:val="none-selected"/>
    <w:basedOn w:val="Normal"/>
    <w:rsid w:val="00AB127A"/>
    <w:pPr>
      <w:spacing w:before="100" w:beforeAutospacing="1" w:after="100" w:afterAutospacing="1"/>
    </w:pPr>
    <w:rPr>
      <w:rFonts w:ascii="Times New Roman" w:eastAsia="Times New Roman" w:hAnsi="Times New Roman"/>
      <w:sz w:val="24"/>
    </w:rPr>
  </w:style>
  <w:style w:type="paragraph" w:customStyle="1" w:styleId="intro">
    <w:name w:val="intro"/>
    <w:basedOn w:val="Normal"/>
    <w:rsid w:val="00AB127A"/>
    <w:pPr>
      <w:spacing w:before="100" w:beforeAutospacing="1" w:after="100" w:afterAutospacing="1"/>
    </w:pPr>
    <w:rPr>
      <w:rFonts w:ascii="Times New Roman" w:eastAsia="Times New Roman" w:hAnsi="Times New Roman"/>
      <w:sz w:val="24"/>
    </w:rPr>
  </w:style>
  <w:style w:type="paragraph" w:customStyle="1" w:styleId="step">
    <w:name w:val="step"/>
    <w:basedOn w:val="Normal"/>
    <w:rsid w:val="00AB127A"/>
    <w:pPr>
      <w:spacing w:before="100" w:beforeAutospacing="1" w:after="100" w:afterAutospacing="1"/>
    </w:pPr>
    <w:rPr>
      <w:rFonts w:ascii="Times New Roman" w:eastAsia="Times New Roman" w:hAnsi="Times New Roman"/>
      <w:sz w:val="24"/>
    </w:rPr>
  </w:style>
  <w:style w:type="paragraph" w:customStyle="1" w:styleId="gravatar">
    <w:name w:val="gravatar"/>
    <w:basedOn w:val="Normal"/>
    <w:rsid w:val="00AB127A"/>
    <w:pPr>
      <w:spacing w:before="100" w:beforeAutospacing="1" w:after="100" w:afterAutospacing="1"/>
    </w:pPr>
    <w:rPr>
      <w:rFonts w:ascii="Times New Roman" w:eastAsia="Times New Roman" w:hAnsi="Times New Roman"/>
      <w:sz w:val="24"/>
    </w:rPr>
  </w:style>
  <w:style w:type="paragraph" w:customStyle="1" w:styleId="network-tree">
    <w:name w:val="network-tree"/>
    <w:basedOn w:val="Normal"/>
    <w:rsid w:val="00AB127A"/>
    <w:pPr>
      <w:spacing w:before="100" w:beforeAutospacing="1" w:after="100" w:afterAutospacing="1"/>
    </w:pPr>
    <w:rPr>
      <w:rFonts w:ascii="Times New Roman" w:eastAsia="Times New Roman" w:hAnsi="Times New Roman"/>
      <w:sz w:val="24"/>
    </w:rPr>
  </w:style>
  <w:style w:type="paragraph" w:customStyle="1" w:styleId="current-repository">
    <w:name w:val="current-repository"/>
    <w:basedOn w:val="Normal"/>
    <w:rsid w:val="00AB127A"/>
    <w:pPr>
      <w:spacing w:before="100" w:beforeAutospacing="1" w:after="100" w:afterAutospacing="1"/>
    </w:pPr>
    <w:rPr>
      <w:rFonts w:ascii="Times New Roman" w:eastAsia="Times New Roman" w:hAnsi="Times New Roman"/>
      <w:sz w:val="24"/>
    </w:rPr>
  </w:style>
  <w:style w:type="paragraph" w:customStyle="1" w:styleId="internal-repo-avatar">
    <w:name w:val="internal-repo-avatar"/>
    <w:basedOn w:val="Normal"/>
    <w:rsid w:val="00AB127A"/>
    <w:pPr>
      <w:spacing w:before="100" w:beforeAutospacing="1" w:after="100" w:afterAutospacing="1"/>
    </w:pPr>
    <w:rPr>
      <w:rFonts w:ascii="Times New Roman" w:eastAsia="Times New Roman" w:hAnsi="Times New Roman"/>
      <w:sz w:val="24"/>
    </w:rPr>
  </w:style>
  <w:style w:type="paragraph" w:customStyle="1" w:styleId="slash">
    <w:name w:val="slash"/>
    <w:basedOn w:val="Normal"/>
    <w:rsid w:val="00AB127A"/>
    <w:pPr>
      <w:spacing w:before="100" w:beforeAutospacing="1" w:after="100" w:afterAutospacing="1"/>
    </w:pPr>
    <w:rPr>
      <w:rFonts w:ascii="Times New Roman" w:eastAsia="Times New Roman" w:hAnsi="Times New Roman"/>
      <w:sz w:val="24"/>
    </w:rPr>
  </w:style>
  <w:style w:type="paragraph" w:customStyle="1" w:styleId="release">
    <w:name w:val="release"/>
    <w:basedOn w:val="Normal"/>
    <w:rsid w:val="00AB127A"/>
    <w:pPr>
      <w:spacing w:before="100" w:beforeAutospacing="1" w:after="100" w:afterAutospacing="1"/>
    </w:pPr>
    <w:rPr>
      <w:rFonts w:ascii="Times New Roman" w:eastAsia="Times New Roman" w:hAnsi="Times New Roman"/>
      <w:sz w:val="24"/>
    </w:rPr>
  </w:style>
  <w:style w:type="paragraph" w:customStyle="1" w:styleId="alert">
    <w:name w:val="alert"/>
    <w:basedOn w:val="Normal"/>
    <w:rsid w:val="00AB127A"/>
    <w:pPr>
      <w:spacing w:before="100" w:beforeAutospacing="1" w:after="100" w:afterAutospacing="1"/>
    </w:pPr>
    <w:rPr>
      <w:rFonts w:ascii="Times New Roman" w:eastAsia="Times New Roman" w:hAnsi="Times New Roman"/>
      <w:sz w:val="24"/>
    </w:rPr>
  </w:style>
  <w:style w:type="paragraph" w:customStyle="1" w:styleId="notifications-more">
    <w:name w:val="notifications-more"/>
    <w:basedOn w:val="Normal"/>
    <w:rsid w:val="00AB127A"/>
    <w:pPr>
      <w:spacing w:before="100" w:beforeAutospacing="1" w:after="100" w:afterAutospacing="1"/>
    </w:pPr>
    <w:rPr>
      <w:rFonts w:ascii="Times New Roman" w:eastAsia="Times New Roman" w:hAnsi="Times New Roman"/>
      <w:sz w:val="24"/>
    </w:rPr>
  </w:style>
  <w:style w:type="paragraph" w:customStyle="1" w:styleId="notifications-morea">
    <w:name w:val="notifications-more&gt;a"/>
    <w:basedOn w:val="Normal"/>
    <w:rsid w:val="00AB127A"/>
    <w:pPr>
      <w:spacing w:before="100" w:beforeAutospacing="1" w:after="100" w:afterAutospacing="1"/>
    </w:pPr>
    <w:rPr>
      <w:rFonts w:ascii="Times New Roman" w:eastAsia="Times New Roman" w:hAnsi="Times New Roman"/>
      <w:sz w:val="24"/>
    </w:rPr>
  </w:style>
  <w:style w:type="paragraph" w:customStyle="1" w:styleId="unmute">
    <w:name w:val="unmute"/>
    <w:basedOn w:val="Normal"/>
    <w:rsid w:val="00AB127A"/>
    <w:pPr>
      <w:spacing w:before="100" w:beforeAutospacing="1" w:after="100" w:afterAutospacing="1"/>
    </w:pPr>
    <w:rPr>
      <w:rFonts w:ascii="Times New Roman" w:eastAsia="Times New Roman" w:hAnsi="Times New Roman"/>
      <w:sz w:val="24"/>
    </w:rPr>
  </w:style>
  <w:style w:type="paragraph" w:customStyle="1" w:styleId="no-results">
    <w:name w:val="no-results"/>
    <w:basedOn w:val="Normal"/>
    <w:rsid w:val="00AB127A"/>
    <w:pPr>
      <w:spacing w:before="100" w:beforeAutospacing="1" w:after="100" w:afterAutospacing="1"/>
    </w:pPr>
    <w:rPr>
      <w:rFonts w:ascii="Times New Roman" w:eastAsia="Times New Roman" w:hAnsi="Times New Roman"/>
      <w:sz w:val="24"/>
    </w:rPr>
  </w:style>
  <w:style w:type="paragraph" w:customStyle="1" w:styleId="notifications-repo-link">
    <w:name w:val="notifications-repo-link"/>
    <w:basedOn w:val="Normal"/>
    <w:rsid w:val="00AB127A"/>
    <w:pPr>
      <w:spacing w:before="100" w:beforeAutospacing="1" w:after="100" w:afterAutospacing="1"/>
    </w:pPr>
    <w:rPr>
      <w:rFonts w:ascii="Times New Roman" w:eastAsia="Times New Roman" w:hAnsi="Times New Roman"/>
      <w:sz w:val="24"/>
    </w:rPr>
  </w:style>
  <w:style w:type="paragraph" w:customStyle="1" w:styleId="mark-all-as-read">
    <w:name w:val="mark-all-as-read"/>
    <w:basedOn w:val="Normal"/>
    <w:rsid w:val="00AB127A"/>
    <w:pPr>
      <w:spacing w:before="100" w:beforeAutospacing="1" w:after="100" w:afterAutospacing="1"/>
    </w:pPr>
    <w:rPr>
      <w:rFonts w:ascii="Times New Roman" w:eastAsia="Times New Roman" w:hAnsi="Times New Roman"/>
      <w:sz w:val="24"/>
    </w:rPr>
  </w:style>
  <w:style w:type="paragraph" w:customStyle="1" w:styleId="confirmation">
    <w:name w:val="confirmation"/>
    <w:basedOn w:val="Normal"/>
    <w:rsid w:val="00AB127A"/>
    <w:pPr>
      <w:spacing w:before="100" w:beforeAutospacing="1" w:after="100" w:afterAutospacing="1"/>
    </w:pPr>
    <w:rPr>
      <w:rFonts w:ascii="Times New Roman" w:eastAsia="Times New Roman" w:hAnsi="Times New Roman"/>
      <w:sz w:val="24"/>
    </w:rPr>
  </w:style>
  <w:style w:type="paragraph" w:customStyle="1" w:styleId="age">
    <w:name w:val="age"/>
    <w:basedOn w:val="Normal"/>
    <w:rsid w:val="00AB127A"/>
    <w:pPr>
      <w:spacing w:before="100" w:beforeAutospacing="1" w:after="100" w:afterAutospacing="1"/>
    </w:pPr>
    <w:rPr>
      <w:rFonts w:ascii="Times New Roman" w:eastAsia="Times New Roman" w:hAnsi="Times New Roman"/>
      <w:sz w:val="24"/>
    </w:rPr>
  </w:style>
  <w:style w:type="paragraph" w:customStyle="1" w:styleId="undo">
    <w:name w:val="undo"/>
    <w:basedOn w:val="Normal"/>
    <w:rsid w:val="00AB127A"/>
    <w:pPr>
      <w:spacing w:before="100" w:beforeAutospacing="1" w:after="100" w:afterAutospacing="1"/>
    </w:pPr>
    <w:rPr>
      <w:rFonts w:ascii="Times New Roman" w:eastAsia="Times New Roman" w:hAnsi="Times New Roman"/>
      <w:sz w:val="24"/>
    </w:rPr>
  </w:style>
  <w:style w:type="paragraph" w:customStyle="1" w:styleId="unsaved-notification">
    <w:name w:val="unsaved-notification"/>
    <w:basedOn w:val="Normal"/>
    <w:rsid w:val="00AB127A"/>
    <w:pPr>
      <w:spacing w:before="100" w:beforeAutospacing="1" w:after="100" w:afterAutospacing="1"/>
    </w:pPr>
    <w:rPr>
      <w:rFonts w:ascii="Times New Roman" w:eastAsia="Times New Roman" w:hAnsi="Times New Roman"/>
      <w:sz w:val="24"/>
    </w:rPr>
  </w:style>
  <w:style w:type="paragraph" w:customStyle="1" w:styleId="repo-icon">
    <w:name w:val="repo-icon"/>
    <w:basedOn w:val="Normal"/>
    <w:rsid w:val="00AB127A"/>
    <w:pPr>
      <w:spacing w:before="100" w:beforeAutospacing="1" w:after="100" w:afterAutospacing="1"/>
    </w:pPr>
    <w:rPr>
      <w:rFonts w:ascii="Times New Roman" w:eastAsia="Times New Roman" w:hAnsi="Times New Roman"/>
      <w:sz w:val="24"/>
    </w:rPr>
  </w:style>
  <w:style w:type="paragraph" w:customStyle="1" w:styleId="octicon-radio-tower">
    <w:name w:val="octicon-radio-tower"/>
    <w:basedOn w:val="Normal"/>
    <w:rsid w:val="00AB127A"/>
    <w:pPr>
      <w:spacing w:before="100" w:beforeAutospacing="1" w:after="100" w:afterAutospacing="1"/>
    </w:pPr>
    <w:rPr>
      <w:rFonts w:ascii="Times New Roman" w:eastAsia="Times New Roman" w:hAnsi="Times New Roman"/>
      <w:sz w:val="24"/>
    </w:rPr>
  </w:style>
  <w:style w:type="paragraph" w:customStyle="1" w:styleId="reason">
    <w:name w:val="reason"/>
    <w:basedOn w:val="Normal"/>
    <w:rsid w:val="00AB127A"/>
    <w:pPr>
      <w:spacing w:before="100" w:beforeAutospacing="1" w:after="100" w:afterAutospacing="1"/>
    </w:pPr>
    <w:rPr>
      <w:rFonts w:ascii="Times New Roman" w:eastAsia="Times New Roman" w:hAnsi="Times New Roman"/>
      <w:sz w:val="24"/>
    </w:rPr>
  </w:style>
  <w:style w:type="paragraph" w:customStyle="1" w:styleId="thread-subscribe-form">
    <w:name w:val="thread-subscribe-form"/>
    <w:basedOn w:val="Normal"/>
    <w:rsid w:val="00AB127A"/>
    <w:pPr>
      <w:spacing w:before="100" w:beforeAutospacing="1" w:after="100" w:afterAutospacing="1"/>
    </w:pPr>
    <w:rPr>
      <w:rFonts w:ascii="Times New Roman" w:eastAsia="Times New Roman" w:hAnsi="Times New Roman"/>
      <w:sz w:val="24"/>
    </w:rPr>
  </w:style>
  <w:style w:type="paragraph" w:customStyle="1" w:styleId="notification-list-item-unread-indicator">
    <w:name w:val="notification-list-item-unread-indicator"/>
    <w:basedOn w:val="Normal"/>
    <w:rsid w:val="00AB127A"/>
    <w:pPr>
      <w:spacing w:before="100" w:beforeAutospacing="1" w:after="100" w:afterAutospacing="1"/>
    </w:pPr>
    <w:rPr>
      <w:rFonts w:ascii="Times New Roman" w:eastAsia="Times New Roman" w:hAnsi="Times New Roman"/>
      <w:sz w:val="24"/>
    </w:rPr>
  </w:style>
  <w:style w:type="paragraph" w:customStyle="1" w:styleId="content">
    <w:name w:val="content"/>
    <w:basedOn w:val="Normal"/>
    <w:rsid w:val="00AB127A"/>
    <w:pPr>
      <w:spacing w:before="100" w:beforeAutospacing="1" w:after="100" w:afterAutospacing="1"/>
    </w:pPr>
    <w:rPr>
      <w:rFonts w:ascii="Times New Roman" w:eastAsia="Times New Roman" w:hAnsi="Times New Roman"/>
      <w:sz w:val="24"/>
    </w:rPr>
  </w:style>
  <w:style w:type="paragraph" w:customStyle="1" w:styleId="permission-help">
    <w:name w:val="permission-help"/>
    <w:basedOn w:val="Normal"/>
    <w:rsid w:val="00AB127A"/>
    <w:pPr>
      <w:spacing w:before="100" w:beforeAutospacing="1" w:after="100" w:afterAutospacing="1"/>
    </w:pPr>
    <w:rPr>
      <w:rFonts w:ascii="Times New Roman" w:eastAsia="Times New Roman" w:hAnsi="Times New Roman"/>
      <w:sz w:val="24"/>
    </w:rPr>
  </w:style>
  <w:style w:type="paragraph" w:customStyle="1" w:styleId="permission-summary">
    <w:name w:val="permission-summary"/>
    <w:basedOn w:val="Normal"/>
    <w:rsid w:val="00AB127A"/>
    <w:pPr>
      <w:spacing w:before="100" w:beforeAutospacing="1" w:after="100" w:afterAutospacing="1"/>
    </w:pPr>
    <w:rPr>
      <w:rFonts w:ascii="Times New Roman" w:eastAsia="Times New Roman" w:hAnsi="Times New Roman"/>
      <w:sz w:val="24"/>
    </w:rPr>
  </w:style>
  <w:style w:type="paragraph" w:customStyle="1" w:styleId="octicon-chevron-up">
    <w:name w:val="octicon-chevron-up"/>
    <w:basedOn w:val="Normal"/>
    <w:rsid w:val="00AB127A"/>
    <w:pPr>
      <w:spacing w:before="100" w:beforeAutospacing="1" w:after="100" w:afterAutospacing="1"/>
    </w:pPr>
    <w:rPr>
      <w:rFonts w:ascii="Times New Roman" w:eastAsia="Times New Roman" w:hAnsi="Times New Roman"/>
      <w:sz w:val="24"/>
    </w:rPr>
  </w:style>
  <w:style w:type="paragraph" w:customStyle="1" w:styleId="full-access">
    <w:name w:val="full-access"/>
    <w:basedOn w:val="Normal"/>
    <w:rsid w:val="00AB127A"/>
    <w:pPr>
      <w:spacing w:before="100" w:beforeAutospacing="1" w:after="100" w:afterAutospacing="1"/>
    </w:pPr>
    <w:rPr>
      <w:rFonts w:ascii="Times New Roman" w:eastAsia="Times New Roman" w:hAnsi="Times New Roman"/>
      <w:sz w:val="24"/>
    </w:rPr>
  </w:style>
  <w:style w:type="paragraph" w:customStyle="1" w:styleId="limited-access">
    <w:name w:val="limited-access"/>
    <w:basedOn w:val="Normal"/>
    <w:rsid w:val="00AB127A"/>
    <w:pPr>
      <w:spacing w:before="100" w:beforeAutospacing="1" w:after="100" w:afterAutospacing="1"/>
    </w:pPr>
    <w:rPr>
      <w:rFonts w:ascii="Times New Roman" w:eastAsia="Times New Roman" w:hAnsi="Times New Roman"/>
      <w:sz w:val="24"/>
    </w:rPr>
  </w:style>
  <w:style w:type="paragraph" w:customStyle="1" w:styleId="limited-access-emails">
    <w:name w:val="limited-access-emails"/>
    <w:basedOn w:val="Normal"/>
    <w:rsid w:val="00AB127A"/>
    <w:pPr>
      <w:spacing w:before="100" w:beforeAutospacing="1" w:after="100" w:afterAutospacing="1"/>
    </w:pPr>
    <w:rPr>
      <w:rFonts w:ascii="Times New Roman" w:eastAsia="Times New Roman" w:hAnsi="Times New Roman"/>
      <w:sz w:val="24"/>
    </w:rPr>
  </w:style>
  <w:style w:type="paragraph" w:customStyle="1" w:styleId="limited-access-emails-followers">
    <w:name w:val="limited-access-emails-followers"/>
    <w:basedOn w:val="Normal"/>
    <w:rsid w:val="00AB127A"/>
    <w:pPr>
      <w:spacing w:before="100" w:beforeAutospacing="1" w:after="100" w:afterAutospacing="1"/>
    </w:pPr>
    <w:rPr>
      <w:rFonts w:ascii="Times New Roman" w:eastAsia="Times New Roman" w:hAnsi="Times New Roman"/>
      <w:sz w:val="24"/>
    </w:rPr>
  </w:style>
  <w:style w:type="paragraph" w:customStyle="1" w:styleId="limited-access-emails-profile">
    <w:name w:val="limited-access-emails-profile"/>
    <w:basedOn w:val="Normal"/>
    <w:rsid w:val="00AB127A"/>
    <w:pPr>
      <w:spacing w:before="100" w:beforeAutospacing="1" w:after="100" w:afterAutospacing="1"/>
    </w:pPr>
    <w:rPr>
      <w:rFonts w:ascii="Times New Roman" w:eastAsia="Times New Roman" w:hAnsi="Times New Roman"/>
      <w:sz w:val="24"/>
    </w:rPr>
  </w:style>
  <w:style w:type="paragraph" w:customStyle="1" w:styleId="limited-access-followers">
    <w:name w:val="limited-access-followers"/>
    <w:basedOn w:val="Normal"/>
    <w:rsid w:val="00AB127A"/>
    <w:pPr>
      <w:spacing w:before="100" w:beforeAutospacing="1" w:after="100" w:afterAutospacing="1"/>
    </w:pPr>
    <w:rPr>
      <w:rFonts w:ascii="Times New Roman" w:eastAsia="Times New Roman" w:hAnsi="Times New Roman"/>
      <w:sz w:val="24"/>
    </w:rPr>
  </w:style>
  <w:style w:type="paragraph" w:customStyle="1" w:styleId="limited-access-followers-profile">
    <w:name w:val="limited-access-followers-profile"/>
    <w:basedOn w:val="Normal"/>
    <w:rsid w:val="00AB127A"/>
    <w:pPr>
      <w:spacing w:before="100" w:beforeAutospacing="1" w:after="100" w:afterAutospacing="1"/>
    </w:pPr>
    <w:rPr>
      <w:rFonts w:ascii="Times New Roman" w:eastAsia="Times New Roman" w:hAnsi="Times New Roman"/>
      <w:sz w:val="24"/>
    </w:rPr>
  </w:style>
  <w:style w:type="paragraph" w:customStyle="1" w:styleId="limited-access-profile">
    <w:name w:val="limited-access-profile"/>
    <w:basedOn w:val="Normal"/>
    <w:rsid w:val="00AB127A"/>
    <w:pPr>
      <w:spacing w:before="100" w:beforeAutospacing="1" w:after="100" w:afterAutospacing="1"/>
    </w:pPr>
    <w:rPr>
      <w:rFonts w:ascii="Times New Roman" w:eastAsia="Times New Roman" w:hAnsi="Times New Roman"/>
      <w:sz w:val="24"/>
    </w:rPr>
  </w:style>
  <w:style w:type="paragraph" w:customStyle="1" w:styleId="no-access">
    <w:name w:val="no-access"/>
    <w:basedOn w:val="Normal"/>
    <w:rsid w:val="00AB127A"/>
    <w:pPr>
      <w:spacing w:before="100" w:beforeAutospacing="1" w:after="100" w:afterAutospacing="1"/>
    </w:pPr>
    <w:rPr>
      <w:rFonts w:ascii="Times New Roman" w:eastAsia="Times New Roman" w:hAnsi="Times New Roman"/>
      <w:sz w:val="24"/>
    </w:rPr>
  </w:style>
  <w:style w:type="paragraph" w:customStyle="1" w:styleId="default-access">
    <w:name w:val="default-access"/>
    <w:basedOn w:val="Normal"/>
    <w:rsid w:val="00AB127A"/>
    <w:pPr>
      <w:spacing w:before="100" w:beforeAutospacing="1" w:after="100" w:afterAutospacing="1"/>
    </w:pPr>
    <w:rPr>
      <w:rFonts w:ascii="Times New Roman" w:eastAsia="Times New Roman" w:hAnsi="Times New Roman"/>
      <w:sz w:val="24"/>
    </w:rPr>
  </w:style>
  <w:style w:type="paragraph" w:customStyle="1" w:styleId="limited-repo-invite-access">
    <w:name w:val="limited-repo-invite-access"/>
    <w:basedOn w:val="Normal"/>
    <w:rsid w:val="00AB127A"/>
    <w:pPr>
      <w:spacing w:before="100" w:beforeAutospacing="1" w:after="100" w:afterAutospacing="1"/>
    </w:pPr>
    <w:rPr>
      <w:rFonts w:ascii="Times New Roman" w:eastAsia="Times New Roman" w:hAnsi="Times New Roman"/>
      <w:sz w:val="24"/>
    </w:rPr>
  </w:style>
  <w:style w:type="paragraph" w:customStyle="1" w:styleId="public-access">
    <w:name w:val="public-access"/>
    <w:basedOn w:val="Normal"/>
    <w:rsid w:val="00AB127A"/>
    <w:pPr>
      <w:spacing w:before="100" w:beforeAutospacing="1" w:after="100" w:afterAutospacing="1"/>
    </w:pPr>
    <w:rPr>
      <w:rFonts w:ascii="Times New Roman" w:eastAsia="Times New Roman" w:hAnsi="Times New Roman"/>
      <w:sz w:val="24"/>
    </w:rPr>
  </w:style>
  <w:style w:type="paragraph" w:customStyle="1" w:styleId="read-access">
    <w:name w:val="read-access"/>
    <w:basedOn w:val="Normal"/>
    <w:rsid w:val="00AB127A"/>
    <w:pPr>
      <w:spacing w:before="100" w:beforeAutospacing="1" w:after="100" w:afterAutospacing="1"/>
    </w:pPr>
    <w:rPr>
      <w:rFonts w:ascii="Times New Roman" w:eastAsia="Times New Roman" w:hAnsi="Times New Roman"/>
      <w:sz w:val="24"/>
    </w:rPr>
  </w:style>
  <w:style w:type="paragraph" w:customStyle="1" w:styleId="via-full-access">
    <w:name w:val="via-full-access"/>
    <w:basedOn w:val="Normal"/>
    <w:rsid w:val="00AB127A"/>
    <w:pPr>
      <w:spacing w:before="100" w:beforeAutospacing="1" w:after="100" w:afterAutospacing="1"/>
    </w:pPr>
    <w:rPr>
      <w:rFonts w:ascii="Times New Roman" w:eastAsia="Times New Roman" w:hAnsi="Times New Roman"/>
      <w:sz w:val="24"/>
    </w:rPr>
  </w:style>
  <w:style w:type="paragraph" w:customStyle="1" w:styleId="via-public-access">
    <w:name w:val="via-public-access"/>
    <w:basedOn w:val="Normal"/>
    <w:rsid w:val="00AB127A"/>
    <w:pPr>
      <w:spacing w:before="100" w:beforeAutospacing="1" w:after="100" w:afterAutospacing="1"/>
    </w:pPr>
    <w:rPr>
      <w:rFonts w:ascii="Times New Roman" w:eastAsia="Times New Roman" w:hAnsi="Times New Roman"/>
      <w:sz w:val="24"/>
    </w:rPr>
  </w:style>
  <w:style w:type="paragraph" w:customStyle="1" w:styleId="write-access">
    <w:name w:val="write-access"/>
    <w:basedOn w:val="Normal"/>
    <w:rsid w:val="00AB127A"/>
    <w:pPr>
      <w:spacing w:before="100" w:beforeAutospacing="1" w:after="100" w:afterAutospacing="1"/>
    </w:pPr>
    <w:rPr>
      <w:rFonts w:ascii="Times New Roman" w:eastAsia="Times New Roman" w:hAnsi="Times New Roman"/>
      <w:sz w:val="24"/>
    </w:rPr>
  </w:style>
  <w:style w:type="paragraph" w:customStyle="1" w:styleId="oauth-org-item">
    <w:name w:val="oauth-org-item"/>
    <w:basedOn w:val="Normal"/>
    <w:rsid w:val="00AB127A"/>
    <w:pPr>
      <w:spacing w:before="100" w:beforeAutospacing="1" w:after="100" w:afterAutospacing="1"/>
    </w:pPr>
    <w:rPr>
      <w:rFonts w:ascii="Times New Roman" w:eastAsia="Times New Roman" w:hAnsi="Times New Roman"/>
      <w:sz w:val="24"/>
    </w:rPr>
  </w:style>
  <w:style w:type="paragraph" w:customStyle="1" w:styleId="request-info">
    <w:name w:val="request-info"/>
    <w:basedOn w:val="Normal"/>
    <w:rsid w:val="00AB127A"/>
    <w:pPr>
      <w:spacing w:before="100" w:beforeAutospacing="1" w:after="100" w:afterAutospacing="1"/>
    </w:pPr>
    <w:rPr>
      <w:rFonts w:ascii="Times New Roman" w:eastAsia="Times New Roman" w:hAnsi="Times New Roman"/>
      <w:sz w:val="24"/>
    </w:rPr>
  </w:style>
  <w:style w:type="paragraph" w:customStyle="1" w:styleId="requestor">
    <w:name w:val="requestor"/>
    <w:basedOn w:val="Normal"/>
    <w:rsid w:val="00AB127A"/>
    <w:pPr>
      <w:spacing w:before="100" w:beforeAutospacing="1" w:after="100" w:afterAutospacing="1"/>
    </w:pPr>
    <w:rPr>
      <w:rFonts w:ascii="Times New Roman" w:eastAsia="Times New Roman" w:hAnsi="Times New Roman"/>
      <w:sz w:val="24"/>
    </w:rPr>
  </w:style>
  <w:style w:type="paragraph" w:customStyle="1" w:styleId="approved-request">
    <w:name w:val="approved-request"/>
    <w:basedOn w:val="Normal"/>
    <w:rsid w:val="00AB127A"/>
    <w:pPr>
      <w:spacing w:before="100" w:beforeAutospacing="1" w:after="100" w:afterAutospacing="1"/>
    </w:pPr>
    <w:rPr>
      <w:rFonts w:ascii="Times New Roman" w:eastAsia="Times New Roman" w:hAnsi="Times New Roman"/>
      <w:sz w:val="24"/>
    </w:rPr>
  </w:style>
  <w:style w:type="paragraph" w:customStyle="1" w:styleId="denied-request">
    <w:name w:val="denied-request"/>
    <w:basedOn w:val="Normal"/>
    <w:rsid w:val="00AB127A"/>
    <w:pPr>
      <w:spacing w:before="100" w:beforeAutospacing="1" w:after="100" w:afterAutospacing="1"/>
    </w:pPr>
    <w:rPr>
      <w:rFonts w:ascii="Times New Roman" w:eastAsia="Times New Roman" w:hAnsi="Times New Roman"/>
      <w:sz w:val="24"/>
    </w:rPr>
  </w:style>
  <w:style w:type="paragraph" w:customStyle="1" w:styleId="request-indicator">
    <w:name w:val="request-indicator"/>
    <w:basedOn w:val="Normal"/>
    <w:rsid w:val="00AB127A"/>
    <w:pPr>
      <w:spacing w:before="100" w:beforeAutospacing="1" w:after="100" w:afterAutospacing="1"/>
    </w:pPr>
    <w:rPr>
      <w:rFonts w:ascii="Times New Roman" w:eastAsia="Times New Roman" w:hAnsi="Times New Roman"/>
      <w:sz w:val="24"/>
    </w:rPr>
  </w:style>
  <w:style w:type="paragraph" w:customStyle="1" w:styleId="edit-link">
    <w:name w:val="edit-link"/>
    <w:basedOn w:val="Normal"/>
    <w:rsid w:val="00AB127A"/>
    <w:pPr>
      <w:spacing w:before="100" w:beforeAutospacing="1" w:after="100" w:afterAutospacing="1"/>
    </w:pPr>
    <w:rPr>
      <w:rFonts w:ascii="Times New Roman" w:eastAsia="Times New Roman" w:hAnsi="Times New Roman"/>
      <w:sz w:val="24"/>
    </w:rPr>
  </w:style>
  <w:style w:type="paragraph" w:customStyle="1" w:styleId="oauth-application-info">
    <w:name w:val="oauth-application-info"/>
    <w:basedOn w:val="Normal"/>
    <w:rsid w:val="00AB127A"/>
    <w:pPr>
      <w:spacing w:before="100" w:beforeAutospacing="1" w:after="100" w:afterAutospacing="1"/>
    </w:pPr>
    <w:rPr>
      <w:rFonts w:ascii="Times New Roman" w:eastAsia="Times New Roman" w:hAnsi="Times New Roman"/>
      <w:sz w:val="24"/>
    </w:rPr>
  </w:style>
  <w:style w:type="paragraph" w:customStyle="1" w:styleId="application-title">
    <w:name w:val="application-title"/>
    <w:basedOn w:val="Normal"/>
    <w:rsid w:val="00AB127A"/>
    <w:pPr>
      <w:spacing w:before="100" w:beforeAutospacing="1" w:after="100" w:afterAutospacing="1"/>
    </w:pPr>
    <w:rPr>
      <w:rFonts w:ascii="Times New Roman" w:eastAsia="Times New Roman" w:hAnsi="Times New Roman"/>
      <w:sz w:val="24"/>
    </w:rPr>
  </w:style>
  <w:style w:type="paragraph" w:customStyle="1" w:styleId="application-description">
    <w:name w:val="application-description"/>
    <w:basedOn w:val="Normal"/>
    <w:rsid w:val="00AB127A"/>
    <w:pPr>
      <w:spacing w:before="100" w:beforeAutospacing="1" w:after="100" w:afterAutospacing="1"/>
    </w:pPr>
    <w:rPr>
      <w:rFonts w:ascii="Times New Roman" w:eastAsia="Times New Roman" w:hAnsi="Times New Roman"/>
      <w:sz w:val="24"/>
    </w:rPr>
  </w:style>
  <w:style w:type="paragraph" w:customStyle="1" w:styleId="app-info">
    <w:name w:val="app-info"/>
    <w:basedOn w:val="Normal"/>
    <w:rsid w:val="00AB127A"/>
    <w:pPr>
      <w:spacing w:before="100" w:beforeAutospacing="1" w:after="100" w:afterAutospacing="1"/>
    </w:pPr>
    <w:rPr>
      <w:rFonts w:ascii="Times New Roman" w:eastAsia="Times New Roman" w:hAnsi="Times New Roman"/>
      <w:sz w:val="24"/>
    </w:rPr>
  </w:style>
  <w:style w:type="paragraph" w:customStyle="1" w:styleId="app-approved">
    <w:name w:val="app-approved"/>
    <w:basedOn w:val="Normal"/>
    <w:rsid w:val="00AB127A"/>
    <w:pPr>
      <w:spacing w:before="100" w:beforeAutospacing="1" w:after="100" w:afterAutospacing="1"/>
    </w:pPr>
    <w:rPr>
      <w:rFonts w:ascii="Times New Roman" w:eastAsia="Times New Roman" w:hAnsi="Times New Roman"/>
      <w:sz w:val="24"/>
    </w:rPr>
  </w:style>
  <w:style w:type="paragraph" w:customStyle="1" w:styleId="app-denied">
    <w:name w:val="app-denied"/>
    <w:basedOn w:val="Normal"/>
    <w:rsid w:val="00AB127A"/>
    <w:pPr>
      <w:spacing w:before="100" w:beforeAutospacing="1" w:after="100" w:afterAutospacing="1"/>
    </w:pPr>
    <w:rPr>
      <w:rFonts w:ascii="Times New Roman" w:eastAsia="Times New Roman" w:hAnsi="Times New Roman"/>
      <w:sz w:val="24"/>
    </w:rPr>
  </w:style>
  <w:style w:type="paragraph" w:customStyle="1" w:styleId="developer-app-avatar-cell">
    <w:name w:val="developer-app-avatar-cell"/>
    <w:basedOn w:val="Normal"/>
    <w:rsid w:val="00AB127A"/>
    <w:pPr>
      <w:spacing w:before="100" w:beforeAutospacing="1" w:after="100" w:afterAutospacing="1"/>
    </w:pPr>
    <w:rPr>
      <w:rFonts w:ascii="Times New Roman" w:eastAsia="Times New Roman" w:hAnsi="Times New Roman"/>
      <w:sz w:val="24"/>
    </w:rPr>
  </w:style>
  <w:style w:type="paragraph" w:customStyle="1" w:styleId="developer-app-name">
    <w:name w:val="developer-app-name"/>
    <w:basedOn w:val="Normal"/>
    <w:rsid w:val="00AB127A"/>
    <w:pPr>
      <w:spacing w:before="100" w:beforeAutospacing="1" w:after="100" w:afterAutospacing="1"/>
    </w:pPr>
    <w:rPr>
      <w:rFonts w:ascii="Times New Roman" w:eastAsia="Times New Roman" w:hAnsi="Times New Roman"/>
      <w:sz w:val="24"/>
    </w:rPr>
  </w:style>
  <w:style w:type="paragraph" w:customStyle="1" w:styleId="developer-app-info-cell">
    <w:name w:val="developer-app-info-cell"/>
    <w:basedOn w:val="Normal"/>
    <w:rsid w:val="00AB127A"/>
    <w:pPr>
      <w:spacing w:before="100" w:beforeAutospacing="1" w:after="100" w:afterAutospacing="1"/>
    </w:pPr>
    <w:rPr>
      <w:rFonts w:ascii="Times New Roman" w:eastAsia="Times New Roman" w:hAnsi="Times New Roman"/>
      <w:sz w:val="24"/>
    </w:rPr>
  </w:style>
  <w:style w:type="paragraph" w:customStyle="1" w:styleId="developer-app-list-meta">
    <w:name w:val="developer-app-list-meta"/>
    <w:basedOn w:val="Normal"/>
    <w:rsid w:val="00AB127A"/>
    <w:pPr>
      <w:spacing w:before="100" w:beforeAutospacing="1" w:after="100" w:afterAutospacing="1"/>
    </w:pPr>
    <w:rPr>
      <w:rFonts w:ascii="Times New Roman" w:eastAsia="Times New Roman" w:hAnsi="Times New Roman"/>
      <w:sz w:val="24"/>
    </w:rPr>
  </w:style>
  <w:style w:type="paragraph" w:customStyle="1" w:styleId="metric-0">
    <w:name w:val="metric-0"/>
    <w:basedOn w:val="Normal"/>
    <w:rsid w:val="00AB127A"/>
    <w:pPr>
      <w:spacing w:before="100" w:beforeAutospacing="1" w:after="100" w:afterAutospacing="1"/>
    </w:pPr>
    <w:rPr>
      <w:rFonts w:ascii="Times New Roman" w:eastAsia="Times New Roman" w:hAnsi="Times New Roman"/>
      <w:sz w:val="24"/>
    </w:rPr>
  </w:style>
  <w:style w:type="paragraph" w:customStyle="1" w:styleId="metric-1">
    <w:name w:val="metric-1"/>
    <w:basedOn w:val="Normal"/>
    <w:rsid w:val="00AB127A"/>
    <w:pPr>
      <w:spacing w:before="100" w:beforeAutospacing="1" w:after="100" w:afterAutospacing="1"/>
    </w:pPr>
    <w:rPr>
      <w:rFonts w:ascii="Times New Roman" w:eastAsia="Times New Roman" w:hAnsi="Times New Roman"/>
      <w:sz w:val="24"/>
    </w:rPr>
  </w:style>
  <w:style w:type="paragraph" w:customStyle="1" w:styleId="metric-2">
    <w:name w:val="metric-2"/>
    <w:basedOn w:val="Normal"/>
    <w:rsid w:val="00AB127A"/>
    <w:pPr>
      <w:spacing w:before="100" w:beforeAutospacing="1" w:after="100" w:afterAutospacing="1"/>
    </w:pPr>
    <w:rPr>
      <w:rFonts w:ascii="Times New Roman" w:eastAsia="Times New Roman" w:hAnsi="Times New Roman"/>
      <w:sz w:val="24"/>
    </w:rPr>
  </w:style>
  <w:style w:type="paragraph" w:customStyle="1" w:styleId="metric-3">
    <w:name w:val="metric-3"/>
    <w:basedOn w:val="Normal"/>
    <w:rsid w:val="00AB127A"/>
    <w:pPr>
      <w:spacing w:before="100" w:beforeAutospacing="1" w:after="100" w:afterAutospacing="1"/>
    </w:pPr>
    <w:rPr>
      <w:rFonts w:ascii="Times New Roman" w:eastAsia="Times New Roman" w:hAnsi="Times New Roman"/>
      <w:sz w:val="24"/>
    </w:rPr>
  </w:style>
  <w:style w:type="paragraph" w:customStyle="1" w:styleId="org-insights-card-legend">
    <w:name w:val="org-insights-card-legend"/>
    <w:basedOn w:val="Normal"/>
    <w:rsid w:val="00AB127A"/>
    <w:pPr>
      <w:spacing w:before="100" w:beforeAutospacing="1" w:after="100" w:afterAutospacing="1"/>
    </w:pPr>
    <w:rPr>
      <w:rFonts w:ascii="Times New Roman" w:eastAsia="Times New Roman" w:hAnsi="Times New Roman"/>
      <w:sz w:val="24"/>
    </w:rPr>
  </w:style>
  <w:style w:type="paragraph" w:customStyle="1" w:styleId="orgnav">
    <w:name w:val="orgnav"/>
    <w:basedOn w:val="Normal"/>
    <w:rsid w:val="00AB127A"/>
    <w:pPr>
      <w:spacing w:before="100" w:beforeAutospacing="1" w:after="100" w:afterAutospacing="1"/>
    </w:pPr>
    <w:rPr>
      <w:rFonts w:ascii="Times New Roman" w:eastAsia="Times New Roman" w:hAnsi="Times New Roman"/>
      <w:sz w:val="24"/>
    </w:rPr>
  </w:style>
  <w:style w:type="paragraph" w:customStyle="1" w:styleId="repo">
    <w:name w:val="repo"/>
    <w:basedOn w:val="Normal"/>
    <w:rsid w:val="00AB127A"/>
    <w:pPr>
      <w:spacing w:before="100" w:beforeAutospacing="1" w:after="100" w:afterAutospacing="1"/>
    </w:pPr>
    <w:rPr>
      <w:rFonts w:ascii="Times New Roman" w:eastAsia="Times New Roman" w:hAnsi="Times New Roman"/>
      <w:sz w:val="24"/>
    </w:rPr>
  </w:style>
  <w:style w:type="paragraph" w:customStyle="1" w:styleId="team">
    <w:name w:val="team"/>
    <w:basedOn w:val="Normal"/>
    <w:rsid w:val="00AB127A"/>
    <w:pPr>
      <w:spacing w:before="100" w:beforeAutospacing="1" w:after="100" w:afterAutospacing="1"/>
    </w:pPr>
    <w:rPr>
      <w:rFonts w:ascii="Times New Roman" w:eastAsia="Times New Roman" w:hAnsi="Times New Roman"/>
      <w:sz w:val="24"/>
    </w:rPr>
  </w:style>
  <w:style w:type="paragraph" w:customStyle="1" w:styleId="oauthaccess">
    <w:name w:val="oauth_access"/>
    <w:basedOn w:val="Normal"/>
    <w:rsid w:val="00AB127A"/>
    <w:pPr>
      <w:spacing w:before="100" w:beforeAutospacing="1" w:after="100" w:afterAutospacing="1"/>
    </w:pPr>
    <w:rPr>
      <w:rFonts w:ascii="Times New Roman" w:eastAsia="Times New Roman" w:hAnsi="Times New Roman"/>
      <w:sz w:val="24"/>
    </w:rPr>
  </w:style>
  <w:style w:type="paragraph" w:customStyle="1" w:styleId="test-status-indicator">
    <w:name w:val="test-status-indicator"/>
    <w:basedOn w:val="Normal"/>
    <w:rsid w:val="00AB127A"/>
    <w:pPr>
      <w:spacing w:before="100" w:beforeAutospacing="1" w:after="100" w:afterAutospacing="1"/>
    </w:pPr>
    <w:rPr>
      <w:rFonts w:ascii="Times New Roman" w:eastAsia="Times New Roman" w:hAnsi="Times New Roman"/>
      <w:sz w:val="24"/>
    </w:rPr>
  </w:style>
  <w:style w:type="paragraph" w:customStyle="1" w:styleId="test-status-indicator-error">
    <w:name w:val="test-status-indicator-error"/>
    <w:basedOn w:val="Normal"/>
    <w:rsid w:val="00AB127A"/>
    <w:pPr>
      <w:spacing w:before="100" w:beforeAutospacing="1" w:after="100" w:afterAutospacing="1"/>
    </w:pPr>
    <w:rPr>
      <w:rFonts w:ascii="Times New Roman" w:eastAsia="Times New Roman" w:hAnsi="Times New Roman"/>
      <w:sz w:val="24"/>
    </w:rPr>
  </w:style>
  <w:style w:type="paragraph" w:customStyle="1" w:styleId="test-status-indicator-success">
    <w:name w:val="test-status-indicator-success"/>
    <w:basedOn w:val="Normal"/>
    <w:rsid w:val="00AB127A"/>
    <w:pPr>
      <w:spacing w:before="100" w:beforeAutospacing="1" w:after="100" w:afterAutospacing="1"/>
    </w:pPr>
    <w:rPr>
      <w:rFonts w:ascii="Times New Roman" w:eastAsia="Times New Roman" w:hAnsi="Times New Roman"/>
      <w:sz w:val="24"/>
    </w:rPr>
  </w:style>
  <w:style w:type="paragraph" w:customStyle="1" w:styleId="auto-search-input">
    <w:name w:val="auto-search-input"/>
    <w:basedOn w:val="Normal"/>
    <w:rsid w:val="00AB127A"/>
    <w:pPr>
      <w:spacing w:before="100" w:beforeAutospacing="1" w:after="100" w:afterAutospacing="1"/>
    </w:pPr>
    <w:rPr>
      <w:rFonts w:ascii="Times New Roman" w:eastAsia="Times New Roman" w:hAnsi="Times New Roman"/>
      <w:sz w:val="24"/>
    </w:rPr>
  </w:style>
  <w:style w:type="paragraph" w:customStyle="1" w:styleId="list-item">
    <w:name w:val="list-item"/>
    <w:basedOn w:val="Normal"/>
    <w:rsid w:val="00AB127A"/>
    <w:pPr>
      <w:spacing w:before="100" w:beforeAutospacing="1" w:after="100" w:afterAutospacing="1"/>
    </w:pPr>
    <w:rPr>
      <w:rFonts w:ascii="Times New Roman" w:eastAsia="Times New Roman" w:hAnsi="Times New Roman"/>
      <w:sz w:val="24"/>
    </w:rPr>
  </w:style>
  <w:style w:type="paragraph" w:customStyle="1" w:styleId="org-repo-name">
    <w:name w:val="org-repo-name"/>
    <w:basedOn w:val="Normal"/>
    <w:rsid w:val="00AB127A"/>
    <w:pPr>
      <w:spacing w:before="100" w:beforeAutospacing="1" w:after="100" w:afterAutospacing="1"/>
    </w:pPr>
    <w:rPr>
      <w:rFonts w:ascii="Times New Roman" w:eastAsia="Times New Roman" w:hAnsi="Times New Roman"/>
      <w:sz w:val="24"/>
    </w:rPr>
  </w:style>
  <w:style w:type="paragraph" w:customStyle="1" w:styleId="reinstate-lead">
    <w:name w:val="reinstate-lead"/>
    <w:basedOn w:val="Normal"/>
    <w:rsid w:val="00AB127A"/>
    <w:pPr>
      <w:spacing w:before="100" w:beforeAutospacing="1" w:after="100" w:afterAutospacing="1"/>
    </w:pPr>
    <w:rPr>
      <w:rFonts w:ascii="Times New Roman" w:eastAsia="Times New Roman" w:hAnsi="Times New Roman"/>
      <w:sz w:val="24"/>
    </w:rPr>
  </w:style>
  <w:style w:type="paragraph" w:customStyle="1" w:styleId="reinstate-detail-container">
    <w:name w:val="reinstate-detail-container"/>
    <w:basedOn w:val="Normal"/>
    <w:rsid w:val="00AB127A"/>
    <w:pPr>
      <w:spacing w:before="100" w:beforeAutospacing="1" w:after="100" w:afterAutospacing="1"/>
    </w:pPr>
    <w:rPr>
      <w:rFonts w:ascii="Times New Roman" w:eastAsia="Times New Roman" w:hAnsi="Times New Roman"/>
      <w:sz w:val="24"/>
    </w:rPr>
  </w:style>
  <w:style w:type="paragraph" w:customStyle="1" w:styleId="reinstate-title">
    <w:name w:val="reinstate-title"/>
    <w:basedOn w:val="Normal"/>
    <w:rsid w:val="00AB127A"/>
    <w:pPr>
      <w:spacing w:before="100" w:beforeAutospacing="1" w:after="100" w:afterAutospacing="1"/>
    </w:pPr>
    <w:rPr>
      <w:rFonts w:ascii="Times New Roman" w:eastAsia="Times New Roman" w:hAnsi="Times New Roman"/>
      <w:sz w:val="24"/>
    </w:rPr>
  </w:style>
  <w:style w:type="paragraph" w:customStyle="1" w:styleId="available-seats">
    <w:name w:val="available-seats"/>
    <w:basedOn w:val="Normal"/>
    <w:rsid w:val="00AB127A"/>
    <w:pPr>
      <w:spacing w:before="100" w:beforeAutospacing="1" w:after="100" w:afterAutospacing="1"/>
    </w:pPr>
    <w:rPr>
      <w:rFonts w:ascii="Times New Roman" w:eastAsia="Times New Roman" w:hAnsi="Times New Roman"/>
      <w:sz w:val="24"/>
    </w:rPr>
  </w:style>
  <w:style w:type="paragraph" w:customStyle="1" w:styleId="team-row-header">
    <w:name w:val="team-row-header"/>
    <w:basedOn w:val="Normal"/>
    <w:rsid w:val="00AB127A"/>
    <w:pPr>
      <w:spacing w:before="100" w:beforeAutospacing="1" w:after="100" w:afterAutospacing="1"/>
    </w:pPr>
    <w:rPr>
      <w:rFonts w:ascii="Times New Roman" w:eastAsia="Times New Roman" w:hAnsi="Times New Roman"/>
      <w:sz w:val="24"/>
    </w:rPr>
  </w:style>
  <w:style w:type="paragraph" w:customStyle="1" w:styleId="team-info">
    <w:name w:val="team-info"/>
    <w:basedOn w:val="Normal"/>
    <w:rsid w:val="00AB127A"/>
    <w:pPr>
      <w:spacing w:before="100" w:beforeAutospacing="1" w:after="100" w:afterAutospacing="1"/>
    </w:pPr>
    <w:rPr>
      <w:rFonts w:ascii="Times New Roman" w:eastAsia="Times New Roman" w:hAnsi="Times New Roman"/>
      <w:sz w:val="24"/>
    </w:rPr>
  </w:style>
  <w:style w:type="paragraph" w:customStyle="1" w:styleId="team-meta">
    <w:name w:val="team-meta"/>
    <w:basedOn w:val="Normal"/>
    <w:rsid w:val="00AB127A"/>
    <w:pPr>
      <w:spacing w:before="100" w:beforeAutospacing="1" w:after="100" w:afterAutospacing="1"/>
    </w:pPr>
    <w:rPr>
      <w:rFonts w:ascii="Times New Roman" w:eastAsia="Times New Roman" w:hAnsi="Times New Roman"/>
      <w:sz w:val="24"/>
    </w:rPr>
  </w:style>
  <w:style w:type="paragraph" w:customStyle="1" w:styleId="team-description">
    <w:name w:val="team-description"/>
    <w:basedOn w:val="Normal"/>
    <w:rsid w:val="00AB127A"/>
    <w:pPr>
      <w:spacing w:before="100" w:beforeAutospacing="1" w:after="100" w:afterAutospacing="1"/>
    </w:pPr>
    <w:rPr>
      <w:rFonts w:ascii="Times New Roman" w:eastAsia="Times New Roman" w:hAnsi="Times New Roman"/>
      <w:sz w:val="24"/>
    </w:rPr>
  </w:style>
  <w:style w:type="paragraph" w:customStyle="1" w:styleId="team-toggler">
    <w:name w:val="team-toggler"/>
    <w:basedOn w:val="Normal"/>
    <w:rsid w:val="00AB127A"/>
    <w:pPr>
      <w:spacing w:before="100" w:beforeAutospacing="1" w:after="100" w:afterAutospacing="1"/>
    </w:pPr>
    <w:rPr>
      <w:rFonts w:ascii="Times New Roman" w:eastAsia="Times New Roman" w:hAnsi="Times New Roman"/>
      <w:sz w:val="24"/>
    </w:rPr>
  </w:style>
  <w:style w:type="paragraph" w:customStyle="1" w:styleId="team-link">
    <w:name w:val="team-link"/>
    <w:basedOn w:val="Normal"/>
    <w:rsid w:val="00AB127A"/>
    <w:pPr>
      <w:spacing w:before="100" w:beforeAutospacing="1" w:after="100" w:afterAutospacing="1"/>
    </w:pPr>
    <w:rPr>
      <w:rFonts w:ascii="Times New Roman" w:eastAsia="Times New Roman" w:hAnsi="Times New Roman"/>
      <w:sz w:val="24"/>
    </w:rPr>
  </w:style>
  <w:style w:type="paragraph" w:customStyle="1" w:styleId="team-member-content">
    <w:name w:val="team-member-content"/>
    <w:basedOn w:val="Normal"/>
    <w:rsid w:val="00AB127A"/>
    <w:pPr>
      <w:spacing w:before="100" w:beforeAutospacing="1" w:after="100" w:afterAutospacing="1"/>
    </w:pPr>
    <w:rPr>
      <w:rFonts w:ascii="Times New Roman" w:eastAsia="Times New Roman" w:hAnsi="Times New Roman"/>
      <w:sz w:val="24"/>
    </w:rPr>
  </w:style>
  <w:style w:type="paragraph" w:customStyle="1" w:styleId="team-member-username">
    <w:name w:val="team-member-username"/>
    <w:basedOn w:val="Normal"/>
    <w:rsid w:val="00AB127A"/>
    <w:pPr>
      <w:spacing w:before="100" w:beforeAutospacing="1" w:after="100" w:afterAutospacing="1"/>
    </w:pPr>
    <w:rPr>
      <w:rFonts w:ascii="Times New Roman" w:eastAsia="Times New Roman" w:hAnsi="Times New Roman"/>
      <w:sz w:val="24"/>
    </w:rPr>
  </w:style>
  <w:style w:type="paragraph" w:customStyle="1" w:styleId="invite-icon">
    <w:name w:val="invite-icon"/>
    <w:basedOn w:val="Normal"/>
    <w:rsid w:val="00AB127A"/>
    <w:pPr>
      <w:spacing w:before="100" w:beforeAutospacing="1" w:after="100" w:afterAutospacing="1"/>
    </w:pPr>
    <w:rPr>
      <w:rFonts w:ascii="Times New Roman" w:eastAsia="Times New Roman" w:hAnsi="Times New Roman"/>
      <w:sz w:val="24"/>
    </w:rPr>
  </w:style>
  <w:style w:type="paragraph" w:customStyle="1" w:styleId="private-fork-count">
    <w:name w:val="private-fork-count"/>
    <w:basedOn w:val="Normal"/>
    <w:rsid w:val="00AB127A"/>
    <w:pPr>
      <w:spacing w:before="100" w:beforeAutospacing="1" w:after="100" w:afterAutospacing="1"/>
    </w:pPr>
    <w:rPr>
      <w:rFonts w:ascii="Times New Roman" w:eastAsia="Times New Roman" w:hAnsi="Times New Roman"/>
      <w:sz w:val="24"/>
    </w:rPr>
  </w:style>
  <w:style w:type="paragraph" w:customStyle="1" w:styleId="deleting-private-forks-warning">
    <w:name w:val="deleting-private-forks-warning"/>
    <w:basedOn w:val="Normal"/>
    <w:rsid w:val="00AB127A"/>
    <w:pPr>
      <w:spacing w:before="100" w:beforeAutospacing="1" w:after="100" w:afterAutospacing="1"/>
    </w:pPr>
    <w:rPr>
      <w:rFonts w:ascii="Times New Roman" w:eastAsia="Times New Roman" w:hAnsi="Times New Roman"/>
      <w:sz w:val="24"/>
    </w:rPr>
  </w:style>
  <w:style w:type="paragraph" w:customStyle="1" w:styleId="ldap-list-team-name">
    <w:name w:val="ldap-list-team-name"/>
    <w:basedOn w:val="Normal"/>
    <w:rsid w:val="00AB127A"/>
    <w:pPr>
      <w:spacing w:before="100" w:beforeAutospacing="1" w:after="100" w:afterAutospacing="1"/>
    </w:pPr>
    <w:rPr>
      <w:rFonts w:ascii="Times New Roman" w:eastAsia="Times New Roman" w:hAnsi="Times New Roman"/>
      <w:sz w:val="24"/>
    </w:rPr>
  </w:style>
  <w:style w:type="paragraph" w:customStyle="1" w:styleId="ldap-mention-as">
    <w:name w:val="ldap-mention-as"/>
    <w:basedOn w:val="Normal"/>
    <w:rsid w:val="00AB127A"/>
    <w:pPr>
      <w:spacing w:before="100" w:beforeAutospacing="1" w:after="100" w:afterAutospacing="1"/>
    </w:pPr>
    <w:rPr>
      <w:rFonts w:ascii="Times New Roman" w:eastAsia="Times New Roman" w:hAnsi="Times New Roman"/>
      <w:sz w:val="24"/>
    </w:rPr>
  </w:style>
  <w:style w:type="paragraph" w:customStyle="1" w:styleId="edit">
    <w:name w:val="edit"/>
    <w:basedOn w:val="Normal"/>
    <w:rsid w:val="00AB127A"/>
    <w:pPr>
      <w:spacing w:before="100" w:beforeAutospacing="1" w:after="100" w:afterAutospacing="1"/>
    </w:pPr>
    <w:rPr>
      <w:rFonts w:ascii="Times New Roman" w:eastAsia="Times New Roman" w:hAnsi="Times New Roman"/>
      <w:sz w:val="24"/>
    </w:rPr>
  </w:style>
  <w:style w:type="paragraph" w:customStyle="1" w:styleId="edit-fields">
    <w:name w:val="edit-fields"/>
    <w:basedOn w:val="Normal"/>
    <w:rsid w:val="00AB127A"/>
    <w:pPr>
      <w:spacing w:before="100" w:beforeAutospacing="1" w:after="100" w:afterAutospacing="1"/>
    </w:pPr>
    <w:rPr>
      <w:rFonts w:ascii="Times New Roman" w:eastAsia="Times New Roman" w:hAnsi="Times New Roman"/>
      <w:sz w:val="24"/>
    </w:rPr>
  </w:style>
  <w:style w:type="paragraph" w:customStyle="1" w:styleId="team-member-list">
    <w:name w:val="team-member-list"/>
    <w:basedOn w:val="Normal"/>
    <w:rsid w:val="00AB127A"/>
    <w:pPr>
      <w:spacing w:before="100" w:beforeAutospacing="1" w:after="100" w:afterAutospacing="1"/>
    </w:pPr>
    <w:rPr>
      <w:rFonts w:ascii="Times New Roman" w:eastAsia="Times New Roman" w:hAnsi="Times New Roman"/>
      <w:sz w:val="24"/>
    </w:rPr>
  </w:style>
  <w:style w:type="paragraph" w:customStyle="1" w:styleId="inviter-link">
    <w:name w:val="inviter-link"/>
    <w:basedOn w:val="Normal"/>
    <w:rsid w:val="00AB127A"/>
    <w:pPr>
      <w:spacing w:before="100" w:beforeAutospacing="1" w:after="100" w:afterAutospacing="1"/>
    </w:pPr>
    <w:rPr>
      <w:rFonts w:ascii="Times New Roman" w:eastAsia="Times New Roman" w:hAnsi="Times New Roman"/>
      <w:sz w:val="24"/>
    </w:rPr>
  </w:style>
  <w:style w:type="paragraph" w:customStyle="1" w:styleId="manage-memberships-tabs-item">
    <w:name w:val="manage-memberships-tabs-item"/>
    <w:basedOn w:val="Normal"/>
    <w:rsid w:val="00AB127A"/>
    <w:pPr>
      <w:spacing w:before="100" w:beforeAutospacing="1" w:after="100" w:afterAutospacing="1"/>
    </w:pPr>
    <w:rPr>
      <w:rFonts w:ascii="Times New Roman" w:eastAsia="Times New Roman" w:hAnsi="Times New Roman"/>
      <w:sz w:val="24"/>
    </w:rPr>
  </w:style>
  <w:style w:type="paragraph" w:customStyle="1" w:styleId="for-hiding">
    <w:name w:val="for-hiding"/>
    <w:basedOn w:val="Normal"/>
    <w:rsid w:val="00AB127A"/>
    <w:pPr>
      <w:spacing w:before="100" w:beforeAutospacing="1" w:after="100" w:afterAutospacing="1"/>
    </w:pPr>
    <w:rPr>
      <w:rFonts w:ascii="Times New Roman" w:eastAsia="Times New Roman" w:hAnsi="Times New Roman"/>
      <w:sz w:val="24"/>
    </w:rPr>
  </w:style>
  <w:style w:type="paragraph" w:customStyle="1" w:styleId="loading-indicator">
    <w:name w:val="loading-indicator"/>
    <w:basedOn w:val="Normal"/>
    <w:rsid w:val="00AB127A"/>
    <w:pPr>
      <w:spacing w:before="100" w:beforeAutospacing="1" w:after="100" w:afterAutospacing="1"/>
    </w:pPr>
    <w:rPr>
      <w:rFonts w:ascii="Times New Roman" w:eastAsia="Times New Roman" w:hAnsi="Times New Roman"/>
      <w:sz w:val="24"/>
    </w:rPr>
  </w:style>
  <w:style w:type="paragraph" w:customStyle="1" w:styleId="contains-task-list">
    <w:name w:val="contains-task-list"/>
    <w:basedOn w:val="Normal"/>
    <w:rsid w:val="00AB127A"/>
    <w:pPr>
      <w:spacing w:before="100" w:beforeAutospacing="1" w:after="100" w:afterAutospacing="1"/>
    </w:pPr>
    <w:rPr>
      <w:rFonts w:ascii="Times New Roman" w:eastAsia="Times New Roman" w:hAnsi="Times New Roman"/>
      <w:sz w:val="24"/>
    </w:rPr>
  </w:style>
  <w:style w:type="paragraph" w:customStyle="1" w:styleId="redacted-activity">
    <w:name w:val="redacted-activity"/>
    <w:basedOn w:val="Normal"/>
    <w:rsid w:val="00AB127A"/>
    <w:pPr>
      <w:spacing w:before="100" w:beforeAutospacing="1" w:after="100" w:afterAutospacing="1"/>
    </w:pPr>
    <w:rPr>
      <w:rFonts w:ascii="Times New Roman" w:eastAsia="Times New Roman" w:hAnsi="Times New Roman"/>
      <w:sz w:val="24"/>
    </w:rPr>
  </w:style>
  <w:style w:type="paragraph" w:customStyle="1" w:styleId="comment-md-support-link">
    <w:name w:val="comment-md-support-link"/>
    <w:basedOn w:val="Normal"/>
    <w:rsid w:val="00AB127A"/>
    <w:pPr>
      <w:spacing w:before="100" w:beforeAutospacing="1" w:after="100" w:afterAutospacing="1"/>
    </w:pPr>
    <w:rPr>
      <w:rFonts w:ascii="Times New Roman" w:eastAsia="Times New Roman" w:hAnsi="Times New Roman"/>
      <w:sz w:val="24"/>
    </w:rPr>
  </w:style>
  <w:style w:type="paragraph" w:customStyle="1" w:styleId="comment-form-actions">
    <w:name w:val="comment-form-actions"/>
    <w:basedOn w:val="Normal"/>
    <w:rsid w:val="00AB127A"/>
    <w:pPr>
      <w:spacing w:before="100" w:beforeAutospacing="1" w:after="100" w:afterAutospacing="1"/>
    </w:pPr>
    <w:rPr>
      <w:rFonts w:ascii="Times New Roman" w:eastAsia="Times New Roman" w:hAnsi="Times New Roman"/>
      <w:sz w:val="24"/>
    </w:rPr>
  </w:style>
  <w:style w:type="paragraph" w:customStyle="1" w:styleId="pinned-item-handle">
    <w:name w:val="pinned-item-handle"/>
    <w:basedOn w:val="Normal"/>
    <w:rsid w:val="00AB127A"/>
    <w:pPr>
      <w:spacing w:before="100" w:beforeAutospacing="1" w:after="100" w:afterAutospacing="1"/>
    </w:pPr>
    <w:rPr>
      <w:rFonts w:ascii="Times New Roman" w:eastAsia="Times New Roman" w:hAnsi="Times New Roman"/>
      <w:sz w:val="24"/>
    </w:rPr>
  </w:style>
  <w:style w:type="paragraph" w:customStyle="1" w:styleId="subset-files-tab">
    <w:name w:val="subset-files-tab"/>
    <w:basedOn w:val="Normal"/>
    <w:rsid w:val="00AB127A"/>
    <w:pPr>
      <w:spacing w:before="100" w:beforeAutospacing="1" w:after="100" w:afterAutospacing="1"/>
    </w:pPr>
    <w:rPr>
      <w:rFonts w:ascii="Times New Roman" w:eastAsia="Times New Roman" w:hAnsi="Times New Roman"/>
      <w:sz w:val="24"/>
    </w:rPr>
  </w:style>
  <w:style w:type="paragraph" w:customStyle="1" w:styleId="show-if-stuck">
    <w:name w:val="show-if-stuck"/>
    <w:basedOn w:val="Normal"/>
    <w:rsid w:val="00AB127A"/>
    <w:pPr>
      <w:spacing w:before="100" w:beforeAutospacing="1" w:after="100" w:afterAutospacing="1"/>
    </w:pPr>
    <w:rPr>
      <w:rFonts w:ascii="Times New Roman" w:eastAsia="Times New Roman" w:hAnsi="Times New Roman"/>
      <w:sz w:val="24"/>
    </w:rPr>
  </w:style>
  <w:style w:type="paragraph" w:customStyle="1" w:styleId="is-range-selected">
    <w:name w:val="is-range-selected"/>
    <w:basedOn w:val="Normal"/>
    <w:rsid w:val="00AB127A"/>
    <w:pPr>
      <w:spacing w:before="100" w:beforeAutospacing="1" w:after="100" w:afterAutospacing="1"/>
    </w:pPr>
    <w:rPr>
      <w:rFonts w:ascii="Times New Roman" w:eastAsia="Times New Roman" w:hAnsi="Times New Roman"/>
      <w:sz w:val="24"/>
    </w:rPr>
  </w:style>
  <w:style w:type="paragraph" w:customStyle="1" w:styleId="is-last-in-range">
    <w:name w:val="is-last-in-range"/>
    <w:basedOn w:val="Normal"/>
    <w:rsid w:val="00AB127A"/>
    <w:pPr>
      <w:spacing w:before="100" w:beforeAutospacing="1" w:after="100" w:afterAutospacing="1"/>
    </w:pPr>
    <w:rPr>
      <w:rFonts w:ascii="Times New Roman" w:eastAsia="Times New Roman" w:hAnsi="Times New Roman"/>
      <w:sz w:val="24"/>
    </w:rPr>
  </w:style>
  <w:style w:type="paragraph" w:customStyle="1" w:styleId="start-review-label">
    <w:name w:val="start-review-label"/>
    <w:basedOn w:val="Normal"/>
    <w:rsid w:val="00AB127A"/>
    <w:pPr>
      <w:spacing w:before="100" w:beforeAutospacing="1" w:after="100" w:afterAutospacing="1"/>
    </w:pPr>
    <w:rPr>
      <w:rFonts w:ascii="Times New Roman" w:eastAsia="Times New Roman" w:hAnsi="Times New Roman"/>
      <w:sz w:val="24"/>
    </w:rPr>
  </w:style>
  <w:style w:type="paragraph" w:customStyle="1" w:styleId="review-simple-reply-button">
    <w:name w:val="review-simple-reply-button"/>
    <w:basedOn w:val="Normal"/>
    <w:rsid w:val="00AB127A"/>
    <w:pPr>
      <w:spacing w:before="100" w:beforeAutospacing="1" w:after="100" w:afterAutospacing="1"/>
    </w:pPr>
    <w:rPr>
      <w:rFonts w:ascii="Times New Roman" w:eastAsia="Times New Roman" w:hAnsi="Times New Roman"/>
      <w:sz w:val="24"/>
    </w:rPr>
  </w:style>
  <w:style w:type="paragraph" w:customStyle="1" w:styleId="pending-batched-suggestion-label">
    <w:name w:val="pending-batched-suggestion-label"/>
    <w:basedOn w:val="Normal"/>
    <w:rsid w:val="00AB127A"/>
    <w:pPr>
      <w:spacing w:before="100" w:beforeAutospacing="1" w:after="100" w:afterAutospacing="1"/>
    </w:pPr>
    <w:rPr>
      <w:rFonts w:ascii="Times New Roman" w:eastAsia="Times New Roman" w:hAnsi="Times New Roman"/>
      <w:sz w:val="24"/>
    </w:rPr>
  </w:style>
  <w:style w:type="paragraph" w:customStyle="1" w:styleId="is-comment-editing">
    <w:name w:val="is-comment-editing"/>
    <w:basedOn w:val="Normal"/>
    <w:rsid w:val="00AB127A"/>
    <w:pPr>
      <w:spacing w:before="100" w:beforeAutospacing="1" w:after="100" w:afterAutospacing="1"/>
    </w:pPr>
    <w:rPr>
      <w:rFonts w:ascii="Times New Roman" w:eastAsia="Times New Roman" w:hAnsi="Times New Roman"/>
      <w:sz w:val="24"/>
    </w:rPr>
  </w:style>
  <w:style w:type="paragraph" w:customStyle="1" w:styleId="insertions">
    <w:name w:val="insertions"/>
    <w:basedOn w:val="Normal"/>
    <w:rsid w:val="00AB127A"/>
    <w:pPr>
      <w:spacing w:before="100" w:beforeAutospacing="1" w:after="100" w:afterAutospacing="1"/>
    </w:pPr>
    <w:rPr>
      <w:rFonts w:ascii="Times New Roman" w:eastAsia="Times New Roman" w:hAnsi="Times New Roman"/>
      <w:sz w:val="24"/>
    </w:rPr>
  </w:style>
  <w:style w:type="paragraph" w:customStyle="1" w:styleId="deletions">
    <w:name w:val="deletions"/>
    <w:basedOn w:val="Normal"/>
    <w:rsid w:val="00AB127A"/>
    <w:pPr>
      <w:spacing w:before="100" w:beforeAutospacing="1" w:after="100" w:afterAutospacing="1"/>
    </w:pPr>
    <w:rPr>
      <w:rFonts w:ascii="Times New Roman" w:eastAsia="Times New Roman" w:hAnsi="Times New Roman"/>
      <w:sz w:val="24"/>
    </w:rPr>
  </w:style>
  <w:style w:type="paragraph" w:customStyle="1" w:styleId="section">
    <w:name w:val="section"/>
    <w:basedOn w:val="Normal"/>
    <w:rsid w:val="00AB127A"/>
    <w:pPr>
      <w:spacing w:before="100" w:beforeAutospacing="1" w:after="100" w:afterAutospacing="1"/>
    </w:pPr>
    <w:rPr>
      <w:rFonts w:ascii="Times New Roman" w:eastAsia="Times New Roman" w:hAnsi="Times New Roman"/>
      <w:sz w:val="24"/>
    </w:rPr>
  </w:style>
  <w:style w:type="paragraph" w:customStyle="1" w:styleId="repo-file-upload-meter">
    <w:name w:val="repo-file-upload-meter"/>
    <w:basedOn w:val="Normal"/>
    <w:rsid w:val="00AB127A"/>
    <w:pPr>
      <w:spacing w:before="100" w:beforeAutospacing="1" w:after="100" w:afterAutospacing="1"/>
    </w:pPr>
    <w:rPr>
      <w:rFonts w:ascii="Times New Roman" w:eastAsia="Times New Roman" w:hAnsi="Times New Roman"/>
      <w:sz w:val="24"/>
    </w:rPr>
  </w:style>
  <w:style w:type="paragraph" w:customStyle="1" w:styleId="repo-file-upload-drop-text">
    <w:name w:val="repo-file-upload-drop-text"/>
    <w:basedOn w:val="Normal"/>
    <w:rsid w:val="00AB127A"/>
    <w:pPr>
      <w:spacing w:before="100" w:beforeAutospacing="1" w:after="100" w:afterAutospacing="1"/>
    </w:pPr>
    <w:rPr>
      <w:rFonts w:ascii="Times New Roman" w:eastAsia="Times New Roman" w:hAnsi="Times New Roman"/>
      <w:sz w:val="24"/>
    </w:rPr>
  </w:style>
  <w:style w:type="paragraph" w:customStyle="1" w:styleId="repo-file-upload-text">
    <w:name w:val="repo-file-upload-text"/>
    <w:basedOn w:val="Normal"/>
    <w:rsid w:val="00AB127A"/>
    <w:pPr>
      <w:spacing w:before="100" w:beforeAutospacing="1" w:after="100" w:afterAutospacing="1"/>
    </w:pPr>
    <w:rPr>
      <w:rFonts w:ascii="Times New Roman" w:eastAsia="Times New Roman" w:hAnsi="Times New Roman"/>
      <w:sz w:val="24"/>
    </w:rPr>
  </w:style>
  <w:style w:type="paragraph" w:customStyle="1" w:styleId="repo-file-upload-choose">
    <w:name w:val="repo-file-upload-choose"/>
    <w:basedOn w:val="Normal"/>
    <w:rsid w:val="00AB127A"/>
    <w:pPr>
      <w:spacing w:before="100" w:beforeAutospacing="1" w:after="100" w:afterAutospacing="1"/>
    </w:pPr>
    <w:rPr>
      <w:rFonts w:ascii="Times New Roman" w:eastAsia="Times New Roman" w:hAnsi="Times New Roman"/>
      <w:sz w:val="24"/>
    </w:rPr>
  </w:style>
  <w:style w:type="paragraph" w:customStyle="1" w:styleId="actions">
    <w:name w:val="actions"/>
    <w:basedOn w:val="Normal"/>
    <w:rsid w:val="00AB127A"/>
    <w:pPr>
      <w:spacing w:before="100" w:beforeAutospacing="1" w:after="100" w:afterAutospacing="1"/>
    </w:pPr>
    <w:rPr>
      <w:rFonts w:ascii="Times New Roman" w:eastAsia="Times New Roman" w:hAnsi="Times New Roman"/>
      <w:sz w:val="24"/>
    </w:rPr>
  </w:style>
  <w:style w:type="paragraph" w:customStyle="1" w:styleId="remove-file">
    <w:name w:val="remove-file"/>
    <w:basedOn w:val="Normal"/>
    <w:rsid w:val="00AB127A"/>
    <w:pPr>
      <w:spacing w:before="100" w:beforeAutospacing="1" w:after="100" w:afterAutospacing="1"/>
    </w:pPr>
    <w:rPr>
      <w:rFonts w:ascii="Times New Roman" w:eastAsia="Times New Roman" w:hAnsi="Times New Roman"/>
      <w:sz w:val="24"/>
    </w:rPr>
  </w:style>
  <w:style w:type="paragraph" w:customStyle="1" w:styleId="sidebar-labels-style">
    <w:name w:val="sidebar-labels-style"/>
    <w:basedOn w:val="Normal"/>
    <w:rsid w:val="00AB127A"/>
    <w:pPr>
      <w:spacing w:before="100" w:beforeAutospacing="1" w:after="100" w:afterAutospacing="1"/>
    </w:pPr>
    <w:rPr>
      <w:rFonts w:ascii="Times New Roman" w:eastAsia="Times New Roman" w:hAnsi="Times New Roman"/>
      <w:sz w:val="24"/>
    </w:rPr>
  </w:style>
  <w:style w:type="paragraph" w:customStyle="1" w:styleId="repo-and-owner">
    <w:name w:val="repo-and-owner"/>
    <w:basedOn w:val="Normal"/>
    <w:rsid w:val="00AB127A"/>
    <w:pPr>
      <w:spacing w:before="100" w:beforeAutospacing="1" w:after="100" w:afterAutospacing="1"/>
    </w:pPr>
    <w:rPr>
      <w:rFonts w:ascii="Times New Roman" w:eastAsia="Times New Roman" w:hAnsi="Times New Roman"/>
      <w:sz w:val="24"/>
    </w:rPr>
  </w:style>
  <w:style w:type="paragraph" w:customStyle="1" w:styleId="owner">
    <w:name w:val="owner"/>
    <w:basedOn w:val="Normal"/>
    <w:rsid w:val="00AB127A"/>
    <w:pPr>
      <w:spacing w:before="100" w:beforeAutospacing="1" w:after="100" w:afterAutospacing="1"/>
    </w:pPr>
    <w:rPr>
      <w:rFonts w:ascii="Times New Roman" w:eastAsia="Times New Roman" w:hAnsi="Times New Roman"/>
      <w:sz w:val="24"/>
    </w:rPr>
  </w:style>
  <w:style w:type="paragraph" w:customStyle="1" w:styleId="stars">
    <w:name w:val="stars"/>
    <w:basedOn w:val="Normal"/>
    <w:rsid w:val="00AB127A"/>
    <w:pPr>
      <w:spacing w:before="100" w:beforeAutospacing="1" w:after="100" w:afterAutospacing="1"/>
    </w:pPr>
    <w:rPr>
      <w:rFonts w:ascii="Times New Roman" w:eastAsia="Times New Roman" w:hAnsi="Times New Roman"/>
      <w:sz w:val="24"/>
    </w:rPr>
  </w:style>
  <w:style w:type="paragraph" w:customStyle="1" w:styleId="repo-description">
    <w:name w:val="repo-description"/>
    <w:basedOn w:val="Normal"/>
    <w:rsid w:val="00AB127A"/>
    <w:pPr>
      <w:spacing w:before="100" w:beforeAutospacing="1" w:after="100" w:afterAutospacing="1"/>
    </w:pPr>
    <w:rPr>
      <w:rFonts w:ascii="Times New Roman" w:eastAsia="Times New Roman" w:hAnsi="Times New Roman"/>
      <w:sz w:val="24"/>
    </w:rPr>
  </w:style>
  <w:style w:type="paragraph" w:customStyle="1" w:styleId="zeroclipboard-button">
    <w:name w:val="zeroclipboard-button"/>
    <w:basedOn w:val="Normal"/>
    <w:rsid w:val="00AB127A"/>
    <w:pPr>
      <w:spacing w:before="100" w:beforeAutospacing="1" w:after="100" w:afterAutospacing="1"/>
    </w:pPr>
    <w:rPr>
      <w:rFonts w:ascii="Times New Roman" w:eastAsia="Times New Roman" w:hAnsi="Times New Roman"/>
      <w:sz w:val="24"/>
    </w:rPr>
  </w:style>
  <w:style w:type="paragraph" w:customStyle="1" w:styleId="btn-change-protocol">
    <w:name w:val="btn-change-protocol"/>
    <w:basedOn w:val="Normal"/>
    <w:rsid w:val="00AB127A"/>
    <w:pPr>
      <w:spacing w:before="100" w:beforeAutospacing="1" w:after="100" w:afterAutospacing="1"/>
    </w:pPr>
    <w:rPr>
      <w:rFonts w:ascii="Times New Roman" w:eastAsia="Times New Roman" w:hAnsi="Times New Roman"/>
      <w:sz w:val="24"/>
    </w:rPr>
  </w:style>
  <w:style w:type="paragraph" w:customStyle="1" w:styleId="get-repo-decription-text">
    <w:name w:val="get-repo-decription-text"/>
    <w:basedOn w:val="Normal"/>
    <w:rsid w:val="00AB127A"/>
    <w:pPr>
      <w:spacing w:before="100" w:beforeAutospacing="1" w:after="100" w:afterAutospacing="1"/>
    </w:pPr>
    <w:rPr>
      <w:rFonts w:ascii="Times New Roman" w:eastAsia="Times New Roman" w:hAnsi="Times New Roman"/>
      <w:sz w:val="24"/>
    </w:rPr>
  </w:style>
  <w:style w:type="paragraph" w:customStyle="1" w:styleId="get-repo-btn">
    <w:name w:val="get-repo-btn"/>
    <w:basedOn w:val="Normal"/>
    <w:rsid w:val="00AB127A"/>
    <w:pPr>
      <w:spacing w:before="100" w:beforeAutospacing="1" w:after="100" w:afterAutospacing="1"/>
    </w:pPr>
    <w:rPr>
      <w:rFonts w:ascii="Times New Roman" w:eastAsia="Times New Roman" w:hAnsi="Times New Roman"/>
      <w:sz w:val="24"/>
    </w:rPr>
  </w:style>
  <w:style w:type="paragraph" w:customStyle="1" w:styleId="clone-options">
    <w:name w:val="clone-options"/>
    <w:basedOn w:val="Normal"/>
    <w:rsid w:val="00AB127A"/>
    <w:pPr>
      <w:spacing w:before="100" w:beforeAutospacing="1" w:after="100" w:afterAutospacing="1"/>
    </w:pPr>
    <w:rPr>
      <w:rFonts w:ascii="Times New Roman" w:eastAsia="Times New Roman" w:hAnsi="Times New Roman"/>
      <w:sz w:val="24"/>
    </w:rPr>
  </w:style>
  <w:style w:type="paragraph" w:customStyle="1" w:styleId="input-group">
    <w:name w:val="input-group"/>
    <w:basedOn w:val="Normal"/>
    <w:rsid w:val="00AB127A"/>
    <w:pPr>
      <w:spacing w:before="100" w:beforeAutospacing="1" w:after="100" w:afterAutospacing="1"/>
    </w:pPr>
    <w:rPr>
      <w:rFonts w:ascii="Times New Roman" w:eastAsia="Times New Roman" w:hAnsi="Times New Roman"/>
      <w:sz w:val="24"/>
    </w:rPr>
  </w:style>
  <w:style w:type="paragraph" w:customStyle="1" w:styleId="upload-state">
    <w:name w:val="upload-state"/>
    <w:basedOn w:val="Normal"/>
    <w:rsid w:val="00AB127A"/>
    <w:pPr>
      <w:spacing w:before="100" w:beforeAutospacing="1" w:after="100" w:afterAutospacing="1"/>
    </w:pPr>
    <w:rPr>
      <w:rFonts w:ascii="Times New Roman" w:eastAsia="Times New Roman" w:hAnsi="Times New Roman"/>
      <w:sz w:val="24"/>
    </w:rPr>
  </w:style>
  <w:style w:type="paragraph" w:customStyle="1" w:styleId="overview">
    <w:name w:val="overview"/>
    <w:basedOn w:val="Normal"/>
    <w:rsid w:val="00AB127A"/>
    <w:pPr>
      <w:spacing w:before="100" w:beforeAutospacing="1" w:after="100" w:afterAutospacing="1"/>
    </w:pPr>
    <w:rPr>
      <w:rFonts w:ascii="Times New Roman" w:eastAsia="Times New Roman" w:hAnsi="Times New Roman"/>
      <w:sz w:val="24"/>
    </w:rPr>
  </w:style>
  <w:style w:type="paragraph" w:customStyle="1" w:styleId="float-left-container">
    <w:name w:val="float-left-container"/>
    <w:basedOn w:val="Normal"/>
    <w:rsid w:val="00AB127A"/>
    <w:pPr>
      <w:spacing w:before="100" w:beforeAutospacing="1" w:after="100" w:afterAutospacing="1"/>
    </w:pPr>
    <w:rPr>
      <w:rFonts w:ascii="Times New Roman" w:eastAsia="Times New Roman" w:hAnsi="Times New Roman"/>
      <w:sz w:val="24"/>
    </w:rPr>
  </w:style>
  <w:style w:type="paragraph" w:customStyle="1" w:styleId="float-right-container">
    <w:name w:val="float-right-container"/>
    <w:basedOn w:val="Normal"/>
    <w:rsid w:val="00AB127A"/>
    <w:pPr>
      <w:spacing w:before="100" w:beforeAutospacing="1" w:after="100" w:afterAutospacing="1"/>
    </w:pPr>
    <w:rPr>
      <w:rFonts w:ascii="Times New Roman" w:eastAsia="Times New Roman" w:hAnsi="Times New Roman"/>
      <w:sz w:val="24"/>
    </w:rPr>
  </w:style>
  <w:style w:type="paragraph" w:customStyle="1" w:styleId="user-count">
    <w:name w:val="user-count"/>
    <w:basedOn w:val="Normal"/>
    <w:rsid w:val="00AB127A"/>
    <w:pPr>
      <w:spacing w:before="100" w:beforeAutospacing="1" w:after="100" w:afterAutospacing="1"/>
    </w:pPr>
    <w:rPr>
      <w:rFonts w:ascii="Times New Roman" w:eastAsia="Times New Roman" w:hAnsi="Times New Roman"/>
      <w:sz w:val="24"/>
    </w:rPr>
  </w:style>
  <w:style w:type="paragraph" w:customStyle="1" w:styleId="or">
    <w:name w:val="or"/>
    <w:basedOn w:val="Normal"/>
    <w:rsid w:val="00AB127A"/>
    <w:pPr>
      <w:spacing w:before="100" w:beforeAutospacing="1" w:after="100" w:afterAutospacing="1"/>
    </w:pPr>
    <w:rPr>
      <w:rFonts w:ascii="Times New Roman" w:eastAsia="Times New Roman" w:hAnsi="Times New Roman"/>
      <w:sz w:val="24"/>
    </w:rPr>
  </w:style>
  <w:style w:type="paragraph" w:customStyle="1" w:styleId="last-used">
    <w:name w:val="last-used"/>
    <w:basedOn w:val="Normal"/>
    <w:rsid w:val="00AB127A"/>
    <w:pPr>
      <w:spacing w:before="100" w:beforeAutospacing="1" w:after="100" w:afterAutospacing="1"/>
    </w:pPr>
    <w:rPr>
      <w:rFonts w:ascii="Times New Roman" w:eastAsia="Times New Roman" w:hAnsi="Times New Roman"/>
      <w:sz w:val="24"/>
    </w:rPr>
  </w:style>
  <w:style w:type="paragraph" w:customStyle="1" w:styleId="token-description">
    <w:name w:val="token-description"/>
    <w:basedOn w:val="Normal"/>
    <w:rsid w:val="00AB127A"/>
    <w:pPr>
      <w:spacing w:before="100" w:beforeAutospacing="1" w:after="100" w:afterAutospacing="1"/>
    </w:pPr>
    <w:rPr>
      <w:rFonts w:ascii="Times New Roman" w:eastAsia="Times New Roman" w:hAnsi="Times New Roman"/>
      <w:sz w:val="24"/>
    </w:rPr>
  </w:style>
  <w:style w:type="paragraph" w:customStyle="1" w:styleId="token">
    <w:name w:val="token"/>
    <w:basedOn w:val="Normal"/>
    <w:rsid w:val="00AB127A"/>
    <w:pPr>
      <w:spacing w:before="100" w:beforeAutospacing="1" w:after="100" w:afterAutospacing="1"/>
    </w:pPr>
    <w:rPr>
      <w:rFonts w:ascii="Times New Roman" w:eastAsia="Times New Roman" w:hAnsi="Times New Roman"/>
      <w:sz w:val="24"/>
    </w:rPr>
  </w:style>
  <w:style w:type="paragraph" w:customStyle="1" w:styleId="child-scopes">
    <w:name w:val="child-scopes"/>
    <w:basedOn w:val="Normal"/>
    <w:rsid w:val="00AB127A"/>
    <w:pPr>
      <w:spacing w:before="100" w:beforeAutospacing="1" w:after="100" w:afterAutospacing="1"/>
    </w:pPr>
    <w:rPr>
      <w:rFonts w:ascii="Times New Roman" w:eastAsia="Times New Roman" w:hAnsi="Times New Roman"/>
      <w:sz w:val="24"/>
    </w:rPr>
  </w:style>
  <w:style w:type="paragraph" w:customStyle="1" w:styleId="create-recovery-token-error">
    <w:name w:val="create-recovery-token-error"/>
    <w:basedOn w:val="Normal"/>
    <w:rsid w:val="00AB127A"/>
    <w:pPr>
      <w:spacing w:before="100" w:beforeAutospacing="1" w:after="100" w:afterAutospacing="1"/>
    </w:pPr>
    <w:rPr>
      <w:rFonts w:ascii="Times New Roman" w:eastAsia="Times New Roman" w:hAnsi="Times New Roman"/>
      <w:sz w:val="24"/>
    </w:rPr>
  </w:style>
  <w:style w:type="paragraph" w:customStyle="1" w:styleId="exception">
    <w:name w:val="exception"/>
    <w:basedOn w:val="Normal"/>
    <w:rsid w:val="00AB127A"/>
    <w:pPr>
      <w:spacing w:before="100" w:beforeAutospacing="1" w:after="100" w:afterAutospacing="1"/>
    </w:pPr>
    <w:rPr>
      <w:rFonts w:ascii="Times New Roman" w:eastAsia="Times New Roman" w:hAnsi="Times New Roman"/>
      <w:sz w:val="24"/>
    </w:rPr>
  </w:style>
  <w:style w:type="paragraph" w:customStyle="1" w:styleId="recovery-code-save-button">
    <w:name w:val="recovery-code-save-button"/>
    <w:basedOn w:val="Normal"/>
    <w:rsid w:val="00AB127A"/>
    <w:pPr>
      <w:spacing w:before="100" w:beforeAutospacing="1" w:after="100" w:afterAutospacing="1"/>
    </w:pPr>
    <w:rPr>
      <w:rFonts w:ascii="Times New Roman" w:eastAsia="Times New Roman" w:hAnsi="Times New Roman"/>
      <w:sz w:val="24"/>
    </w:rPr>
  </w:style>
  <w:style w:type="paragraph" w:customStyle="1" w:styleId="recovery-codes-warning-octicon">
    <w:name w:val="recovery-codes-warning-octicon"/>
    <w:basedOn w:val="Normal"/>
    <w:rsid w:val="00AB127A"/>
    <w:pPr>
      <w:spacing w:before="100" w:beforeAutospacing="1" w:after="100" w:afterAutospacing="1"/>
    </w:pPr>
    <w:rPr>
      <w:rFonts w:ascii="Times New Roman" w:eastAsia="Times New Roman" w:hAnsi="Times New Roman"/>
      <w:sz w:val="24"/>
    </w:rPr>
  </w:style>
  <w:style w:type="paragraph" w:customStyle="1" w:styleId="two-factor-status">
    <w:name w:val="two-factor-status"/>
    <w:basedOn w:val="Normal"/>
    <w:rsid w:val="00AB127A"/>
    <w:pPr>
      <w:spacing w:before="100" w:beforeAutospacing="1" w:after="100" w:afterAutospacing="1"/>
    </w:pPr>
    <w:rPr>
      <w:rFonts w:ascii="Times New Roman" w:eastAsia="Times New Roman" w:hAnsi="Times New Roman"/>
      <w:sz w:val="24"/>
    </w:rPr>
  </w:style>
  <w:style w:type="paragraph" w:customStyle="1" w:styleId="two-factor-on">
    <w:name w:val="two-factor-on"/>
    <w:basedOn w:val="Normal"/>
    <w:rsid w:val="00AB127A"/>
    <w:pPr>
      <w:spacing w:before="100" w:beforeAutospacing="1" w:after="100" w:afterAutospacing="1"/>
    </w:pPr>
    <w:rPr>
      <w:rFonts w:ascii="Times New Roman" w:eastAsia="Times New Roman" w:hAnsi="Times New Roman"/>
      <w:sz w:val="24"/>
    </w:rPr>
  </w:style>
  <w:style w:type="paragraph" w:customStyle="1" w:styleId="add-u2f-registration-form">
    <w:name w:val="add-u2f-registration-form"/>
    <w:basedOn w:val="Normal"/>
    <w:rsid w:val="00AB127A"/>
    <w:pPr>
      <w:spacing w:before="100" w:beforeAutospacing="1" w:after="100" w:afterAutospacing="1"/>
    </w:pPr>
    <w:rPr>
      <w:rFonts w:ascii="Times New Roman" w:eastAsia="Times New Roman" w:hAnsi="Times New Roman"/>
      <w:sz w:val="24"/>
    </w:rPr>
  </w:style>
  <w:style w:type="paragraph" w:customStyle="1" w:styleId="u2f-request-error">
    <w:name w:val="u2f-request-error"/>
    <w:basedOn w:val="Normal"/>
    <w:rsid w:val="00AB127A"/>
    <w:pPr>
      <w:spacing w:before="100" w:beforeAutospacing="1" w:after="100" w:afterAutospacing="1"/>
    </w:pPr>
    <w:rPr>
      <w:rFonts w:ascii="Times New Roman" w:eastAsia="Times New Roman" w:hAnsi="Times New Roman"/>
      <w:sz w:val="24"/>
    </w:rPr>
  </w:style>
  <w:style w:type="paragraph" w:customStyle="1" w:styleId="u2f-request-interaction">
    <w:name w:val="u2f-request-interaction"/>
    <w:basedOn w:val="Normal"/>
    <w:rsid w:val="00AB127A"/>
    <w:pPr>
      <w:spacing w:before="100" w:beforeAutospacing="1" w:after="100" w:afterAutospacing="1"/>
    </w:pPr>
    <w:rPr>
      <w:rFonts w:ascii="Times New Roman" w:eastAsia="Times New Roman" w:hAnsi="Times New Roman"/>
      <w:sz w:val="24"/>
    </w:rPr>
  </w:style>
  <w:style w:type="paragraph" w:customStyle="1" w:styleId="u2f-message-icon">
    <w:name w:val="u2f-message-icon"/>
    <w:basedOn w:val="Normal"/>
    <w:rsid w:val="00AB127A"/>
    <w:pPr>
      <w:spacing w:before="100" w:beforeAutospacing="1" w:after="100" w:afterAutospacing="1"/>
    </w:pPr>
    <w:rPr>
      <w:rFonts w:ascii="Times New Roman" w:eastAsia="Times New Roman" w:hAnsi="Times New Roman"/>
      <w:sz w:val="24"/>
    </w:rPr>
  </w:style>
  <w:style w:type="paragraph" w:customStyle="1" w:styleId="u2f-sorry">
    <w:name w:val="u2f-sorry"/>
    <w:basedOn w:val="Normal"/>
    <w:rsid w:val="00AB127A"/>
    <w:pPr>
      <w:spacing w:before="100" w:beforeAutospacing="1" w:after="100" w:afterAutospacing="1"/>
    </w:pPr>
    <w:rPr>
      <w:rFonts w:ascii="Times New Roman" w:eastAsia="Times New Roman" w:hAnsi="Times New Roman"/>
      <w:sz w:val="24"/>
    </w:rPr>
  </w:style>
  <w:style w:type="paragraph" w:customStyle="1" w:styleId="black">
    <w:name w:val="black"/>
    <w:basedOn w:val="Normal"/>
    <w:rsid w:val="00AB127A"/>
    <w:pPr>
      <w:spacing w:before="100" w:beforeAutospacing="1" w:after="100" w:afterAutospacing="1"/>
    </w:pPr>
    <w:rPr>
      <w:rFonts w:ascii="Times New Roman" w:eastAsia="Times New Roman" w:hAnsi="Times New Roman"/>
      <w:sz w:val="24"/>
    </w:rPr>
  </w:style>
  <w:style w:type="paragraph" w:customStyle="1" w:styleId="white">
    <w:name w:val="white"/>
    <w:basedOn w:val="Normal"/>
    <w:rsid w:val="00AB127A"/>
    <w:pPr>
      <w:spacing w:before="100" w:beforeAutospacing="1" w:after="100" w:afterAutospacing="1"/>
    </w:pPr>
    <w:rPr>
      <w:rFonts w:ascii="Times New Roman" w:eastAsia="Times New Roman" w:hAnsi="Times New Roman"/>
      <w:sz w:val="24"/>
    </w:rPr>
  </w:style>
  <w:style w:type="paragraph" w:customStyle="1" w:styleId="session-state-indicator">
    <w:name w:val="session-state-indicator"/>
    <w:basedOn w:val="Normal"/>
    <w:rsid w:val="00AB127A"/>
    <w:pPr>
      <w:spacing w:before="100" w:beforeAutospacing="1" w:after="100" w:afterAutospacing="1"/>
    </w:pPr>
    <w:rPr>
      <w:rFonts w:ascii="Times New Roman" w:eastAsia="Times New Roman" w:hAnsi="Times New Roman"/>
      <w:sz w:val="24"/>
    </w:rPr>
  </w:style>
  <w:style w:type="paragraph" w:customStyle="1" w:styleId="session-icon">
    <w:name w:val="session-icon"/>
    <w:basedOn w:val="Normal"/>
    <w:rsid w:val="00AB127A"/>
    <w:pPr>
      <w:spacing w:before="100" w:beforeAutospacing="1" w:after="100" w:afterAutospacing="1"/>
    </w:pPr>
    <w:rPr>
      <w:rFonts w:ascii="Times New Roman" w:eastAsia="Times New Roman" w:hAnsi="Times New Roman"/>
      <w:sz w:val="24"/>
    </w:rPr>
  </w:style>
  <w:style w:type="paragraph" w:customStyle="1" w:styleId="sessions-more-info">
    <w:name w:val="sessions-more-info"/>
    <w:basedOn w:val="Normal"/>
    <w:rsid w:val="00AB127A"/>
    <w:pPr>
      <w:spacing w:before="100" w:beforeAutospacing="1" w:after="100" w:afterAutospacing="1"/>
    </w:pPr>
    <w:rPr>
      <w:rFonts w:ascii="Times New Roman" w:eastAsia="Times New Roman" w:hAnsi="Times New Roman"/>
      <w:sz w:val="24"/>
    </w:rPr>
  </w:style>
  <w:style w:type="paragraph" w:customStyle="1" w:styleId="collab-list">
    <w:name w:val="collab-list"/>
    <w:basedOn w:val="Normal"/>
    <w:rsid w:val="00AB127A"/>
    <w:pPr>
      <w:spacing w:before="100" w:beforeAutospacing="1" w:after="100" w:afterAutospacing="1"/>
    </w:pPr>
    <w:rPr>
      <w:rFonts w:ascii="Times New Roman" w:eastAsia="Times New Roman" w:hAnsi="Times New Roman"/>
      <w:sz w:val="24"/>
    </w:rPr>
  </w:style>
  <w:style w:type="paragraph" w:customStyle="1" w:styleId="collab-list-cell">
    <w:name w:val="collab-list-cell"/>
    <w:basedOn w:val="Normal"/>
    <w:rsid w:val="00AB127A"/>
    <w:pPr>
      <w:spacing w:before="100" w:beforeAutospacing="1" w:after="100" w:afterAutospacing="1"/>
    </w:pPr>
    <w:rPr>
      <w:rFonts w:ascii="Times New Roman" w:eastAsia="Times New Roman" w:hAnsi="Times New Roman"/>
      <w:sz w:val="24"/>
    </w:rPr>
  </w:style>
  <w:style w:type="paragraph" w:customStyle="1" w:styleId="collab-meta">
    <w:name w:val="collab-meta"/>
    <w:basedOn w:val="Normal"/>
    <w:rsid w:val="00AB127A"/>
    <w:pPr>
      <w:spacing w:before="100" w:beforeAutospacing="1" w:after="100" w:afterAutospacing="1"/>
    </w:pPr>
    <w:rPr>
      <w:rFonts w:ascii="Times New Roman" w:eastAsia="Times New Roman" w:hAnsi="Times New Roman"/>
      <w:sz w:val="24"/>
    </w:rPr>
  </w:style>
  <w:style w:type="paragraph" w:customStyle="1" w:styleId="collab-remove">
    <w:name w:val="collab-remove"/>
    <w:basedOn w:val="Normal"/>
    <w:rsid w:val="00AB127A"/>
    <w:pPr>
      <w:spacing w:before="100" w:beforeAutospacing="1" w:after="100" w:afterAutospacing="1"/>
    </w:pPr>
    <w:rPr>
      <w:rFonts w:ascii="Times New Roman" w:eastAsia="Times New Roman" w:hAnsi="Times New Roman"/>
      <w:sz w:val="24"/>
    </w:rPr>
  </w:style>
  <w:style w:type="paragraph" w:customStyle="1" w:styleId="collab-team-link">
    <w:name w:val="collab-team-link"/>
    <w:basedOn w:val="Normal"/>
    <w:rsid w:val="00AB127A"/>
    <w:pPr>
      <w:spacing w:before="100" w:beforeAutospacing="1" w:after="100" w:afterAutospacing="1"/>
    </w:pPr>
    <w:rPr>
      <w:rFonts w:ascii="Times New Roman" w:eastAsia="Times New Roman" w:hAnsi="Times New Roman"/>
      <w:sz w:val="24"/>
    </w:rPr>
  </w:style>
  <w:style w:type="paragraph" w:customStyle="1" w:styleId="collab-info">
    <w:name w:val="collab-info"/>
    <w:basedOn w:val="Normal"/>
    <w:rsid w:val="00AB127A"/>
    <w:pPr>
      <w:spacing w:before="100" w:beforeAutospacing="1" w:after="100" w:afterAutospacing="1"/>
    </w:pPr>
    <w:rPr>
      <w:rFonts w:ascii="Times New Roman" w:eastAsia="Times New Roman" w:hAnsi="Times New Roman"/>
      <w:sz w:val="24"/>
    </w:rPr>
  </w:style>
  <w:style w:type="paragraph" w:customStyle="1" w:styleId="copy-invite-modal">
    <w:name w:val="copy-invite-modal"/>
    <w:basedOn w:val="Normal"/>
    <w:rsid w:val="00AB127A"/>
    <w:pPr>
      <w:spacing w:before="100" w:beforeAutospacing="1" w:after="100" w:afterAutospacing="1"/>
    </w:pPr>
    <w:rPr>
      <w:rFonts w:ascii="Times New Roman" w:eastAsia="Times New Roman" w:hAnsi="Times New Roman"/>
      <w:sz w:val="24"/>
    </w:rPr>
  </w:style>
  <w:style w:type="paragraph" w:customStyle="1" w:styleId="cancel-invite-cell">
    <w:name w:val="cancel-invite-cell"/>
    <w:basedOn w:val="Normal"/>
    <w:rsid w:val="00AB127A"/>
    <w:pPr>
      <w:spacing w:before="100" w:beforeAutospacing="1" w:after="100" w:afterAutospacing="1"/>
    </w:pPr>
    <w:rPr>
      <w:rFonts w:ascii="Times New Roman" w:eastAsia="Times New Roman" w:hAnsi="Times New Roman"/>
      <w:sz w:val="24"/>
    </w:rPr>
  </w:style>
  <w:style w:type="paragraph" w:customStyle="1" w:styleId="active">
    <w:name w:val="active"/>
    <w:basedOn w:val="Normal"/>
    <w:rsid w:val="00AB127A"/>
    <w:pPr>
      <w:spacing w:before="100" w:beforeAutospacing="1" w:after="100" w:afterAutospacing="1"/>
    </w:pPr>
    <w:rPr>
      <w:rFonts w:ascii="Times New Roman" w:eastAsia="Times New Roman" w:hAnsi="Times New Roman"/>
      <w:sz w:val="24"/>
    </w:rPr>
  </w:style>
  <w:style w:type="paragraph" w:customStyle="1" w:styleId="access-level">
    <w:name w:val="access-level"/>
    <w:basedOn w:val="Normal"/>
    <w:rsid w:val="00AB127A"/>
    <w:pPr>
      <w:spacing w:before="100" w:beforeAutospacing="1" w:after="100" w:afterAutospacing="1"/>
    </w:pPr>
    <w:rPr>
      <w:rFonts w:ascii="Times New Roman" w:eastAsia="Times New Roman" w:hAnsi="Times New Roman"/>
      <w:sz w:val="24"/>
    </w:rPr>
  </w:style>
  <w:style w:type="paragraph" w:customStyle="1" w:styleId="require-approving-reviews">
    <w:name w:val="require-approving-reviews"/>
    <w:basedOn w:val="Normal"/>
    <w:rsid w:val="00AB127A"/>
    <w:pPr>
      <w:spacing w:before="100" w:beforeAutospacing="1" w:after="100" w:afterAutospacing="1"/>
    </w:pPr>
    <w:rPr>
      <w:rFonts w:ascii="Times New Roman" w:eastAsia="Times New Roman" w:hAnsi="Times New Roman"/>
      <w:sz w:val="24"/>
    </w:rPr>
  </w:style>
  <w:style w:type="paragraph" w:customStyle="1" w:styleId="require-code-owner-review">
    <w:name w:val="require-code-owner-review"/>
    <w:basedOn w:val="Normal"/>
    <w:rsid w:val="00AB127A"/>
    <w:pPr>
      <w:spacing w:before="100" w:beforeAutospacing="1" w:after="100" w:afterAutospacing="1"/>
    </w:pPr>
    <w:rPr>
      <w:rFonts w:ascii="Times New Roman" w:eastAsia="Times New Roman" w:hAnsi="Times New Roman"/>
      <w:sz w:val="24"/>
    </w:rPr>
  </w:style>
  <w:style w:type="paragraph" w:customStyle="1" w:styleId="reviews-dismiss-on-push">
    <w:name w:val="reviews-dismiss-on-push"/>
    <w:basedOn w:val="Normal"/>
    <w:rsid w:val="00AB127A"/>
    <w:pPr>
      <w:spacing w:before="100" w:beforeAutospacing="1" w:after="100" w:afterAutospacing="1"/>
    </w:pPr>
    <w:rPr>
      <w:rFonts w:ascii="Times New Roman" w:eastAsia="Times New Roman" w:hAnsi="Times New Roman"/>
      <w:sz w:val="24"/>
    </w:rPr>
  </w:style>
  <w:style w:type="paragraph" w:customStyle="1" w:styleId="reviews-include-dismiss">
    <w:name w:val="reviews-include-dismiss"/>
    <w:basedOn w:val="Normal"/>
    <w:rsid w:val="00AB127A"/>
    <w:pPr>
      <w:spacing w:before="100" w:beforeAutospacing="1" w:after="100" w:afterAutospacing="1"/>
    </w:pPr>
    <w:rPr>
      <w:rFonts w:ascii="Times New Roman" w:eastAsia="Times New Roman" w:hAnsi="Times New Roman"/>
      <w:sz w:val="24"/>
    </w:rPr>
  </w:style>
  <w:style w:type="paragraph" w:customStyle="1" w:styleId="add-protected-branch-user-or-team">
    <w:name w:val="add-protected-branch-user-or-team"/>
    <w:basedOn w:val="Normal"/>
    <w:rsid w:val="00AB127A"/>
    <w:pPr>
      <w:spacing w:before="100" w:beforeAutospacing="1" w:after="100" w:afterAutospacing="1"/>
    </w:pPr>
    <w:rPr>
      <w:rFonts w:ascii="Times New Roman" w:eastAsia="Times New Roman" w:hAnsi="Times New Roman"/>
      <w:sz w:val="24"/>
    </w:rPr>
  </w:style>
  <w:style w:type="paragraph" w:customStyle="1" w:styleId="user-or-team-limit-reached">
    <w:name w:val="user-or-team-limit-reached"/>
    <w:basedOn w:val="Normal"/>
    <w:rsid w:val="00AB127A"/>
    <w:pPr>
      <w:spacing w:before="100" w:beforeAutospacing="1" w:after="100" w:afterAutospacing="1"/>
    </w:pPr>
    <w:rPr>
      <w:rFonts w:ascii="Times New Roman" w:eastAsia="Times New Roman" w:hAnsi="Times New Roman"/>
      <w:sz w:val="24"/>
    </w:rPr>
  </w:style>
  <w:style w:type="paragraph" w:customStyle="1" w:styleId="octicon-jersey">
    <w:name w:val="octicon-jersey"/>
    <w:basedOn w:val="Normal"/>
    <w:rsid w:val="00AB127A"/>
    <w:pPr>
      <w:spacing w:before="100" w:beforeAutospacing="1" w:after="100" w:afterAutospacing="1"/>
    </w:pPr>
    <w:rPr>
      <w:rFonts w:ascii="Times New Roman" w:eastAsia="Times New Roman" w:hAnsi="Times New Roman"/>
      <w:sz w:val="24"/>
    </w:rPr>
  </w:style>
  <w:style w:type="paragraph" w:customStyle="1" w:styleId="setup-info-note">
    <w:name w:val="setup-info-note"/>
    <w:basedOn w:val="Normal"/>
    <w:rsid w:val="00AB127A"/>
    <w:pPr>
      <w:spacing w:before="100" w:beforeAutospacing="1" w:after="100" w:afterAutospacing="1"/>
    </w:pPr>
    <w:rPr>
      <w:rFonts w:ascii="Times New Roman" w:eastAsia="Times New Roman" w:hAnsi="Times New Roman"/>
      <w:sz w:val="24"/>
    </w:rPr>
  </w:style>
  <w:style w:type="paragraph" w:customStyle="1" w:styleId="list-divider">
    <w:name w:val="list-divider"/>
    <w:basedOn w:val="Normal"/>
    <w:rsid w:val="00AB127A"/>
    <w:pPr>
      <w:spacing w:before="100" w:beforeAutospacing="1" w:after="100" w:afterAutospacing="1"/>
    </w:pPr>
    <w:rPr>
      <w:rFonts w:ascii="Times New Roman" w:eastAsia="Times New Roman" w:hAnsi="Times New Roman"/>
      <w:sz w:val="24"/>
    </w:rPr>
  </w:style>
  <w:style w:type="paragraph" w:customStyle="1" w:styleId="octicon-question">
    <w:name w:val="octicon-question"/>
    <w:basedOn w:val="Normal"/>
    <w:rsid w:val="00AB127A"/>
    <w:pPr>
      <w:spacing w:before="100" w:beforeAutospacing="1" w:after="100" w:afterAutospacing="1"/>
    </w:pPr>
    <w:rPr>
      <w:rFonts w:ascii="Times New Roman" w:eastAsia="Times New Roman" w:hAnsi="Times New Roman"/>
      <w:sz w:val="24"/>
    </w:rPr>
  </w:style>
  <w:style w:type="paragraph" w:customStyle="1" w:styleId="setup-form-title">
    <w:name w:val="setup-form-title"/>
    <w:basedOn w:val="Normal"/>
    <w:rsid w:val="00AB127A"/>
    <w:pPr>
      <w:spacing w:before="100" w:beforeAutospacing="1" w:after="100" w:afterAutospacing="1"/>
    </w:pPr>
    <w:rPr>
      <w:rFonts w:ascii="Times New Roman" w:eastAsia="Times New Roman" w:hAnsi="Times New Roman"/>
      <w:sz w:val="24"/>
    </w:rPr>
  </w:style>
  <w:style w:type="paragraph" w:customStyle="1" w:styleId="secure">
    <w:name w:val="secure"/>
    <w:basedOn w:val="Normal"/>
    <w:rsid w:val="00AB127A"/>
    <w:pPr>
      <w:spacing w:before="100" w:beforeAutospacing="1" w:after="100" w:afterAutospacing="1"/>
    </w:pPr>
    <w:rPr>
      <w:rFonts w:ascii="Times New Roman" w:eastAsia="Times New Roman" w:hAnsi="Times New Roman"/>
      <w:sz w:val="24"/>
    </w:rPr>
  </w:style>
  <w:style w:type="paragraph" w:customStyle="1" w:styleId="setup-organization-next">
    <w:name w:val="setup-organization-next"/>
    <w:basedOn w:val="Normal"/>
    <w:rsid w:val="00AB127A"/>
    <w:pPr>
      <w:spacing w:before="100" w:beforeAutospacing="1" w:after="100" w:afterAutospacing="1"/>
    </w:pPr>
    <w:rPr>
      <w:rFonts w:ascii="Times New Roman" w:eastAsia="Times New Roman" w:hAnsi="Times New Roman"/>
      <w:sz w:val="24"/>
    </w:rPr>
  </w:style>
  <w:style w:type="paragraph" w:customStyle="1" w:styleId="tos-info">
    <w:name w:val="tos-info"/>
    <w:basedOn w:val="Normal"/>
    <w:rsid w:val="00AB127A"/>
    <w:pPr>
      <w:spacing w:before="100" w:beforeAutospacing="1" w:after="100" w:afterAutospacing="1"/>
    </w:pPr>
    <w:rPr>
      <w:rFonts w:ascii="Times New Roman" w:eastAsia="Times New Roman" w:hAnsi="Times New Roman"/>
      <w:sz w:val="24"/>
    </w:rPr>
  </w:style>
  <w:style w:type="paragraph" w:customStyle="1" w:styleId="setup-plans">
    <w:name w:val="setup-plans"/>
    <w:basedOn w:val="Normal"/>
    <w:rsid w:val="00AB127A"/>
    <w:pPr>
      <w:spacing w:before="100" w:beforeAutospacing="1" w:after="100" w:afterAutospacing="1"/>
    </w:pPr>
    <w:rPr>
      <w:rFonts w:ascii="Times New Roman" w:eastAsia="Times New Roman" w:hAnsi="Times New Roman"/>
      <w:sz w:val="24"/>
    </w:rPr>
  </w:style>
  <w:style w:type="paragraph" w:customStyle="1" w:styleId="country-form">
    <w:name w:val="country-form"/>
    <w:basedOn w:val="Normal"/>
    <w:rsid w:val="00AB127A"/>
    <w:pPr>
      <w:spacing w:before="100" w:beforeAutospacing="1" w:after="100" w:afterAutospacing="1"/>
    </w:pPr>
    <w:rPr>
      <w:rFonts w:ascii="Times New Roman" w:eastAsia="Times New Roman" w:hAnsi="Times New Roman"/>
      <w:sz w:val="24"/>
    </w:rPr>
  </w:style>
  <w:style w:type="paragraph" w:customStyle="1" w:styleId="state-form">
    <w:name w:val="state-form"/>
    <w:basedOn w:val="Normal"/>
    <w:rsid w:val="00AB127A"/>
    <w:pPr>
      <w:spacing w:before="100" w:beforeAutospacing="1" w:after="100" w:afterAutospacing="1"/>
    </w:pPr>
    <w:rPr>
      <w:rFonts w:ascii="Times New Roman" w:eastAsia="Times New Roman" w:hAnsi="Times New Roman"/>
      <w:sz w:val="24"/>
    </w:rPr>
  </w:style>
  <w:style w:type="paragraph" w:customStyle="1" w:styleId="postal-code-form">
    <w:name w:val="postal-code-form"/>
    <w:basedOn w:val="Normal"/>
    <w:rsid w:val="00AB127A"/>
    <w:pPr>
      <w:spacing w:before="100" w:beforeAutospacing="1" w:after="100" w:afterAutospacing="1"/>
    </w:pPr>
    <w:rPr>
      <w:rFonts w:ascii="Times New Roman" w:eastAsia="Times New Roman" w:hAnsi="Times New Roman"/>
      <w:sz w:val="24"/>
    </w:rPr>
  </w:style>
  <w:style w:type="paragraph" w:customStyle="1" w:styleId="help-text">
    <w:name w:val="help-text"/>
    <w:basedOn w:val="Normal"/>
    <w:rsid w:val="00AB127A"/>
    <w:pPr>
      <w:spacing w:before="100" w:beforeAutospacing="1" w:after="100" w:afterAutospacing="1"/>
    </w:pPr>
    <w:rPr>
      <w:rFonts w:ascii="Times New Roman" w:eastAsia="Times New Roman" w:hAnsi="Times New Roman"/>
      <w:sz w:val="24"/>
    </w:rPr>
  </w:style>
  <w:style w:type="paragraph" w:customStyle="1" w:styleId="question">
    <w:name w:val="question"/>
    <w:basedOn w:val="Normal"/>
    <w:rsid w:val="00AB127A"/>
    <w:pPr>
      <w:spacing w:before="100" w:beforeAutospacing="1" w:after="100" w:afterAutospacing="1"/>
    </w:pPr>
    <w:rPr>
      <w:rFonts w:ascii="Times New Roman" w:eastAsia="Times New Roman" w:hAnsi="Times New Roman"/>
      <w:sz w:val="24"/>
    </w:rPr>
  </w:style>
  <w:style w:type="paragraph" w:customStyle="1" w:styleId="question-title">
    <w:name w:val="question-title"/>
    <w:basedOn w:val="Normal"/>
    <w:rsid w:val="00AB127A"/>
    <w:pPr>
      <w:spacing w:before="100" w:beforeAutospacing="1" w:after="100" w:afterAutospacing="1"/>
    </w:pPr>
    <w:rPr>
      <w:rFonts w:ascii="Times New Roman" w:eastAsia="Times New Roman" w:hAnsi="Times New Roman"/>
      <w:sz w:val="24"/>
    </w:rPr>
  </w:style>
  <w:style w:type="paragraph" w:customStyle="1" w:styleId="alternate-action">
    <w:name w:val="alternate-action"/>
    <w:basedOn w:val="Normal"/>
    <w:rsid w:val="00AB127A"/>
    <w:pPr>
      <w:spacing w:before="100" w:beforeAutospacing="1" w:after="100" w:afterAutospacing="1"/>
    </w:pPr>
    <w:rPr>
      <w:rFonts w:ascii="Times New Roman" w:eastAsia="Times New Roman" w:hAnsi="Times New Roman"/>
      <w:sz w:val="24"/>
    </w:rPr>
  </w:style>
  <w:style w:type="paragraph" w:customStyle="1" w:styleId="disclaimer">
    <w:name w:val="disclaimer"/>
    <w:basedOn w:val="Normal"/>
    <w:rsid w:val="00AB127A"/>
    <w:pPr>
      <w:spacing w:before="100" w:beforeAutospacing="1" w:after="100" w:afterAutospacing="1"/>
    </w:pPr>
    <w:rPr>
      <w:rFonts w:ascii="Times New Roman" w:eastAsia="Times New Roman" w:hAnsi="Times New Roman"/>
      <w:sz w:val="24"/>
    </w:rPr>
  </w:style>
  <w:style w:type="paragraph" w:customStyle="1" w:styleId="orgs-help-divider">
    <w:name w:val="orgs-help-divider"/>
    <w:basedOn w:val="Normal"/>
    <w:rsid w:val="00AB127A"/>
    <w:pPr>
      <w:spacing w:before="100" w:beforeAutospacing="1" w:after="100" w:afterAutospacing="1"/>
    </w:pPr>
    <w:rPr>
      <w:rFonts w:ascii="Times New Roman" w:eastAsia="Times New Roman" w:hAnsi="Times New Roman"/>
      <w:sz w:val="24"/>
    </w:rPr>
  </w:style>
  <w:style w:type="paragraph" w:customStyle="1" w:styleId="signup-plan-card-light-text">
    <w:name w:val="signup-plan-card-light-text"/>
    <w:basedOn w:val="Normal"/>
    <w:rsid w:val="00AB127A"/>
    <w:pPr>
      <w:spacing w:before="100" w:beforeAutospacing="1" w:after="100" w:afterAutospacing="1"/>
    </w:pPr>
    <w:rPr>
      <w:rFonts w:ascii="Times New Roman" w:eastAsia="Times New Roman" w:hAnsi="Times New Roman"/>
      <w:sz w:val="24"/>
    </w:rPr>
  </w:style>
  <w:style w:type="paragraph" w:customStyle="1" w:styleId="repo-health-loading">
    <w:name w:val="repo-health-loading"/>
    <w:basedOn w:val="Normal"/>
    <w:rsid w:val="00AB127A"/>
    <w:pPr>
      <w:spacing w:before="100" w:beforeAutospacing="1" w:after="100" w:afterAutospacing="1"/>
    </w:pPr>
    <w:rPr>
      <w:rFonts w:ascii="Times New Roman" w:eastAsia="Times New Roman" w:hAnsi="Times New Roman"/>
      <w:sz w:val="24"/>
    </w:rPr>
  </w:style>
  <w:style w:type="paragraph" w:customStyle="1" w:styleId="sso-title">
    <w:name w:val="sso-title"/>
    <w:basedOn w:val="Normal"/>
    <w:rsid w:val="00AB127A"/>
    <w:pPr>
      <w:spacing w:before="100" w:beforeAutospacing="1" w:after="100" w:afterAutospacing="1"/>
    </w:pPr>
    <w:rPr>
      <w:rFonts w:ascii="Times New Roman" w:eastAsia="Times New Roman" w:hAnsi="Times New Roman"/>
      <w:sz w:val="24"/>
    </w:rPr>
  </w:style>
  <w:style w:type="paragraph" w:customStyle="1" w:styleId="business-sso-panel">
    <w:name w:val="business-sso-panel"/>
    <w:basedOn w:val="Normal"/>
    <w:rsid w:val="00AB127A"/>
    <w:pPr>
      <w:spacing w:before="100" w:beforeAutospacing="1" w:after="100" w:afterAutospacing="1"/>
    </w:pPr>
    <w:rPr>
      <w:rFonts w:ascii="Times New Roman" w:eastAsia="Times New Roman" w:hAnsi="Times New Roman"/>
      <w:sz w:val="24"/>
    </w:rPr>
  </w:style>
  <w:style w:type="paragraph" w:customStyle="1" w:styleId="org-sso-panel">
    <w:name w:val="org-sso-panel"/>
    <w:basedOn w:val="Normal"/>
    <w:rsid w:val="00AB127A"/>
    <w:pPr>
      <w:spacing w:before="100" w:beforeAutospacing="1" w:after="100" w:afterAutospacing="1"/>
    </w:pPr>
    <w:rPr>
      <w:rFonts w:ascii="Times New Roman" w:eastAsia="Times New Roman" w:hAnsi="Times New Roman"/>
      <w:sz w:val="24"/>
    </w:rPr>
  </w:style>
  <w:style w:type="paragraph" w:customStyle="1" w:styleId="sso-recovery-callout">
    <w:name w:val="sso-recovery-callout"/>
    <w:basedOn w:val="Normal"/>
    <w:rsid w:val="00AB127A"/>
    <w:pPr>
      <w:spacing w:before="100" w:beforeAutospacing="1" w:after="100" w:afterAutospacing="1"/>
    </w:pPr>
    <w:rPr>
      <w:rFonts w:ascii="Times New Roman" w:eastAsia="Times New Roman" w:hAnsi="Times New Roman"/>
      <w:sz w:val="24"/>
    </w:rPr>
  </w:style>
  <w:style w:type="paragraph" w:customStyle="1" w:styleId="handle">
    <w:name w:val="handle"/>
    <w:basedOn w:val="Normal"/>
    <w:rsid w:val="00AB127A"/>
    <w:pPr>
      <w:spacing w:before="100" w:beforeAutospacing="1" w:after="100" w:afterAutospacing="1"/>
    </w:pPr>
    <w:rPr>
      <w:rFonts w:ascii="Times New Roman" w:eastAsia="Times New Roman" w:hAnsi="Times New Roman"/>
      <w:sz w:val="24"/>
    </w:rPr>
  </w:style>
  <w:style w:type="paragraph" w:customStyle="1" w:styleId="nested-teams-checkbox">
    <w:name w:val="nested-teams-checkbox"/>
    <w:basedOn w:val="Normal"/>
    <w:rsid w:val="00AB127A"/>
    <w:pPr>
      <w:spacing w:before="100" w:beforeAutospacing="1" w:after="100" w:afterAutospacing="1"/>
    </w:pPr>
    <w:rPr>
      <w:rFonts w:ascii="Times New Roman" w:eastAsia="Times New Roman" w:hAnsi="Times New Roman"/>
      <w:sz w:val="24"/>
    </w:rPr>
  </w:style>
  <w:style w:type="paragraph" w:customStyle="1" w:styleId="nested-team-info">
    <w:name w:val="nested-team-info"/>
    <w:basedOn w:val="Normal"/>
    <w:rsid w:val="00AB127A"/>
    <w:pPr>
      <w:spacing w:before="100" w:beforeAutospacing="1" w:after="100" w:afterAutospacing="1"/>
    </w:pPr>
    <w:rPr>
      <w:rFonts w:ascii="Times New Roman" w:eastAsia="Times New Roman" w:hAnsi="Times New Roman"/>
      <w:sz w:val="24"/>
    </w:rPr>
  </w:style>
  <w:style w:type="paragraph" w:customStyle="1" w:styleId="nested-team-name">
    <w:name w:val="nested-team-name"/>
    <w:basedOn w:val="Normal"/>
    <w:rsid w:val="00AB127A"/>
    <w:pPr>
      <w:spacing w:before="100" w:beforeAutospacing="1" w:after="100" w:afterAutospacing="1"/>
    </w:pPr>
    <w:rPr>
      <w:rFonts w:ascii="Times New Roman" w:eastAsia="Times New Roman" w:hAnsi="Times New Roman"/>
      <w:sz w:val="24"/>
    </w:rPr>
  </w:style>
  <w:style w:type="paragraph" w:customStyle="1" w:styleId="shortened-teams-avatars">
    <w:name w:val="shortened-teams-avatars"/>
    <w:basedOn w:val="Normal"/>
    <w:rsid w:val="00AB127A"/>
    <w:pPr>
      <w:spacing w:before="100" w:beforeAutospacing="1" w:after="100" w:afterAutospacing="1"/>
    </w:pPr>
    <w:rPr>
      <w:rFonts w:ascii="Times New Roman" w:eastAsia="Times New Roman" w:hAnsi="Times New Roman"/>
      <w:sz w:val="24"/>
    </w:rPr>
  </w:style>
  <w:style w:type="paragraph" w:customStyle="1" w:styleId="team-members-count">
    <w:name w:val="team-members-count"/>
    <w:basedOn w:val="Normal"/>
    <w:rsid w:val="00AB127A"/>
    <w:pPr>
      <w:spacing w:before="100" w:beforeAutospacing="1" w:after="100" w:afterAutospacing="1"/>
    </w:pPr>
    <w:rPr>
      <w:rFonts w:ascii="Times New Roman" w:eastAsia="Times New Roman" w:hAnsi="Times New Roman"/>
      <w:sz w:val="24"/>
    </w:rPr>
  </w:style>
  <w:style w:type="paragraph" w:customStyle="1" w:styleId="team-show-more-cell">
    <w:name w:val="team-show-more-cell"/>
    <w:basedOn w:val="Normal"/>
    <w:rsid w:val="00AB127A"/>
    <w:pPr>
      <w:spacing w:before="100" w:beforeAutospacing="1" w:after="100" w:afterAutospacing="1"/>
    </w:pPr>
    <w:rPr>
      <w:rFonts w:ascii="Times New Roman" w:eastAsia="Times New Roman" w:hAnsi="Times New Roman"/>
      <w:sz w:val="24"/>
    </w:rPr>
  </w:style>
  <w:style w:type="paragraph" w:customStyle="1" w:styleId="team-buttons">
    <w:name w:val="team-buttons"/>
    <w:basedOn w:val="Normal"/>
    <w:rsid w:val="00AB127A"/>
    <w:pPr>
      <w:spacing w:before="100" w:beforeAutospacing="1" w:after="100" w:afterAutospacing="1"/>
    </w:pPr>
    <w:rPr>
      <w:rFonts w:ascii="Times New Roman" w:eastAsia="Times New Roman" w:hAnsi="Times New Roman"/>
      <w:sz w:val="24"/>
    </w:rPr>
  </w:style>
  <w:style w:type="paragraph" w:customStyle="1" w:styleId="octicon-wrapper">
    <w:name w:val="octicon-wrapper"/>
    <w:basedOn w:val="Normal"/>
    <w:rsid w:val="00AB127A"/>
    <w:pPr>
      <w:spacing w:before="100" w:beforeAutospacing="1" w:after="100" w:afterAutospacing="1"/>
    </w:pPr>
    <w:rPr>
      <w:rFonts w:ascii="Times New Roman" w:eastAsia="Times New Roman" w:hAnsi="Times New Roman"/>
      <w:sz w:val="24"/>
    </w:rPr>
  </w:style>
  <w:style w:type="paragraph" w:customStyle="1" w:styleId="octicon-chevron-right">
    <w:name w:val="octicon-chevron-right"/>
    <w:basedOn w:val="Normal"/>
    <w:rsid w:val="00AB127A"/>
    <w:pPr>
      <w:spacing w:before="100" w:beforeAutospacing="1" w:after="100" w:afterAutospacing="1"/>
    </w:pPr>
    <w:rPr>
      <w:rFonts w:ascii="Times New Roman" w:eastAsia="Times New Roman" w:hAnsi="Times New Roman"/>
      <w:sz w:val="24"/>
    </w:rPr>
  </w:style>
  <w:style w:type="paragraph" w:customStyle="1" w:styleId="dropdown-menu-s">
    <w:name w:val="dropdown-menu-s"/>
    <w:basedOn w:val="Normal"/>
    <w:rsid w:val="00AB127A"/>
    <w:pPr>
      <w:spacing w:before="100" w:beforeAutospacing="1" w:after="100" w:afterAutospacing="1"/>
    </w:pPr>
    <w:rPr>
      <w:rFonts w:ascii="Times New Roman" w:eastAsia="Times New Roman" w:hAnsi="Times New Roman"/>
      <w:sz w:val="24"/>
    </w:rPr>
  </w:style>
  <w:style w:type="paragraph" w:customStyle="1" w:styleId="menu-target">
    <w:name w:val="menu-target"/>
    <w:basedOn w:val="Normal"/>
    <w:rsid w:val="00AB127A"/>
    <w:pPr>
      <w:spacing w:before="100" w:beforeAutospacing="1" w:after="100" w:afterAutospacing="1"/>
    </w:pPr>
    <w:rPr>
      <w:rFonts w:ascii="Times New Roman" w:eastAsia="Times New Roman" w:hAnsi="Times New Roman"/>
      <w:sz w:val="24"/>
    </w:rPr>
  </w:style>
  <w:style w:type="paragraph" w:customStyle="1" w:styleId="octicon-link">
    <w:name w:val="octicon-link"/>
    <w:basedOn w:val="Normal"/>
    <w:rsid w:val="00AB127A"/>
    <w:pPr>
      <w:spacing w:before="100" w:beforeAutospacing="1" w:after="100" w:afterAutospacing="1"/>
    </w:pPr>
    <w:rPr>
      <w:rFonts w:ascii="Times New Roman" w:eastAsia="Times New Roman" w:hAnsi="Times New Roman"/>
      <w:sz w:val="24"/>
    </w:rPr>
  </w:style>
  <w:style w:type="paragraph" w:customStyle="1" w:styleId="octicon-tasklist">
    <w:name w:val="octicon-tasklist"/>
    <w:basedOn w:val="Normal"/>
    <w:rsid w:val="00AB127A"/>
    <w:pPr>
      <w:spacing w:before="100" w:beforeAutospacing="1" w:after="100" w:afterAutospacing="1"/>
    </w:pPr>
    <w:rPr>
      <w:rFonts w:ascii="Times New Roman" w:eastAsia="Times New Roman" w:hAnsi="Times New Roman"/>
      <w:sz w:val="24"/>
    </w:rPr>
  </w:style>
  <w:style w:type="paragraph" w:customStyle="1" w:styleId="octicon-mention">
    <w:name w:val="octicon-mention"/>
    <w:basedOn w:val="Normal"/>
    <w:rsid w:val="00AB127A"/>
    <w:pPr>
      <w:spacing w:before="100" w:beforeAutospacing="1" w:after="100" w:afterAutospacing="1"/>
    </w:pPr>
    <w:rPr>
      <w:rFonts w:ascii="Times New Roman" w:eastAsia="Times New Roman" w:hAnsi="Times New Roman"/>
      <w:sz w:val="24"/>
    </w:rPr>
  </w:style>
  <w:style w:type="paragraph" w:customStyle="1" w:styleId="octicon-bold">
    <w:name w:val="octicon-bold"/>
    <w:basedOn w:val="Normal"/>
    <w:rsid w:val="00AB127A"/>
    <w:pPr>
      <w:spacing w:before="100" w:beforeAutospacing="1" w:after="100" w:afterAutospacing="1"/>
    </w:pPr>
    <w:rPr>
      <w:rFonts w:ascii="Times New Roman" w:eastAsia="Times New Roman" w:hAnsi="Times New Roman"/>
      <w:sz w:val="24"/>
    </w:rPr>
  </w:style>
  <w:style w:type="paragraph" w:customStyle="1" w:styleId="member-suggestion-info">
    <w:name w:val="member-suggestion-info"/>
    <w:basedOn w:val="Normal"/>
    <w:rsid w:val="00AB127A"/>
    <w:pPr>
      <w:spacing w:before="100" w:beforeAutospacing="1" w:after="100" w:afterAutospacing="1"/>
    </w:pPr>
    <w:rPr>
      <w:rFonts w:ascii="Times New Roman" w:eastAsia="Times New Roman" w:hAnsi="Times New Roman"/>
      <w:sz w:val="24"/>
    </w:rPr>
  </w:style>
  <w:style w:type="paragraph" w:customStyle="1" w:styleId="member-name">
    <w:name w:val="member-name"/>
    <w:basedOn w:val="Normal"/>
    <w:rsid w:val="00AB127A"/>
    <w:pPr>
      <w:spacing w:before="100" w:beforeAutospacing="1" w:after="100" w:afterAutospacing="1"/>
    </w:pPr>
    <w:rPr>
      <w:rFonts w:ascii="Times New Roman" w:eastAsia="Times New Roman" w:hAnsi="Times New Roman"/>
      <w:sz w:val="24"/>
    </w:rPr>
  </w:style>
  <w:style w:type="paragraph" w:customStyle="1" w:styleId="member-email">
    <w:name w:val="member-email"/>
    <w:basedOn w:val="Normal"/>
    <w:rsid w:val="00AB127A"/>
    <w:pPr>
      <w:spacing w:before="100" w:beforeAutospacing="1" w:after="100" w:afterAutospacing="1"/>
    </w:pPr>
    <w:rPr>
      <w:rFonts w:ascii="Times New Roman" w:eastAsia="Times New Roman" w:hAnsi="Times New Roman"/>
      <w:sz w:val="24"/>
    </w:rPr>
  </w:style>
  <w:style w:type="paragraph" w:customStyle="1" w:styleId="octicon-plus">
    <w:name w:val="octicon-plus"/>
    <w:basedOn w:val="Normal"/>
    <w:rsid w:val="00AB127A"/>
    <w:pPr>
      <w:spacing w:before="100" w:beforeAutospacing="1" w:after="100" w:afterAutospacing="1"/>
    </w:pPr>
    <w:rPr>
      <w:rFonts w:ascii="Times New Roman" w:eastAsia="Times New Roman" w:hAnsi="Times New Roman"/>
      <w:sz w:val="24"/>
    </w:rPr>
  </w:style>
  <w:style w:type="paragraph" w:customStyle="1" w:styleId="already-member-note">
    <w:name w:val="already-member-note"/>
    <w:basedOn w:val="Normal"/>
    <w:rsid w:val="00AB127A"/>
    <w:pPr>
      <w:spacing w:before="100" w:beforeAutospacing="1" w:after="100" w:afterAutospacing="1"/>
    </w:pPr>
    <w:rPr>
      <w:rFonts w:ascii="Times New Roman" w:eastAsia="Times New Roman" w:hAnsi="Times New Roman"/>
      <w:sz w:val="24"/>
    </w:rPr>
  </w:style>
  <w:style w:type="paragraph" w:customStyle="1" w:styleId="non-member-action">
    <w:name w:val="non-member-action"/>
    <w:basedOn w:val="Normal"/>
    <w:rsid w:val="00AB127A"/>
    <w:pPr>
      <w:spacing w:before="100" w:beforeAutospacing="1" w:after="100" w:afterAutospacing="1"/>
    </w:pPr>
    <w:rPr>
      <w:rFonts w:ascii="Times New Roman" w:eastAsia="Times New Roman" w:hAnsi="Times New Roman"/>
      <w:sz w:val="24"/>
    </w:rPr>
  </w:style>
  <w:style w:type="paragraph" w:customStyle="1" w:styleId="non-member-note">
    <w:name w:val="non-member-note"/>
    <w:basedOn w:val="Normal"/>
    <w:rsid w:val="00AB127A"/>
    <w:pPr>
      <w:spacing w:before="100" w:beforeAutospacing="1" w:after="100" w:afterAutospacing="1"/>
    </w:pPr>
    <w:rPr>
      <w:rFonts w:ascii="Times New Roman" w:eastAsia="Times New Roman" w:hAnsi="Times New Roman"/>
      <w:sz w:val="24"/>
    </w:rPr>
  </w:style>
  <w:style w:type="paragraph" w:customStyle="1" w:styleId="team-suggestion-info">
    <w:name w:val="team-suggestion-info"/>
    <w:basedOn w:val="Normal"/>
    <w:rsid w:val="00AB127A"/>
    <w:pPr>
      <w:spacing w:before="100" w:beforeAutospacing="1" w:after="100" w:afterAutospacing="1"/>
    </w:pPr>
    <w:rPr>
      <w:rFonts w:ascii="Times New Roman" w:eastAsia="Times New Roman" w:hAnsi="Times New Roman"/>
      <w:sz w:val="24"/>
    </w:rPr>
  </w:style>
  <w:style w:type="paragraph" w:customStyle="1" w:styleId="team-size">
    <w:name w:val="team-size"/>
    <w:basedOn w:val="Normal"/>
    <w:rsid w:val="00AB127A"/>
    <w:pPr>
      <w:spacing w:before="100" w:beforeAutospacing="1" w:after="100" w:afterAutospacing="1"/>
    </w:pPr>
    <w:rPr>
      <w:rFonts w:ascii="Times New Roman" w:eastAsia="Times New Roman" w:hAnsi="Times New Roman"/>
      <w:sz w:val="24"/>
    </w:rPr>
  </w:style>
  <w:style w:type="paragraph" w:customStyle="1" w:styleId="octicon-mail">
    <w:name w:val="octicon-mail"/>
    <w:basedOn w:val="Normal"/>
    <w:rsid w:val="00AB127A"/>
    <w:pPr>
      <w:spacing w:before="100" w:beforeAutospacing="1" w:after="100" w:afterAutospacing="1"/>
    </w:pPr>
    <w:rPr>
      <w:rFonts w:ascii="Times New Roman" w:eastAsia="Times New Roman" w:hAnsi="Times New Roman"/>
      <w:sz w:val="24"/>
    </w:rPr>
  </w:style>
  <w:style w:type="paragraph" w:customStyle="1" w:styleId="team-name">
    <w:name w:val="team-name"/>
    <w:basedOn w:val="Normal"/>
    <w:rsid w:val="00AB127A"/>
    <w:pPr>
      <w:spacing w:before="100" w:beforeAutospacing="1" w:after="100" w:afterAutospacing="1"/>
    </w:pPr>
    <w:rPr>
      <w:rFonts w:ascii="Times New Roman" w:eastAsia="Times New Roman" w:hAnsi="Times New Roman"/>
      <w:sz w:val="24"/>
    </w:rPr>
  </w:style>
  <w:style w:type="paragraph" w:customStyle="1" w:styleId="follow-list-item">
    <w:name w:val="follow-list-item"/>
    <w:basedOn w:val="Normal"/>
    <w:rsid w:val="00AB127A"/>
    <w:pPr>
      <w:spacing w:before="100" w:beforeAutospacing="1" w:after="100" w:afterAutospacing="1"/>
    </w:pPr>
    <w:rPr>
      <w:rFonts w:ascii="Times New Roman" w:eastAsia="Times New Roman" w:hAnsi="Times New Roman"/>
      <w:sz w:val="24"/>
    </w:rPr>
  </w:style>
  <w:style w:type="paragraph" w:customStyle="1" w:styleId="follower-list-align-top">
    <w:name w:val="follower-list-align-top"/>
    <w:basedOn w:val="Normal"/>
    <w:rsid w:val="00AB127A"/>
    <w:pPr>
      <w:spacing w:before="100" w:beforeAutospacing="1" w:after="100" w:afterAutospacing="1"/>
    </w:pPr>
    <w:rPr>
      <w:rFonts w:ascii="Times New Roman" w:eastAsia="Times New Roman" w:hAnsi="Times New Roman"/>
      <w:sz w:val="24"/>
    </w:rPr>
  </w:style>
  <w:style w:type="paragraph" w:customStyle="1" w:styleId="flagged-banner">
    <w:name w:val="flagged-banner"/>
    <w:basedOn w:val="Normal"/>
    <w:rsid w:val="00AB127A"/>
    <w:pPr>
      <w:spacing w:before="100" w:beforeAutospacing="1" w:after="100" w:afterAutospacing="1"/>
    </w:pPr>
    <w:rPr>
      <w:rFonts w:ascii="Times New Roman" w:eastAsia="Times New Roman" w:hAnsi="Times New Roman"/>
      <w:sz w:val="24"/>
    </w:rPr>
  </w:style>
  <w:style w:type="paragraph" w:customStyle="1" w:styleId="follow-list-name">
    <w:name w:val="follow-list-name"/>
    <w:basedOn w:val="Normal"/>
    <w:rsid w:val="00AB127A"/>
    <w:pPr>
      <w:spacing w:before="100" w:beforeAutospacing="1" w:after="100" w:afterAutospacing="1"/>
    </w:pPr>
    <w:rPr>
      <w:rFonts w:ascii="Times New Roman" w:eastAsia="Times New Roman" w:hAnsi="Times New Roman"/>
      <w:sz w:val="24"/>
    </w:rPr>
  </w:style>
  <w:style w:type="paragraph" w:customStyle="1" w:styleId="follow-list-info">
    <w:name w:val="follow-list-info"/>
    <w:basedOn w:val="Normal"/>
    <w:rsid w:val="00AB127A"/>
    <w:pPr>
      <w:spacing w:before="100" w:beforeAutospacing="1" w:after="100" w:afterAutospacing="1"/>
    </w:pPr>
    <w:rPr>
      <w:rFonts w:ascii="Times New Roman" w:eastAsia="Times New Roman" w:hAnsi="Times New Roman"/>
      <w:sz w:val="24"/>
    </w:rPr>
  </w:style>
  <w:style w:type="paragraph" w:customStyle="1" w:styleId="user-status-org-detail">
    <w:name w:val="user-status-org-detail"/>
    <w:basedOn w:val="Normal"/>
    <w:rsid w:val="00AB127A"/>
    <w:pPr>
      <w:spacing w:before="100" w:beforeAutospacing="1" w:after="100" w:afterAutospacing="1"/>
    </w:pPr>
    <w:rPr>
      <w:rFonts w:ascii="Times New Roman" w:eastAsia="Times New Roman" w:hAnsi="Times New Roman"/>
      <w:sz w:val="24"/>
    </w:rPr>
  </w:style>
  <w:style w:type="paragraph" w:customStyle="1" w:styleId="wiki-more-pages">
    <w:name w:val="wiki-more-pages"/>
    <w:basedOn w:val="Normal"/>
    <w:rsid w:val="00AB127A"/>
    <w:pPr>
      <w:spacing w:before="100" w:beforeAutospacing="1" w:after="100" w:afterAutospacing="1"/>
    </w:pPr>
    <w:rPr>
      <w:rFonts w:ascii="Times New Roman" w:eastAsia="Times New Roman" w:hAnsi="Times New Roman"/>
      <w:sz w:val="24"/>
    </w:rPr>
  </w:style>
  <w:style w:type="paragraph" w:customStyle="1" w:styleId="hxbadge-input">
    <w:name w:val="hx_badge-input"/>
    <w:basedOn w:val="Normal"/>
    <w:rsid w:val="00AB127A"/>
    <w:pPr>
      <w:spacing w:before="100" w:beforeAutospacing="1" w:after="100" w:afterAutospacing="1"/>
    </w:pPr>
    <w:rPr>
      <w:rFonts w:ascii="Times New Roman" w:eastAsia="Times New Roman" w:hAnsi="Times New Roman"/>
      <w:sz w:val="24"/>
    </w:rPr>
  </w:style>
  <w:style w:type="paragraph" w:customStyle="1" w:styleId="hxbadge-input-inline">
    <w:name w:val="hx_badge-input-inline"/>
    <w:basedOn w:val="Normal"/>
    <w:rsid w:val="00AB127A"/>
    <w:pPr>
      <w:spacing w:before="100" w:beforeAutospacing="1" w:after="100" w:afterAutospacing="1"/>
    </w:pPr>
    <w:rPr>
      <w:rFonts w:ascii="Times New Roman" w:eastAsia="Times New Roman" w:hAnsi="Times New Roman"/>
      <w:sz w:val="24"/>
    </w:rPr>
  </w:style>
  <w:style w:type="paragraph" w:customStyle="1" w:styleId="pagination0">
    <w:name w:val="pagination&gt;*"/>
    <w:basedOn w:val="Normal"/>
    <w:rsid w:val="00AB127A"/>
    <w:pPr>
      <w:spacing w:before="100" w:beforeAutospacing="1" w:after="100" w:afterAutospacing="1"/>
    </w:pPr>
    <w:rPr>
      <w:rFonts w:ascii="Times New Roman" w:eastAsia="Times New Roman" w:hAnsi="Times New Roman"/>
      <w:sz w:val="24"/>
    </w:rPr>
  </w:style>
  <w:style w:type="paragraph" w:customStyle="1" w:styleId="tabnav--responsive">
    <w:name w:val="tabnav--responsive"/>
    <w:basedOn w:val="Normal"/>
    <w:rsid w:val="00AB127A"/>
    <w:pPr>
      <w:spacing w:before="100" w:beforeAutospacing="1" w:after="100" w:afterAutospacing="1"/>
    </w:pPr>
    <w:rPr>
      <w:rFonts w:ascii="Times New Roman" w:eastAsia="Times New Roman" w:hAnsi="Times New Roman"/>
      <w:sz w:val="24"/>
    </w:rPr>
  </w:style>
  <w:style w:type="paragraph" w:customStyle="1" w:styleId="btn-state-alternate">
    <w:name w:val="btn-state-alternate"/>
    <w:basedOn w:val="Normal"/>
    <w:rsid w:val="00AB127A"/>
    <w:pPr>
      <w:spacing w:before="100" w:beforeAutospacing="1" w:after="100" w:afterAutospacing="1"/>
    </w:pPr>
    <w:rPr>
      <w:rFonts w:ascii="Times New Roman" w:eastAsia="Times New Roman" w:hAnsi="Times New Roman"/>
      <w:sz w:val="24"/>
    </w:rPr>
  </w:style>
  <w:style w:type="paragraph" w:customStyle="1" w:styleId="repository-content">
    <w:name w:val="repository-content"/>
    <w:basedOn w:val="Normal"/>
    <w:rsid w:val="00AB127A"/>
    <w:pPr>
      <w:spacing w:before="100" w:beforeAutospacing="1" w:after="100" w:afterAutospacing="1"/>
    </w:pPr>
    <w:rPr>
      <w:rFonts w:ascii="Times New Roman" w:eastAsia="Times New Roman" w:hAnsi="Times New Roman"/>
      <w:sz w:val="24"/>
    </w:rPr>
  </w:style>
  <w:style w:type="paragraph" w:customStyle="1" w:styleId="cmeta">
    <w:name w:val="cmeta"/>
    <w:basedOn w:val="Normal"/>
    <w:rsid w:val="00AB127A"/>
    <w:pPr>
      <w:spacing w:before="100" w:beforeAutospacing="1" w:after="100" w:afterAutospacing="1"/>
    </w:pPr>
    <w:rPr>
      <w:rFonts w:ascii="Times New Roman" w:eastAsia="Times New Roman" w:hAnsi="Times New Roman"/>
      <w:sz w:val="24"/>
    </w:rPr>
  </w:style>
  <w:style w:type="paragraph" w:customStyle="1" w:styleId="d">
    <w:name w:val="d"/>
    <w:basedOn w:val="Normal"/>
    <w:rsid w:val="00AB127A"/>
    <w:pPr>
      <w:spacing w:before="100" w:beforeAutospacing="1" w:after="100" w:afterAutospacing="1"/>
    </w:pPr>
    <w:rPr>
      <w:rFonts w:ascii="Times New Roman" w:eastAsia="Times New Roman" w:hAnsi="Times New Roman"/>
      <w:sz w:val="24"/>
    </w:rPr>
  </w:style>
  <w:style w:type="paragraph" w:customStyle="1" w:styleId="a">
    <w:name w:val="a"/>
    <w:basedOn w:val="Normal"/>
    <w:rsid w:val="00AB127A"/>
    <w:pPr>
      <w:spacing w:before="100" w:beforeAutospacing="1" w:after="100" w:afterAutospacing="1"/>
    </w:pPr>
    <w:rPr>
      <w:rFonts w:ascii="Times New Roman" w:eastAsia="Times New Roman" w:hAnsi="Times New Roman"/>
      <w:sz w:val="24"/>
    </w:rPr>
  </w:style>
  <w:style w:type="paragraph" w:customStyle="1" w:styleId="octicon-git-pull-request">
    <w:name w:val="octicon-git-pull-request"/>
    <w:basedOn w:val="Normal"/>
    <w:rsid w:val="00AB127A"/>
    <w:pPr>
      <w:spacing w:before="100" w:beforeAutospacing="1" w:after="100" w:afterAutospacing="1"/>
    </w:pPr>
    <w:rPr>
      <w:rFonts w:ascii="Times New Roman" w:eastAsia="Times New Roman" w:hAnsi="Times New Roman"/>
      <w:sz w:val="24"/>
    </w:rPr>
  </w:style>
  <w:style w:type="paragraph" w:customStyle="1" w:styleId="octicon-git-branch">
    <w:name w:val="octicon-git-branch"/>
    <w:basedOn w:val="Normal"/>
    <w:rsid w:val="00AB127A"/>
    <w:pPr>
      <w:spacing w:before="100" w:beforeAutospacing="1" w:after="100" w:afterAutospacing="1"/>
    </w:pPr>
    <w:rPr>
      <w:rFonts w:ascii="Times New Roman" w:eastAsia="Times New Roman" w:hAnsi="Times New Roman"/>
      <w:sz w:val="24"/>
    </w:rPr>
  </w:style>
  <w:style w:type="paragraph" w:customStyle="1" w:styleId="octicon-issue-closed">
    <w:name w:val="octicon-issue-closed"/>
    <w:basedOn w:val="Normal"/>
    <w:rsid w:val="00AB127A"/>
    <w:pPr>
      <w:spacing w:before="100" w:beforeAutospacing="1" w:after="100" w:afterAutospacing="1"/>
    </w:pPr>
    <w:rPr>
      <w:rFonts w:ascii="Times New Roman" w:eastAsia="Times New Roman" w:hAnsi="Times New Roman"/>
      <w:sz w:val="24"/>
    </w:rPr>
  </w:style>
  <w:style w:type="paragraph" w:customStyle="1" w:styleId="octicon-issue-opened">
    <w:name w:val="octicon-issue-opened"/>
    <w:basedOn w:val="Normal"/>
    <w:rsid w:val="00AB127A"/>
    <w:pPr>
      <w:spacing w:before="100" w:beforeAutospacing="1" w:after="100" w:afterAutospacing="1"/>
    </w:pPr>
    <w:rPr>
      <w:rFonts w:ascii="Times New Roman" w:eastAsia="Times New Roman" w:hAnsi="Times New Roman"/>
      <w:sz w:val="24"/>
    </w:rPr>
  </w:style>
  <w:style w:type="paragraph" w:customStyle="1" w:styleId="price">
    <w:name w:val="price"/>
    <w:basedOn w:val="Normal"/>
    <w:rsid w:val="00AB127A"/>
    <w:pPr>
      <w:spacing w:before="100" w:beforeAutospacing="1" w:after="100" w:afterAutospacing="1"/>
    </w:pPr>
    <w:rPr>
      <w:rFonts w:ascii="Times New Roman" w:eastAsia="Times New Roman" w:hAnsi="Times New Roman"/>
      <w:sz w:val="24"/>
    </w:rPr>
  </w:style>
  <w:style w:type="paragraph" w:customStyle="1" w:styleId="favicon">
    <w:name w:val="favicon"/>
    <w:basedOn w:val="Normal"/>
    <w:rsid w:val="00AB127A"/>
    <w:pPr>
      <w:spacing w:before="100" w:beforeAutospacing="1" w:after="100" w:afterAutospacing="1"/>
    </w:pPr>
    <w:rPr>
      <w:rFonts w:ascii="Times New Roman" w:eastAsia="Times New Roman" w:hAnsi="Times New Roman"/>
      <w:sz w:val="24"/>
    </w:rPr>
  </w:style>
  <w:style w:type="paragraph" w:customStyle="1" w:styleId="form-field-hover">
    <w:name w:val="form-field-hover"/>
    <w:basedOn w:val="Normal"/>
    <w:rsid w:val="00AB127A"/>
    <w:pPr>
      <w:spacing w:before="100" w:beforeAutospacing="1" w:after="100" w:afterAutospacing="1"/>
    </w:pPr>
    <w:rPr>
      <w:rFonts w:ascii="Times New Roman" w:eastAsia="Times New Roman" w:hAnsi="Times New Roman"/>
      <w:sz w:val="24"/>
    </w:rPr>
  </w:style>
  <w:style w:type="paragraph" w:customStyle="1" w:styleId="expand-group">
    <w:name w:val="expand-group"/>
    <w:basedOn w:val="Normal"/>
    <w:rsid w:val="00AB127A"/>
    <w:pPr>
      <w:spacing w:before="100" w:beforeAutospacing="1" w:after="100" w:afterAutospacing="1"/>
    </w:pPr>
    <w:rPr>
      <w:rFonts w:ascii="Times New Roman" w:eastAsia="Times New Roman" w:hAnsi="Times New Roman"/>
      <w:sz w:val="24"/>
    </w:rPr>
  </w:style>
  <w:style w:type="paragraph" w:customStyle="1" w:styleId="dismiss-preview-button">
    <w:name w:val="dismiss-preview-button"/>
    <w:basedOn w:val="Normal"/>
    <w:rsid w:val="00AB127A"/>
    <w:pPr>
      <w:spacing w:before="100" w:beforeAutospacing="1" w:after="100" w:afterAutospacing="1"/>
    </w:pPr>
    <w:rPr>
      <w:rFonts w:ascii="Times New Roman" w:eastAsia="Times New Roman" w:hAnsi="Times New Roman"/>
      <w:sz w:val="24"/>
    </w:rPr>
  </w:style>
  <w:style w:type="paragraph" w:customStyle="1" w:styleId="u2f-message">
    <w:name w:val="u2f-message"/>
    <w:basedOn w:val="Normal"/>
    <w:rsid w:val="00AB127A"/>
    <w:pPr>
      <w:spacing w:before="100" w:beforeAutospacing="1" w:after="100" w:afterAutospacing="1"/>
    </w:pPr>
    <w:rPr>
      <w:rFonts w:ascii="Times New Roman" w:eastAsia="Times New Roman" w:hAnsi="Times New Roman"/>
      <w:sz w:val="24"/>
    </w:rPr>
  </w:style>
  <w:style w:type="paragraph" w:customStyle="1" w:styleId="pricing-matrix-row-text">
    <w:name w:val="pricing-matrix-row-text"/>
    <w:basedOn w:val="Normal"/>
    <w:rsid w:val="00AB127A"/>
    <w:pPr>
      <w:spacing w:before="100" w:beforeAutospacing="1" w:after="100" w:afterAutospacing="1"/>
    </w:pPr>
    <w:rPr>
      <w:rFonts w:ascii="Times New Roman" w:eastAsia="Times New Roman" w:hAnsi="Times New Roman"/>
      <w:sz w:val="24"/>
    </w:rPr>
  </w:style>
  <w:style w:type="paragraph" w:customStyle="1" w:styleId="notice-highlight">
    <w:name w:val="notice-highlight"/>
    <w:basedOn w:val="Normal"/>
    <w:rsid w:val="00AB127A"/>
    <w:pPr>
      <w:spacing w:before="100" w:beforeAutospacing="1" w:after="100" w:afterAutospacing="1"/>
    </w:pPr>
    <w:rPr>
      <w:rFonts w:ascii="Times New Roman" w:eastAsia="Times New Roman" w:hAnsi="Times New Roman"/>
      <w:sz w:val="24"/>
    </w:rPr>
  </w:style>
  <w:style w:type="paragraph" w:customStyle="1" w:styleId="octicon-mark-github">
    <w:name w:val="octicon-mark-github"/>
    <w:basedOn w:val="Normal"/>
    <w:rsid w:val="00AB127A"/>
    <w:pPr>
      <w:spacing w:before="100" w:beforeAutospacing="1" w:after="100" w:afterAutospacing="1"/>
    </w:pPr>
    <w:rPr>
      <w:rFonts w:ascii="Times New Roman" w:eastAsia="Times New Roman" w:hAnsi="Times New Roman"/>
      <w:sz w:val="24"/>
    </w:rPr>
  </w:style>
  <w:style w:type="paragraph" w:customStyle="1" w:styleId="tooltipped">
    <w:name w:val="tooltipped"/>
    <w:basedOn w:val="Normal"/>
    <w:rsid w:val="00AB127A"/>
    <w:pPr>
      <w:spacing w:before="100" w:beforeAutospacing="1" w:after="100" w:afterAutospacing="1"/>
    </w:pPr>
    <w:rPr>
      <w:rFonts w:ascii="Times New Roman" w:eastAsia="Times New Roman" w:hAnsi="Times New Roman"/>
      <w:sz w:val="24"/>
    </w:rPr>
  </w:style>
  <w:style w:type="paragraph" w:customStyle="1" w:styleId="gh-header-shadow">
    <w:name w:val="gh-header-shadow"/>
    <w:basedOn w:val="Normal"/>
    <w:rsid w:val="00AB127A"/>
    <w:pPr>
      <w:spacing w:before="100" w:beforeAutospacing="1" w:after="100" w:afterAutospacing="1"/>
    </w:pPr>
    <w:rPr>
      <w:rFonts w:ascii="Times New Roman" w:eastAsia="Times New Roman" w:hAnsi="Times New Roman"/>
      <w:sz w:val="24"/>
    </w:rPr>
  </w:style>
  <w:style w:type="paragraph" w:customStyle="1" w:styleId="sticky-content">
    <w:name w:val="sticky-content"/>
    <w:basedOn w:val="Normal"/>
    <w:rsid w:val="00AB127A"/>
    <w:pPr>
      <w:spacing w:before="100" w:beforeAutospacing="1" w:after="100" w:afterAutospacing="1"/>
    </w:pPr>
    <w:rPr>
      <w:rFonts w:ascii="Times New Roman" w:eastAsia="Times New Roman" w:hAnsi="Times New Roman"/>
      <w:sz w:val="24"/>
    </w:rPr>
  </w:style>
  <w:style w:type="paragraph" w:customStyle="1" w:styleId="added">
    <w:name w:val="added"/>
    <w:basedOn w:val="Normal"/>
    <w:rsid w:val="00AB127A"/>
    <w:pPr>
      <w:spacing w:before="100" w:beforeAutospacing="1" w:after="100" w:afterAutospacing="1"/>
    </w:pPr>
    <w:rPr>
      <w:rFonts w:ascii="Times New Roman" w:eastAsia="Times New Roman" w:hAnsi="Times New Roman"/>
      <w:sz w:val="24"/>
    </w:rPr>
  </w:style>
  <w:style w:type="paragraph" w:customStyle="1" w:styleId="rich-diff">
    <w:name w:val="rich-diff"/>
    <w:basedOn w:val="Normal"/>
    <w:rsid w:val="00AB127A"/>
    <w:pPr>
      <w:spacing w:before="100" w:beforeAutospacing="1" w:after="100" w:afterAutospacing="1"/>
    </w:pPr>
    <w:rPr>
      <w:rFonts w:ascii="Times New Roman" w:eastAsia="Times New Roman" w:hAnsi="Times New Roman"/>
      <w:sz w:val="24"/>
    </w:rPr>
  </w:style>
  <w:style w:type="paragraph" w:customStyle="1" w:styleId="file-diff">
    <w:name w:val="file-diff"/>
    <w:basedOn w:val="Normal"/>
    <w:rsid w:val="00AB127A"/>
    <w:pPr>
      <w:spacing w:before="100" w:beforeAutospacing="1" w:after="100" w:afterAutospacing="1"/>
    </w:pPr>
    <w:rPr>
      <w:rFonts w:ascii="Times New Roman" w:eastAsia="Times New Roman" w:hAnsi="Times New Roman"/>
      <w:sz w:val="24"/>
    </w:rPr>
  </w:style>
  <w:style w:type="paragraph" w:customStyle="1" w:styleId="deletable">
    <w:name w:val="deletable"/>
    <w:basedOn w:val="Normal"/>
    <w:rsid w:val="00AB127A"/>
    <w:pPr>
      <w:spacing w:before="100" w:beforeAutospacing="1" w:after="100" w:afterAutospacing="1"/>
    </w:pPr>
    <w:rPr>
      <w:rFonts w:ascii="Times New Roman" w:eastAsia="Times New Roman" w:hAnsi="Times New Roman"/>
      <w:sz w:val="24"/>
    </w:rPr>
  </w:style>
  <w:style w:type="paragraph" w:customStyle="1" w:styleId="text-right">
    <w:name w:val="text-right"/>
    <w:basedOn w:val="Normal"/>
    <w:rsid w:val="00AB127A"/>
    <w:pPr>
      <w:spacing w:before="100" w:beforeAutospacing="1" w:after="100" w:afterAutospacing="1"/>
    </w:pPr>
    <w:rPr>
      <w:rFonts w:ascii="Times New Roman" w:eastAsia="Times New Roman" w:hAnsi="Times New Roman"/>
      <w:sz w:val="24"/>
    </w:rPr>
  </w:style>
  <w:style w:type="paragraph" w:customStyle="1" w:styleId="loading-paypal-spinner">
    <w:name w:val="loading-paypal-spinner"/>
    <w:basedOn w:val="Normal"/>
    <w:rsid w:val="00AB127A"/>
    <w:pPr>
      <w:spacing w:before="100" w:beforeAutospacing="1" w:after="100" w:afterAutospacing="1"/>
    </w:pPr>
    <w:rPr>
      <w:rFonts w:ascii="Times New Roman" w:eastAsia="Times New Roman" w:hAnsi="Times New Roman"/>
      <w:sz w:val="24"/>
    </w:rPr>
  </w:style>
  <w:style w:type="paragraph" w:customStyle="1" w:styleId="paypal-down-flash">
    <w:name w:val="paypal-down-flash"/>
    <w:basedOn w:val="Normal"/>
    <w:rsid w:val="00AB127A"/>
    <w:pPr>
      <w:spacing w:before="100" w:beforeAutospacing="1" w:after="100" w:afterAutospacing="1"/>
    </w:pPr>
    <w:rPr>
      <w:rFonts w:ascii="Times New Roman" w:eastAsia="Times New Roman" w:hAnsi="Times New Roman"/>
      <w:sz w:val="24"/>
    </w:rPr>
  </w:style>
  <w:style w:type="paragraph" w:customStyle="1" w:styleId="paypal-form-actions">
    <w:name w:val="paypal-form-actions"/>
    <w:basedOn w:val="Normal"/>
    <w:rsid w:val="00AB127A"/>
    <w:pPr>
      <w:spacing w:before="100" w:beforeAutospacing="1" w:after="100" w:afterAutospacing="1"/>
    </w:pPr>
    <w:rPr>
      <w:rFonts w:ascii="Times New Roman" w:eastAsia="Times New Roman" w:hAnsi="Times New Roman"/>
      <w:sz w:val="24"/>
    </w:rPr>
  </w:style>
  <w:style w:type="paragraph" w:customStyle="1" w:styleId="paypal-signed-in">
    <w:name w:val="paypal-signed-in"/>
    <w:basedOn w:val="Normal"/>
    <w:rsid w:val="00AB127A"/>
    <w:pPr>
      <w:spacing w:before="100" w:beforeAutospacing="1" w:after="100" w:afterAutospacing="1"/>
    </w:pPr>
    <w:rPr>
      <w:rFonts w:ascii="Times New Roman" w:eastAsia="Times New Roman" w:hAnsi="Times New Roman"/>
      <w:sz w:val="24"/>
    </w:rPr>
  </w:style>
  <w:style w:type="paragraph" w:customStyle="1" w:styleId="setup-creditcard-form">
    <w:name w:val="setup-creditcard-form"/>
    <w:basedOn w:val="Normal"/>
    <w:rsid w:val="00AB127A"/>
    <w:pPr>
      <w:spacing w:before="100" w:beforeAutospacing="1" w:after="100" w:afterAutospacing="1"/>
    </w:pPr>
    <w:rPr>
      <w:rFonts w:ascii="Times New Roman" w:eastAsia="Times New Roman" w:hAnsi="Times New Roman"/>
      <w:sz w:val="24"/>
    </w:rPr>
  </w:style>
  <w:style w:type="paragraph" w:customStyle="1" w:styleId="terms">
    <w:name w:val="terms"/>
    <w:basedOn w:val="Normal"/>
    <w:rsid w:val="00AB127A"/>
    <w:pPr>
      <w:spacing w:before="100" w:beforeAutospacing="1" w:after="100" w:afterAutospacing="1"/>
    </w:pPr>
    <w:rPr>
      <w:rFonts w:ascii="Times New Roman" w:eastAsia="Times New Roman" w:hAnsi="Times New Roman"/>
      <w:sz w:val="24"/>
    </w:rPr>
  </w:style>
  <w:style w:type="paragraph" w:customStyle="1" w:styleId="tagsearchpopover-list-item">
    <w:name w:val="tagsearchpopover-list-item"/>
    <w:basedOn w:val="Normal"/>
    <w:rsid w:val="00AB127A"/>
    <w:pPr>
      <w:spacing w:before="100" w:beforeAutospacing="1" w:after="100" w:afterAutospacing="1"/>
    </w:pPr>
    <w:rPr>
      <w:rFonts w:ascii="Times New Roman" w:eastAsia="Times New Roman" w:hAnsi="Times New Roman"/>
      <w:sz w:val="24"/>
    </w:rPr>
  </w:style>
  <w:style w:type="paragraph" w:customStyle="1" w:styleId="octicon-unfold">
    <w:name w:val="octicon-unfold"/>
    <w:basedOn w:val="Normal"/>
    <w:rsid w:val="00AB127A"/>
    <w:pPr>
      <w:spacing w:before="100" w:beforeAutospacing="1" w:after="100" w:afterAutospacing="1"/>
    </w:pPr>
    <w:rPr>
      <w:rFonts w:ascii="Times New Roman" w:eastAsia="Times New Roman" w:hAnsi="Times New Roman"/>
      <w:sz w:val="24"/>
    </w:rPr>
  </w:style>
  <w:style w:type="paragraph" w:customStyle="1" w:styleId="loading-message">
    <w:name w:val="loading-message"/>
    <w:basedOn w:val="Normal"/>
    <w:rsid w:val="00AB127A"/>
    <w:pPr>
      <w:spacing w:before="100" w:beforeAutospacing="1" w:after="100" w:afterAutospacing="1"/>
    </w:pPr>
    <w:rPr>
      <w:rFonts w:ascii="Times New Roman" w:eastAsia="Times New Roman" w:hAnsi="Times New Roman"/>
      <w:sz w:val="24"/>
    </w:rPr>
  </w:style>
  <w:style w:type="paragraph" w:customStyle="1" w:styleId="totals-num">
    <w:name w:val="totals-num"/>
    <w:basedOn w:val="Normal"/>
    <w:rsid w:val="00AB127A"/>
    <w:pPr>
      <w:spacing w:before="100" w:beforeAutospacing="1" w:after="100" w:afterAutospacing="1"/>
    </w:pPr>
    <w:rPr>
      <w:rFonts w:ascii="Times New Roman" w:eastAsia="Times New Roman" w:hAnsi="Times New Roman"/>
      <w:sz w:val="24"/>
    </w:rPr>
  </w:style>
  <w:style w:type="paragraph" w:customStyle="1" w:styleId="single">
    <w:name w:val="single"/>
    <w:basedOn w:val="Normal"/>
    <w:rsid w:val="00AB127A"/>
    <w:pPr>
      <w:spacing w:before="100" w:beforeAutospacing="1" w:after="100" w:afterAutospacing="1"/>
    </w:pPr>
    <w:rPr>
      <w:rFonts w:ascii="Times New Roman" w:eastAsia="Times New Roman" w:hAnsi="Times New Roman"/>
      <w:sz w:val="24"/>
    </w:rPr>
  </w:style>
  <w:style w:type="paragraph" w:customStyle="1" w:styleId="border-wrap">
    <w:name w:val="border-wrap"/>
    <w:basedOn w:val="Normal"/>
    <w:rsid w:val="00AB127A"/>
    <w:pPr>
      <w:spacing w:before="100" w:beforeAutospacing="1" w:after="100" w:afterAutospacing="1"/>
    </w:pPr>
    <w:rPr>
      <w:rFonts w:ascii="Times New Roman" w:eastAsia="Times New Roman" w:hAnsi="Times New Roman"/>
      <w:sz w:val="24"/>
    </w:rPr>
  </w:style>
  <w:style w:type="paragraph" w:customStyle="1" w:styleId="viewspan">
    <w:name w:val="view&gt;span"/>
    <w:basedOn w:val="Normal"/>
    <w:rsid w:val="00AB127A"/>
    <w:pPr>
      <w:spacing w:before="100" w:beforeAutospacing="1" w:after="100" w:afterAutospacing="1"/>
    </w:pPr>
    <w:rPr>
      <w:rFonts w:ascii="Times New Roman" w:eastAsia="Times New Roman" w:hAnsi="Times New Roman"/>
      <w:sz w:val="24"/>
    </w:rPr>
  </w:style>
  <w:style w:type="paragraph" w:customStyle="1" w:styleId="tag-input-inner">
    <w:name w:val="tag-input-inner"/>
    <w:basedOn w:val="Normal"/>
    <w:rsid w:val="00AB127A"/>
    <w:pPr>
      <w:spacing w:before="100" w:beforeAutospacing="1" w:after="100" w:afterAutospacing="1"/>
    </w:pPr>
    <w:rPr>
      <w:rFonts w:ascii="Times New Roman" w:eastAsia="Times New Roman" w:hAnsi="Times New Roman"/>
      <w:sz w:val="24"/>
    </w:rPr>
  </w:style>
  <w:style w:type="paragraph" w:customStyle="1" w:styleId="commits">
    <w:name w:val="commits"/>
    <w:basedOn w:val="Normal"/>
    <w:rsid w:val="00AB127A"/>
    <w:pPr>
      <w:spacing w:before="100" w:beforeAutospacing="1" w:after="100" w:afterAutospacing="1"/>
    </w:pPr>
    <w:rPr>
      <w:rFonts w:ascii="Times New Roman" w:eastAsia="Times New Roman" w:hAnsi="Times New Roman"/>
      <w:sz w:val="24"/>
    </w:rPr>
  </w:style>
  <w:style w:type="paragraph" w:customStyle="1" w:styleId="body">
    <w:name w:val="body"/>
    <w:basedOn w:val="Normal"/>
    <w:rsid w:val="00AB127A"/>
    <w:pPr>
      <w:spacing w:before="100" w:beforeAutospacing="1" w:after="100" w:afterAutospacing="1"/>
    </w:pPr>
    <w:rPr>
      <w:rFonts w:ascii="Times New Roman" w:eastAsia="Times New Roman" w:hAnsi="Times New Roman"/>
      <w:sz w:val="24"/>
    </w:rPr>
  </w:style>
  <w:style w:type="paragraph" w:customStyle="1" w:styleId="time">
    <w:name w:val="time"/>
    <w:basedOn w:val="Normal"/>
    <w:rsid w:val="00AB127A"/>
    <w:pPr>
      <w:spacing w:before="100" w:beforeAutospacing="1" w:after="100" w:afterAutospacing="1"/>
    </w:pPr>
    <w:rPr>
      <w:rFonts w:ascii="Times New Roman" w:eastAsia="Times New Roman" w:hAnsi="Times New Roman"/>
      <w:sz w:val="24"/>
    </w:rPr>
  </w:style>
  <w:style w:type="paragraph" w:customStyle="1" w:styleId="done">
    <w:name w:val="done"/>
    <w:basedOn w:val="Normal"/>
    <w:rsid w:val="00AB127A"/>
    <w:pPr>
      <w:spacing w:before="100" w:beforeAutospacing="1" w:after="100" w:afterAutospacing="1"/>
    </w:pPr>
    <w:rPr>
      <w:rFonts w:ascii="Times New Roman" w:eastAsia="Times New Roman" w:hAnsi="Times New Roman"/>
      <w:sz w:val="24"/>
    </w:rPr>
  </w:style>
  <w:style w:type="paragraph" w:customStyle="1" w:styleId="edit-form">
    <w:name w:val="edit-form"/>
    <w:basedOn w:val="Normal"/>
    <w:rsid w:val="00AB127A"/>
    <w:pPr>
      <w:spacing w:before="100" w:beforeAutospacing="1" w:after="100" w:afterAutospacing="1"/>
    </w:pPr>
    <w:rPr>
      <w:rFonts w:ascii="Times New Roman" w:eastAsia="Times New Roman" w:hAnsi="Times New Roman"/>
      <w:sz w:val="24"/>
    </w:rPr>
  </w:style>
  <w:style w:type="paragraph" w:customStyle="1" w:styleId="mark-as-unread">
    <w:name w:val="mark-as-unread"/>
    <w:basedOn w:val="Normal"/>
    <w:rsid w:val="00AB127A"/>
    <w:pPr>
      <w:spacing w:before="100" w:beforeAutospacing="1" w:after="100" w:afterAutospacing="1"/>
    </w:pPr>
    <w:rPr>
      <w:rFonts w:ascii="Times New Roman" w:eastAsia="Times New Roman" w:hAnsi="Times New Roman"/>
      <w:sz w:val="24"/>
    </w:rPr>
  </w:style>
  <w:style w:type="paragraph" w:customStyle="1" w:styleId="list-group-item-namea">
    <w:name w:val="list-group-item-name&gt;a"/>
    <w:basedOn w:val="Normal"/>
    <w:rsid w:val="00AB127A"/>
    <w:pPr>
      <w:spacing w:before="100" w:beforeAutospacing="1" w:after="100" w:afterAutospacing="1"/>
    </w:pPr>
    <w:rPr>
      <w:rFonts w:ascii="Times New Roman" w:eastAsia="Times New Roman" w:hAnsi="Times New Roman"/>
      <w:sz w:val="24"/>
    </w:rPr>
  </w:style>
  <w:style w:type="paragraph" w:customStyle="1" w:styleId="notification-actions">
    <w:name w:val="notification-actions"/>
    <w:basedOn w:val="Normal"/>
    <w:rsid w:val="00AB127A"/>
    <w:pPr>
      <w:spacing w:before="100" w:beforeAutospacing="1" w:after="100" w:afterAutospacing="1"/>
    </w:pPr>
    <w:rPr>
      <w:rFonts w:ascii="Times New Roman" w:eastAsia="Times New Roman" w:hAnsi="Times New Roman"/>
      <w:sz w:val="24"/>
    </w:rPr>
  </w:style>
  <w:style w:type="paragraph" w:customStyle="1" w:styleId="mark-as-read">
    <w:name w:val="mark-as-read"/>
    <w:basedOn w:val="Normal"/>
    <w:rsid w:val="00AB127A"/>
    <w:pPr>
      <w:spacing w:before="100" w:beforeAutospacing="1" w:after="100" w:afterAutospacing="1"/>
    </w:pPr>
    <w:rPr>
      <w:rFonts w:ascii="Times New Roman" w:eastAsia="Times New Roman" w:hAnsi="Times New Roman"/>
      <w:sz w:val="24"/>
    </w:rPr>
  </w:style>
  <w:style w:type="paragraph" w:customStyle="1" w:styleId="mute">
    <w:name w:val="mute"/>
    <w:basedOn w:val="Normal"/>
    <w:rsid w:val="00AB127A"/>
    <w:pPr>
      <w:spacing w:before="100" w:beforeAutospacing="1" w:after="100" w:afterAutospacing="1"/>
    </w:pPr>
    <w:rPr>
      <w:rFonts w:ascii="Times New Roman" w:eastAsia="Times New Roman" w:hAnsi="Times New Roman"/>
      <w:sz w:val="24"/>
    </w:rPr>
  </w:style>
  <w:style w:type="paragraph" w:customStyle="1" w:styleId="notification-success">
    <w:name w:val="notification-success"/>
    <w:basedOn w:val="Normal"/>
    <w:rsid w:val="00AB127A"/>
    <w:pPr>
      <w:spacing w:before="100" w:beforeAutospacing="1" w:after="100" w:afterAutospacing="1"/>
    </w:pPr>
    <w:rPr>
      <w:rFonts w:ascii="Times New Roman" w:eastAsia="Times New Roman" w:hAnsi="Times New Roman"/>
      <w:sz w:val="24"/>
    </w:rPr>
  </w:style>
  <w:style w:type="paragraph" w:customStyle="1" w:styleId="access-details">
    <w:name w:val="access-details"/>
    <w:basedOn w:val="Normal"/>
    <w:rsid w:val="00AB127A"/>
    <w:pPr>
      <w:spacing w:before="100" w:beforeAutospacing="1" w:after="100" w:afterAutospacing="1"/>
    </w:pPr>
    <w:rPr>
      <w:rFonts w:ascii="Times New Roman" w:eastAsia="Times New Roman" w:hAnsi="Times New Roman"/>
      <w:sz w:val="24"/>
    </w:rPr>
  </w:style>
  <w:style w:type="paragraph" w:customStyle="1" w:styleId="octicon-chevron-down">
    <w:name w:val="octicon-chevron-down"/>
    <w:basedOn w:val="Normal"/>
    <w:rsid w:val="00AB127A"/>
    <w:pPr>
      <w:spacing w:before="100" w:beforeAutospacing="1" w:after="100" w:afterAutospacing="1"/>
    </w:pPr>
    <w:rPr>
      <w:rFonts w:ascii="Times New Roman" w:eastAsia="Times New Roman" w:hAnsi="Times New Roman"/>
      <w:sz w:val="24"/>
    </w:rPr>
  </w:style>
  <w:style w:type="paragraph" w:customStyle="1" w:styleId="authorized-tools">
    <w:name w:val="authorized-tools"/>
    <w:basedOn w:val="Normal"/>
    <w:rsid w:val="00AB127A"/>
    <w:pPr>
      <w:spacing w:before="100" w:beforeAutospacing="1" w:after="100" w:afterAutospacing="1"/>
    </w:pPr>
    <w:rPr>
      <w:rFonts w:ascii="Times New Roman" w:eastAsia="Times New Roman" w:hAnsi="Times New Roman"/>
      <w:sz w:val="24"/>
    </w:rPr>
  </w:style>
  <w:style w:type="paragraph" w:customStyle="1" w:styleId="unauthorized-tools">
    <w:name w:val="unauthorized-tools"/>
    <w:basedOn w:val="Normal"/>
    <w:rsid w:val="00AB127A"/>
    <w:pPr>
      <w:spacing w:before="100" w:beforeAutospacing="1" w:after="100" w:afterAutospacing="1"/>
    </w:pPr>
    <w:rPr>
      <w:rFonts w:ascii="Times New Roman" w:eastAsia="Times New Roman" w:hAnsi="Times New Roman"/>
      <w:sz w:val="24"/>
    </w:rPr>
  </w:style>
  <w:style w:type="paragraph" w:customStyle="1" w:styleId="member-list-avatar">
    <w:name w:val="member-list-avatar"/>
    <w:basedOn w:val="Normal"/>
    <w:rsid w:val="00AB127A"/>
    <w:pPr>
      <w:spacing w:before="100" w:beforeAutospacing="1" w:after="100" w:afterAutospacing="1"/>
    </w:pPr>
    <w:rPr>
      <w:rFonts w:ascii="Times New Roman" w:eastAsia="Times New Roman" w:hAnsi="Times New Roman"/>
      <w:sz w:val="24"/>
    </w:rPr>
  </w:style>
  <w:style w:type="paragraph" w:customStyle="1" w:styleId="ghost">
    <w:name w:val="ghost"/>
    <w:basedOn w:val="Normal"/>
    <w:rsid w:val="00AB127A"/>
    <w:pPr>
      <w:spacing w:before="100" w:beforeAutospacing="1" w:after="100" w:afterAutospacing="1"/>
    </w:pPr>
    <w:rPr>
      <w:rFonts w:ascii="Times New Roman" w:eastAsia="Times New Roman" w:hAnsi="Times New Roman"/>
      <w:sz w:val="24"/>
    </w:rPr>
  </w:style>
  <w:style w:type="paragraph" w:customStyle="1" w:styleId="method-field">
    <w:name w:val="method-field"/>
    <w:basedOn w:val="Normal"/>
    <w:rsid w:val="00AB127A"/>
    <w:pPr>
      <w:spacing w:before="100" w:beforeAutospacing="1" w:after="100" w:afterAutospacing="1"/>
    </w:pPr>
    <w:rPr>
      <w:rFonts w:ascii="Times New Roman" w:eastAsia="Times New Roman" w:hAnsi="Times New Roman"/>
      <w:sz w:val="24"/>
    </w:rPr>
  </w:style>
  <w:style w:type="paragraph" w:customStyle="1" w:styleId="method-label">
    <w:name w:val="method-label"/>
    <w:basedOn w:val="Normal"/>
    <w:rsid w:val="00AB127A"/>
    <w:pPr>
      <w:spacing w:before="100" w:beforeAutospacing="1" w:after="100" w:afterAutospacing="1"/>
    </w:pPr>
    <w:rPr>
      <w:rFonts w:ascii="Times New Roman" w:eastAsia="Times New Roman" w:hAnsi="Times New Roman"/>
      <w:sz w:val="24"/>
    </w:rPr>
  </w:style>
  <w:style w:type="paragraph" w:customStyle="1" w:styleId="repo-prefix">
    <w:name w:val="repo-prefix"/>
    <w:basedOn w:val="Normal"/>
    <w:rsid w:val="00AB127A"/>
    <w:pPr>
      <w:spacing w:before="100" w:beforeAutospacing="1" w:after="100" w:afterAutospacing="1"/>
    </w:pPr>
    <w:rPr>
      <w:rFonts w:ascii="Times New Roman" w:eastAsia="Times New Roman" w:hAnsi="Times New Roman"/>
      <w:sz w:val="24"/>
    </w:rPr>
  </w:style>
  <w:style w:type="paragraph" w:customStyle="1" w:styleId="repo-slash">
    <w:name w:val="repo-slash"/>
    <w:basedOn w:val="Normal"/>
    <w:rsid w:val="00AB127A"/>
    <w:pPr>
      <w:spacing w:before="100" w:beforeAutospacing="1" w:after="100" w:afterAutospacing="1"/>
    </w:pPr>
    <w:rPr>
      <w:rFonts w:ascii="Times New Roman" w:eastAsia="Times New Roman" w:hAnsi="Times New Roman"/>
      <w:sz w:val="24"/>
    </w:rPr>
  </w:style>
  <w:style w:type="paragraph" w:customStyle="1" w:styleId="team-row-teams">
    <w:name w:val="team-row-teams"/>
    <w:basedOn w:val="Normal"/>
    <w:rsid w:val="00AB127A"/>
    <w:pPr>
      <w:spacing w:before="100" w:beforeAutospacing="1" w:after="100" w:afterAutospacing="1"/>
    </w:pPr>
    <w:rPr>
      <w:rFonts w:ascii="Times New Roman" w:eastAsia="Times New Roman" w:hAnsi="Times New Roman"/>
      <w:sz w:val="24"/>
    </w:rPr>
  </w:style>
  <w:style w:type="paragraph" w:customStyle="1" w:styleId="team-row-members">
    <w:name w:val="team-row-members"/>
    <w:basedOn w:val="Normal"/>
    <w:rsid w:val="00AB127A"/>
    <w:pPr>
      <w:spacing w:before="100" w:beforeAutospacing="1" w:after="100" w:afterAutospacing="1"/>
    </w:pPr>
    <w:rPr>
      <w:rFonts w:ascii="Times New Roman" w:eastAsia="Times New Roman" w:hAnsi="Times New Roman"/>
      <w:sz w:val="24"/>
    </w:rPr>
  </w:style>
  <w:style w:type="paragraph" w:customStyle="1" w:styleId="edit-hide">
    <w:name w:val="edit-hide"/>
    <w:basedOn w:val="Normal"/>
    <w:rsid w:val="00AB127A"/>
    <w:pPr>
      <w:spacing w:before="100" w:beforeAutospacing="1" w:after="100" w:afterAutospacing="1"/>
    </w:pPr>
    <w:rPr>
      <w:rFonts w:ascii="Times New Roman" w:eastAsia="Times New Roman" w:hAnsi="Times New Roman"/>
      <w:sz w:val="24"/>
    </w:rPr>
  </w:style>
  <w:style w:type="paragraph" w:customStyle="1" w:styleId="archived-header">
    <w:name w:val="archived-header"/>
    <w:basedOn w:val="Normal"/>
    <w:rsid w:val="00AB127A"/>
    <w:pPr>
      <w:spacing w:before="100" w:beforeAutospacing="1" w:after="100" w:afterAutospacing="1"/>
    </w:pPr>
    <w:rPr>
      <w:rFonts w:ascii="Times New Roman" w:eastAsia="Times New Roman" w:hAnsi="Times New Roman"/>
      <w:sz w:val="24"/>
    </w:rPr>
  </w:style>
  <w:style w:type="paragraph" w:customStyle="1" w:styleId="archive-dropdown-item">
    <w:name w:val="archive-dropdown-item"/>
    <w:basedOn w:val="Normal"/>
    <w:rsid w:val="00AB127A"/>
    <w:pPr>
      <w:spacing w:before="100" w:beforeAutospacing="1" w:after="100" w:afterAutospacing="1"/>
    </w:pPr>
    <w:rPr>
      <w:rFonts w:ascii="Times New Roman" w:eastAsia="Times New Roman" w:hAnsi="Times New Roman"/>
      <w:sz w:val="24"/>
    </w:rPr>
  </w:style>
  <w:style w:type="paragraph" w:customStyle="1" w:styleId="toolbar-commenting">
    <w:name w:val="toolbar-commenting"/>
    <w:basedOn w:val="Normal"/>
    <w:rsid w:val="00AB127A"/>
    <w:pPr>
      <w:spacing w:before="100" w:beforeAutospacing="1" w:after="100" w:afterAutospacing="1"/>
    </w:pPr>
    <w:rPr>
      <w:rFonts w:ascii="Times New Roman" w:eastAsia="Times New Roman" w:hAnsi="Times New Roman"/>
      <w:sz w:val="24"/>
    </w:rPr>
  </w:style>
  <w:style w:type="paragraph" w:customStyle="1" w:styleId="octicon-pencil">
    <w:name w:val="octicon-pencil"/>
    <w:basedOn w:val="Normal"/>
    <w:rsid w:val="00AB127A"/>
    <w:pPr>
      <w:spacing w:before="100" w:beforeAutospacing="1" w:after="100" w:afterAutospacing="1"/>
    </w:pPr>
    <w:rPr>
      <w:rFonts w:ascii="Times New Roman" w:eastAsia="Times New Roman" w:hAnsi="Times New Roman"/>
      <w:sz w:val="24"/>
    </w:rPr>
  </w:style>
  <w:style w:type="paragraph" w:customStyle="1" w:styleId="repo-file-upload-info">
    <w:name w:val="repo-file-upload-info"/>
    <w:basedOn w:val="Normal"/>
    <w:rsid w:val="00AB127A"/>
    <w:pPr>
      <w:spacing w:before="100" w:beforeAutospacing="1" w:after="100" w:afterAutospacing="1"/>
    </w:pPr>
    <w:rPr>
      <w:rFonts w:ascii="Times New Roman" w:eastAsia="Times New Roman" w:hAnsi="Times New Roman"/>
      <w:sz w:val="24"/>
    </w:rPr>
  </w:style>
  <w:style w:type="paragraph" w:customStyle="1" w:styleId="repo-file-upload-meter-filename">
    <w:name w:val="repo-file-upload-meter-filename"/>
    <w:basedOn w:val="Normal"/>
    <w:rsid w:val="00AB127A"/>
    <w:pPr>
      <w:spacing w:before="100" w:beforeAutospacing="1" w:after="100" w:afterAutospacing="1"/>
    </w:pPr>
    <w:rPr>
      <w:rFonts w:ascii="Times New Roman" w:eastAsia="Times New Roman" w:hAnsi="Times New Roman"/>
      <w:sz w:val="24"/>
    </w:rPr>
  </w:style>
  <w:style w:type="paragraph" w:customStyle="1" w:styleId="https-clone-options">
    <w:name w:val="https-clone-options"/>
    <w:basedOn w:val="Normal"/>
    <w:rsid w:val="00AB127A"/>
    <w:pPr>
      <w:spacing w:before="100" w:beforeAutospacing="1" w:after="100" w:afterAutospacing="1"/>
    </w:pPr>
    <w:rPr>
      <w:rFonts w:ascii="Times New Roman" w:eastAsia="Times New Roman" w:hAnsi="Times New Roman"/>
      <w:sz w:val="24"/>
    </w:rPr>
  </w:style>
  <w:style w:type="paragraph" w:customStyle="1" w:styleId="button-change-avatar">
    <w:name w:val="button-change-avatar"/>
    <w:basedOn w:val="Normal"/>
    <w:rsid w:val="00AB127A"/>
    <w:pPr>
      <w:spacing w:before="100" w:beforeAutospacing="1" w:after="100" w:afterAutospacing="1"/>
    </w:pPr>
    <w:rPr>
      <w:rFonts w:ascii="Times New Roman" w:eastAsia="Times New Roman" w:hAnsi="Times New Roman"/>
      <w:sz w:val="24"/>
    </w:rPr>
  </w:style>
  <w:style w:type="paragraph" w:customStyle="1" w:styleId="bad-dimensions">
    <w:name w:val="bad-dimensions"/>
    <w:basedOn w:val="Normal"/>
    <w:rsid w:val="00AB127A"/>
    <w:pPr>
      <w:spacing w:before="100" w:beforeAutospacing="1" w:after="100" w:afterAutospacing="1"/>
    </w:pPr>
    <w:rPr>
      <w:rFonts w:ascii="Times New Roman" w:eastAsia="Times New Roman" w:hAnsi="Times New Roman"/>
      <w:sz w:val="24"/>
    </w:rPr>
  </w:style>
  <w:style w:type="paragraph" w:customStyle="1" w:styleId="bad-file">
    <w:name w:val="bad-file"/>
    <w:basedOn w:val="Normal"/>
    <w:rsid w:val="00AB127A"/>
    <w:pPr>
      <w:spacing w:before="100" w:beforeAutospacing="1" w:after="100" w:afterAutospacing="1"/>
    </w:pPr>
    <w:rPr>
      <w:rFonts w:ascii="Times New Roman" w:eastAsia="Times New Roman" w:hAnsi="Times New Roman"/>
      <w:sz w:val="24"/>
    </w:rPr>
  </w:style>
  <w:style w:type="paragraph" w:customStyle="1" w:styleId="bad-format">
    <w:name w:val="bad-format"/>
    <w:basedOn w:val="Normal"/>
    <w:rsid w:val="00AB127A"/>
    <w:pPr>
      <w:spacing w:before="100" w:beforeAutospacing="1" w:after="100" w:afterAutospacing="1"/>
    </w:pPr>
    <w:rPr>
      <w:rFonts w:ascii="Times New Roman" w:eastAsia="Times New Roman" w:hAnsi="Times New Roman"/>
      <w:sz w:val="24"/>
    </w:rPr>
  </w:style>
  <w:style w:type="paragraph" w:customStyle="1" w:styleId="file-empty">
    <w:name w:val="file-empty"/>
    <w:basedOn w:val="Normal"/>
    <w:rsid w:val="00AB127A"/>
    <w:pPr>
      <w:spacing w:before="100" w:beforeAutospacing="1" w:after="100" w:afterAutospacing="1"/>
    </w:pPr>
    <w:rPr>
      <w:rFonts w:ascii="Times New Roman" w:eastAsia="Times New Roman" w:hAnsi="Times New Roman"/>
      <w:sz w:val="24"/>
    </w:rPr>
  </w:style>
  <w:style w:type="paragraph" w:customStyle="1" w:styleId="failed-request">
    <w:name w:val="failed-request"/>
    <w:basedOn w:val="Normal"/>
    <w:rsid w:val="00AB127A"/>
    <w:pPr>
      <w:spacing w:before="100" w:beforeAutospacing="1" w:after="100" w:afterAutospacing="1"/>
    </w:pPr>
    <w:rPr>
      <w:rFonts w:ascii="Times New Roman" w:eastAsia="Times New Roman" w:hAnsi="Times New Roman"/>
      <w:sz w:val="24"/>
    </w:rPr>
  </w:style>
  <w:style w:type="paragraph" w:customStyle="1" w:styleId="too-big">
    <w:name w:val="too-big"/>
    <w:basedOn w:val="Normal"/>
    <w:rsid w:val="00AB127A"/>
    <w:pPr>
      <w:spacing w:before="100" w:beforeAutospacing="1" w:after="100" w:afterAutospacing="1"/>
    </w:pPr>
    <w:rPr>
      <w:rFonts w:ascii="Times New Roman" w:eastAsia="Times New Roman" w:hAnsi="Times New Roman"/>
      <w:sz w:val="24"/>
    </w:rPr>
  </w:style>
  <w:style w:type="paragraph" w:customStyle="1" w:styleId="remove-link">
    <w:name w:val="remove-link"/>
    <w:basedOn w:val="Normal"/>
    <w:rsid w:val="00AB127A"/>
    <w:pPr>
      <w:spacing w:before="100" w:beforeAutospacing="1" w:after="100" w:afterAutospacing="1"/>
    </w:pPr>
    <w:rPr>
      <w:rFonts w:ascii="Times New Roman" w:eastAsia="Times New Roman" w:hAnsi="Times New Roman"/>
      <w:sz w:val="24"/>
    </w:rPr>
  </w:style>
  <w:style w:type="paragraph" w:customStyle="1" w:styleId="collab-name">
    <w:name w:val="collab-name"/>
    <w:basedOn w:val="Normal"/>
    <w:rsid w:val="00AB127A"/>
    <w:pPr>
      <w:spacing w:before="100" w:beforeAutospacing="1" w:after="100" w:afterAutospacing="1"/>
    </w:pPr>
    <w:rPr>
      <w:rFonts w:ascii="Times New Roman" w:eastAsia="Times New Roman" w:hAnsi="Times New Roman"/>
      <w:sz w:val="24"/>
    </w:rPr>
  </w:style>
  <w:style w:type="paragraph" w:customStyle="1" w:styleId="collab-message">
    <w:name w:val="collab-message"/>
    <w:basedOn w:val="Normal"/>
    <w:rsid w:val="00AB127A"/>
    <w:pPr>
      <w:spacing w:before="100" w:beforeAutospacing="1" w:after="100" w:afterAutospacing="1"/>
    </w:pPr>
    <w:rPr>
      <w:rFonts w:ascii="Times New Roman" w:eastAsia="Times New Roman" w:hAnsi="Times New Roman"/>
      <w:sz w:val="24"/>
    </w:rPr>
  </w:style>
  <w:style w:type="paragraph" w:customStyle="1" w:styleId="input-vat">
    <w:name w:val="input-vat"/>
    <w:basedOn w:val="Normal"/>
    <w:rsid w:val="00AB127A"/>
    <w:pPr>
      <w:spacing w:before="100" w:beforeAutospacing="1" w:after="100" w:afterAutospacing="1"/>
    </w:pPr>
    <w:rPr>
      <w:rFonts w:ascii="Times New Roman" w:eastAsia="Times New Roman" w:hAnsi="Times New Roman"/>
      <w:sz w:val="24"/>
    </w:rPr>
  </w:style>
  <w:style w:type="paragraph" w:customStyle="1" w:styleId="task-list-item">
    <w:name w:val="task-list-item"/>
    <w:basedOn w:val="Normal"/>
    <w:rsid w:val="00AB127A"/>
    <w:pPr>
      <w:spacing w:before="100" w:beforeAutospacing="1" w:after="100" w:afterAutospacing="1"/>
    </w:pPr>
    <w:rPr>
      <w:rFonts w:ascii="Times New Roman" w:eastAsia="Times New Roman" w:hAnsi="Times New Roman"/>
      <w:sz w:val="24"/>
    </w:rPr>
  </w:style>
  <w:style w:type="paragraph" w:customStyle="1" w:styleId="expand-nested-team">
    <w:name w:val="expand-nested-team"/>
    <w:basedOn w:val="Normal"/>
    <w:rsid w:val="00AB127A"/>
    <w:pPr>
      <w:spacing w:before="100" w:beforeAutospacing="1" w:after="100" w:afterAutospacing="1"/>
    </w:pPr>
    <w:rPr>
      <w:rFonts w:ascii="Times New Roman" w:eastAsia="Times New Roman" w:hAnsi="Times New Roman"/>
      <w:sz w:val="24"/>
    </w:rPr>
  </w:style>
  <w:style w:type="paragraph" w:customStyle="1" w:styleId="btn-state-default">
    <w:name w:val="btn-state-default"/>
    <w:basedOn w:val="Normal"/>
    <w:rsid w:val="00AB127A"/>
    <w:pPr>
      <w:spacing w:before="100" w:beforeAutospacing="1" w:after="100" w:afterAutospacing="1"/>
    </w:pPr>
    <w:rPr>
      <w:rFonts w:ascii="Times New Roman" w:eastAsia="Times New Roman" w:hAnsi="Times New Roman"/>
      <w:sz w:val="24"/>
    </w:rPr>
  </w:style>
  <w:style w:type="paragraph" w:customStyle="1" w:styleId="committer">
    <w:name w:val="committer"/>
    <w:basedOn w:val="Normal"/>
    <w:rsid w:val="00AB127A"/>
    <w:pPr>
      <w:spacing w:before="100" w:beforeAutospacing="1" w:after="100" w:afterAutospacing="1"/>
    </w:pPr>
    <w:rPr>
      <w:rFonts w:ascii="Times New Roman" w:eastAsia="Times New Roman" w:hAnsi="Times New Roman"/>
      <w:sz w:val="24"/>
    </w:rPr>
  </w:style>
  <w:style w:type="paragraph" w:customStyle="1" w:styleId="message">
    <w:name w:val="message"/>
    <w:basedOn w:val="Normal"/>
    <w:rsid w:val="00AB127A"/>
    <w:pPr>
      <w:spacing w:before="100" w:beforeAutospacing="1" w:after="100" w:afterAutospacing="1"/>
    </w:pPr>
    <w:rPr>
      <w:rFonts w:ascii="Times New Roman" w:eastAsia="Times New Roman" w:hAnsi="Times New Roman"/>
      <w:sz w:val="24"/>
    </w:rPr>
  </w:style>
  <w:style w:type="paragraph" w:customStyle="1" w:styleId="lang">
    <w:name w:val="lang"/>
    <w:basedOn w:val="Normal"/>
    <w:rsid w:val="00AB127A"/>
    <w:pPr>
      <w:spacing w:before="100" w:beforeAutospacing="1" w:after="100" w:afterAutospacing="1"/>
    </w:pPr>
    <w:rPr>
      <w:rFonts w:ascii="Times New Roman" w:eastAsia="Times New Roman" w:hAnsi="Times New Roman"/>
      <w:sz w:val="24"/>
    </w:rPr>
  </w:style>
  <w:style w:type="paragraph" w:customStyle="1" w:styleId="tagsearchpopover-item">
    <w:name w:val="tagsearchpopover-item"/>
    <w:basedOn w:val="Normal"/>
    <w:rsid w:val="00AB127A"/>
    <w:pPr>
      <w:spacing w:before="100" w:beforeAutospacing="1" w:after="100" w:afterAutospacing="1"/>
    </w:pPr>
    <w:rPr>
      <w:rFonts w:ascii="Times New Roman" w:eastAsia="Times New Roman" w:hAnsi="Times New Roman"/>
      <w:sz w:val="24"/>
    </w:rPr>
  </w:style>
  <w:style w:type="paragraph" w:customStyle="1" w:styleId="subtle">
    <w:name w:val="subtle"/>
    <w:basedOn w:val="Normal"/>
    <w:rsid w:val="00AB127A"/>
    <w:pPr>
      <w:spacing w:before="100" w:beforeAutospacing="1" w:after="100" w:afterAutospacing="1"/>
    </w:pPr>
    <w:rPr>
      <w:rFonts w:ascii="Times New Roman" w:eastAsia="Times New Roman" w:hAnsi="Times New Roman"/>
      <w:sz w:val="24"/>
    </w:rPr>
  </w:style>
  <w:style w:type="paragraph" w:customStyle="1" w:styleId="edit-invitation">
    <w:name w:val="edit-invitation"/>
    <w:basedOn w:val="Normal"/>
    <w:rsid w:val="00AB127A"/>
    <w:pPr>
      <w:spacing w:before="100" w:beforeAutospacing="1" w:after="100" w:afterAutospacing="1"/>
    </w:pPr>
    <w:rPr>
      <w:rFonts w:ascii="Times New Roman" w:eastAsia="Times New Roman" w:hAnsi="Times New Roman"/>
      <w:sz w:val="24"/>
    </w:rPr>
  </w:style>
  <w:style w:type="paragraph" w:customStyle="1" w:styleId="from-avatar">
    <w:name w:val="from-avatar"/>
    <w:basedOn w:val="Normal"/>
    <w:rsid w:val="00AB127A"/>
    <w:pPr>
      <w:spacing w:before="100" w:beforeAutospacing="1" w:after="100" w:afterAutospacing="1"/>
    </w:pPr>
    <w:rPr>
      <w:rFonts w:ascii="Times New Roman" w:eastAsia="Times New Roman" w:hAnsi="Times New Roman"/>
      <w:sz w:val="24"/>
    </w:rPr>
  </w:style>
  <w:style w:type="paragraph" w:customStyle="1" w:styleId="link-gray-dark-underline">
    <w:name w:val="link-gray-dark-underline"/>
    <w:basedOn w:val="Normal"/>
    <w:rsid w:val="00AB127A"/>
    <w:pPr>
      <w:spacing w:before="100" w:beforeAutospacing="1" w:after="100" w:afterAutospacing="1"/>
    </w:pPr>
    <w:rPr>
      <w:rFonts w:ascii="Times New Roman" w:eastAsia="Times New Roman" w:hAnsi="Times New Roman"/>
      <w:sz w:val="24"/>
    </w:rPr>
  </w:style>
  <w:style w:type="character" w:customStyle="1" w:styleId="codemirror-selectedtext">
    <w:name w:val="codemirror-selectedtext"/>
    <w:basedOn w:val="DefaultParagraphFont"/>
    <w:rsid w:val="00AB127A"/>
  </w:style>
  <w:style w:type="character" w:customStyle="1" w:styleId="changedtag">
    <w:name w:val="changed_tag"/>
    <w:basedOn w:val="DefaultParagraphFont"/>
    <w:rsid w:val="00AB127A"/>
  </w:style>
  <w:style w:type="character" w:customStyle="1" w:styleId="removedhref">
    <w:name w:val="removed_href"/>
    <w:basedOn w:val="DefaultParagraphFont"/>
    <w:rsid w:val="00AB127A"/>
  </w:style>
  <w:style w:type="character" w:customStyle="1" w:styleId="no-nl-marker1">
    <w:name w:val="no-nl-marker1"/>
    <w:basedOn w:val="DefaultParagraphFont"/>
    <w:rsid w:val="00AB127A"/>
    <w:rPr>
      <w:color w:val="CB2431"/>
    </w:rPr>
  </w:style>
  <w:style w:type="character" w:customStyle="1" w:styleId="frame">
    <w:name w:val="frame"/>
    <w:basedOn w:val="DefaultParagraphFont"/>
    <w:rsid w:val="00AB127A"/>
  </w:style>
  <w:style w:type="character" w:customStyle="1" w:styleId="framespan">
    <w:name w:val="frame&gt;span"/>
    <w:basedOn w:val="DefaultParagraphFont"/>
    <w:rsid w:val="00AB127A"/>
  </w:style>
  <w:style w:type="character" w:customStyle="1" w:styleId="align-center">
    <w:name w:val="align-center"/>
    <w:basedOn w:val="DefaultParagraphFont"/>
    <w:rsid w:val="00AB127A"/>
  </w:style>
  <w:style w:type="character" w:customStyle="1" w:styleId="align-centerspan">
    <w:name w:val="align-center&gt;span"/>
    <w:basedOn w:val="DefaultParagraphFont"/>
    <w:rsid w:val="00AB127A"/>
  </w:style>
  <w:style w:type="character" w:customStyle="1" w:styleId="align-right">
    <w:name w:val="align-right"/>
    <w:basedOn w:val="DefaultParagraphFont"/>
    <w:rsid w:val="00AB127A"/>
  </w:style>
  <w:style w:type="character" w:customStyle="1" w:styleId="align-rightspan">
    <w:name w:val="align-right&gt;span"/>
    <w:basedOn w:val="DefaultParagraphFont"/>
    <w:rsid w:val="00AB127A"/>
  </w:style>
  <w:style w:type="character" w:customStyle="1" w:styleId="float-left">
    <w:name w:val="float-left"/>
    <w:basedOn w:val="DefaultParagraphFont"/>
    <w:rsid w:val="00AB127A"/>
  </w:style>
  <w:style w:type="character" w:customStyle="1" w:styleId="float-right">
    <w:name w:val="float-right"/>
    <w:basedOn w:val="DefaultParagraphFont"/>
    <w:rsid w:val="00AB127A"/>
  </w:style>
  <w:style w:type="character" w:customStyle="1" w:styleId="float-rightspan">
    <w:name w:val="float-right&gt;span"/>
    <w:basedOn w:val="DefaultParagraphFont"/>
    <w:rsid w:val="00AB127A"/>
  </w:style>
  <w:style w:type="character" w:customStyle="1" w:styleId="user-mention1">
    <w:name w:val="user-mention1"/>
    <w:basedOn w:val="DefaultParagraphFont"/>
    <w:rsid w:val="00AB127A"/>
    <w:rPr>
      <w:b/>
      <w:bCs/>
      <w:color w:val="24292E"/>
    </w:rPr>
  </w:style>
  <w:style w:type="character" w:customStyle="1" w:styleId="delete">
    <w:name w:val="delete"/>
    <w:basedOn w:val="DefaultParagraphFont"/>
    <w:rsid w:val="00AB127A"/>
  </w:style>
  <w:style w:type="character" w:customStyle="1" w:styleId="codemirror-matchingbracket1">
    <w:name w:val="codemirror-matchingbracket1"/>
    <w:basedOn w:val="DefaultParagraphFont"/>
    <w:rsid w:val="00AB127A"/>
  </w:style>
  <w:style w:type="character" w:customStyle="1" w:styleId="codemirror-nonmatchingbracket">
    <w:name w:val="codemirror-nonmatchingbracket"/>
    <w:basedOn w:val="DefaultParagraphFont"/>
    <w:rsid w:val="00AB127A"/>
  </w:style>
  <w:style w:type="paragraph" w:customStyle="1" w:styleId="contribution">
    <w:name w:val="contribution"/>
    <w:basedOn w:val="Normal"/>
    <w:rsid w:val="00AB127A"/>
    <w:pPr>
      <w:spacing w:before="100" w:beforeAutospacing="1" w:after="100" w:afterAutospacing="1"/>
    </w:pPr>
    <w:rPr>
      <w:rFonts w:ascii="Times New Roman" w:eastAsia="Times New Roman" w:hAnsi="Times New Roman"/>
      <w:sz w:val="24"/>
    </w:rPr>
  </w:style>
  <w:style w:type="paragraph" w:customStyle="1" w:styleId="hook-delivery-item">
    <w:name w:val="hook-delivery-item"/>
    <w:basedOn w:val="Normal"/>
    <w:rsid w:val="00AB127A"/>
    <w:pPr>
      <w:spacing w:before="100" w:beforeAutospacing="1" w:after="100" w:afterAutospacing="1"/>
    </w:pPr>
    <w:rPr>
      <w:rFonts w:ascii="Times New Roman" w:eastAsia="Times New Roman" w:hAnsi="Times New Roman"/>
      <w:sz w:val="24"/>
    </w:rPr>
  </w:style>
  <w:style w:type="paragraph" w:customStyle="1" w:styleId="pull-request">
    <w:name w:val="pull-request"/>
    <w:basedOn w:val="Normal"/>
    <w:rsid w:val="00AB127A"/>
    <w:pPr>
      <w:spacing w:before="100" w:beforeAutospacing="1" w:after="100" w:afterAutospacing="1"/>
    </w:pPr>
    <w:rPr>
      <w:rFonts w:ascii="Times New Roman" w:eastAsia="Times New Roman" w:hAnsi="Times New Roman"/>
      <w:sz w:val="24"/>
    </w:rPr>
  </w:style>
  <w:style w:type="paragraph" w:customStyle="1" w:styleId="pull-request-error">
    <w:name w:val="pull-request-error"/>
    <w:basedOn w:val="Normal"/>
    <w:rsid w:val="00AB127A"/>
    <w:pPr>
      <w:spacing w:before="100" w:beforeAutospacing="1" w:after="100" w:afterAutospacing="1"/>
    </w:pPr>
    <w:rPr>
      <w:rFonts w:ascii="Times New Roman" w:eastAsia="Times New Roman" w:hAnsi="Times New Roman"/>
      <w:sz w:val="24"/>
    </w:rPr>
  </w:style>
  <w:style w:type="paragraph" w:customStyle="1" w:styleId="more">
    <w:name w:val="more"/>
    <w:basedOn w:val="Normal"/>
    <w:rsid w:val="00AB127A"/>
    <w:pPr>
      <w:spacing w:before="100" w:beforeAutospacing="1" w:after="100" w:afterAutospacing="1"/>
    </w:pPr>
    <w:rPr>
      <w:rFonts w:ascii="Times New Roman" w:eastAsia="Times New Roman" w:hAnsi="Times New Roman"/>
      <w:sz w:val="24"/>
    </w:rPr>
  </w:style>
  <w:style w:type="paragraph" w:customStyle="1" w:styleId="box-body1">
    <w:name w:val="box-body1"/>
    <w:basedOn w:val="Normal"/>
    <w:rsid w:val="00AB127A"/>
    <w:pPr>
      <w:pBdr>
        <w:bottom w:val="single" w:sz="6" w:space="12" w:color="E1E4E8"/>
      </w:pBdr>
      <w:spacing w:before="0" w:after="150"/>
    </w:pPr>
    <w:rPr>
      <w:rFonts w:ascii="Times New Roman" w:eastAsia="Times New Roman" w:hAnsi="Times New Roman"/>
      <w:sz w:val="24"/>
    </w:rPr>
  </w:style>
  <w:style w:type="paragraph" w:customStyle="1" w:styleId="box-footer1">
    <w:name w:val="box-footer1"/>
    <w:basedOn w:val="Normal"/>
    <w:rsid w:val="00AB127A"/>
    <w:pPr>
      <w:pBdr>
        <w:top w:val="single" w:sz="6" w:space="12" w:color="E1E4E8"/>
      </w:pBdr>
      <w:spacing w:before="0" w:after="150"/>
    </w:pPr>
    <w:rPr>
      <w:rFonts w:ascii="Times New Roman" w:eastAsia="Times New Roman" w:hAnsi="Times New Roman"/>
      <w:sz w:val="24"/>
    </w:rPr>
  </w:style>
  <w:style w:type="paragraph" w:customStyle="1" w:styleId="box-header1">
    <w:name w:val="box-header1"/>
    <w:basedOn w:val="Normal"/>
    <w:rsid w:val="00AB127A"/>
    <w:pPr>
      <w:pBdr>
        <w:top w:val="single" w:sz="6" w:space="12" w:color="D1D5DA"/>
        <w:left w:val="single" w:sz="6" w:space="12" w:color="D1D5DA"/>
        <w:bottom w:val="single" w:sz="6" w:space="12" w:color="D1D5DA"/>
        <w:right w:val="single" w:sz="6" w:space="12" w:color="D1D5DA"/>
      </w:pBdr>
      <w:shd w:val="clear" w:color="auto" w:fill="F6F8FA"/>
      <w:spacing w:before="0" w:after="0"/>
      <w:ind w:left="-15" w:right="-15"/>
    </w:pPr>
    <w:rPr>
      <w:rFonts w:ascii="Times New Roman" w:eastAsia="Times New Roman" w:hAnsi="Times New Roman"/>
      <w:sz w:val="24"/>
    </w:rPr>
  </w:style>
  <w:style w:type="paragraph" w:customStyle="1" w:styleId="box-row1">
    <w:name w:val="box-row1"/>
    <w:basedOn w:val="Normal"/>
    <w:rsid w:val="00AB127A"/>
    <w:pPr>
      <w:pBdr>
        <w:top w:val="single" w:sz="6" w:space="12" w:color="E1E4E8"/>
      </w:pBdr>
      <w:spacing w:before="0" w:after="150"/>
    </w:pPr>
    <w:rPr>
      <w:rFonts w:ascii="Times New Roman" w:eastAsia="Times New Roman" w:hAnsi="Times New Roman"/>
      <w:sz w:val="24"/>
    </w:rPr>
  </w:style>
  <w:style w:type="paragraph" w:customStyle="1" w:styleId="box-header2">
    <w:name w:val="box-header2"/>
    <w:basedOn w:val="Normal"/>
    <w:rsid w:val="00AB127A"/>
    <w:pPr>
      <w:pBdr>
        <w:top w:val="single" w:sz="6" w:space="12" w:color="D1D5DA"/>
        <w:left w:val="single" w:sz="6" w:space="12" w:color="D1D5DA"/>
        <w:bottom w:val="single" w:sz="6" w:space="12" w:color="D1D5DA"/>
        <w:right w:val="single" w:sz="6" w:space="12" w:color="D1D5DA"/>
      </w:pBdr>
      <w:shd w:val="clear" w:color="auto" w:fill="F6F8FA"/>
      <w:spacing w:before="0" w:after="0"/>
      <w:ind w:left="-15" w:right="-15"/>
    </w:pPr>
    <w:rPr>
      <w:rFonts w:ascii="Times New Roman" w:eastAsia="Times New Roman" w:hAnsi="Times New Roman"/>
      <w:sz w:val="24"/>
    </w:rPr>
  </w:style>
  <w:style w:type="paragraph" w:customStyle="1" w:styleId="box-title1">
    <w:name w:val="box-title1"/>
    <w:basedOn w:val="Normal"/>
    <w:rsid w:val="00AB127A"/>
    <w:pPr>
      <w:spacing w:before="0" w:after="150"/>
    </w:pPr>
    <w:rPr>
      <w:rFonts w:ascii="Times New Roman" w:eastAsia="Times New Roman" w:hAnsi="Times New Roman"/>
      <w:b/>
      <w:bCs/>
      <w:sz w:val="30"/>
      <w:szCs w:val="30"/>
    </w:rPr>
  </w:style>
  <w:style w:type="paragraph" w:customStyle="1" w:styleId="box-body2">
    <w:name w:val="box-body2"/>
    <w:basedOn w:val="Normal"/>
    <w:rsid w:val="00AB127A"/>
    <w:pPr>
      <w:pBdr>
        <w:bottom w:val="single" w:sz="6" w:space="12" w:color="E1E4E8"/>
      </w:pBdr>
      <w:spacing w:before="0" w:after="150"/>
    </w:pPr>
    <w:rPr>
      <w:rFonts w:ascii="Times New Roman" w:eastAsia="Times New Roman" w:hAnsi="Times New Roman"/>
      <w:sz w:val="24"/>
    </w:rPr>
  </w:style>
  <w:style w:type="paragraph" w:customStyle="1" w:styleId="box-footer2">
    <w:name w:val="box-footer2"/>
    <w:basedOn w:val="Normal"/>
    <w:rsid w:val="00AB127A"/>
    <w:pPr>
      <w:pBdr>
        <w:top w:val="single" w:sz="6" w:space="12" w:color="E1E4E8"/>
      </w:pBdr>
      <w:spacing w:before="0" w:after="150"/>
    </w:pPr>
    <w:rPr>
      <w:rFonts w:ascii="Times New Roman" w:eastAsia="Times New Roman" w:hAnsi="Times New Roman"/>
      <w:sz w:val="24"/>
    </w:rPr>
  </w:style>
  <w:style w:type="paragraph" w:customStyle="1" w:styleId="box-row2">
    <w:name w:val="box-row2"/>
    <w:basedOn w:val="Normal"/>
    <w:rsid w:val="00AB127A"/>
    <w:pPr>
      <w:pBdr>
        <w:top w:val="single" w:sz="6" w:space="12" w:color="E1E4E8"/>
      </w:pBdr>
      <w:spacing w:before="0" w:after="150"/>
    </w:pPr>
    <w:rPr>
      <w:rFonts w:ascii="Times New Roman" w:eastAsia="Times New Roman" w:hAnsi="Times New Roman"/>
      <w:sz w:val="24"/>
    </w:rPr>
  </w:style>
  <w:style w:type="paragraph" w:customStyle="1" w:styleId="box-header3">
    <w:name w:val="box-header3"/>
    <w:basedOn w:val="Normal"/>
    <w:rsid w:val="00AB127A"/>
    <w:pPr>
      <w:pBdr>
        <w:top w:val="single" w:sz="6" w:space="12" w:color="C8E1FF"/>
        <w:left w:val="single" w:sz="6" w:space="12" w:color="C8E1FF"/>
        <w:bottom w:val="single" w:sz="6" w:space="12" w:color="C8E1FF"/>
        <w:right w:val="single" w:sz="6" w:space="12" w:color="C8E1FF"/>
      </w:pBdr>
      <w:shd w:val="clear" w:color="auto" w:fill="F1F8FF"/>
      <w:spacing w:before="0" w:after="0"/>
      <w:ind w:left="-15" w:right="-15"/>
    </w:pPr>
    <w:rPr>
      <w:rFonts w:ascii="Times New Roman" w:eastAsia="Times New Roman" w:hAnsi="Times New Roman"/>
      <w:sz w:val="24"/>
    </w:rPr>
  </w:style>
  <w:style w:type="paragraph" w:customStyle="1" w:styleId="box-body3">
    <w:name w:val="box-body3"/>
    <w:basedOn w:val="Normal"/>
    <w:rsid w:val="00AB127A"/>
    <w:pPr>
      <w:pBdr>
        <w:bottom w:val="single" w:sz="6" w:space="12" w:color="C8E1FF"/>
      </w:pBdr>
      <w:spacing w:before="0" w:after="150"/>
    </w:pPr>
    <w:rPr>
      <w:rFonts w:ascii="Times New Roman" w:eastAsia="Times New Roman" w:hAnsi="Times New Roman"/>
      <w:sz w:val="24"/>
    </w:rPr>
  </w:style>
  <w:style w:type="paragraph" w:customStyle="1" w:styleId="box-footer3">
    <w:name w:val="box-footer3"/>
    <w:basedOn w:val="Normal"/>
    <w:rsid w:val="00AB127A"/>
    <w:pPr>
      <w:pBdr>
        <w:top w:val="single" w:sz="6" w:space="12" w:color="C8E1FF"/>
      </w:pBdr>
      <w:spacing w:before="0" w:after="150"/>
    </w:pPr>
    <w:rPr>
      <w:rFonts w:ascii="Times New Roman" w:eastAsia="Times New Roman" w:hAnsi="Times New Roman"/>
      <w:sz w:val="24"/>
    </w:rPr>
  </w:style>
  <w:style w:type="paragraph" w:customStyle="1" w:styleId="box-row3">
    <w:name w:val="box-row3"/>
    <w:basedOn w:val="Normal"/>
    <w:rsid w:val="00AB127A"/>
    <w:pPr>
      <w:pBdr>
        <w:top w:val="single" w:sz="6" w:space="12" w:color="C8E1FF"/>
      </w:pBdr>
      <w:spacing w:before="0" w:after="150"/>
    </w:pPr>
    <w:rPr>
      <w:rFonts w:ascii="Times New Roman" w:eastAsia="Times New Roman" w:hAnsi="Times New Roman"/>
      <w:sz w:val="24"/>
    </w:rPr>
  </w:style>
  <w:style w:type="paragraph" w:customStyle="1" w:styleId="octicon1">
    <w:name w:val="octicon1"/>
    <w:basedOn w:val="Normal"/>
    <w:rsid w:val="00AB127A"/>
    <w:pPr>
      <w:spacing w:before="0" w:after="150"/>
      <w:textAlignment w:val="top"/>
    </w:pPr>
    <w:rPr>
      <w:rFonts w:ascii="Times New Roman" w:eastAsia="Times New Roman" w:hAnsi="Times New Roman"/>
      <w:sz w:val="24"/>
    </w:rPr>
  </w:style>
  <w:style w:type="paragraph" w:customStyle="1" w:styleId="counter1">
    <w:name w:val="counter1"/>
    <w:basedOn w:val="Normal"/>
    <w:rsid w:val="00AB127A"/>
    <w:pPr>
      <w:spacing w:before="0" w:after="150"/>
    </w:pPr>
    <w:rPr>
      <w:rFonts w:ascii="Times New Roman" w:eastAsia="Times New Roman" w:hAnsi="Times New Roman"/>
      <w:b/>
      <w:bCs/>
      <w:color w:val="586069"/>
      <w:szCs w:val="18"/>
    </w:rPr>
  </w:style>
  <w:style w:type="paragraph" w:customStyle="1" w:styleId="counter2">
    <w:name w:val="counter2"/>
    <w:basedOn w:val="Normal"/>
    <w:rsid w:val="00AB127A"/>
    <w:pPr>
      <w:shd w:val="clear" w:color="auto" w:fill="FFFFFF"/>
      <w:spacing w:before="0" w:after="150"/>
    </w:pPr>
    <w:rPr>
      <w:rFonts w:ascii="Times New Roman" w:eastAsia="Times New Roman" w:hAnsi="Times New Roman"/>
      <w:b/>
      <w:bCs/>
      <w:color w:val="29B249"/>
      <w:szCs w:val="18"/>
    </w:rPr>
  </w:style>
  <w:style w:type="paragraph" w:customStyle="1" w:styleId="counter3">
    <w:name w:val="counter3"/>
    <w:basedOn w:val="Normal"/>
    <w:rsid w:val="00AB127A"/>
    <w:pPr>
      <w:shd w:val="clear" w:color="auto" w:fill="FFFFFF"/>
      <w:spacing w:before="0" w:after="150"/>
    </w:pPr>
    <w:rPr>
      <w:rFonts w:ascii="Times New Roman" w:eastAsia="Times New Roman" w:hAnsi="Times New Roman"/>
      <w:b/>
      <w:bCs/>
      <w:color w:val="0366D6"/>
      <w:szCs w:val="18"/>
    </w:rPr>
  </w:style>
  <w:style w:type="paragraph" w:customStyle="1" w:styleId="counter4">
    <w:name w:val="counter4"/>
    <w:basedOn w:val="Normal"/>
    <w:rsid w:val="00AB127A"/>
    <w:pPr>
      <w:spacing w:before="0" w:after="150"/>
    </w:pPr>
    <w:rPr>
      <w:rFonts w:ascii="Times New Roman" w:eastAsia="Times New Roman" w:hAnsi="Times New Roman"/>
      <w:b/>
      <w:bCs/>
      <w:color w:val="FFFFFF"/>
      <w:szCs w:val="18"/>
    </w:rPr>
  </w:style>
  <w:style w:type="paragraph" w:customStyle="1" w:styleId="btngroup-item1">
    <w:name w:val="btngroup-item1"/>
    <w:basedOn w:val="Normal"/>
    <w:rsid w:val="00AB127A"/>
    <w:pPr>
      <w:spacing w:before="0" w:after="150"/>
    </w:pPr>
    <w:rPr>
      <w:rFonts w:ascii="Times New Roman" w:eastAsia="Times New Roman" w:hAnsi="Times New Roman"/>
      <w:sz w:val="24"/>
    </w:rPr>
  </w:style>
  <w:style w:type="paragraph" w:customStyle="1" w:styleId="note1">
    <w:name w:val="note1"/>
    <w:basedOn w:val="Normal"/>
    <w:rsid w:val="00AB127A"/>
    <w:pPr>
      <w:spacing w:before="0" w:after="0"/>
    </w:pPr>
    <w:rPr>
      <w:rFonts w:ascii="Times New Roman" w:eastAsia="Times New Roman" w:hAnsi="Times New Roman"/>
      <w:color w:val="586069"/>
      <w:szCs w:val="18"/>
    </w:rPr>
  </w:style>
  <w:style w:type="paragraph" w:customStyle="1" w:styleId="form-group1">
    <w:name w:val="form-group1"/>
    <w:basedOn w:val="Normal"/>
    <w:rsid w:val="00AB127A"/>
    <w:pPr>
      <w:spacing w:before="0" w:after="0"/>
      <w:ind w:right="450"/>
    </w:pPr>
    <w:rPr>
      <w:rFonts w:ascii="Times New Roman" w:eastAsia="Times New Roman" w:hAnsi="Times New Roman"/>
      <w:sz w:val="24"/>
    </w:rPr>
  </w:style>
  <w:style w:type="paragraph" w:customStyle="1" w:styleId="btn1">
    <w:name w:val="btn1"/>
    <w:basedOn w:val="Normal"/>
    <w:rsid w:val="00AB127A"/>
    <w:pPr>
      <w:shd w:val="clear" w:color="auto" w:fill="EFF3F6"/>
      <w:spacing w:before="420" w:after="0" w:line="300" w:lineRule="atLeast"/>
      <w:ind w:left="-300" w:right="375"/>
      <w:textAlignment w:val="center"/>
    </w:pPr>
    <w:rPr>
      <w:rFonts w:ascii="Times New Roman" w:eastAsia="Times New Roman" w:hAnsi="Times New Roman"/>
      <w:b/>
      <w:bCs/>
      <w:color w:val="24292E"/>
      <w:sz w:val="21"/>
      <w:szCs w:val="21"/>
    </w:rPr>
  </w:style>
  <w:style w:type="paragraph" w:customStyle="1" w:styleId="form-select1">
    <w:name w:val="form-select1"/>
    <w:basedOn w:val="Normal"/>
    <w:rsid w:val="00AB127A"/>
    <w:pPr>
      <w:pBdr>
        <w:top w:val="single" w:sz="6" w:space="5" w:color="D1D5DA"/>
        <w:left w:val="single" w:sz="6" w:space="6" w:color="D1D5DA"/>
        <w:bottom w:val="single" w:sz="6" w:space="5" w:color="D1D5DA"/>
        <w:right w:val="single" w:sz="6" w:space="6" w:color="D1D5DA"/>
      </w:pBdr>
      <w:shd w:val="clear" w:color="auto" w:fill="FFFFFF"/>
      <w:spacing w:before="75" w:after="150" w:line="300" w:lineRule="atLeast"/>
      <w:textAlignment w:val="center"/>
    </w:pPr>
    <w:rPr>
      <w:rFonts w:ascii="Times New Roman" w:eastAsia="Times New Roman" w:hAnsi="Times New Roman"/>
      <w:color w:val="24292E"/>
      <w:sz w:val="24"/>
    </w:rPr>
  </w:style>
  <w:style w:type="paragraph" w:customStyle="1" w:styleId="form-control1">
    <w:name w:val="form-control1"/>
    <w:basedOn w:val="Normal"/>
    <w:rsid w:val="00AB127A"/>
    <w:pPr>
      <w:pBdr>
        <w:top w:val="single" w:sz="6" w:space="5" w:color="D1D5DA"/>
        <w:left w:val="single" w:sz="6" w:space="6" w:color="D1D5DA"/>
        <w:bottom w:val="single" w:sz="6" w:space="5" w:color="D1D5DA"/>
        <w:right w:val="single" w:sz="6" w:space="6" w:color="D1D5DA"/>
      </w:pBdr>
      <w:shd w:val="clear" w:color="auto" w:fill="FAFBFC"/>
      <w:spacing w:before="0" w:after="150" w:line="300" w:lineRule="atLeast"/>
      <w:ind w:right="75"/>
      <w:textAlignment w:val="center"/>
    </w:pPr>
    <w:rPr>
      <w:rFonts w:ascii="Times New Roman" w:eastAsia="Times New Roman" w:hAnsi="Times New Roman"/>
      <w:color w:val="24292E"/>
      <w:sz w:val="24"/>
    </w:rPr>
  </w:style>
  <w:style w:type="paragraph" w:customStyle="1" w:styleId="form-group-header1">
    <w:name w:val="form-group-header1"/>
    <w:basedOn w:val="Normal"/>
    <w:rsid w:val="00AB127A"/>
    <w:pPr>
      <w:spacing w:before="0" w:after="90"/>
    </w:pPr>
    <w:rPr>
      <w:rFonts w:ascii="Times New Roman" w:eastAsia="Times New Roman" w:hAnsi="Times New Roman"/>
      <w:sz w:val="24"/>
    </w:rPr>
  </w:style>
  <w:style w:type="paragraph" w:customStyle="1" w:styleId="error1">
    <w:name w:val="error1"/>
    <w:basedOn w:val="Normal"/>
    <w:rsid w:val="00AB127A"/>
    <w:pPr>
      <w:spacing w:before="0" w:after="150"/>
    </w:pPr>
    <w:rPr>
      <w:rFonts w:ascii="Times New Roman" w:eastAsia="Times New Roman" w:hAnsi="Times New Roman"/>
      <w:b/>
      <w:bCs/>
      <w:vanish/>
      <w:szCs w:val="18"/>
    </w:rPr>
  </w:style>
  <w:style w:type="paragraph" w:customStyle="1" w:styleId="indicator1">
    <w:name w:val="indicator1"/>
    <w:basedOn w:val="Normal"/>
    <w:rsid w:val="00AB127A"/>
    <w:pPr>
      <w:spacing w:before="0" w:after="150"/>
    </w:pPr>
    <w:rPr>
      <w:rFonts w:ascii="Times New Roman" w:eastAsia="Times New Roman" w:hAnsi="Times New Roman"/>
      <w:b/>
      <w:bCs/>
      <w:vanish/>
      <w:szCs w:val="18"/>
    </w:rPr>
  </w:style>
  <w:style w:type="paragraph" w:customStyle="1" w:styleId="success1">
    <w:name w:val="success1"/>
    <w:basedOn w:val="Normal"/>
    <w:rsid w:val="00AB127A"/>
    <w:pPr>
      <w:spacing w:before="0" w:after="150"/>
    </w:pPr>
    <w:rPr>
      <w:rFonts w:ascii="Times New Roman" w:eastAsia="Times New Roman" w:hAnsi="Times New Roman"/>
      <w:b/>
      <w:bCs/>
      <w:vanish/>
      <w:szCs w:val="18"/>
    </w:rPr>
  </w:style>
  <w:style w:type="paragraph" w:customStyle="1" w:styleId="spinner1">
    <w:name w:val="spinner1"/>
    <w:basedOn w:val="Normal"/>
    <w:rsid w:val="00AB127A"/>
    <w:pPr>
      <w:spacing w:before="0" w:after="150"/>
      <w:ind w:right="45"/>
      <w:textAlignment w:val="center"/>
    </w:pPr>
    <w:rPr>
      <w:rFonts w:ascii="Times New Roman" w:eastAsia="Times New Roman" w:hAnsi="Times New Roman"/>
      <w:vanish/>
      <w:sz w:val="24"/>
    </w:rPr>
  </w:style>
  <w:style w:type="paragraph" w:customStyle="1" w:styleId="octicon2">
    <w:name w:val="octicon2"/>
    <w:basedOn w:val="Normal"/>
    <w:rsid w:val="00AB127A"/>
    <w:pPr>
      <w:spacing w:before="0" w:after="150"/>
      <w:textAlignment w:val="bottom"/>
    </w:pPr>
    <w:rPr>
      <w:rFonts w:ascii="Times New Roman" w:eastAsia="Times New Roman" w:hAnsi="Times New Roman"/>
      <w:vanish/>
      <w:sz w:val="24"/>
    </w:rPr>
  </w:style>
  <w:style w:type="paragraph" w:customStyle="1" w:styleId="octicon-check1">
    <w:name w:val="octicon-check1"/>
    <w:basedOn w:val="Normal"/>
    <w:rsid w:val="00AB127A"/>
    <w:pPr>
      <w:spacing w:before="0" w:after="150"/>
    </w:pPr>
    <w:rPr>
      <w:rFonts w:ascii="Times New Roman" w:eastAsia="Times New Roman" w:hAnsi="Times New Roman"/>
      <w:color w:val="28A745"/>
      <w:sz w:val="24"/>
    </w:rPr>
  </w:style>
  <w:style w:type="paragraph" w:customStyle="1" w:styleId="octicon-x1">
    <w:name w:val="octicon-x1"/>
    <w:basedOn w:val="Normal"/>
    <w:rsid w:val="00AB127A"/>
    <w:pPr>
      <w:spacing w:before="0" w:after="150"/>
    </w:pPr>
    <w:rPr>
      <w:rFonts w:ascii="Times New Roman" w:eastAsia="Times New Roman" w:hAnsi="Times New Roman"/>
      <w:vanish/>
      <w:sz w:val="24"/>
    </w:rPr>
  </w:style>
  <w:style w:type="paragraph" w:customStyle="1" w:styleId="octicon-check2">
    <w:name w:val="octicon-check2"/>
    <w:basedOn w:val="Normal"/>
    <w:rsid w:val="00AB127A"/>
    <w:pPr>
      <w:spacing w:before="0" w:after="150"/>
    </w:pPr>
    <w:rPr>
      <w:rFonts w:ascii="Times New Roman" w:eastAsia="Times New Roman" w:hAnsi="Times New Roman"/>
      <w:vanish/>
      <w:sz w:val="24"/>
    </w:rPr>
  </w:style>
  <w:style w:type="paragraph" w:customStyle="1" w:styleId="octicon-x2">
    <w:name w:val="octicon-x2"/>
    <w:basedOn w:val="Normal"/>
    <w:rsid w:val="00AB127A"/>
    <w:pPr>
      <w:spacing w:before="0" w:after="150"/>
    </w:pPr>
    <w:rPr>
      <w:rFonts w:ascii="Times New Roman" w:eastAsia="Times New Roman" w:hAnsi="Times New Roman"/>
      <w:color w:val="CB2431"/>
      <w:sz w:val="24"/>
    </w:rPr>
  </w:style>
  <w:style w:type="paragraph" w:customStyle="1" w:styleId="btn-plain1">
    <w:name w:val="btn-plain1"/>
    <w:basedOn w:val="Normal"/>
    <w:rsid w:val="00AB127A"/>
    <w:pPr>
      <w:spacing w:before="0" w:after="150"/>
    </w:pPr>
    <w:rPr>
      <w:rFonts w:ascii="Times New Roman" w:eastAsia="Times New Roman" w:hAnsi="Times New Roman"/>
      <w:sz w:val="24"/>
    </w:rPr>
  </w:style>
  <w:style w:type="paragraph" w:customStyle="1" w:styleId="default1">
    <w:name w:val="default1"/>
    <w:basedOn w:val="Normal"/>
    <w:rsid w:val="00AB127A"/>
    <w:pPr>
      <w:spacing w:before="0" w:after="150"/>
    </w:pPr>
    <w:rPr>
      <w:rFonts w:ascii="Times New Roman" w:eastAsia="Times New Roman" w:hAnsi="Times New Roman"/>
      <w:vanish/>
      <w:sz w:val="24"/>
    </w:rPr>
  </w:style>
  <w:style w:type="paragraph" w:customStyle="1" w:styleId="error2">
    <w:name w:val="error2"/>
    <w:basedOn w:val="Normal"/>
    <w:rsid w:val="00AB127A"/>
    <w:pPr>
      <w:spacing w:before="0" w:after="150"/>
    </w:pPr>
    <w:rPr>
      <w:rFonts w:ascii="Times New Roman" w:eastAsia="Times New Roman" w:hAnsi="Times New Roman"/>
      <w:vanish/>
      <w:color w:val="CB2431"/>
      <w:sz w:val="24"/>
    </w:rPr>
  </w:style>
  <w:style w:type="paragraph" w:customStyle="1" w:styleId="loading1">
    <w:name w:val="loading1"/>
    <w:basedOn w:val="Normal"/>
    <w:rsid w:val="00AB127A"/>
    <w:pPr>
      <w:spacing w:before="0" w:after="150"/>
    </w:pPr>
    <w:rPr>
      <w:rFonts w:ascii="Times New Roman" w:eastAsia="Times New Roman" w:hAnsi="Times New Roman"/>
      <w:vanish/>
      <w:sz w:val="24"/>
    </w:rPr>
  </w:style>
  <w:style w:type="paragraph" w:customStyle="1" w:styleId="manual-file-chooser1">
    <w:name w:val="manual-file-chooser1"/>
    <w:basedOn w:val="Normal"/>
    <w:rsid w:val="00AB127A"/>
    <w:pPr>
      <w:spacing w:before="0" w:after="150" w:line="510" w:lineRule="atLeast"/>
      <w:ind w:left="-1200"/>
    </w:pPr>
    <w:rPr>
      <w:rFonts w:ascii="Times New Roman" w:eastAsia="Times New Roman" w:hAnsi="Times New Roman"/>
      <w:sz w:val="24"/>
    </w:rPr>
  </w:style>
  <w:style w:type="paragraph" w:customStyle="1" w:styleId="tabnav1">
    <w:name w:val="tabnav1"/>
    <w:basedOn w:val="Normal"/>
    <w:rsid w:val="00AB127A"/>
    <w:pPr>
      <w:pBdr>
        <w:bottom w:val="single" w:sz="6" w:space="0" w:color="D1D5DA"/>
      </w:pBdr>
      <w:spacing w:before="0" w:after="225"/>
    </w:pPr>
    <w:rPr>
      <w:rFonts w:ascii="Times New Roman" w:eastAsia="Times New Roman" w:hAnsi="Times New Roman"/>
      <w:sz w:val="24"/>
    </w:rPr>
  </w:style>
  <w:style w:type="paragraph" w:customStyle="1" w:styleId="comment1">
    <w:name w:val="comment1"/>
    <w:basedOn w:val="Normal"/>
    <w:rsid w:val="00AB127A"/>
    <w:pPr>
      <w:spacing w:before="0" w:after="150"/>
    </w:pPr>
    <w:rPr>
      <w:rFonts w:ascii="Times New Roman" w:eastAsia="Times New Roman" w:hAnsi="Times New Roman"/>
      <w:sz w:val="24"/>
    </w:rPr>
  </w:style>
  <w:style w:type="paragraph" w:customStyle="1" w:styleId="comment-form-error1">
    <w:name w:val="comment-form-error1"/>
    <w:basedOn w:val="Normal"/>
    <w:rsid w:val="00AB127A"/>
    <w:pPr>
      <w:shd w:val="clear" w:color="auto" w:fill="FFDCE0"/>
      <w:spacing w:before="120" w:after="120"/>
      <w:ind w:left="120" w:right="120"/>
    </w:pPr>
    <w:rPr>
      <w:rFonts w:ascii="Times New Roman" w:eastAsia="Times New Roman" w:hAnsi="Times New Roman"/>
      <w:color w:val="86181D"/>
      <w:sz w:val="24"/>
    </w:rPr>
  </w:style>
  <w:style w:type="paragraph" w:customStyle="1" w:styleId="preview-content1">
    <w:name w:val="preview-content1"/>
    <w:basedOn w:val="Normal"/>
    <w:rsid w:val="00AB127A"/>
    <w:pPr>
      <w:spacing w:before="0" w:after="120"/>
      <w:ind w:left="120" w:right="120"/>
    </w:pPr>
    <w:rPr>
      <w:rFonts w:ascii="Times New Roman" w:eastAsia="Times New Roman" w:hAnsi="Times New Roman"/>
      <w:vanish/>
      <w:sz w:val="24"/>
    </w:rPr>
  </w:style>
  <w:style w:type="paragraph" w:customStyle="1" w:styleId="write-content1">
    <w:name w:val="write-content1"/>
    <w:basedOn w:val="Normal"/>
    <w:rsid w:val="00AB127A"/>
    <w:pPr>
      <w:spacing w:before="0" w:after="120"/>
      <w:ind w:left="120" w:right="120"/>
    </w:pPr>
    <w:rPr>
      <w:rFonts w:ascii="Times New Roman" w:eastAsia="Times New Roman" w:hAnsi="Times New Roman"/>
      <w:vanish/>
      <w:sz w:val="24"/>
    </w:rPr>
  </w:style>
  <w:style w:type="paragraph" w:customStyle="1" w:styleId="comment-form-textarea1">
    <w:name w:val="comment-form-textarea1"/>
    <w:basedOn w:val="Normal"/>
    <w:rsid w:val="00AB127A"/>
    <w:pPr>
      <w:spacing w:before="0" w:after="0"/>
    </w:pPr>
    <w:rPr>
      <w:rFonts w:ascii="Times New Roman" w:eastAsia="Times New Roman" w:hAnsi="Times New Roman"/>
      <w:sz w:val="24"/>
    </w:rPr>
  </w:style>
  <w:style w:type="paragraph" w:customStyle="1" w:styleId="tabnav2">
    <w:name w:val="tabnav2"/>
    <w:basedOn w:val="Normal"/>
    <w:rsid w:val="00AB127A"/>
    <w:pPr>
      <w:pBdr>
        <w:bottom w:val="single" w:sz="6" w:space="0" w:color="D1D5DA"/>
      </w:pBdr>
      <w:spacing w:before="0" w:after="150"/>
    </w:pPr>
    <w:rPr>
      <w:rFonts w:ascii="Times New Roman" w:eastAsia="Times New Roman" w:hAnsi="Times New Roman"/>
      <w:sz w:val="24"/>
    </w:rPr>
  </w:style>
  <w:style w:type="paragraph" w:customStyle="1" w:styleId="octicon3">
    <w:name w:val="octicon3"/>
    <w:basedOn w:val="Normal"/>
    <w:rsid w:val="00AB127A"/>
    <w:pPr>
      <w:spacing w:before="0" w:after="150"/>
      <w:ind w:right="75"/>
      <w:textAlignment w:val="bottom"/>
    </w:pPr>
    <w:rPr>
      <w:rFonts w:ascii="Times New Roman" w:eastAsia="Times New Roman" w:hAnsi="Times New Roman"/>
      <w:color w:val="959DA5"/>
      <w:sz w:val="24"/>
    </w:rPr>
  </w:style>
  <w:style w:type="paragraph" w:customStyle="1" w:styleId="form-control2">
    <w:name w:val="form-control2"/>
    <w:basedOn w:val="Normal"/>
    <w:rsid w:val="00AB127A"/>
    <w:pPr>
      <w:pBdr>
        <w:top w:val="single" w:sz="6" w:space="5" w:color="D1D5DA"/>
        <w:left w:val="single" w:sz="6" w:space="6" w:color="D1D5DA"/>
        <w:bottom w:val="single" w:sz="6" w:space="5" w:color="D1D5DA"/>
        <w:right w:val="single" w:sz="6" w:space="6" w:color="D1D5DA"/>
      </w:pBdr>
      <w:shd w:val="clear" w:color="auto" w:fill="FFFFFF"/>
      <w:spacing w:before="0" w:after="150" w:line="300" w:lineRule="atLeast"/>
      <w:textAlignment w:val="center"/>
    </w:pPr>
    <w:rPr>
      <w:rFonts w:ascii="Times New Roman" w:eastAsia="Times New Roman" w:hAnsi="Times New Roman"/>
      <w:color w:val="24292E"/>
      <w:sz w:val="24"/>
    </w:rPr>
  </w:style>
  <w:style w:type="paragraph" w:customStyle="1" w:styleId="octicon4">
    <w:name w:val="octicon4"/>
    <w:basedOn w:val="Normal"/>
    <w:rsid w:val="00AB127A"/>
    <w:pPr>
      <w:spacing w:before="0" w:after="150"/>
      <w:ind w:right="75"/>
      <w:jc w:val="center"/>
      <w:textAlignment w:val="bottom"/>
    </w:pPr>
    <w:rPr>
      <w:rFonts w:ascii="Times New Roman" w:eastAsia="Times New Roman" w:hAnsi="Times New Roman"/>
      <w:color w:val="24292E"/>
      <w:sz w:val="24"/>
    </w:rPr>
  </w:style>
  <w:style w:type="paragraph" w:customStyle="1" w:styleId="counter5">
    <w:name w:val="counter5"/>
    <w:basedOn w:val="Normal"/>
    <w:rsid w:val="00AB127A"/>
    <w:pPr>
      <w:spacing w:before="0" w:after="150"/>
      <w:ind w:left="75"/>
    </w:pPr>
    <w:rPr>
      <w:rFonts w:ascii="Times New Roman" w:eastAsia="Times New Roman" w:hAnsi="Times New Roman"/>
      <w:b/>
      <w:bCs/>
      <w:color w:val="586069"/>
      <w:szCs w:val="18"/>
    </w:rPr>
  </w:style>
  <w:style w:type="paragraph" w:customStyle="1" w:styleId="menu-warning1">
    <w:name w:val="menu-warning1"/>
    <w:basedOn w:val="Normal"/>
    <w:rsid w:val="00AB127A"/>
    <w:pPr>
      <w:spacing w:before="0" w:after="150"/>
    </w:pPr>
    <w:rPr>
      <w:rFonts w:ascii="Times New Roman" w:eastAsia="Times New Roman" w:hAnsi="Times New Roman"/>
      <w:color w:val="86181D"/>
      <w:sz w:val="24"/>
    </w:rPr>
  </w:style>
  <w:style w:type="paragraph" w:customStyle="1" w:styleId="avatar1">
    <w:name w:val="avatar1"/>
    <w:basedOn w:val="Normal"/>
    <w:rsid w:val="00AB127A"/>
    <w:pPr>
      <w:spacing w:before="0" w:after="150"/>
      <w:ind w:right="75"/>
      <w:textAlignment w:val="center"/>
    </w:pPr>
    <w:rPr>
      <w:rFonts w:ascii="Times New Roman" w:eastAsia="Times New Roman" w:hAnsi="Times New Roman"/>
      <w:sz w:val="24"/>
    </w:rPr>
  </w:style>
  <w:style w:type="paragraph" w:customStyle="1" w:styleId="counter6">
    <w:name w:val="counter6"/>
    <w:basedOn w:val="Normal"/>
    <w:rsid w:val="00AB127A"/>
    <w:pPr>
      <w:spacing w:before="0" w:after="150"/>
      <w:ind w:left="75"/>
    </w:pPr>
    <w:rPr>
      <w:rFonts w:ascii="Times New Roman" w:eastAsia="Times New Roman" w:hAnsi="Times New Roman"/>
      <w:b/>
      <w:bCs/>
      <w:color w:val="586069"/>
      <w:szCs w:val="18"/>
    </w:rPr>
  </w:style>
  <w:style w:type="paragraph" w:customStyle="1" w:styleId="count1">
    <w:name w:val="count1"/>
    <w:basedOn w:val="Normal"/>
    <w:rsid w:val="00AB127A"/>
    <w:pPr>
      <w:spacing w:before="0" w:after="150"/>
    </w:pPr>
    <w:rPr>
      <w:rFonts w:ascii="Times New Roman" w:eastAsia="Times New Roman" w:hAnsi="Times New Roman"/>
      <w:b/>
      <w:bCs/>
      <w:sz w:val="24"/>
    </w:rPr>
  </w:style>
  <w:style w:type="paragraph" w:customStyle="1" w:styleId="bar1">
    <w:name w:val="bar1"/>
    <w:basedOn w:val="Normal"/>
    <w:rsid w:val="00AB127A"/>
    <w:pPr>
      <w:shd w:val="clear" w:color="auto" w:fill="EFF3F6"/>
      <w:spacing w:before="0" w:after="150"/>
    </w:pPr>
    <w:rPr>
      <w:rFonts w:ascii="Times New Roman" w:eastAsia="Times New Roman" w:hAnsi="Times New Roman"/>
      <w:sz w:val="24"/>
    </w:rPr>
  </w:style>
  <w:style w:type="paragraph" w:customStyle="1" w:styleId="btn2">
    <w:name w:val="btn2"/>
    <w:basedOn w:val="Normal"/>
    <w:rsid w:val="00AB127A"/>
    <w:pPr>
      <w:shd w:val="clear" w:color="auto" w:fill="EFF3F6"/>
      <w:spacing w:before="0" w:after="150" w:line="300" w:lineRule="atLeast"/>
      <w:textAlignment w:val="center"/>
    </w:pPr>
    <w:rPr>
      <w:rFonts w:ascii="Times New Roman" w:eastAsia="Times New Roman" w:hAnsi="Times New Roman"/>
      <w:b/>
      <w:bCs/>
      <w:color w:val="444D56"/>
      <w:sz w:val="21"/>
      <w:szCs w:val="21"/>
    </w:rPr>
  </w:style>
  <w:style w:type="paragraph" w:customStyle="1" w:styleId="select-menu-modal1">
    <w:name w:val="select-menu-modal1"/>
    <w:basedOn w:val="Normal"/>
    <w:rsid w:val="00AB127A"/>
    <w:pPr>
      <w:shd w:val="clear" w:color="auto" w:fill="FFFFFF"/>
      <w:spacing w:before="60" w:after="300"/>
    </w:pPr>
    <w:rPr>
      <w:rFonts w:ascii="Times New Roman" w:eastAsia="Times New Roman" w:hAnsi="Times New Roman"/>
      <w:color w:val="586069"/>
      <w:szCs w:val="18"/>
    </w:rPr>
  </w:style>
  <w:style w:type="paragraph" w:customStyle="1" w:styleId="underlinenav-item1">
    <w:name w:val="underlinenav-item1"/>
    <w:basedOn w:val="Normal"/>
    <w:rsid w:val="00AB127A"/>
    <w:pPr>
      <w:spacing w:before="0" w:after="150"/>
      <w:ind w:left="240"/>
      <w:jc w:val="center"/>
    </w:pPr>
    <w:rPr>
      <w:rFonts w:ascii="Times New Roman" w:eastAsia="Times New Roman" w:hAnsi="Times New Roman"/>
      <w:color w:val="586069"/>
      <w:sz w:val="21"/>
      <w:szCs w:val="21"/>
    </w:rPr>
  </w:style>
  <w:style w:type="paragraph" w:customStyle="1" w:styleId="pl-v1">
    <w:name w:val="pl-v1"/>
    <w:basedOn w:val="Normal"/>
    <w:rsid w:val="00AB127A"/>
    <w:pPr>
      <w:spacing w:before="0" w:after="150"/>
    </w:pPr>
    <w:rPr>
      <w:rFonts w:ascii="Times New Roman" w:eastAsia="Times New Roman" w:hAnsi="Times New Roman"/>
      <w:color w:val="005CC5"/>
      <w:sz w:val="24"/>
    </w:rPr>
  </w:style>
  <w:style w:type="paragraph" w:customStyle="1" w:styleId="pl-s11">
    <w:name w:val="pl-s11"/>
    <w:basedOn w:val="Normal"/>
    <w:rsid w:val="00AB127A"/>
    <w:pPr>
      <w:spacing w:before="0" w:after="150"/>
    </w:pPr>
    <w:rPr>
      <w:rFonts w:ascii="Times New Roman" w:eastAsia="Times New Roman" w:hAnsi="Times New Roman"/>
      <w:color w:val="24292E"/>
      <w:sz w:val="24"/>
    </w:rPr>
  </w:style>
  <w:style w:type="paragraph" w:customStyle="1" w:styleId="pl-s12">
    <w:name w:val="pl-s12"/>
    <w:basedOn w:val="Normal"/>
    <w:rsid w:val="00AB127A"/>
    <w:pPr>
      <w:spacing w:before="0" w:after="150"/>
    </w:pPr>
    <w:rPr>
      <w:rFonts w:ascii="Times New Roman" w:eastAsia="Times New Roman" w:hAnsi="Times New Roman"/>
      <w:color w:val="032F62"/>
      <w:sz w:val="24"/>
    </w:rPr>
  </w:style>
  <w:style w:type="paragraph" w:customStyle="1" w:styleId="pl-cce1">
    <w:name w:val="pl-cce1"/>
    <w:basedOn w:val="Normal"/>
    <w:rsid w:val="00AB127A"/>
    <w:pPr>
      <w:spacing w:before="0" w:after="150"/>
    </w:pPr>
    <w:rPr>
      <w:rFonts w:ascii="Times New Roman" w:eastAsia="Times New Roman" w:hAnsi="Times New Roman"/>
      <w:b/>
      <w:bCs/>
      <w:color w:val="22863A"/>
      <w:sz w:val="24"/>
    </w:rPr>
  </w:style>
  <w:style w:type="paragraph" w:customStyle="1" w:styleId="pl-sra1">
    <w:name w:val="pl-sra1"/>
    <w:basedOn w:val="Normal"/>
    <w:rsid w:val="00AB127A"/>
    <w:pPr>
      <w:spacing w:before="0" w:after="150"/>
    </w:pPr>
    <w:rPr>
      <w:rFonts w:ascii="Times New Roman" w:eastAsia="Times New Roman" w:hAnsi="Times New Roman"/>
      <w:color w:val="032F62"/>
      <w:sz w:val="24"/>
    </w:rPr>
  </w:style>
  <w:style w:type="paragraph" w:customStyle="1" w:styleId="pl-sre1">
    <w:name w:val="pl-sre1"/>
    <w:basedOn w:val="Normal"/>
    <w:rsid w:val="00AB127A"/>
    <w:pPr>
      <w:spacing w:before="0" w:after="150"/>
    </w:pPr>
    <w:rPr>
      <w:rFonts w:ascii="Times New Roman" w:eastAsia="Times New Roman" w:hAnsi="Times New Roman"/>
      <w:color w:val="032F62"/>
      <w:sz w:val="24"/>
    </w:rPr>
  </w:style>
  <w:style w:type="paragraph" w:customStyle="1" w:styleId="pl-en1">
    <w:name w:val="pl-en1"/>
    <w:basedOn w:val="Normal"/>
    <w:rsid w:val="00AB127A"/>
    <w:pPr>
      <w:spacing w:before="0" w:after="150"/>
    </w:pPr>
    <w:rPr>
      <w:rFonts w:ascii="Times New Roman" w:eastAsia="Times New Roman" w:hAnsi="Times New Roman"/>
      <w:b/>
      <w:bCs/>
      <w:color w:val="005CC5"/>
      <w:sz w:val="24"/>
    </w:rPr>
  </w:style>
  <w:style w:type="paragraph" w:customStyle="1" w:styleId="codemirror-cursor1">
    <w:name w:val="codemirror-cursor1"/>
    <w:basedOn w:val="Normal"/>
    <w:rsid w:val="00AB127A"/>
    <w:pPr>
      <w:pBdr>
        <w:left w:val="single" w:sz="6" w:space="0" w:color="000000"/>
      </w:pBdr>
      <w:shd w:val="clear" w:color="auto" w:fill="77EE77"/>
      <w:spacing w:before="0" w:after="150"/>
    </w:pPr>
    <w:rPr>
      <w:rFonts w:ascii="Times New Roman" w:eastAsia="Times New Roman" w:hAnsi="Times New Roman"/>
      <w:sz w:val="24"/>
    </w:rPr>
  </w:style>
  <w:style w:type="paragraph" w:customStyle="1" w:styleId="cm-header1">
    <w:name w:val="cm-header1"/>
    <w:basedOn w:val="Normal"/>
    <w:rsid w:val="00AB127A"/>
    <w:pPr>
      <w:spacing w:before="0" w:after="150"/>
    </w:pPr>
    <w:rPr>
      <w:rFonts w:ascii="Times New Roman" w:eastAsia="Times New Roman" w:hAnsi="Times New Roman"/>
      <w:b/>
      <w:bCs/>
      <w:color w:val="0000FF"/>
      <w:sz w:val="24"/>
    </w:rPr>
  </w:style>
  <w:style w:type="paragraph" w:customStyle="1" w:styleId="cm-quote1">
    <w:name w:val="cm-quote1"/>
    <w:basedOn w:val="Normal"/>
    <w:rsid w:val="00AB127A"/>
    <w:pPr>
      <w:spacing w:before="0" w:after="150"/>
    </w:pPr>
    <w:rPr>
      <w:rFonts w:ascii="Times New Roman" w:eastAsia="Times New Roman" w:hAnsi="Times New Roman"/>
      <w:color w:val="009900"/>
      <w:sz w:val="24"/>
    </w:rPr>
  </w:style>
  <w:style w:type="paragraph" w:customStyle="1" w:styleId="cm-keyword1">
    <w:name w:val="cm-keyword1"/>
    <w:basedOn w:val="Normal"/>
    <w:rsid w:val="00AB127A"/>
    <w:pPr>
      <w:spacing w:before="0" w:after="150"/>
    </w:pPr>
    <w:rPr>
      <w:rFonts w:ascii="Times New Roman" w:eastAsia="Times New Roman" w:hAnsi="Times New Roman"/>
      <w:color w:val="770088"/>
      <w:sz w:val="24"/>
    </w:rPr>
  </w:style>
  <w:style w:type="paragraph" w:customStyle="1" w:styleId="cm-atom1">
    <w:name w:val="cm-atom1"/>
    <w:basedOn w:val="Normal"/>
    <w:rsid w:val="00AB127A"/>
    <w:pPr>
      <w:spacing w:before="0" w:after="150"/>
    </w:pPr>
    <w:rPr>
      <w:rFonts w:ascii="Times New Roman" w:eastAsia="Times New Roman" w:hAnsi="Times New Roman"/>
      <w:color w:val="221199"/>
      <w:sz w:val="24"/>
    </w:rPr>
  </w:style>
  <w:style w:type="paragraph" w:customStyle="1" w:styleId="cm-number1">
    <w:name w:val="cm-number1"/>
    <w:basedOn w:val="Normal"/>
    <w:rsid w:val="00AB127A"/>
    <w:pPr>
      <w:spacing w:before="0" w:after="150"/>
    </w:pPr>
    <w:rPr>
      <w:rFonts w:ascii="Times New Roman" w:eastAsia="Times New Roman" w:hAnsi="Times New Roman"/>
      <w:color w:val="116644"/>
      <w:sz w:val="24"/>
    </w:rPr>
  </w:style>
  <w:style w:type="paragraph" w:customStyle="1" w:styleId="cm-def1">
    <w:name w:val="cm-def1"/>
    <w:basedOn w:val="Normal"/>
    <w:rsid w:val="00AB127A"/>
    <w:pPr>
      <w:spacing w:before="0" w:after="150"/>
    </w:pPr>
    <w:rPr>
      <w:rFonts w:ascii="Times New Roman" w:eastAsia="Times New Roman" w:hAnsi="Times New Roman"/>
      <w:color w:val="0000FF"/>
      <w:sz w:val="24"/>
    </w:rPr>
  </w:style>
  <w:style w:type="paragraph" w:customStyle="1" w:styleId="cm-variable-21">
    <w:name w:val="cm-variable-21"/>
    <w:basedOn w:val="Normal"/>
    <w:rsid w:val="00AB127A"/>
    <w:pPr>
      <w:spacing w:before="0" w:after="150"/>
    </w:pPr>
    <w:rPr>
      <w:rFonts w:ascii="Times New Roman" w:eastAsia="Times New Roman" w:hAnsi="Times New Roman"/>
      <w:color w:val="0055AA"/>
      <w:sz w:val="24"/>
    </w:rPr>
  </w:style>
  <w:style w:type="paragraph" w:customStyle="1" w:styleId="cm-type1">
    <w:name w:val="cm-type1"/>
    <w:basedOn w:val="Normal"/>
    <w:rsid w:val="00AB127A"/>
    <w:pPr>
      <w:spacing w:before="0" w:after="150"/>
    </w:pPr>
    <w:rPr>
      <w:rFonts w:ascii="Times New Roman" w:eastAsia="Times New Roman" w:hAnsi="Times New Roman"/>
      <w:color w:val="008855"/>
      <w:sz w:val="24"/>
    </w:rPr>
  </w:style>
  <w:style w:type="paragraph" w:customStyle="1" w:styleId="cm-variable-31">
    <w:name w:val="cm-variable-31"/>
    <w:basedOn w:val="Normal"/>
    <w:rsid w:val="00AB127A"/>
    <w:pPr>
      <w:spacing w:before="0" w:after="150"/>
    </w:pPr>
    <w:rPr>
      <w:rFonts w:ascii="Times New Roman" w:eastAsia="Times New Roman" w:hAnsi="Times New Roman"/>
      <w:color w:val="008855"/>
      <w:sz w:val="24"/>
    </w:rPr>
  </w:style>
  <w:style w:type="paragraph" w:customStyle="1" w:styleId="cm-comment1">
    <w:name w:val="cm-comment1"/>
    <w:basedOn w:val="Normal"/>
    <w:rsid w:val="00AB127A"/>
    <w:pPr>
      <w:spacing w:before="0" w:after="150"/>
    </w:pPr>
    <w:rPr>
      <w:rFonts w:ascii="Times New Roman" w:eastAsia="Times New Roman" w:hAnsi="Times New Roman"/>
      <w:color w:val="AA5500"/>
      <w:sz w:val="24"/>
    </w:rPr>
  </w:style>
  <w:style w:type="paragraph" w:customStyle="1" w:styleId="cm-string1">
    <w:name w:val="cm-string1"/>
    <w:basedOn w:val="Normal"/>
    <w:rsid w:val="00AB127A"/>
    <w:pPr>
      <w:spacing w:before="0" w:after="150"/>
    </w:pPr>
    <w:rPr>
      <w:rFonts w:ascii="Times New Roman" w:eastAsia="Times New Roman" w:hAnsi="Times New Roman"/>
      <w:color w:val="AA1111"/>
      <w:sz w:val="24"/>
    </w:rPr>
  </w:style>
  <w:style w:type="paragraph" w:customStyle="1" w:styleId="cm-string-21">
    <w:name w:val="cm-string-21"/>
    <w:basedOn w:val="Normal"/>
    <w:rsid w:val="00AB127A"/>
    <w:pPr>
      <w:spacing w:before="0" w:after="150"/>
    </w:pPr>
    <w:rPr>
      <w:rFonts w:ascii="Times New Roman" w:eastAsia="Times New Roman" w:hAnsi="Times New Roman"/>
      <w:color w:val="FF5500"/>
      <w:sz w:val="24"/>
    </w:rPr>
  </w:style>
  <w:style w:type="paragraph" w:customStyle="1" w:styleId="cm-meta1">
    <w:name w:val="cm-meta1"/>
    <w:basedOn w:val="Normal"/>
    <w:rsid w:val="00AB127A"/>
    <w:pPr>
      <w:spacing w:before="0" w:after="150"/>
    </w:pPr>
    <w:rPr>
      <w:rFonts w:ascii="Times New Roman" w:eastAsia="Times New Roman" w:hAnsi="Times New Roman"/>
      <w:color w:val="555555"/>
      <w:sz w:val="24"/>
    </w:rPr>
  </w:style>
  <w:style w:type="paragraph" w:customStyle="1" w:styleId="cm-qualifier1">
    <w:name w:val="cm-qualifier1"/>
    <w:basedOn w:val="Normal"/>
    <w:rsid w:val="00AB127A"/>
    <w:pPr>
      <w:spacing w:before="0" w:after="150"/>
    </w:pPr>
    <w:rPr>
      <w:rFonts w:ascii="Times New Roman" w:eastAsia="Times New Roman" w:hAnsi="Times New Roman"/>
      <w:color w:val="555555"/>
      <w:sz w:val="24"/>
    </w:rPr>
  </w:style>
  <w:style w:type="paragraph" w:customStyle="1" w:styleId="cm-builtin1">
    <w:name w:val="cm-builtin1"/>
    <w:basedOn w:val="Normal"/>
    <w:rsid w:val="00AB127A"/>
    <w:pPr>
      <w:spacing w:before="0" w:after="150"/>
    </w:pPr>
    <w:rPr>
      <w:rFonts w:ascii="Times New Roman" w:eastAsia="Times New Roman" w:hAnsi="Times New Roman"/>
      <w:color w:val="3300AA"/>
      <w:sz w:val="24"/>
    </w:rPr>
  </w:style>
  <w:style w:type="paragraph" w:customStyle="1" w:styleId="cm-bracket1">
    <w:name w:val="cm-bracket1"/>
    <w:basedOn w:val="Normal"/>
    <w:rsid w:val="00AB127A"/>
    <w:pPr>
      <w:spacing w:before="0" w:after="150"/>
    </w:pPr>
    <w:rPr>
      <w:rFonts w:ascii="Times New Roman" w:eastAsia="Times New Roman" w:hAnsi="Times New Roman"/>
      <w:color w:val="999977"/>
      <w:sz w:val="24"/>
    </w:rPr>
  </w:style>
  <w:style w:type="paragraph" w:customStyle="1" w:styleId="cm-tag1">
    <w:name w:val="cm-tag1"/>
    <w:basedOn w:val="Normal"/>
    <w:rsid w:val="00AB127A"/>
    <w:pPr>
      <w:spacing w:before="0" w:after="150"/>
    </w:pPr>
    <w:rPr>
      <w:rFonts w:ascii="Times New Roman" w:eastAsia="Times New Roman" w:hAnsi="Times New Roman"/>
      <w:color w:val="117700"/>
      <w:sz w:val="24"/>
    </w:rPr>
  </w:style>
  <w:style w:type="paragraph" w:customStyle="1" w:styleId="cm-attribute1">
    <w:name w:val="cm-attribute1"/>
    <w:basedOn w:val="Normal"/>
    <w:rsid w:val="00AB127A"/>
    <w:pPr>
      <w:spacing w:before="0" w:after="150"/>
    </w:pPr>
    <w:rPr>
      <w:rFonts w:ascii="Times New Roman" w:eastAsia="Times New Roman" w:hAnsi="Times New Roman"/>
      <w:color w:val="0000CC"/>
      <w:sz w:val="24"/>
    </w:rPr>
  </w:style>
  <w:style w:type="paragraph" w:customStyle="1" w:styleId="cm-hr1">
    <w:name w:val="cm-hr1"/>
    <w:basedOn w:val="Normal"/>
    <w:rsid w:val="00AB127A"/>
    <w:pPr>
      <w:spacing w:before="0" w:after="150"/>
    </w:pPr>
    <w:rPr>
      <w:rFonts w:ascii="Times New Roman" w:eastAsia="Times New Roman" w:hAnsi="Times New Roman"/>
      <w:color w:val="999999"/>
      <w:sz w:val="24"/>
    </w:rPr>
  </w:style>
  <w:style w:type="paragraph" w:customStyle="1" w:styleId="cm-link1">
    <w:name w:val="cm-link1"/>
    <w:basedOn w:val="Normal"/>
    <w:rsid w:val="00AB127A"/>
    <w:pPr>
      <w:spacing w:before="0" w:after="150"/>
    </w:pPr>
    <w:rPr>
      <w:rFonts w:ascii="Times New Roman" w:eastAsia="Times New Roman" w:hAnsi="Times New Roman"/>
      <w:color w:val="0000CC"/>
      <w:sz w:val="24"/>
      <w:u w:val="single"/>
    </w:rPr>
  </w:style>
  <w:style w:type="paragraph" w:customStyle="1" w:styleId="cm-error1">
    <w:name w:val="cm-error1"/>
    <w:basedOn w:val="Normal"/>
    <w:rsid w:val="00AB127A"/>
    <w:pPr>
      <w:spacing w:before="0" w:after="150"/>
    </w:pPr>
    <w:rPr>
      <w:rFonts w:ascii="Times New Roman" w:eastAsia="Times New Roman" w:hAnsi="Times New Roman"/>
      <w:color w:val="FF0000"/>
      <w:sz w:val="24"/>
    </w:rPr>
  </w:style>
  <w:style w:type="character" w:customStyle="1" w:styleId="codemirror-matchingbracket2">
    <w:name w:val="codemirror-matchingbracket2"/>
    <w:basedOn w:val="DefaultParagraphFont"/>
    <w:rsid w:val="00AB127A"/>
    <w:rPr>
      <w:color w:val="00BB00"/>
    </w:rPr>
  </w:style>
  <w:style w:type="character" w:customStyle="1" w:styleId="codemirror-nonmatchingbracket1">
    <w:name w:val="codemirror-nonmatchingbracket1"/>
    <w:basedOn w:val="DefaultParagraphFont"/>
    <w:rsid w:val="00AB127A"/>
    <w:rPr>
      <w:color w:val="AA2222"/>
    </w:rPr>
  </w:style>
  <w:style w:type="paragraph" w:customStyle="1" w:styleId="codemirror-selected1">
    <w:name w:val="codemirror-selected1"/>
    <w:basedOn w:val="Normal"/>
    <w:rsid w:val="00AB127A"/>
    <w:pPr>
      <w:shd w:val="clear" w:color="auto" w:fill="D7D4F0"/>
      <w:spacing w:before="0" w:after="150"/>
    </w:pPr>
    <w:rPr>
      <w:rFonts w:ascii="Times New Roman" w:eastAsia="Times New Roman" w:hAnsi="Times New Roman"/>
      <w:sz w:val="24"/>
    </w:rPr>
  </w:style>
  <w:style w:type="paragraph" w:customStyle="1" w:styleId="codemirror1">
    <w:name w:val="codemirror1"/>
    <w:basedOn w:val="Normal"/>
    <w:rsid w:val="00AB127A"/>
    <w:pPr>
      <w:shd w:val="clear" w:color="auto" w:fill="FFFFFF"/>
      <w:spacing w:before="0" w:after="150"/>
    </w:pPr>
    <w:rPr>
      <w:rFonts w:ascii="Courier New" w:eastAsia="Times New Roman" w:hAnsi="Courier New" w:cs="Courier New"/>
      <w:color w:val="000000"/>
      <w:sz w:val="24"/>
    </w:rPr>
  </w:style>
  <w:style w:type="paragraph" w:customStyle="1" w:styleId="codemirror-merge-pane1">
    <w:name w:val="codemirror-merge-pane1"/>
    <w:basedOn w:val="Normal"/>
    <w:rsid w:val="00AB127A"/>
    <w:pPr>
      <w:spacing w:before="0" w:after="150"/>
      <w:textAlignment w:val="top"/>
    </w:pPr>
    <w:rPr>
      <w:rFonts w:ascii="Times New Roman" w:eastAsia="Times New Roman" w:hAnsi="Times New Roman"/>
      <w:sz w:val="24"/>
    </w:rPr>
  </w:style>
  <w:style w:type="paragraph" w:customStyle="1" w:styleId="codemirror-merge-gap1">
    <w:name w:val="codemirror-merge-gap1"/>
    <w:basedOn w:val="Normal"/>
    <w:rsid w:val="00AB127A"/>
    <w:pPr>
      <w:pBdr>
        <w:left w:val="single" w:sz="6" w:space="0" w:color="DDDDDD"/>
        <w:right w:val="single" w:sz="6" w:space="0" w:color="DDDDDD"/>
      </w:pBdr>
      <w:shd w:val="clear" w:color="auto" w:fill="F8F8F8"/>
      <w:spacing w:before="0" w:after="150"/>
    </w:pPr>
    <w:rPr>
      <w:rFonts w:ascii="Times New Roman" w:eastAsia="Times New Roman" w:hAnsi="Times New Roman"/>
      <w:sz w:val="24"/>
    </w:rPr>
  </w:style>
  <w:style w:type="paragraph" w:customStyle="1" w:styleId="codemirror-merge-pane2">
    <w:name w:val="codemirror-merge-pane2"/>
    <w:basedOn w:val="Normal"/>
    <w:rsid w:val="00AB127A"/>
    <w:pPr>
      <w:spacing w:before="0" w:after="150"/>
      <w:textAlignment w:val="top"/>
    </w:pPr>
    <w:rPr>
      <w:rFonts w:ascii="Times New Roman" w:eastAsia="Times New Roman" w:hAnsi="Times New Roman"/>
      <w:sz w:val="24"/>
    </w:rPr>
  </w:style>
  <w:style w:type="paragraph" w:customStyle="1" w:styleId="codemirror-merge-gap2">
    <w:name w:val="codemirror-merge-gap2"/>
    <w:basedOn w:val="Normal"/>
    <w:rsid w:val="00AB127A"/>
    <w:pPr>
      <w:pBdr>
        <w:left w:val="single" w:sz="6" w:space="0" w:color="DDDDDD"/>
        <w:right w:val="single" w:sz="6" w:space="0" w:color="DDDDDD"/>
      </w:pBdr>
      <w:shd w:val="clear" w:color="auto" w:fill="F8F8F8"/>
      <w:spacing w:before="0" w:after="150"/>
    </w:pPr>
    <w:rPr>
      <w:rFonts w:ascii="Times New Roman" w:eastAsia="Times New Roman" w:hAnsi="Times New Roman"/>
      <w:sz w:val="24"/>
    </w:rPr>
  </w:style>
  <w:style w:type="paragraph" w:customStyle="1" w:styleId="codemirror-gutter-elt1">
    <w:name w:val="codemirror-gutter-elt1"/>
    <w:basedOn w:val="Normal"/>
    <w:rsid w:val="00AB127A"/>
    <w:pPr>
      <w:spacing w:before="0" w:after="150"/>
    </w:pPr>
    <w:rPr>
      <w:rFonts w:ascii="Times New Roman" w:eastAsia="Times New Roman" w:hAnsi="Times New Roman"/>
      <w:vanish/>
      <w:sz w:val="24"/>
    </w:rPr>
  </w:style>
  <w:style w:type="paragraph" w:customStyle="1" w:styleId="codemirror-gutters1">
    <w:name w:val="codemirror-gutters1"/>
    <w:basedOn w:val="Normal"/>
    <w:rsid w:val="00AB127A"/>
    <w:pPr>
      <w:pBdr>
        <w:right w:val="single" w:sz="2" w:space="0" w:color="DDDDDD"/>
      </w:pBdr>
      <w:shd w:val="clear" w:color="auto" w:fill="FFFFFF"/>
      <w:spacing w:before="0" w:after="150"/>
    </w:pPr>
    <w:rPr>
      <w:rFonts w:ascii="Times New Roman" w:eastAsia="Times New Roman" w:hAnsi="Times New Roman"/>
      <w:sz w:val="24"/>
    </w:rPr>
  </w:style>
  <w:style w:type="paragraph" w:customStyle="1" w:styleId="codemirror-guttermarker1">
    <w:name w:val="codemirror-guttermarker1"/>
    <w:basedOn w:val="Normal"/>
    <w:rsid w:val="00AB127A"/>
    <w:pPr>
      <w:spacing w:before="0" w:after="150"/>
    </w:pPr>
    <w:rPr>
      <w:rFonts w:ascii="Times New Roman" w:eastAsia="Times New Roman" w:hAnsi="Times New Roman"/>
      <w:color w:val="FFFFFF"/>
      <w:sz w:val="24"/>
    </w:rPr>
  </w:style>
  <w:style w:type="paragraph" w:customStyle="1" w:styleId="codemirror-guttermarker-subtle1">
    <w:name w:val="codemirror-guttermarker-subtle1"/>
    <w:basedOn w:val="Normal"/>
    <w:rsid w:val="00AB127A"/>
    <w:pPr>
      <w:spacing w:before="0" w:after="150"/>
    </w:pPr>
    <w:rPr>
      <w:rFonts w:ascii="Times New Roman" w:eastAsia="Times New Roman" w:hAnsi="Times New Roman"/>
      <w:color w:val="D0D0D0"/>
      <w:sz w:val="24"/>
    </w:rPr>
  </w:style>
  <w:style w:type="paragraph" w:customStyle="1" w:styleId="codemirror-linenumber1">
    <w:name w:val="codemirror-linenumber1"/>
    <w:basedOn w:val="Normal"/>
    <w:rsid w:val="00AB127A"/>
    <w:pPr>
      <w:spacing w:before="0" w:after="150"/>
      <w:jc w:val="right"/>
    </w:pPr>
    <w:rPr>
      <w:rFonts w:ascii="Times New Roman" w:eastAsia="Times New Roman" w:hAnsi="Times New Roman"/>
      <w:color w:val="959DA5"/>
      <w:sz w:val="24"/>
    </w:rPr>
  </w:style>
  <w:style w:type="paragraph" w:customStyle="1" w:styleId="codemirror-cursor2">
    <w:name w:val="codemirror-cursor2"/>
    <w:basedOn w:val="Normal"/>
    <w:rsid w:val="00AB127A"/>
    <w:pPr>
      <w:pBdr>
        <w:left w:val="single" w:sz="6" w:space="0" w:color="24292E"/>
      </w:pBdr>
      <w:spacing w:before="0" w:after="150"/>
    </w:pPr>
    <w:rPr>
      <w:rFonts w:ascii="Times New Roman" w:eastAsia="Times New Roman" w:hAnsi="Times New Roman"/>
      <w:sz w:val="24"/>
    </w:rPr>
  </w:style>
  <w:style w:type="paragraph" w:customStyle="1" w:styleId="codemirror-activeline-background1">
    <w:name w:val="codemirror-activeline-background1"/>
    <w:basedOn w:val="Normal"/>
    <w:rsid w:val="00AB127A"/>
    <w:pPr>
      <w:shd w:val="clear" w:color="auto" w:fill="FAFBFC"/>
      <w:spacing w:before="0" w:after="150"/>
    </w:pPr>
    <w:rPr>
      <w:rFonts w:ascii="Times New Roman" w:eastAsia="Times New Roman" w:hAnsi="Times New Roman"/>
      <w:sz w:val="24"/>
    </w:rPr>
  </w:style>
  <w:style w:type="paragraph" w:customStyle="1" w:styleId="codemirror-matchingbracket3">
    <w:name w:val="codemirror-matchingbracket3"/>
    <w:basedOn w:val="Normal"/>
    <w:rsid w:val="00AB127A"/>
    <w:pPr>
      <w:spacing w:before="0" w:after="150"/>
    </w:pPr>
    <w:rPr>
      <w:rFonts w:ascii="Times New Roman" w:eastAsia="Times New Roman" w:hAnsi="Times New Roman"/>
      <w:sz w:val="24"/>
      <w:u w:val="single"/>
    </w:rPr>
  </w:style>
  <w:style w:type="paragraph" w:customStyle="1" w:styleId="codemirror-lines1">
    <w:name w:val="codemirror-lines1"/>
    <w:basedOn w:val="Normal"/>
    <w:rsid w:val="00AB127A"/>
    <w:pPr>
      <w:shd w:val="clear" w:color="auto" w:fill="FFFFFF"/>
      <w:spacing w:before="0" w:after="150"/>
    </w:pPr>
    <w:rPr>
      <w:rFonts w:ascii="Consolas" w:eastAsia="Times New Roman" w:hAnsi="Consolas"/>
      <w:szCs w:val="18"/>
    </w:rPr>
  </w:style>
  <w:style w:type="paragraph" w:customStyle="1" w:styleId="cm-comment2">
    <w:name w:val="cm-comment2"/>
    <w:basedOn w:val="Normal"/>
    <w:rsid w:val="00AB127A"/>
    <w:pPr>
      <w:spacing w:before="0" w:after="150"/>
    </w:pPr>
    <w:rPr>
      <w:rFonts w:ascii="Times New Roman" w:eastAsia="Times New Roman" w:hAnsi="Times New Roman"/>
      <w:color w:val="6A737D"/>
      <w:sz w:val="24"/>
    </w:rPr>
  </w:style>
  <w:style w:type="paragraph" w:customStyle="1" w:styleId="cm-constant1">
    <w:name w:val="cm-constant1"/>
    <w:basedOn w:val="Normal"/>
    <w:rsid w:val="00AB127A"/>
    <w:pPr>
      <w:spacing w:before="0" w:after="150"/>
    </w:pPr>
    <w:rPr>
      <w:rFonts w:ascii="Times New Roman" w:eastAsia="Times New Roman" w:hAnsi="Times New Roman"/>
      <w:color w:val="005CC5"/>
      <w:sz w:val="24"/>
    </w:rPr>
  </w:style>
  <w:style w:type="paragraph" w:customStyle="1" w:styleId="cm-entity1">
    <w:name w:val="cm-entity1"/>
    <w:basedOn w:val="Normal"/>
    <w:rsid w:val="00AB127A"/>
    <w:pPr>
      <w:spacing w:before="0" w:after="150"/>
    </w:pPr>
    <w:rPr>
      <w:rFonts w:ascii="Times New Roman" w:eastAsia="Times New Roman" w:hAnsi="Times New Roman"/>
      <w:color w:val="6F42C1"/>
      <w:sz w:val="24"/>
    </w:rPr>
  </w:style>
  <w:style w:type="paragraph" w:customStyle="1" w:styleId="cm-keyword2">
    <w:name w:val="cm-keyword2"/>
    <w:basedOn w:val="Normal"/>
    <w:rsid w:val="00AB127A"/>
    <w:pPr>
      <w:spacing w:before="0" w:after="150"/>
    </w:pPr>
    <w:rPr>
      <w:rFonts w:ascii="Times New Roman" w:eastAsia="Times New Roman" w:hAnsi="Times New Roman"/>
      <w:color w:val="D73A49"/>
      <w:sz w:val="24"/>
    </w:rPr>
  </w:style>
  <w:style w:type="paragraph" w:customStyle="1" w:styleId="cm-storage1">
    <w:name w:val="cm-storage1"/>
    <w:basedOn w:val="Normal"/>
    <w:rsid w:val="00AB127A"/>
    <w:pPr>
      <w:spacing w:before="0" w:after="150"/>
    </w:pPr>
    <w:rPr>
      <w:rFonts w:ascii="Times New Roman" w:eastAsia="Times New Roman" w:hAnsi="Times New Roman"/>
      <w:color w:val="D73A49"/>
      <w:sz w:val="24"/>
    </w:rPr>
  </w:style>
  <w:style w:type="paragraph" w:customStyle="1" w:styleId="cm-string2">
    <w:name w:val="cm-string2"/>
    <w:basedOn w:val="Normal"/>
    <w:rsid w:val="00AB127A"/>
    <w:pPr>
      <w:spacing w:before="0" w:after="150"/>
    </w:pPr>
    <w:rPr>
      <w:rFonts w:ascii="Times New Roman" w:eastAsia="Times New Roman" w:hAnsi="Times New Roman"/>
      <w:color w:val="032F62"/>
      <w:sz w:val="24"/>
    </w:rPr>
  </w:style>
  <w:style w:type="paragraph" w:customStyle="1" w:styleId="cm-support1">
    <w:name w:val="cm-support1"/>
    <w:basedOn w:val="Normal"/>
    <w:rsid w:val="00AB127A"/>
    <w:pPr>
      <w:spacing w:before="0" w:after="150"/>
    </w:pPr>
    <w:rPr>
      <w:rFonts w:ascii="Times New Roman" w:eastAsia="Times New Roman" w:hAnsi="Times New Roman"/>
      <w:color w:val="005CC5"/>
      <w:sz w:val="24"/>
    </w:rPr>
  </w:style>
  <w:style w:type="paragraph" w:customStyle="1" w:styleId="cm-variable1">
    <w:name w:val="cm-variable1"/>
    <w:basedOn w:val="Normal"/>
    <w:rsid w:val="00AB127A"/>
    <w:pPr>
      <w:spacing w:before="0" w:after="150"/>
    </w:pPr>
    <w:rPr>
      <w:rFonts w:ascii="Times New Roman" w:eastAsia="Times New Roman" w:hAnsi="Times New Roman"/>
      <w:color w:val="E36209"/>
      <w:sz w:val="24"/>
    </w:rPr>
  </w:style>
  <w:style w:type="paragraph" w:customStyle="1" w:styleId="ajax-pagination-btn1">
    <w:name w:val="ajax-pagination-btn1"/>
    <w:basedOn w:val="Normal"/>
    <w:rsid w:val="00AB127A"/>
    <w:pPr>
      <w:pBdr>
        <w:top w:val="single" w:sz="6" w:space="5" w:color="E1E4E8"/>
        <w:left w:val="single" w:sz="6" w:space="5" w:color="E1E4E8"/>
        <w:bottom w:val="single" w:sz="6" w:space="5" w:color="E1E4E8"/>
        <w:right w:val="single" w:sz="6" w:space="5" w:color="E1E4E8"/>
      </w:pBdr>
      <w:shd w:val="clear" w:color="auto" w:fill="FFFFFF"/>
      <w:spacing w:before="300" w:after="150"/>
    </w:pPr>
    <w:rPr>
      <w:rFonts w:ascii="Times New Roman" w:eastAsia="Times New Roman" w:hAnsi="Times New Roman"/>
      <w:b/>
      <w:bCs/>
      <w:color w:val="0366D6"/>
      <w:sz w:val="24"/>
    </w:rPr>
  </w:style>
  <w:style w:type="paragraph" w:customStyle="1" w:styleId="tabnav-tabs1">
    <w:name w:val="tabnav-tabs1"/>
    <w:basedOn w:val="Normal"/>
    <w:rsid w:val="00AB127A"/>
    <w:pPr>
      <w:spacing w:before="0" w:after="0"/>
      <w:ind w:left="-165"/>
    </w:pPr>
    <w:rPr>
      <w:rFonts w:ascii="Times New Roman" w:eastAsia="Times New Roman" w:hAnsi="Times New Roman"/>
      <w:sz w:val="24"/>
    </w:rPr>
  </w:style>
  <w:style w:type="paragraph" w:customStyle="1" w:styleId="tabnav-tab1">
    <w:name w:val="tabnav-tab1"/>
    <w:basedOn w:val="Normal"/>
    <w:rsid w:val="00AB127A"/>
    <w:pPr>
      <w:spacing w:before="0" w:after="150" w:line="300" w:lineRule="atLeast"/>
    </w:pPr>
    <w:rPr>
      <w:rFonts w:ascii="Times New Roman" w:eastAsia="Times New Roman" w:hAnsi="Times New Roman"/>
      <w:color w:val="586069"/>
      <w:sz w:val="21"/>
      <w:szCs w:val="21"/>
    </w:rPr>
  </w:style>
  <w:style w:type="paragraph" w:customStyle="1" w:styleId="selected1">
    <w:name w:val="selected1"/>
    <w:basedOn w:val="Normal"/>
    <w:rsid w:val="00AB127A"/>
    <w:pPr>
      <w:spacing w:before="0" w:after="150"/>
    </w:pPr>
    <w:rPr>
      <w:rFonts w:ascii="Times New Roman" w:eastAsia="Times New Roman" w:hAnsi="Times New Roman"/>
      <w:b/>
      <w:bCs/>
      <w:sz w:val="24"/>
    </w:rPr>
  </w:style>
  <w:style w:type="paragraph" w:customStyle="1" w:styleId="preview-msg1">
    <w:name w:val="preview-msg1"/>
    <w:basedOn w:val="Normal"/>
    <w:rsid w:val="00AB127A"/>
    <w:pPr>
      <w:spacing w:before="0" w:after="150"/>
    </w:pPr>
    <w:rPr>
      <w:rFonts w:ascii="Times New Roman" w:eastAsia="Times New Roman" w:hAnsi="Times New Roman"/>
      <w:sz w:val="24"/>
    </w:rPr>
  </w:style>
  <w:style w:type="paragraph" w:customStyle="1" w:styleId="codemirror-merge-pane3">
    <w:name w:val="codemirror-merge-pane3"/>
    <w:basedOn w:val="Normal"/>
    <w:rsid w:val="00AB127A"/>
    <w:pPr>
      <w:spacing w:before="0" w:after="150" w:line="450" w:lineRule="atLeast"/>
      <w:textAlignment w:val="top"/>
    </w:pPr>
    <w:rPr>
      <w:rFonts w:ascii="Times New Roman" w:eastAsia="Times New Roman" w:hAnsi="Times New Roman"/>
      <w:sz w:val="24"/>
    </w:rPr>
  </w:style>
  <w:style w:type="paragraph" w:customStyle="1" w:styleId="merge-gutter1">
    <w:name w:val="merge-gutter1"/>
    <w:basedOn w:val="Normal"/>
    <w:rsid w:val="00AB127A"/>
    <w:pPr>
      <w:spacing w:before="0" w:after="150"/>
    </w:pPr>
    <w:rPr>
      <w:rFonts w:ascii="Times New Roman" w:eastAsia="Times New Roman" w:hAnsi="Times New Roman"/>
      <w:sz w:val="24"/>
    </w:rPr>
  </w:style>
  <w:style w:type="paragraph" w:customStyle="1" w:styleId="form-field-hover1">
    <w:name w:val="form-field-hover1"/>
    <w:basedOn w:val="Normal"/>
    <w:rsid w:val="00AB127A"/>
    <w:pPr>
      <w:pBdr>
        <w:top w:val="single" w:sz="6" w:space="0" w:color="959DA5"/>
        <w:left w:val="single" w:sz="6" w:space="0" w:color="959DA5"/>
        <w:bottom w:val="single" w:sz="6" w:space="0" w:color="959DA5"/>
        <w:right w:val="single" w:sz="6" w:space="0" w:color="959DA5"/>
      </w:pBdr>
      <w:spacing w:before="0" w:after="150"/>
    </w:pPr>
    <w:rPr>
      <w:rFonts w:ascii="Times New Roman" w:eastAsia="Times New Roman" w:hAnsi="Times New Roman"/>
      <w:sz w:val="24"/>
    </w:rPr>
  </w:style>
  <w:style w:type="paragraph" w:customStyle="1" w:styleId="expand-group1">
    <w:name w:val="expand-group1"/>
    <w:basedOn w:val="Normal"/>
    <w:rsid w:val="00AB127A"/>
    <w:pPr>
      <w:spacing w:before="0" w:after="150"/>
    </w:pPr>
    <w:rPr>
      <w:rFonts w:ascii="Times New Roman" w:eastAsia="Times New Roman" w:hAnsi="Times New Roman"/>
      <w:vanish/>
      <w:sz w:val="24"/>
    </w:rPr>
  </w:style>
  <w:style w:type="paragraph" w:customStyle="1" w:styleId="dismiss-preview-button1">
    <w:name w:val="dismiss-preview-button1"/>
    <w:basedOn w:val="Normal"/>
    <w:rsid w:val="00AB127A"/>
    <w:pPr>
      <w:spacing w:before="0" w:after="150"/>
    </w:pPr>
    <w:rPr>
      <w:rFonts w:ascii="Times New Roman" w:eastAsia="Times New Roman" w:hAnsi="Times New Roman"/>
      <w:vanish/>
      <w:sz w:val="24"/>
    </w:rPr>
  </w:style>
  <w:style w:type="paragraph" w:customStyle="1" w:styleId="discussion-sidebar-heading1">
    <w:name w:val="discussion-sidebar-heading1"/>
    <w:basedOn w:val="Normal"/>
    <w:rsid w:val="00AB127A"/>
    <w:pPr>
      <w:spacing w:before="0" w:after="120"/>
    </w:pPr>
    <w:rPr>
      <w:rFonts w:ascii="Times New Roman" w:eastAsia="Times New Roman" w:hAnsi="Times New Roman"/>
      <w:color w:val="24292E"/>
      <w:sz w:val="21"/>
      <w:szCs w:val="21"/>
    </w:rPr>
  </w:style>
  <w:style w:type="paragraph" w:customStyle="1" w:styleId="discussion-sidebar-heading2">
    <w:name w:val="discussion-sidebar-heading2"/>
    <w:basedOn w:val="Normal"/>
    <w:rsid w:val="00AB127A"/>
    <w:pPr>
      <w:spacing w:before="0" w:after="120"/>
    </w:pPr>
    <w:rPr>
      <w:rFonts w:ascii="Times New Roman" w:eastAsia="Times New Roman" w:hAnsi="Times New Roman"/>
      <w:color w:val="0366D6"/>
      <w:sz w:val="21"/>
      <w:szCs w:val="21"/>
    </w:rPr>
  </w:style>
  <w:style w:type="paragraph" w:customStyle="1" w:styleId="preview-section1">
    <w:name w:val="preview-section1"/>
    <w:basedOn w:val="Normal"/>
    <w:rsid w:val="00AB127A"/>
    <w:pPr>
      <w:spacing w:before="0" w:after="150"/>
    </w:pPr>
    <w:rPr>
      <w:rFonts w:ascii="Times New Roman" w:eastAsia="Times New Roman" w:hAnsi="Times New Roman"/>
      <w:vanish/>
      <w:sz w:val="24"/>
    </w:rPr>
  </w:style>
  <w:style w:type="paragraph" w:customStyle="1" w:styleId="gollum-editor-body1">
    <w:name w:val="gollum-editor-body1"/>
    <w:basedOn w:val="Normal"/>
    <w:rsid w:val="00AB127A"/>
    <w:pPr>
      <w:spacing w:before="0" w:after="150"/>
    </w:pPr>
    <w:rPr>
      <w:rFonts w:ascii="Times New Roman" w:eastAsia="Times New Roman" w:hAnsi="Times New Roman"/>
      <w:sz w:val="24"/>
    </w:rPr>
  </w:style>
  <w:style w:type="paragraph" w:customStyle="1" w:styleId="octicon5">
    <w:name w:val="octicon5"/>
    <w:basedOn w:val="Normal"/>
    <w:rsid w:val="00AB127A"/>
    <w:pPr>
      <w:spacing w:before="0" w:after="150"/>
      <w:textAlignment w:val="bottom"/>
    </w:pPr>
    <w:rPr>
      <w:rFonts w:ascii="Times New Roman" w:eastAsia="Times New Roman" w:hAnsi="Times New Roman"/>
      <w:sz w:val="24"/>
    </w:rPr>
  </w:style>
  <w:style w:type="paragraph" w:customStyle="1" w:styleId="input-block1">
    <w:name w:val="input-block1"/>
    <w:basedOn w:val="Normal"/>
    <w:rsid w:val="00AB127A"/>
    <w:pPr>
      <w:spacing w:before="75" w:after="225"/>
    </w:pPr>
    <w:rPr>
      <w:rFonts w:ascii="Times New Roman" w:eastAsia="Times New Roman" w:hAnsi="Times New Roman"/>
      <w:sz w:val="24"/>
    </w:rPr>
  </w:style>
  <w:style w:type="paragraph" w:customStyle="1" w:styleId="u2f-send-code-spinner1">
    <w:name w:val="u2f-send-code-spinner1"/>
    <w:basedOn w:val="Normal"/>
    <w:rsid w:val="00AB127A"/>
    <w:pPr>
      <w:spacing w:before="0" w:after="150"/>
      <w:textAlignment w:val="bottom"/>
    </w:pPr>
    <w:rPr>
      <w:rFonts w:ascii="Times New Roman" w:eastAsia="Times New Roman" w:hAnsi="Times New Roman"/>
      <w:sz w:val="24"/>
    </w:rPr>
  </w:style>
  <w:style w:type="paragraph" w:customStyle="1" w:styleId="u2f-auth-form-body1">
    <w:name w:val="u2f-auth-form-body1"/>
    <w:basedOn w:val="Normal"/>
    <w:rsid w:val="00AB127A"/>
    <w:pPr>
      <w:spacing w:before="0" w:after="0"/>
      <w:jc w:val="center"/>
    </w:pPr>
    <w:rPr>
      <w:rFonts w:ascii="Times New Roman" w:eastAsia="Times New Roman" w:hAnsi="Times New Roman"/>
      <w:sz w:val="24"/>
    </w:rPr>
  </w:style>
  <w:style w:type="paragraph" w:customStyle="1" w:styleId="u2f-enabled1">
    <w:name w:val="u2f-enabled1"/>
    <w:basedOn w:val="Normal"/>
    <w:rsid w:val="00AB127A"/>
    <w:pPr>
      <w:spacing w:before="0" w:after="150"/>
    </w:pPr>
    <w:rPr>
      <w:rFonts w:ascii="Times New Roman" w:eastAsia="Times New Roman" w:hAnsi="Times New Roman"/>
      <w:sz w:val="24"/>
    </w:rPr>
  </w:style>
  <w:style w:type="paragraph" w:customStyle="1" w:styleId="u2f-enabled2">
    <w:name w:val="u2f-enabled2"/>
    <w:basedOn w:val="Normal"/>
    <w:rsid w:val="00AB127A"/>
    <w:pPr>
      <w:spacing w:before="0" w:after="150"/>
    </w:pPr>
    <w:rPr>
      <w:rFonts w:ascii="Times New Roman" w:eastAsia="Times New Roman" w:hAnsi="Times New Roman"/>
      <w:sz w:val="24"/>
    </w:rPr>
  </w:style>
  <w:style w:type="paragraph" w:customStyle="1" w:styleId="sms-success1">
    <w:name w:val="sms-success1"/>
    <w:basedOn w:val="Normal"/>
    <w:rsid w:val="00AB127A"/>
    <w:pPr>
      <w:spacing w:before="0" w:after="150"/>
    </w:pPr>
    <w:rPr>
      <w:rFonts w:ascii="Times New Roman" w:eastAsia="Times New Roman" w:hAnsi="Times New Roman"/>
      <w:sz w:val="24"/>
    </w:rPr>
  </w:style>
  <w:style w:type="paragraph" w:customStyle="1" w:styleId="sms-success2">
    <w:name w:val="sms-success2"/>
    <w:basedOn w:val="Normal"/>
    <w:rsid w:val="00AB127A"/>
    <w:pPr>
      <w:spacing w:before="0" w:after="150"/>
    </w:pPr>
    <w:rPr>
      <w:rFonts w:ascii="Times New Roman" w:eastAsia="Times New Roman" w:hAnsi="Times New Roman"/>
      <w:vanish/>
      <w:sz w:val="24"/>
    </w:rPr>
  </w:style>
  <w:style w:type="paragraph" w:customStyle="1" w:styleId="sms-error1">
    <w:name w:val="sms-error1"/>
    <w:basedOn w:val="Normal"/>
    <w:rsid w:val="00AB127A"/>
    <w:pPr>
      <w:spacing w:before="0" w:after="150"/>
    </w:pPr>
    <w:rPr>
      <w:rFonts w:ascii="Times New Roman" w:eastAsia="Times New Roman" w:hAnsi="Times New Roman"/>
      <w:vanish/>
      <w:sz w:val="24"/>
    </w:rPr>
  </w:style>
  <w:style w:type="paragraph" w:customStyle="1" w:styleId="sms-error2">
    <w:name w:val="sms-error2"/>
    <w:basedOn w:val="Normal"/>
    <w:rsid w:val="00AB127A"/>
    <w:pPr>
      <w:spacing w:before="0" w:after="150"/>
    </w:pPr>
    <w:rPr>
      <w:rFonts w:ascii="Times New Roman" w:eastAsia="Times New Roman" w:hAnsi="Times New Roman"/>
      <w:sz w:val="24"/>
    </w:rPr>
  </w:style>
  <w:style w:type="paragraph" w:customStyle="1" w:styleId="header-logged-out1">
    <w:name w:val="header-logged-out1"/>
    <w:basedOn w:val="Normal"/>
    <w:rsid w:val="00AB127A"/>
    <w:pPr>
      <w:spacing w:before="0" w:after="150"/>
    </w:pPr>
    <w:rPr>
      <w:rFonts w:ascii="Times New Roman" w:eastAsia="Times New Roman" w:hAnsi="Times New Roman"/>
      <w:sz w:val="24"/>
    </w:rPr>
  </w:style>
  <w:style w:type="paragraph" w:customStyle="1" w:styleId="header-logo1">
    <w:name w:val="header-logo1"/>
    <w:basedOn w:val="Normal"/>
    <w:rsid w:val="00AB127A"/>
    <w:pPr>
      <w:spacing w:before="0" w:after="150"/>
    </w:pPr>
    <w:rPr>
      <w:rFonts w:ascii="Times New Roman" w:eastAsia="Times New Roman" w:hAnsi="Times New Roman"/>
      <w:color w:val="333333"/>
      <w:sz w:val="24"/>
    </w:rPr>
  </w:style>
  <w:style w:type="paragraph" w:customStyle="1" w:styleId="flash1">
    <w:name w:val="flash1"/>
    <w:basedOn w:val="Normal"/>
    <w:rsid w:val="00AB127A"/>
    <w:pPr>
      <w:pBdr>
        <w:top w:val="single" w:sz="6" w:space="11" w:color="auto"/>
        <w:left w:val="single" w:sz="6" w:space="15" w:color="auto"/>
        <w:bottom w:val="single" w:sz="6" w:space="11" w:color="auto"/>
        <w:right w:val="single" w:sz="6" w:space="15" w:color="auto"/>
      </w:pBdr>
      <w:shd w:val="clear" w:color="auto" w:fill="DBEDFF"/>
      <w:spacing w:before="0" w:after="150"/>
    </w:pPr>
    <w:rPr>
      <w:rFonts w:ascii="Times New Roman" w:eastAsia="Times New Roman" w:hAnsi="Times New Roman"/>
      <w:color w:val="032F62"/>
      <w:sz w:val="20"/>
      <w:szCs w:val="20"/>
    </w:rPr>
  </w:style>
  <w:style w:type="paragraph" w:customStyle="1" w:styleId="container1">
    <w:name w:val="container1"/>
    <w:basedOn w:val="Normal"/>
    <w:rsid w:val="00AB127A"/>
    <w:pPr>
      <w:spacing w:before="0" w:after="150"/>
    </w:pPr>
    <w:rPr>
      <w:rFonts w:ascii="Times New Roman" w:eastAsia="Times New Roman" w:hAnsi="Times New Roman"/>
      <w:sz w:val="24"/>
    </w:rPr>
  </w:style>
  <w:style w:type="paragraph" w:customStyle="1" w:styleId="flash-close1">
    <w:name w:val="flash-close1"/>
    <w:basedOn w:val="Normal"/>
    <w:rsid w:val="00AB127A"/>
    <w:pPr>
      <w:spacing w:before="0" w:after="0"/>
      <w:ind w:left="-240" w:right="-240"/>
      <w:jc w:val="center"/>
    </w:pPr>
    <w:rPr>
      <w:rFonts w:ascii="Times New Roman" w:eastAsia="Times New Roman" w:hAnsi="Times New Roman"/>
      <w:sz w:val="24"/>
    </w:rPr>
  </w:style>
  <w:style w:type="paragraph" w:customStyle="1" w:styleId="btn3">
    <w:name w:val="btn3"/>
    <w:basedOn w:val="Normal"/>
    <w:rsid w:val="00AB127A"/>
    <w:pPr>
      <w:shd w:val="clear" w:color="auto" w:fill="EFF3F6"/>
      <w:spacing w:before="300" w:after="150" w:line="300" w:lineRule="atLeast"/>
      <w:textAlignment w:val="center"/>
    </w:pPr>
    <w:rPr>
      <w:rFonts w:ascii="Times New Roman" w:eastAsia="Times New Roman" w:hAnsi="Times New Roman"/>
      <w:b/>
      <w:bCs/>
      <w:color w:val="24292E"/>
      <w:sz w:val="21"/>
      <w:szCs w:val="21"/>
    </w:rPr>
  </w:style>
  <w:style w:type="paragraph" w:customStyle="1" w:styleId="u2f-message1">
    <w:name w:val="u2f-message1"/>
    <w:basedOn w:val="Normal"/>
    <w:rsid w:val="00AB127A"/>
    <w:pPr>
      <w:spacing w:before="0" w:after="0"/>
    </w:pPr>
    <w:rPr>
      <w:rFonts w:ascii="Times New Roman" w:eastAsia="Times New Roman" w:hAnsi="Times New Roman"/>
      <w:sz w:val="24"/>
    </w:rPr>
  </w:style>
  <w:style w:type="paragraph" w:customStyle="1" w:styleId="label-link1">
    <w:name w:val="label-link1"/>
    <w:basedOn w:val="Normal"/>
    <w:rsid w:val="00AB127A"/>
    <w:pPr>
      <w:spacing w:before="0" w:after="150"/>
    </w:pPr>
    <w:rPr>
      <w:rFonts w:ascii="Times New Roman" w:eastAsia="Times New Roman" w:hAnsi="Times New Roman"/>
      <w:szCs w:val="18"/>
    </w:rPr>
  </w:style>
  <w:style w:type="paragraph" w:customStyle="1" w:styleId="auth-form-header1">
    <w:name w:val="auth-form-header1"/>
    <w:basedOn w:val="Normal"/>
    <w:rsid w:val="00AB127A"/>
    <w:pPr>
      <w:shd w:val="clear" w:color="auto" w:fill="829AA8"/>
      <w:spacing w:before="0" w:after="225"/>
      <w:jc w:val="center"/>
    </w:pPr>
    <w:rPr>
      <w:rFonts w:ascii="Times New Roman" w:eastAsia="Times New Roman" w:hAnsi="Times New Roman"/>
      <w:color w:val="333333"/>
      <w:sz w:val="24"/>
    </w:rPr>
  </w:style>
  <w:style w:type="paragraph" w:customStyle="1" w:styleId="auth-form-body1">
    <w:name w:val="auth-form-body1"/>
    <w:basedOn w:val="Normal"/>
    <w:rsid w:val="00AB127A"/>
    <w:pPr>
      <w:pBdr>
        <w:top w:val="single" w:sz="6" w:space="15" w:color="D8DEE2"/>
        <w:left w:val="single" w:sz="6" w:space="15" w:color="D8DEE2"/>
        <w:bottom w:val="single" w:sz="6" w:space="15" w:color="D8DEE2"/>
        <w:right w:val="single" w:sz="6" w:space="15" w:color="D8DEE2"/>
      </w:pBdr>
      <w:shd w:val="clear" w:color="auto" w:fill="FFFFFF"/>
      <w:spacing w:before="0" w:after="150"/>
    </w:pPr>
    <w:rPr>
      <w:rFonts w:ascii="Times New Roman" w:eastAsia="Times New Roman" w:hAnsi="Times New Roman"/>
      <w:sz w:val="21"/>
      <w:szCs w:val="21"/>
    </w:rPr>
  </w:style>
  <w:style w:type="paragraph" w:customStyle="1" w:styleId="create-account-callout1">
    <w:name w:val="create-account-callout1"/>
    <w:basedOn w:val="Normal"/>
    <w:rsid w:val="00AB127A"/>
    <w:pPr>
      <w:pBdr>
        <w:top w:val="single" w:sz="6" w:space="11" w:color="D8DEE2"/>
        <w:left w:val="single" w:sz="6" w:space="15" w:color="D8DEE2"/>
        <w:bottom w:val="single" w:sz="6" w:space="11" w:color="D8DEE2"/>
        <w:right w:val="single" w:sz="6" w:space="15" w:color="D8DEE2"/>
      </w:pBdr>
      <w:spacing w:before="0" w:after="150"/>
      <w:jc w:val="center"/>
    </w:pPr>
    <w:rPr>
      <w:rFonts w:ascii="Times New Roman" w:eastAsia="Times New Roman" w:hAnsi="Times New Roman"/>
      <w:sz w:val="24"/>
    </w:rPr>
  </w:style>
  <w:style w:type="paragraph" w:customStyle="1" w:styleId="two-factor-help1">
    <w:name w:val="two-factor-help1"/>
    <w:basedOn w:val="Normal"/>
    <w:rsid w:val="00AB127A"/>
    <w:pPr>
      <w:spacing w:before="300" w:after="100" w:afterAutospacing="1"/>
    </w:pPr>
    <w:rPr>
      <w:rFonts w:ascii="Times New Roman" w:eastAsia="Times New Roman" w:hAnsi="Times New Roman"/>
      <w:sz w:val="24"/>
    </w:rPr>
  </w:style>
  <w:style w:type="paragraph" w:customStyle="1" w:styleId="dropdown-menu1">
    <w:name w:val="dropdown-menu1"/>
    <w:basedOn w:val="Normal"/>
    <w:rsid w:val="00AB127A"/>
    <w:pPr>
      <w:shd w:val="clear" w:color="auto" w:fill="FFFFFF"/>
      <w:spacing w:before="30" w:after="150"/>
    </w:pPr>
    <w:rPr>
      <w:rFonts w:ascii="Times New Roman" w:eastAsia="Times New Roman" w:hAnsi="Times New Roman"/>
      <w:sz w:val="24"/>
    </w:rPr>
  </w:style>
  <w:style w:type="paragraph" w:customStyle="1" w:styleId="headermenu1">
    <w:name w:val="headermenu1"/>
    <w:basedOn w:val="Normal"/>
    <w:rsid w:val="00AB127A"/>
    <w:pPr>
      <w:spacing w:before="0" w:after="150"/>
    </w:pPr>
    <w:rPr>
      <w:rFonts w:ascii="Times New Roman" w:eastAsia="Times New Roman" w:hAnsi="Times New Roman"/>
      <w:vanish/>
      <w:sz w:val="24"/>
    </w:rPr>
  </w:style>
  <w:style w:type="paragraph" w:customStyle="1" w:styleId="headermenu2">
    <w:name w:val="headermenu2"/>
    <w:basedOn w:val="Normal"/>
    <w:rsid w:val="00AB127A"/>
    <w:pPr>
      <w:spacing w:before="0" w:after="150"/>
    </w:pPr>
    <w:rPr>
      <w:rFonts w:ascii="Times New Roman" w:eastAsia="Times New Roman" w:hAnsi="Times New Roman"/>
      <w:sz w:val="24"/>
    </w:rPr>
  </w:style>
  <w:style w:type="paragraph" w:customStyle="1" w:styleId="dropdown-menu2">
    <w:name w:val="dropdown-menu2"/>
    <w:basedOn w:val="Normal"/>
    <w:rsid w:val="00AB127A"/>
    <w:pPr>
      <w:shd w:val="clear" w:color="auto" w:fill="FFFFFF"/>
      <w:spacing w:before="30" w:after="150"/>
    </w:pPr>
    <w:rPr>
      <w:rFonts w:ascii="Times New Roman" w:eastAsia="Times New Roman" w:hAnsi="Times New Roman"/>
      <w:sz w:val="24"/>
    </w:rPr>
  </w:style>
  <w:style w:type="paragraph" w:customStyle="1" w:styleId="header-search1">
    <w:name w:val="header-search1"/>
    <w:basedOn w:val="Normal"/>
    <w:rsid w:val="00AB127A"/>
    <w:pPr>
      <w:spacing w:before="0" w:after="150"/>
    </w:pPr>
    <w:rPr>
      <w:rFonts w:ascii="Times New Roman" w:eastAsia="Times New Roman" w:hAnsi="Times New Roman"/>
      <w:sz w:val="24"/>
    </w:rPr>
  </w:style>
  <w:style w:type="paragraph" w:customStyle="1" w:styleId="header-search-input1">
    <w:name w:val="header-search-input1"/>
    <w:basedOn w:val="Normal"/>
    <w:rsid w:val="00AB127A"/>
    <w:pPr>
      <w:spacing w:before="0" w:after="150"/>
    </w:pPr>
    <w:rPr>
      <w:rFonts w:ascii="Times New Roman" w:eastAsia="Times New Roman" w:hAnsi="Times New Roman"/>
      <w:sz w:val="21"/>
      <w:szCs w:val="21"/>
    </w:rPr>
  </w:style>
  <w:style w:type="paragraph" w:customStyle="1" w:styleId="headermenu--logged-out1">
    <w:name w:val="headermenu--logged-out1"/>
    <w:basedOn w:val="Normal"/>
    <w:rsid w:val="00AB127A"/>
    <w:pPr>
      <w:shd w:val="clear" w:color="auto" w:fill="FFFFFF"/>
      <w:spacing w:before="0" w:after="150"/>
    </w:pPr>
    <w:rPr>
      <w:rFonts w:ascii="Times New Roman" w:eastAsia="Times New Roman" w:hAnsi="Times New Roman"/>
      <w:sz w:val="24"/>
    </w:rPr>
  </w:style>
  <w:style w:type="paragraph" w:customStyle="1" w:styleId="dropdown-menu3">
    <w:name w:val="dropdown-menu3"/>
    <w:basedOn w:val="Normal"/>
    <w:rsid w:val="00AB127A"/>
    <w:pPr>
      <w:shd w:val="clear" w:color="auto" w:fill="FFFFFF"/>
      <w:spacing w:before="30" w:after="150"/>
    </w:pPr>
    <w:rPr>
      <w:rFonts w:ascii="Times New Roman" w:eastAsia="Times New Roman" w:hAnsi="Times New Roman"/>
      <w:sz w:val="24"/>
    </w:rPr>
  </w:style>
  <w:style w:type="paragraph" w:customStyle="1" w:styleId="header-search2">
    <w:name w:val="header-search2"/>
    <w:basedOn w:val="Normal"/>
    <w:rsid w:val="00AB127A"/>
    <w:pPr>
      <w:spacing w:before="0" w:after="150"/>
    </w:pPr>
    <w:rPr>
      <w:rFonts w:ascii="Times New Roman" w:eastAsia="Times New Roman" w:hAnsi="Times New Roman"/>
      <w:sz w:val="24"/>
    </w:rPr>
  </w:style>
  <w:style w:type="paragraph" w:customStyle="1" w:styleId="header-search-wrapper1">
    <w:name w:val="header-search-wrapper1"/>
    <w:basedOn w:val="Normal"/>
    <w:rsid w:val="00AB127A"/>
    <w:pPr>
      <w:pBdr>
        <w:top w:val="single" w:sz="6" w:space="0" w:color="EAECEF"/>
        <w:left w:val="single" w:sz="6" w:space="0" w:color="EAECEF"/>
        <w:bottom w:val="single" w:sz="6" w:space="0" w:color="EAECEF"/>
        <w:right w:val="single" w:sz="6" w:space="0" w:color="EAECEF"/>
      </w:pBdr>
      <w:spacing w:before="0" w:after="150"/>
      <w:textAlignment w:val="center"/>
    </w:pPr>
    <w:rPr>
      <w:rFonts w:ascii="Times New Roman" w:eastAsia="Times New Roman" w:hAnsi="Times New Roman"/>
      <w:color w:val="FFFFFF"/>
      <w:sz w:val="24"/>
    </w:rPr>
  </w:style>
  <w:style w:type="paragraph" w:customStyle="1" w:styleId="header-search-input2">
    <w:name w:val="header-search-input2"/>
    <w:basedOn w:val="Normal"/>
    <w:rsid w:val="00AB127A"/>
    <w:pPr>
      <w:spacing w:before="0" w:after="150"/>
    </w:pPr>
    <w:rPr>
      <w:rFonts w:ascii="Times New Roman" w:eastAsia="Times New Roman" w:hAnsi="Times New Roman"/>
      <w:color w:val="24292E"/>
      <w:sz w:val="21"/>
      <w:szCs w:val="21"/>
    </w:rPr>
  </w:style>
  <w:style w:type="paragraph" w:customStyle="1" w:styleId="headermenu-link1">
    <w:name w:val="headermenu-link1"/>
    <w:basedOn w:val="Normal"/>
    <w:rsid w:val="00AB127A"/>
    <w:pPr>
      <w:spacing w:before="0" w:after="150"/>
    </w:pPr>
    <w:rPr>
      <w:rFonts w:ascii="Times New Roman" w:eastAsia="Times New Roman" w:hAnsi="Times New Roman"/>
      <w:color w:val="444D56"/>
      <w:sz w:val="24"/>
    </w:rPr>
  </w:style>
  <w:style w:type="paragraph" w:customStyle="1" w:styleId="headermenu-link2">
    <w:name w:val="headermenu-link2"/>
    <w:basedOn w:val="Normal"/>
    <w:rsid w:val="00AB127A"/>
    <w:pPr>
      <w:spacing w:before="0" w:after="150"/>
    </w:pPr>
    <w:rPr>
      <w:rFonts w:ascii="Times New Roman" w:eastAsia="Times New Roman" w:hAnsi="Times New Roman"/>
      <w:color w:val="24292E"/>
      <w:sz w:val="24"/>
    </w:rPr>
  </w:style>
  <w:style w:type="paragraph" w:customStyle="1" w:styleId="icon-chevon-down-mktg1">
    <w:name w:val="icon-chevon-down-mktg1"/>
    <w:basedOn w:val="Normal"/>
    <w:rsid w:val="00AB127A"/>
    <w:pPr>
      <w:spacing w:before="0" w:after="150"/>
    </w:pPr>
    <w:rPr>
      <w:rFonts w:ascii="Times New Roman" w:eastAsia="Times New Roman" w:hAnsi="Times New Roman"/>
      <w:sz w:val="24"/>
    </w:rPr>
  </w:style>
  <w:style w:type="paragraph" w:customStyle="1" w:styleId="headermenu-link3">
    <w:name w:val="headermenu-link3"/>
    <w:basedOn w:val="Normal"/>
    <w:rsid w:val="00AB127A"/>
    <w:pPr>
      <w:spacing w:before="0" w:after="150"/>
    </w:pPr>
    <w:rPr>
      <w:rFonts w:ascii="Times New Roman" w:eastAsia="Times New Roman" w:hAnsi="Times New Roman"/>
      <w:color w:val="24292E"/>
      <w:sz w:val="24"/>
    </w:rPr>
  </w:style>
  <w:style w:type="paragraph" w:customStyle="1" w:styleId="icon-chevon-down-mktg2">
    <w:name w:val="icon-chevon-down-mktg2"/>
    <w:basedOn w:val="Normal"/>
    <w:rsid w:val="00AB127A"/>
    <w:pPr>
      <w:spacing w:before="0" w:after="150"/>
    </w:pPr>
    <w:rPr>
      <w:rFonts w:ascii="Times New Roman" w:eastAsia="Times New Roman" w:hAnsi="Times New Roman"/>
      <w:sz w:val="24"/>
    </w:rPr>
  </w:style>
  <w:style w:type="paragraph" w:customStyle="1" w:styleId="mail-status1">
    <w:name w:val="mail-status1"/>
    <w:basedOn w:val="Normal"/>
    <w:rsid w:val="00AB127A"/>
    <w:pPr>
      <w:pBdr>
        <w:top w:val="single" w:sz="12" w:space="0" w:color="24292E"/>
        <w:left w:val="single" w:sz="12" w:space="0" w:color="24292E"/>
        <w:bottom w:val="single" w:sz="12" w:space="0" w:color="24292E"/>
        <w:right w:val="single" w:sz="12" w:space="0" w:color="24292E"/>
      </w:pBdr>
      <w:spacing w:before="0" w:after="150"/>
    </w:pPr>
    <w:rPr>
      <w:rFonts w:ascii="Times New Roman" w:eastAsia="Times New Roman" w:hAnsi="Times New Roman"/>
      <w:vanish/>
      <w:color w:val="FFFFFF"/>
      <w:sz w:val="24"/>
    </w:rPr>
  </w:style>
  <w:style w:type="paragraph" w:customStyle="1" w:styleId="mail-status2">
    <w:name w:val="mail-status2"/>
    <w:basedOn w:val="Normal"/>
    <w:rsid w:val="00AB127A"/>
    <w:pPr>
      <w:pBdr>
        <w:top w:val="single" w:sz="12" w:space="0" w:color="24292E"/>
        <w:left w:val="single" w:sz="12" w:space="0" w:color="24292E"/>
        <w:bottom w:val="single" w:sz="12" w:space="0" w:color="24292E"/>
        <w:right w:val="single" w:sz="12" w:space="0" w:color="24292E"/>
      </w:pBdr>
      <w:shd w:val="clear" w:color="auto" w:fill="0366D6"/>
      <w:spacing w:before="0" w:after="150"/>
    </w:pPr>
    <w:rPr>
      <w:rFonts w:ascii="Times New Roman" w:eastAsia="Times New Roman" w:hAnsi="Times New Roman"/>
      <w:vanish/>
      <w:color w:val="FFFFFF"/>
      <w:sz w:val="24"/>
    </w:rPr>
  </w:style>
  <w:style w:type="paragraph" w:customStyle="1" w:styleId="user-profile-link1">
    <w:name w:val="user-profile-link1"/>
    <w:basedOn w:val="Normal"/>
    <w:rsid w:val="00AB127A"/>
    <w:pPr>
      <w:spacing w:before="0" w:after="150"/>
    </w:pPr>
    <w:rPr>
      <w:rFonts w:ascii="Times New Roman" w:eastAsia="Times New Roman" w:hAnsi="Times New Roman"/>
      <w:color w:val="24292E"/>
      <w:sz w:val="24"/>
    </w:rPr>
  </w:style>
  <w:style w:type="paragraph" w:customStyle="1" w:styleId="feature-preview-indicator1">
    <w:name w:val="feature-preview-indicator1"/>
    <w:basedOn w:val="Normal"/>
    <w:rsid w:val="00AB127A"/>
    <w:pPr>
      <w:spacing w:before="0" w:after="150"/>
    </w:pPr>
    <w:rPr>
      <w:rFonts w:ascii="Times New Roman" w:eastAsia="Times New Roman" w:hAnsi="Times New Roman"/>
      <w:color w:val="FFFFFF"/>
      <w:sz w:val="24"/>
    </w:rPr>
  </w:style>
  <w:style w:type="paragraph" w:customStyle="1" w:styleId="truncate-repo-scope1">
    <w:name w:val="truncate-repo-scope1"/>
    <w:basedOn w:val="Normal"/>
    <w:rsid w:val="00AB127A"/>
    <w:pPr>
      <w:spacing w:before="0" w:after="150"/>
    </w:pPr>
    <w:rPr>
      <w:rFonts w:ascii="Times New Roman" w:eastAsia="Times New Roman" w:hAnsi="Times New Roman"/>
      <w:sz w:val="24"/>
    </w:rPr>
  </w:style>
  <w:style w:type="paragraph" w:customStyle="1" w:styleId="jump-to-octicon1">
    <w:name w:val="jump-to-octicon1"/>
    <w:basedOn w:val="Normal"/>
    <w:rsid w:val="00AB127A"/>
    <w:pPr>
      <w:spacing w:before="0" w:after="150"/>
    </w:pPr>
    <w:rPr>
      <w:rFonts w:ascii="Times New Roman" w:eastAsia="Times New Roman" w:hAnsi="Times New Roman"/>
      <w:color w:val="6A737D"/>
      <w:sz w:val="24"/>
    </w:rPr>
  </w:style>
  <w:style w:type="paragraph" w:customStyle="1" w:styleId="navigation-item1">
    <w:name w:val="navigation-item1"/>
    <w:basedOn w:val="Normal"/>
    <w:rsid w:val="00AB127A"/>
    <w:pPr>
      <w:pBdr>
        <w:bottom w:val="single" w:sz="6" w:space="0" w:color="E1E4E8"/>
      </w:pBdr>
      <w:spacing w:before="0" w:after="150"/>
    </w:pPr>
    <w:rPr>
      <w:rFonts w:ascii="Times New Roman" w:eastAsia="Times New Roman" w:hAnsi="Times New Roman"/>
      <w:sz w:val="24"/>
    </w:rPr>
  </w:style>
  <w:style w:type="paragraph" w:customStyle="1" w:styleId="d-on-nav-focus1">
    <w:name w:val="d-on-nav-focus1"/>
    <w:basedOn w:val="Normal"/>
    <w:rsid w:val="00AB127A"/>
    <w:pPr>
      <w:spacing w:before="0" w:after="150"/>
    </w:pPr>
    <w:rPr>
      <w:rFonts w:ascii="Times New Roman" w:eastAsia="Times New Roman" w:hAnsi="Times New Roman"/>
      <w:vanish/>
      <w:sz w:val="24"/>
    </w:rPr>
  </w:style>
  <w:style w:type="paragraph" w:customStyle="1" w:styleId="page-nav-trigger1">
    <w:name w:val="page-nav-trigger1"/>
    <w:basedOn w:val="Normal"/>
    <w:rsid w:val="00AB127A"/>
    <w:pPr>
      <w:spacing w:before="0" w:after="150"/>
    </w:pPr>
    <w:rPr>
      <w:rFonts w:ascii="Times New Roman" w:eastAsia="Times New Roman" w:hAnsi="Times New Roman"/>
      <w:sz w:val="24"/>
    </w:rPr>
  </w:style>
  <w:style w:type="paragraph" w:customStyle="1" w:styleId="octicon-x3">
    <w:name w:val="octicon-x3"/>
    <w:basedOn w:val="Normal"/>
    <w:rsid w:val="00AB127A"/>
    <w:pPr>
      <w:spacing w:before="0" w:after="150"/>
    </w:pPr>
    <w:rPr>
      <w:rFonts w:ascii="Times New Roman" w:eastAsia="Times New Roman" w:hAnsi="Times New Roman"/>
      <w:vanish/>
      <w:sz w:val="24"/>
    </w:rPr>
  </w:style>
  <w:style w:type="paragraph" w:customStyle="1" w:styleId="item-handle1">
    <w:name w:val="item-handle1"/>
    <w:basedOn w:val="Normal"/>
    <w:rsid w:val="00AB127A"/>
    <w:pPr>
      <w:spacing w:before="0" w:after="150"/>
    </w:pPr>
    <w:rPr>
      <w:rFonts w:ascii="Times New Roman" w:eastAsia="Times New Roman" w:hAnsi="Times New Roman"/>
      <w:color w:val="586069"/>
      <w:sz w:val="24"/>
    </w:rPr>
  </w:style>
  <w:style w:type="paragraph" w:customStyle="1" w:styleId="selected2">
    <w:name w:val="selected2"/>
    <w:basedOn w:val="Normal"/>
    <w:rsid w:val="00AB127A"/>
    <w:pPr>
      <w:spacing w:before="0" w:after="150"/>
    </w:pPr>
    <w:rPr>
      <w:rFonts w:ascii="Times New Roman" w:eastAsia="Times New Roman" w:hAnsi="Times New Roman"/>
      <w:color w:val="24292E"/>
      <w:sz w:val="24"/>
    </w:rPr>
  </w:style>
  <w:style w:type="paragraph" w:customStyle="1" w:styleId="pricing-matrix-column-feature1">
    <w:name w:val="pricing-matrix-column-feature1"/>
    <w:basedOn w:val="Normal"/>
    <w:rsid w:val="00AB127A"/>
    <w:pPr>
      <w:shd w:val="clear" w:color="auto" w:fill="E1E4E8"/>
      <w:spacing w:before="0" w:after="150"/>
    </w:pPr>
    <w:rPr>
      <w:rFonts w:ascii="Times New Roman" w:eastAsia="Times New Roman" w:hAnsi="Times New Roman"/>
      <w:sz w:val="24"/>
    </w:rPr>
  </w:style>
  <w:style w:type="paragraph" w:customStyle="1" w:styleId="pricing-matrix-row-text1">
    <w:name w:val="pricing-matrix-row-text1"/>
    <w:basedOn w:val="Normal"/>
    <w:rsid w:val="00AB127A"/>
    <w:pPr>
      <w:shd w:val="clear" w:color="auto" w:fill="E1E4E8"/>
      <w:spacing w:before="0" w:after="150"/>
    </w:pPr>
    <w:rPr>
      <w:rFonts w:ascii="Times New Roman" w:eastAsia="Times New Roman" w:hAnsi="Times New Roman"/>
      <w:sz w:val="24"/>
    </w:rPr>
  </w:style>
  <w:style w:type="paragraph" w:customStyle="1" w:styleId="pricing-matrix-column-tier1">
    <w:name w:val="pricing-matrix-column-tier1"/>
    <w:basedOn w:val="Normal"/>
    <w:rsid w:val="00AB127A"/>
    <w:pPr>
      <w:shd w:val="clear" w:color="auto" w:fill="F6F8FA"/>
      <w:spacing w:before="0" w:after="150"/>
    </w:pPr>
    <w:rPr>
      <w:rFonts w:ascii="Times New Roman" w:eastAsia="Times New Roman" w:hAnsi="Times New Roman"/>
      <w:sz w:val="24"/>
    </w:rPr>
  </w:style>
  <w:style w:type="paragraph" w:customStyle="1" w:styleId="workspaces-develop-header1">
    <w:name w:val="workspaces-develop-header1"/>
    <w:basedOn w:val="Normal"/>
    <w:rsid w:val="00AB127A"/>
    <w:pPr>
      <w:spacing w:before="0" w:after="150"/>
    </w:pPr>
    <w:rPr>
      <w:rFonts w:ascii="Times New Roman" w:eastAsia="Times New Roman" w:hAnsi="Times New Roman"/>
      <w:color w:val="FFFFFF"/>
      <w:sz w:val="24"/>
    </w:rPr>
  </w:style>
  <w:style w:type="paragraph" w:customStyle="1" w:styleId="jumbotron-link-followup-icon1">
    <w:name w:val="jumbotron-link-followup-icon1"/>
    <w:basedOn w:val="Normal"/>
    <w:rsid w:val="00AB127A"/>
    <w:pPr>
      <w:spacing w:before="0" w:after="150"/>
      <w:ind w:left="-450"/>
      <w:textAlignment w:val="center"/>
    </w:pPr>
    <w:rPr>
      <w:rFonts w:ascii="Times New Roman" w:eastAsia="Times New Roman" w:hAnsi="Times New Roman"/>
      <w:sz w:val="24"/>
    </w:rPr>
  </w:style>
  <w:style w:type="paragraph" w:customStyle="1" w:styleId="illflow-item-heading1">
    <w:name w:val="illflow-item-heading1"/>
    <w:basedOn w:val="Normal"/>
    <w:rsid w:val="00AB127A"/>
    <w:pPr>
      <w:spacing w:before="0" w:after="150"/>
    </w:pPr>
    <w:rPr>
      <w:rFonts w:ascii="Times New Roman" w:eastAsia="Times New Roman" w:hAnsi="Times New Roman"/>
      <w:color w:val="444D56"/>
      <w:sz w:val="24"/>
    </w:rPr>
  </w:style>
  <w:style w:type="paragraph" w:customStyle="1" w:styleId="img-responsive1">
    <w:name w:val="img-responsive1"/>
    <w:basedOn w:val="Normal"/>
    <w:rsid w:val="00AB127A"/>
    <w:pPr>
      <w:spacing w:before="0" w:after="150"/>
    </w:pPr>
    <w:rPr>
      <w:rFonts w:ascii="Times New Roman" w:eastAsia="Times New Roman" w:hAnsi="Times New Roman"/>
      <w:sz w:val="24"/>
    </w:rPr>
  </w:style>
  <w:style w:type="paragraph" w:customStyle="1" w:styleId="form-label1">
    <w:name w:val="form-label1"/>
    <w:basedOn w:val="Normal"/>
    <w:rsid w:val="00AB127A"/>
    <w:pPr>
      <w:spacing w:before="0" w:after="75"/>
    </w:pPr>
    <w:rPr>
      <w:rFonts w:ascii="Times New Roman" w:eastAsia="Times New Roman" w:hAnsi="Times New Roman"/>
      <w:sz w:val="24"/>
    </w:rPr>
  </w:style>
  <w:style w:type="paragraph" w:customStyle="1" w:styleId="form-control-lg1">
    <w:name w:val="form-control-lg1"/>
    <w:basedOn w:val="Normal"/>
    <w:rsid w:val="00AB127A"/>
    <w:pPr>
      <w:spacing w:before="0" w:after="150"/>
    </w:pPr>
    <w:rPr>
      <w:rFonts w:ascii="Times New Roman" w:eastAsia="Times New Roman" w:hAnsi="Times New Roman"/>
      <w:sz w:val="24"/>
    </w:rPr>
  </w:style>
  <w:style w:type="paragraph" w:customStyle="1" w:styleId="form-control-note1">
    <w:name w:val="form-control-note1"/>
    <w:basedOn w:val="Normal"/>
    <w:rsid w:val="00AB127A"/>
    <w:pPr>
      <w:spacing w:before="75" w:after="0"/>
    </w:pPr>
    <w:rPr>
      <w:rFonts w:ascii="Times New Roman" w:eastAsia="Times New Roman" w:hAnsi="Times New Roman"/>
      <w:color w:val="6A737D"/>
      <w:szCs w:val="18"/>
    </w:rPr>
  </w:style>
  <w:style w:type="paragraph" w:customStyle="1" w:styleId="notice-highlight1">
    <w:name w:val="notice-highlight1"/>
    <w:basedOn w:val="Normal"/>
    <w:rsid w:val="00AB127A"/>
    <w:pPr>
      <w:spacing w:before="0" w:after="150"/>
    </w:pPr>
    <w:rPr>
      <w:rFonts w:ascii="Times New Roman" w:eastAsia="Times New Roman" w:hAnsi="Times New Roman"/>
      <w:color w:val="959DA5"/>
      <w:sz w:val="24"/>
    </w:rPr>
  </w:style>
  <w:style w:type="paragraph" w:customStyle="1" w:styleId="actions-template-repo1">
    <w:name w:val="actions-template-repo1"/>
    <w:basedOn w:val="Normal"/>
    <w:rsid w:val="00AB127A"/>
    <w:pPr>
      <w:spacing w:before="0" w:after="150"/>
    </w:pPr>
    <w:rPr>
      <w:rFonts w:ascii="Times New Roman" w:eastAsia="Times New Roman" w:hAnsi="Times New Roman"/>
      <w:color w:val="0366D6"/>
      <w:sz w:val="24"/>
    </w:rPr>
  </w:style>
  <w:style w:type="paragraph" w:customStyle="1" w:styleId="gpr-testimonial-nav-link1">
    <w:name w:val="gpr-testimonial-nav-link1"/>
    <w:basedOn w:val="Normal"/>
    <w:rsid w:val="00AB127A"/>
    <w:pPr>
      <w:spacing w:before="0" w:after="150"/>
    </w:pPr>
    <w:rPr>
      <w:rFonts w:ascii="Times New Roman" w:eastAsia="Times New Roman" w:hAnsi="Times New Roman"/>
      <w:color w:val="D1D5DA"/>
      <w:sz w:val="24"/>
    </w:rPr>
  </w:style>
  <w:style w:type="paragraph" w:customStyle="1" w:styleId="gpr-testimonial-nav-link2">
    <w:name w:val="gpr-testimonial-nav-link2"/>
    <w:basedOn w:val="Normal"/>
    <w:rsid w:val="00AB127A"/>
    <w:pPr>
      <w:spacing w:before="0" w:after="150"/>
    </w:pPr>
    <w:rPr>
      <w:rFonts w:ascii="Times New Roman" w:eastAsia="Times New Roman" w:hAnsi="Times New Roman"/>
      <w:color w:val="6A737D"/>
      <w:sz w:val="24"/>
    </w:rPr>
  </w:style>
  <w:style w:type="paragraph" w:customStyle="1" w:styleId="video-responsive1">
    <w:name w:val="video-responsive1"/>
    <w:basedOn w:val="Normal"/>
    <w:rsid w:val="00AB127A"/>
    <w:pPr>
      <w:spacing w:before="0" w:after="240"/>
      <w:ind w:left="240" w:right="240"/>
    </w:pPr>
    <w:rPr>
      <w:rFonts w:ascii="Times New Roman" w:eastAsia="Times New Roman" w:hAnsi="Times New Roman"/>
      <w:sz w:val="24"/>
    </w:rPr>
  </w:style>
  <w:style w:type="paragraph" w:customStyle="1" w:styleId="mobile-device1">
    <w:name w:val="mobile-device1"/>
    <w:basedOn w:val="Normal"/>
    <w:rsid w:val="00AB127A"/>
    <w:pPr>
      <w:spacing w:before="0" w:after="0"/>
    </w:pPr>
    <w:rPr>
      <w:rFonts w:ascii="Times New Roman" w:eastAsia="Times New Roman" w:hAnsi="Times New Roman"/>
      <w:sz w:val="24"/>
    </w:rPr>
  </w:style>
  <w:style w:type="paragraph" w:customStyle="1" w:styleId="summarylink-illustration1">
    <w:name w:val="summarylink-illustration1"/>
    <w:basedOn w:val="Normal"/>
    <w:rsid w:val="00AB127A"/>
    <w:pPr>
      <w:spacing w:before="0" w:after="150"/>
    </w:pPr>
    <w:rPr>
      <w:rFonts w:ascii="Times New Roman" w:eastAsia="Times New Roman" w:hAnsi="Times New Roman"/>
      <w:vanish/>
      <w:sz w:val="24"/>
    </w:rPr>
  </w:style>
  <w:style w:type="paragraph" w:customStyle="1" w:styleId="circlebadge1">
    <w:name w:val="circlebadge1"/>
    <w:basedOn w:val="Normal"/>
    <w:rsid w:val="00AB127A"/>
    <w:pPr>
      <w:shd w:val="clear" w:color="auto" w:fill="FFFFFF"/>
      <w:spacing w:before="240" w:after="240"/>
      <w:ind w:left="240" w:right="240"/>
    </w:pPr>
    <w:rPr>
      <w:rFonts w:ascii="Times New Roman" w:eastAsia="Times New Roman" w:hAnsi="Times New Roman"/>
      <w:sz w:val="24"/>
    </w:rPr>
  </w:style>
  <w:style w:type="paragraph" w:customStyle="1" w:styleId="selected3">
    <w:name w:val="selected3"/>
    <w:basedOn w:val="Normal"/>
    <w:rsid w:val="00AB127A"/>
    <w:pPr>
      <w:spacing w:before="0" w:after="150"/>
    </w:pPr>
    <w:rPr>
      <w:rFonts w:ascii="Times New Roman" w:eastAsia="Times New Roman" w:hAnsi="Times New Roman"/>
      <w:color w:val="586069"/>
      <w:sz w:val="24"/>
    </w:rPr>
  </w:style>
  <w:style w:type="paragraph" w:customStyle="1" w:styleId="octicon-mark-github1">
    <w:name w:val="octicon-mark-github1"/>
    <w:basedOn w:val="Normal"/>
    <w:rsid w:val="00AB127A"/>
    <w:pPr>
      <w:spacing w:before="0" w:after="150"/>
    </w:pPr>
    <w:rPr>
      <w:rFonts w:ascii="Times New Roman" w:eastAsia="Times New Roman" w:hAnsi="Times New Roman"/>
      <w:sz w:val="24"/>
    </w:rPr>
  </w:style>
  <w:style w:type="paragraph" w:customStyle="1" w:styleId="hero1">
    <w:name w:val="hero1"/>
    <w:basedOn w:val="Normal"/>
    <w:rsid w:val="00AB127A"/>
    <w:pPr>
      <w:pBdr>
        <w:bottom w:val="single" w:sz="6" w:space="0" w:color="D5DFE8"/>
      </w:pBdr>
      <w:spacing w:before="0" w:after="150"/>
    </w:pPr>
    <w:rPr>
      <w:rFonts w:ascii="Times New Roman" w:eastAsia="Times New Roman" w:hAnsi="Times New Roman"/>
      <w:sz w:val="24"/>
    </w:rPr>
  </w:style>
  <w:style w:type="paragraph" w:customStyle="1" w:styleId="hero-h11">
    <w:name w:val="hero-h11"/>
    <w:basedOn w:val="Normal"/>
    <w:rsid w:val="00AB127A"/>
    <w:pPr>
      <w:spacing w:before="0" w:after="150"/>
    </w:pPr>
    <w:rPr>
      <w:rFonts w:ascii="Times New Roman" w:eastAsia="Times New Roman" w:hAnsi="Times New Roman"/>
      <w:sz w:val="24"/>
    </w:rPr>
  </w:style>
  <w:style w:type="paragraph" w:customStyle="1" w:styleId="lead-mktg1">
    <w:name w:val="lead-mktg1"/>
    <w:basedOn w:val="Normal"/>
    <w:rsid w:val="00AB127A"/>
    <w:pPr>
      <w:spacing w:before="0" w:after="150"/>
    </w:pPr>
    <w:rPr>
      <w:rFonts w:ascii="Inter" w:eastAsia="Times New Roman" w:hAnsi="Inter"/>
      <w:color w:val="2F363D"/>
      <w:sz w:val="30"/>
      <w:szCs w:val="30"/>
    </w:rPr>
  </w:style>
  <w:style w:type="paragraph" w:customStyle="1" w:styleId="hero-form1">
    <w:name w:val="hero-form1"/>
    <w:basedOn w:val="Normal"/>
    <w:rsid w:val="00AB127A"/>
    <w:pPr>
      <w:shd w:val="clear" w:color="auto" w:fill="044289"/>
      <w:spacing w:before="0" w:after="150"/>
    </w:pPr>
    <w:rPr>
      <w:rFonts w:ascii="Times New Roman" w:eastAsia="Times New Roman" w:hAnsi="Times New Roman"/>
      <w:color w:val="FAFBFC"/>
      <w:sz w:val="24"/>
    </w:rPr>
  </w:style>
  <w:style w:type="paragraph" w:customStyle="1" w:styleId="tooltipped1">
    <w:name w:val="tooltipped1"/>
    <w:basedOn w:val="Normal"/>
    <w:rsid w:val="00AB127A"/>
    <w:pPr>
      <w:spacing w:before="0" w:after="150"/>
    </w:pPr>
    <w:rPr>
      <w:rFonts w:ascii="Times New Roman" w:eastAsia="Times New Roman" w:hAnsi="Times New Roman"/>
      <w:color w:val="FFFFFF"/>
      <w:sz w:val="24"/>
      <w:u w:val="single"/>
    </w:rPr>
  </w:style>
  <w:style w:type="paragraph" w:customStyle="1" w:styleId="h2-mktg1">
    <w:name w:val="h2-mktg1"/>
    <w:basedOn w:val="Normal"/>
    <w:rsid w:val="00AB127A"/>
    <w:pPr>
      <w:spacing w:before="0" w:after="150"/>
    </w:pPr>
    <w:rPr>
      <w:rFonts w:ascii="Inter" w:eastAsia="Times New Roman" w:hAnsi="Inter"/>
      <w:sz w:val="24"/>
    </w:rPr>
  </w:style>
  <w:style w:type="paragraph" w:customStyle="1" w:styleId="feature-list1">
    <w:name w:val="feature-list1"/>
    <w:basedOn w:val="Normal"/>
    <w:rsid w:val="00AB127A"/>
    <w:pPr>
      <w:spacing w:before="0" w:after="150"/>
    </w:pPr>
    <w:rPr>
      <w:rFonts w:ascii="Segoe UI" w:eastAsia="Times New Roman" w:hAnsi="Segoe UI" w:cs="Segoe UI"/>
      <w:color w:val="2F363D"/>
      <w:sz w:val="24"/>
    </w:rPr>
  </w:style>
  <w:style w:type="paragraph" w:customStyle="1" w:styleId="feature-bullet1">
    <w:name w:val="feature-bullet1"/>
    <w:basedOn w:val="Normal"/>
    <w:rsid w:val="00AB127A"/>
    <w:pPr>
      <w:spacing w:before="0" w:after="150"/>
    </w:pPr>
    <w:rPr>
      <w:rFonts w:ascii="Times New Roman" w:eastAsia="Times New Roman" w:hAnsi="Times New Roman"/>
      <w:sz w:val="24"/>
    </w:rPr>
  </w:style>
  <w:style w:type="paragraph" w:customStyle="1" w:styleId="customer-logo-bar-item1">
    <w:name w:val="customer-logo-bar-item1"/>
    <w:basedOn w:val="Normal"/>
    <w:rsid w:val="00AB127A"/>
    <w:pPr>
      <w:spacing w:before="0" w:after="150"/>
      <w:jc w:val="center"/>
    </w:pPr>
    <w:rPr>
      <w:rFonts w:ascii="Times New Roman" w:eastAsia="Times New Roman" w:hAnsi="Times New Roman"/>
      <w:sz w:val="24"/>
    </w:rPr>
  </w:style>
  <w:style w:type="paragraph" w:customStyle="1" w:styleId="customer-logo1">
    <w:name w:val="customer-logo1"/>
    <w:basedOn w:val="Normal"/>
    <w:rsid w:val="00AB127A"/>
    <w:pPr>
      <w:spacing w:before="0" w:after="150"/>
    </w:pPr>
    <w:rPr>
      <w:rFonts w:ascii="Times New Roman" w:eastAsia="Times New Roman" w:hAnsi="Times New Roman"/>
      <w:sz w:val="24"/>
    </w:rPr>
  </w:style>
  <w:style w:type="paragraph" w:customStyle="1" w:styleId="customer-quote1">
    <w:name w:val="customer-quote1"/>
    <w:basedOn w:val="Normal"/>
    <w:rsid w:val="00AB127A"/>
    <w:pPr>
      <w:spacing w:before="0" w:after="0"/>
    </w:pPr>
    <w:rPr>
      <w:rFonts w:ascii="Segoe UI" w:eastAsia="Times New Roman" w:hAnsi="Segoe UI" w:cs="Segoe UI"/>
      <w:sz w:val="24"/>
    </w:rPr>
  </w:style>
  <w:style w:type="paragraph" w:customStyle="1" w:styleId="landing-page-footer1">
    <w:name w:val="landing-page-footer1"/>
    <w:basedOn w:val="Normal"/>
    <w:rsid w:val="00AB127A"/>
    <w:pPr>
      <w:shd w:val="clear" w:color="auto" w:fill="044289"/>
      <w:spacing w:before="0" w:after="150"/>
    </w:pPr>
    <w:rPr>
      <w:rFonts w:ascii="Times New Roman" w:eastAsia="Times New Roman" w:hAnsi="Times New Roman"/>
      <w:color w:val="FAFBFC"/>
      <w:sz w:val="24"/>
    </w:rPr>
  </w:style>
  <w:style w:type="paragraph" w:customStyle="1" w:styleId="h2-mktg2">
    <w:name w:val="h2-mktg2"/>
    <w:basedOn w:val="Normal"/>
    <w:rsid w:val="00AB127A"/>
    <w:pPr>
      <w:spacing w:before="0" w:after="150"/>
    </w:pPr>
    <w:rPr>
      <w:rFonts w:ascii="Inter" w:eastAsia="Times New Roman" w:hAnsi="Inter"/>
      <w:sz w:val="24"/>
    </w:rPr>
  </w:style>
  <w:style w:type="paragraph" w:customStyle="1" w:styleId="landing-page-sub-footer1">
    <w:name w:val="landing-page-sub-footer1"/>
    <w:basedOn w:val="Normal"/>
    <w:rsid w:val="00AB127A"/>
    <w:pPr>
      <w:shd w:val="clear" w:color="auto" w:fill="032F62"/>
      <w:spacing w:before="0" w:after="150"/>
    </w:pPr>
    <w:rPr>
      <w:rFonts w:ascii="Times New Roman" w:eastAsia="Times New Roman" w:hAnsi="Times New Roman"/>
      <w:sz w:val="24"/>
    </w:rPr>
  </w:style>
  <w:style w:type="paragraph" w:customStyle="1" w:styleId="footer-link1">
    <w:name w:val="footer-link1"/>
    <w:basedOn w:val="Normal"/>
    <w:rsid w:val="00AB127A"/>
    <w:pPr>
      <w:spacing w:before="0" w:after="150"/>
    </w:pPr>
    <w:rPr>
      <w:rFonts w:ascii="Times New Roman" w:eastAsia="Times New Roman" w:hAnsi="Times New Roman"/>
      <w:color w:val="C8E1FF"/>
      <w:sz w:val="24"/>
    </w:rPr>
  </w:style>
  <w:style w:type="paragraph" w:customStyle="1" w:styleId="container2">
    <w:name w:val="container2"/>
    <w:basedOn w:val="Normal"/>
    <w:rsid w:val="00AB127A"/>
    <w:pPr>
      <w:spacing w:before="0" w:after="150"/>
    </w:pPr>
    <w:rPr>
      <w:rFonts w:ascii="Times New Roman" w:eastAsia="Times New Roman" w:hAnsi="Times New Roman"/>
      <w:sz w:val="24"/>
    </w:rPr>
  </w:style>
  <w:style w:type="paragraph" w:customStyle="1" w:styleId="avatar2">
    <w:name w:val="avatar2"/>
    <w:basedOn w:val="Normal"/>
    <w:rsid w:val="00AB127A"/>
    <w:pPr>
      <w:pBdr>
        <w:right w:val="single" w:sz="6" w:space="0" w:color="FFFFFF"/>
      </w:pBdr>
      <w:shd w:val="clear" w:color="auto" w:fill="FFFFFF"/>
      <w:spacing w:before="0" w:after="150"/>
      <w:ind w:right="-165"/>
      <w:textAlignment w:val="center"/>
    </w:pPr>
    <w:rPr>
      <w:rFonts w:ascii="Times New Roman" w:eastAsia="Times New Roman" w:hAnsi="Times New Roman"/>
      <w:sz w:val="24"/>
    </w:rPr>
  </w:style>
  <w:style w:type="paragraph" w:customStyle="1" w:styleId="avatar3">
    <w:name w:val="avatar3"/>
    <w:basedOn w:val="Normal"/>
    <w:rsid w:val="00AB127A"/>
    <w:pPr>
      <w:pBdr>
        <w:right w:val="single" w:sz="6" w:space="0" w:color="FFFFFF"/>
      </w:pBdr>
      <w:shd w:val="clear" w:color="auto" w:fill="FFFFFF"/>
      <w:spacing w:before="0" w:after="150"/>
      <w:ind w:right="45"/>
      <w:textAlignment w:val="center"/>
    </w:pPr>
    <w:rPr>
      <w:rFonts w:ascii="Times New Roman" w:eastAsia="Times New Roman" w:hAnsi="Times New Roman"/>
      <w:sz w:val="24"/>
    </w:rPr>
  </w:style>
  <w:style w:type="paragraph" w:customStyle="1" w:styleId="avatar4">
    <w:name w:val="avatar4"/>
    <w:basedOn w:val="Normal"/>
    <w:rsid w:val="00AB127A"/>
    <w:pPr>
      <w:pBdr>
        <w:left w:val="single" w:sz="6" w:space="0" w:color="FFFFFF"/>
      </w:pBdr>
      <w:shd w:val="clear" w:color="auto" w:fill="FFFFFF"/>
      <w:spacing w:before="0" w:after="150"/>
      <w:ind w:left="45"/>
      <w:textAlignment w:val="center"/>
    </w:pPr>
    <w:rPr>
      <w:rFonts w:ascii="Times New Roman" w:eastAsia="Times New Roman" w:hAnsi="Times New Roman"/>
      <w:sz w:val="24"/>
    </w:rPr>
  </w:style>
  <w:style w:type="paragraph" w:customStyle="1" w:styleId="avatar5">
    <w:name w:val="avatar5"/>
    <w:basedOn w:val="Normal"/>
    <w:rsid w:val="00AB127A"/>
    <w:pPr>
      <w:pBdr>
        <w:left w:val="single" w:sz="6" w:space="0" w:color="FFFFFF"/>
      </w:pBdr>
      <w:spacing w:before="0" w:after="150"/>
      <w:ind w:left="-165"/>
      <w:textAlignment w:val="center"/>
    </w:pPr>
    <w:rPr>
      <w:rFonts w:ascii="Times New Roman" w:eastAsia="Times New Roman" w:hAnsi="Times New Roman"/>
      <w:sz w:val="24"/>
    </w:rPr>
  </w:style>
  <w:style w:type="paragraph" w:customStyle="1" w:styleId="octicon6">
    <w:name w:val="octicon6"/>
    <w:basedOn w:val="Normal"/>
    <w:rsid w:val="00AB127A"/>
    <w:pPr>
      <w:spacing w:before="15" w:after="0"/>
      <w:ind w:right="-30"/>
      <w:textAlignment w:val="bottom"/>
    </w:pPr>
    <w:rPr>
      <w:rFonts w:ascii="Times New Roman" w:eastAsia="Times New Roman" w:hAnsi="Times New Roman"/>
      <w:color w:val="A8BBD0"/>
      <w:sz w:val="24"/>
    </w:rPr>
  </w:style>
  <w:style w:type="paragraph" w:customStyle="1" w:styleId="dropdown-item1">
    <w:name w:val="dropdown-item1"/>
    <w:basedOn w:val="Normal"/>
    <w:rsid w:val="00AB127A"/>
    <w:pPr>
      <w:spacing w:before="0" w:after="150"/>
    </w:pPr>
    <w:rPr>
      <w:rFonts w:ascii="Times New Roman" w:eastAsia="Times New Roman" w:hAnsi="Times New Roman"/>
      <w:color w:val="24292E"/>
      <w:sz w:val="24"/>
    </w:rPr>
  </w:style>
  <w:style w:type="paragraph" w:customStyle="1" w:styleId="octicon-check3">
    <w:name w:val="octicon-check3"/>
    <w:basedOn w:val="Normal"/>
    <w:rsid w:val="00AB127A"/>
    <w:pPr>
      <w:spacing w:before="0" w:after="150"/>
    </w:pPr>
    <w:rPr>
      <w:rFonts w:ascii="Times New Roman" w:eastAsia="Times New Roman" w:hAnsi="Times New Roman"/>
      <w:vanish/>
      <w:sz w:val="24"/>
    </w:rPr>
  </w:style>
  <w:style w:type="paragraph" w:customStyle="1" w:styleId="dropdown-header1">
    <w:name w:val="dropdown-header1"/>
    <w:basedOn w:val="Normal"/>
    <w:rsid w:val="00AB127A"/>
    <w:pPr>
      <w:spacing w:before="0" w:after="150"/>
    </w:pPr>
    <w:rPr>
      <w:rFonts w:ascii="Times New Roman" w:eastAsia="Times New Roman" w:hAnsi="Times New Roman"/>
      <w:color w:val="D1D5DA"/>
      <w:szCs w:val="18"/>
    </w:rPr>
  </w:style>
  <w:style w:type="paragraph" w:customStyle="1" w:styleId="dropdown-divider1">
    <w:name w:val="dropdown-divider1"/>
    <w:basedOn w:val="Normal"/>
    <w:rsid w:val="00AB127A"/>
    <w:pPr>
      <w:pBdr>
        <w:top w:val="single" w:sz="6" w:space="0" w:color="444D56"/>
      </w:pBdr>
      <w:spacing w:before="120" w:after="120"/>
    </w:pPr>
    <w:rPr>
      <w:rFonts w:ascii="Times New Roman" w:eastAsia="Times New Roman" w:hAnsi="Times New Roman"/>
      <w:sz w:val="24"/>
    </w:rPr>
  </w:style>
  <w:style w:type="paragraph" w:customStyle="1" w:styleId="g-emoji1">
    <w:name w:val="g-emoji1"/>
    <w:basedOn w:val="Normal"/>
    <w:rsid w:val="00AB127A"/>
    <w:pPr>
      <w:spacing w:before="0" w:after="150"/>
    </w:pPr>
    <w:rPr>
      <w:rFonts w:ascii="Times New Roman" w:eastAsia="Times New Roman" w:hAnsi="Times New Roman"/>
      <w:sz w:val="24"/>
    </w:rPr>
  </w:style>
  <w:style w:type="paragraph" w:customStyle="1" w:styleId="g-emoji2">
    <w:name w:val="g-emoji2"/>
    <w:basedOn w:val="Normal"/>
    <w:rsid w:val="00AB127A"/>
    <w:pPr>
      <w:spacing w:before="0" w:after="150"/>
    </w:pPr>
    <w:rPr>
      <w:rFonts w:ascii="Times New Roman" w:eastAsia="Times New Roman" w:hAnsi="Times New Roman"/>
      <w:sz w:val="24"/>
    </w:rPr>
  </w:style>
  <w:style w:type="paragraph" w:customStyle="1" w:styleId="octicon7">
    <w:name w:val="octicon7"/>
    <w:basedOn w:val="Normal"/>
    <w:rsid w:val="00AB127A"/>
    <w:pPr>
      <w:spacing w:before="0" w:after="150"/>
      <w:textAlignment w:val="bottom"/>
    </w:pPr>
    <w:rPr>
      <w:rFonts w:ascii="Times New Roman" w:eastAsia="Times New Roman" w:hAnsi="Times New Roman"/>
      <w:sz w:val="24"/>
    </w:rPr>
  </w:style>
  <w:style w:type="paragraph" w:customStyle="1" w:styleId="absent1">
    <w:name w:val="absent1"/>
    <w:basedOn w:val="Normal"/>
    <w:rsid w:val="00AB127A"/>
    <w:pPr>
      <w:spacing w:before="0" w:after="150"/>
    </w:pPr>
    <w:rPr>
      <w:rFonts w:ascii="Times New Roman" w:eastAsia="Times New Roman" w:hAnsi="Times New Roman"/>
      <w:color w:val="CB2431"/>
      <w:sz w:val="24"/>
    </w:rPr>
  </w:style>
  <w:style w:type="paragraph" w:customStyle="1" w:styleId="anchor1">
    <w:name w:val="anchor1"/>
    <w:basedOn w:val="Normal"/>
    <w:rsid w:val="00AB127A"/>
    <w:pPr>
      <w:spacing w:before="0" w:after="150"/>
      <w:ind w:left="-300"/>
    </w:pPr>
    <w:rPr>
      <w:rFonts w:ascii="Times New Roman" w:eastAsia="Times New Roman" w:hAnsi="Times New Roman"/>
      <w:sz w:val="24"/>
    </w:rPr>
  </w:style>
  <w:style w:type="paragraph" w:customStyle="1" w:styleId="octicon-link1">
    <w:name w:val="octicon-link1"/>
    <w:basedOn w:val="Normal"/>
    <w:rsid w:val="00AB127A"/>
    <w:pPr>
      <w:spacing w:before="0" w:after="150"/>
      <w:textAlignment w:val="center"/>
    </w:pPr>
    <w:rPr>
      <w:rFonts w:ascii="Times New Roman" w:eastAsia="Times New Roman" w:hAnsi="Times New Roman"/>
      <w:color w:val="1B1F23"/>
      <w:sz w:val="24"/>
    </w:rPr>
  </w:style>
  <w:style w:type="paragraph" w:customStyle="1" w:styleId="octicon-link2">
    <w:name w:val="octicon-link2"/>
    <w:basedOn w:val="Normal"/>
    <w:rsid w:val="00AB127A"/>
    <w:pPr>
      <w:spacing w:before="0" w:after="150"/>
      <w:textAlignment w:val="center"/>
    </w:pPr>
    <w:rPr>
      <w:rFonts w:ascii="Times New Roman" w:eastAsia="Times New Roman" w:hAnsi="Times New Roman"/>
      <w:color w:val="1B1F23"/>
      <w:sz w:val="24"/>
    </w:rPr>
  </w:style>
  <w:style w:type="paragraph" w:customStyle="1" w:styleId="octicon-link3">
    <w:name w:val="octicon-link3"/>
    <w:basedOn w:val="Normal"/>
    <w:rsid w:val="00AB127A"/>
    <w:pPr>
      <w:spacing w:before="0" w:after="150"/>
      <w:textAlignment w:val="center"/>
    </w:pPr>
    <w:rPr>
      <w:rFonts w:ascii="Times New Roman" w:eastAsia="Times New Roman" w:hAnsi="Times New Roman"/>
      <w:color w:val="1B1F23"/>
      <w:sz w:val="24"/>
    </w:rPr>
  </w:style>
  <w:style w:type="paragraph" w:customStyle="1" w:styleId="octicon-link4">
    <w:name w:val="octicon-link4"/>
    <w:basedOn w:val="Normal"/>
    <w:rsid w:val="00AB127A"/>
    <w:pPr>
      <w:spacing w:before="0" w:after="150"/>
      <w:textAlignment w:val="center"/>
    </w:pPr>
    <w:rPr>
      <w:rFonts w:ascii="Times New Roman" w:eastAsia="Times New Roman" w:hAnsi="Times New Roman"/>
      <w:color w:val="1B1F23"/>
      <w:sz w:val="24"/>
    </w:rPr>
  </w:style>
  <w:style w:type="paragraph" w:customStyle="1" w:styleId="octicon-link5">
    <w:name w:val="octicon-link5"/>
    <w:basedOn w:val="Normal"/>
    <w:rsid w:val="00AB127A"/>
    <w:pPr>
      <w:spacing w:before="0" w:after="150"/>
      <w:textAlignment w:val="center"/>
    </w:pPr>
    <w:rPr>
      <w:rFonts w:ascii="Times New Roman" w:eastAsia="Times New Roman" w:hAnsi="Times New Roman"/>
      <w:color w:val="1B1F23"/>
      <w:sz w:val="24"/>
    </w:rPr>
  </w:style>
  <w:style w:type="paragraph" w:customStyle="1" w:styleId="octicon-link6">
    <w:name w:val="octicon-link6"/>
    <w:basedOn w:val="Normal"/>
    <w:rsid w:val="00AB127A"/>
    <w:pPr>
      <w:spacing w:before="0" w:after="150"/>
      <w:textAlignment w:val="center"/>
    </w:pPr>
    <w:rPr>
      <w:rFonts w:ascii="Times New Roman" w:eastAsia="Times New Roman" w:hAnsi="Times New Roman"/>
      <w:color w:val="1B1F23"/>
      <w:sz w:val="24"/>
    </w:rPr>
  </w:style>
  <w:style w:type="paragraph" w:customStyle="1" w:styleId="anchor2">
    <w:name w:val="anchor2"/>
    <w:basedOn w:val="Normal"/>
    <w:rsid w:val="00AB127A"/>
    <w:pPr>
      <w:spacing w:before="0" w:after="150"/>
      <w:ind w:left="-300"/>
    </w:pPr>
    <w:rPr>
      <w:rFonts w:ascii="Times New Roman" w:eastAsia="Times New Roman" w:hAnsi="Times New Roman"/>
      <w:sz w:val="24"/>
    </w:rPr>
  </w:style>
  <w:style w:type="paragraph" w:customStyle="1" w:styleId="anchor3">
    <w:name w:val="anchor3"/>
    <w:basedOn w:val="Normal"/>
    <w:rsid w:val="00AB127A"/>
    <w:pPr>
      <w:spacing w:before="0" w:after="150"/>
      <w:ind w:left="-300"/>
    </w:pPr>
    <w:rPr>
      <w:rFonts w:ascii="Times New Roman" w:eastAsia="Times New Roman" w:hAnsi="Times New Roman"/>
      <w:sz w:val="24"/>
    </w:rPr>
  </w:style>
  <w:style w:type="paragraph" w:customStyle="1" w:styleId="anchor4">
    <w:name w:val="anchor4"/>
    <w:basedOn w:val="Normal"/>
    <w:rsid w:val="00AB127A"/>
    <w:pPr>
      <w:spacing w:before="0" w:after="150"/>
      <w:ind w:left="-300"/>
    </w:pPr>
    <w:rPr>
      <w:rFonts w:ascii="Times New Roman" w:eastAsia="Times New Roman" w:hAnsi="Times New Roman"/>
      <w:sz w:val="24"/>
    </w:rPr>
  </w:style>
  <w:style w:type="paragraph" w:customStyle="1" w:styleId="anchor5">
    <w:name w:val="anchor5"/>
    <w:basedOn w:val="Normal"/>
    <w:rsid w:val="00AB127A"/>
    <w:pPr>
      <w:spacing w:before="0" w:after="150"/>
      <w:ind w:left="-300"/>
    </w:pPr>
    <w:rPr>
      <w:rFonts w:ascii="Times New Roman" w:eastAsia="Times New Roman" w:hAnsi="Times New Roman"/>
      <w:sz w:val="24"/>
    </w:rPr>
  </w:style>
  <w:style w:type="paragraph" w:customStyle="1" w:styleId="anchor6">
    <w:name w:val="anchor6"/>
    <w:basedOn w:val="Normal"/>
    <w:rsid w:val="00AB127A"/>
    <w:pPr>
      <w:spacing w:before="0" w:after="150"/>
      <w:ind w:left="-300"/>
    </w:pPr>
    <w:rPr>
      <w:rFonts w:ascii="Times New Roman" w:eastAsia="Times New Roman" w:hAnsi="Times New Roman"/>
      <w:sz w:val="24"/>
    </w:rPr>
  </w:style>
  <w:style w:type="paragraph" w:customStyle="1" w:styleId="anchor7">
    <w:name w:val="anchor7"/>
    <w:basedOn w:val="Normal"/>
    <w:rsid w:val="00AB127A"/>
    <w:pPr>
      <w:spacing w:before="0" w:after="150"/>
      <w:ind w:left="-300"/>
    </w:pPr>
    <w:rPr>
      <w:rFonts w:ascii="Times New Roman" w:eastAsia="Times New Roman" w:hAnsi="Times New Roman"/>
      <w:sz w:val="24"/>
    </w:rPr>
  </w:style>
  <w:style w:type="paragraph" w:customStyle="1" w:styleId="emoji1">
    <w:name w:val="emoji1"/>
    <w:basedOn w:val="Normal"/>
    <w:rsid w:val="00AB127A"/>
    <w:pPr>
      <w:spacing w:before="0" w:after="150"/>
      <w:textAlignment w:val="top"/>
    </w:pPr>
    <w:rPr>
      <w:rFonts w:ascii="Times New Roman" w:eastAsia="Times New Roman" w:hAnsi="Times New Roman"/>
      <w:sz w:val="24"/>
    </w:rPr>
  </w:style>
  <w:style w:type="character" w:customStyle="1" w:styleId="frame1">
    <w:name w:val="frame1"/>
    <w:basedOn w:val="DefaultParagraphFont"/>
    <w:rsid w:val="00AB127A"/>
    <w:rPr>
      <w:vanish w:val="0"/>
      <w:webHidden w:val="0"/>
      <w:specVanish w:val="0"/>
    </w:rPr>
  </w:style>
  <w:style w:type="character" w:customStyle="1" w:styleId="framespan1">
    <w:name w:val="frame&gt;span1"/>
    <w:basedOn w:val="DefaultParagraphFont"/>
    <w:rsid w:val="00AB127A"/>
    <w:rPr>
      <w:vanish w:val="0"/>
      <w:webHidden w:val="0"/>
      <w:bdr w:val="single" w:sz="6" w:space="5" w:color="DFE2E5" w:frame="1"/>
      <w:specVanish w:val="0"/>
    </w:rPr>
  </w:style>
  <w:style w:type="character" w:customStyle="1" w:styleId="align-center1">
    <w:name w:val="align-center1"/>
    <w:basedOn w:val="DefaultParagraphFont"/>
    <w:rsid w:val="00AB127A"/>
    <w:rPr>
      <w:vanish w:val="0"/>
      <w:webHidden w:val="0"/>
      <w:specVanish w:val="0"/>
    </w:rPr>
  </w:style>
  <w:style w:type="character" w:customStyle="1" w:styleId="align-centerspan1">
    <w:name w:val="align-center&gt;span1"/>
    <w:basedOn w:val="DefaultParagraphFont"/>
    <w:rsid w:val="00AB127A"/>
    <w:rPr>
      <w:vanish w:val="0"/>
      <w:webHidden w:val="0"/>
      <w:specVanish w:val="0"/>
    </w:rPr>
  </w:style>
  <w:style w:type="character" w:customStyle="1" w:styleId="align-right1">
    <w:name w:val="align-right1"/>
    <w:basedOn w:val="DefaultParagraphFont"/>
    <w:rsid w:val="00AB127A"/>
    <w:rPr>
      <w:vanish w:val="0"/>
      <w:webHidden w:val="0"/>
      <w:specVanish w:val="0"/>
    </w:rPr>
  </w:style>
  <w:style w:type="character" w:customStyle="1" w:styleId="align-rightspan1">
    <w:name w:val="align-right&gt;span1"/>
    <w:basedOn w:val="DefaultParagraphFont"/>
    <w:rsid w:val="00AB127A"/>
    <w:rPr>
      <w:vanish w:val="0"/>
      <w:webHidden w:val="0"/>
      <w:specVanish w:val="0"/>
    </w:rPr>
  </w:style>
  <w:style w:type="character" w:customStyle="1" w:styleId="float-left1">
    <w:name w:val="float-left1"/>
    <w:basedOn w:val="DefaultParagraphFont"/>
    <w:rsid w:val="00AB127A"/>
    <w:rPr>
      <w:vanish w:val="0"/>
      <w:webHidden w:val="0"/>
      <w:specVanish w:val="0"/>
    </w:rPr>
  </w:style>
  <w:style w:type="character" w:customStyle="1" w:styleId="float-right1">
    <w:name w:val="float-right1"/>
    <w:basedOn w:val="DefaultParagraphFont"/>
    <w:rsid w:val="00AB127A"/>
    <w:rPr>
      <w:vanish w:val="0"/>
      <w:webHidden w:val="0"/>
      <w:specVanish w:val="0"/>
    </w:rPr>
  </w:style>
  <w:style w:type="character" w:customStyle="1" w:styleId="float-rightspan1">
    <w:name w:val="float-right&gt;span1"/>
    <w:basedOn w:val="DefaultParagraphFont"/>
    <w:rsid w:val="00AB127A"/>
    <w:rPr>
      <w:vanish w:val="0"/>
      <w:webHidden w:val="0"/>
      <w:specVanish w:val="0"/>
    </w:rPr>
  </w:style>
  <w:style w:type="paragraph" w:customStyle="1" w:styleId="highlight1">
    <w:name w:val="highlight1"/>
    <w:basedOn w:val="Normal"/>
    <w:rsid w:val="00AB127A"/>
    <w:pPr>
      <w:spacing w:before="0" w:after="240"/>
    </w:pPr>
    <w:rPr>
      <w:rFonts w:ascii="Times New Roman" w:eastAsia="Times New Roman" w:hAnsi="Times New Roman"/>
      <w:sz w:val="24"/>
    </w:rPr>
  </w:style>
  <w:style w:type="paragraph" w:customStyle="1" w:styleId="blob-num1">
    <w:name w:val="blob-num1"/>
    <w:basedOn w:val="Normal"/>
    <w:rsid w:val="00AB127A"/>
    <w:pPr>
      <w:shd w:val="clear" w:color="auto" w:fill="FFFFFF"/>
      <w:spacing w:before="0" w:after="150" w:line="300" w:lineRule="atLeast"/>
      <w:jc w:val="right"/>
      <w:textAlignment w:val="top"/>
    </w:pPr>
    <w:rPr>
      <w:rFonts w:ascii="Consolas" w:eastAsia="Times New Roman" w:hAnsi="Consolas"/>
      <w:szCs w:val="18"/>
    </w:rPr>
  </w:style>
  <w:style w:type="paragraph" w:customStyle="1" w:styleId="selectmenu-modal1">
    <w:name w:val="selectmenu-modal1"/>
    <w:basedOn w:val="Normal"/>
    <w:rsid w:val="00AB127A"/>
    <w:pPr>
      <w:shd w:val="clear" w:color="auto" w:fill="F6F8FA"/>
      <w:spacing w:before="0" w:after="100" w:afterAutospacing="1"/>
    </w:pPr>
    <w:rPr>
      <w:rFonts w:ascii="Times New Roman" w:eastAsia="Times New Roman" w:hAnsi="Times New Roman"/>
      <w:sz w:val="24"/>
    </w:rPr>
  </w:style>
  <w:style w:type="paragraph" w:customStyle="1" w:styleId="timelineitem-badge1">
    <w:name w:val="timelineitem-badge1"/>
    <w:basedOn w:val="Normal"/>
    <w:rsid w:val="00AB127A"/>
    <w:pPr>
      <w:shd w:val="clear" w:color="auto" w:fill="FFFFFF"/>
      <w:spacing w:before="120" w:after="120"/>
      <w:ind w:left="-225" w:right="120"/>
    </w:pPr>
    <w:rPr>
      <w:rFonts w:ascii="Times New Roman" w:eastAsia="Times New Roman" w:hAnsi="Times New Roman"/>
      <w:color w:val="959DA5"/>
      <w:sz w:val="24"/>
    </w:rPr>
  </w:style>
  <w:style w:type="paragraph" w:customStyle="1" w:styleId="toast-icon1">
    <w:name w:val="toast-icon1"/>
    <w:basedOn w:val="Normal"/>
    <w:rsid w:val="00AB127A"/>
    <w:pPr>
      <w:shd w:val="clear" w:color="auto" w:fill="D73A49"/>
      <w:spacing w:before="0" w:after="150"/>
    </w:pPr>
    <w:rPr>
      <w:rFonts w:ascii="Times New Roman" w:eastAsia="Times New Roman" w:hAnsi="Times New Roman"/>
      <w:color w:val="FFFFFF"/>
      <w:sz w:val="24"/>
    </w:rPr>
  </w:style>
  <w:style w:type="paragraph" w:customStyle="1" w:styleId="toast-icon2">
    <w:name w:val="toast-icon2"/>
    <w:basedOn w:val="Normal"/>
    <w:rsid w:val="00AB127A"/>
    <w:pPr>
      <w:shd w:val="clear" w:color="auto" w:fill="F9C513"/>
      <w:spacing w:before="0" w:after="150"/>
    </w:pPr>
    <w:rPr>
      <w:rFonts w:ascii="Times New Roman" w:eastAsia="Times New Roman" w:hAnsi="Times New Roman"/>
      <w:color w:val="24292E"/>
      <w:sz w:val="24"/>
    </w:rPr>
  </w:style>
  <w:style w:type="paragraph" w:customStyle="1" w:styleId="toast-icon3">
    <w:name w:val="toast-icon3"/>
    <w:basedOn w:val="Normal"/>
    <w:rsid w:val="00AB127A"/>
    <w:pPr>
      <w:shd w:val="clear" w:color="auto" w:fill="28A745"/>
      <w:spacing w:before="0" w:after="150"/>
    </w:pPr>
    <w:rPr>
      <w:rFonts w:ascii="Times New Roman" w:eastAsia="Times New Roman" w:hAnsi="Times New Roman"/>
      <w:color w:val="FFFFFF"/>
      <w:sz w:val="24"/>
    </w:rPr>
  </w:style>
  <w:style w:type="paragraph" w:customStyle="1" w:styleId="counter7">
    <w:name w:val="counter7"/>
    <w:basedOn w:val="Normal"/>
    <w:rsid w:val="00AB127A"/>
    <w:pPr>
      <w:spacing w:before="0" w:after="150"/>
    </w:pPr>
    <w:rPr>
      <w:rFonts w:ascii="Times New Roman" w:eastAsia="Times New Roman" w:hAnsi="Times New Roman"/>
      <w:b/>
      <w:bCs/>
      <w:color w:val="FFFFFF"/>
      <w:szCs w:val="18"/>
    </w:rPr>
  </w:style>
  <w:style w:type="paragraph" w:customStyle="1" w:styleId="heading10">
    <w:name w:val="heading1"/>
    <w:basedOn w:val="Normal"/>
    <w:rsid w:val="00AB127A"/>
    <w:pPr>
      <w:shd w:val="clear" w:color="auto" w:fill="F6F8FA"/>
      <w:spacing w:before="0" w:after="0" w:line="255" w:lineRule="atLeast"/>
    </w:pPr>
    <w:rPr>
      <w:rFonts w:ascii="Times New Roman" w:eastAsia="Times New Roman" w:hAnsi="Times New Roman"/>
      <w:sz w:val="21"/>
      <w:szCs w:val="21"/>
    </w:rPr>
  </w:style>
  <w:style w:type="paragraph" w:customStyle="1" w:styleId="avatar6">
    <w:name w:val="avatar6"/>
    <w:basedOn w:val="Normal"/>
    <w:rsid w:val="00AB127A"/>
    <w:pPr>
      <w:spacing w:before="0" w:after="150"/>
      <w:textAlignment w:val="center"/>
    </w:pPr>
    <w:rPr>
      <w:rFonts w:ascii="Times New Roman" w:eastAsia="Times New Roman" w:hAnsi="Times New Roman"/>
      <w:sz w:val="24"/>
    </w:rPr>
  </w:style>
  <w:style w:type="paragraph" w:customStyle="1" w:styleId="avatar7">
    <w:name w:val="avatar7"/>
    <w:basedOn w:val="Normal"/>
    <w:rsid w:val="00AB127A"/>
    <w:pPr>
      <w:spacing w:before="0" w:after="150"/>
      <w:textAlignment w:val="center"/>
    </w:pPr>
    <w:rPr>
      <w:rFonts w:ascii="Times New Roman" w:eastAsia="Times New Roman" w:hAnsi="Times New Roman"/>
      <w:sz w:val="24"/>
    </w:rPr>
  </w:style>
  <w:style w:type="paragraph" w:customStyle="1" w:styleId="tabnav-tab2">
    <w:name w:val="tabnav-tab2"/>
    <w:basedOn w:val="Normal"/>
    <w:rsid w:val="00AB127A"/>
    <w:pPr>
      <w:spacing w:before="0" w:after="150" w:line="300" w:lineRule="atLeast"/>
    </w:pPr>
    <w:rPr>
      <w:rFonts w:ascii="Times New Roman" w:eastAsia="Times New Roman" w:hAnsi="Times New Roman"/>
      <w:color w:val="586069"/>
      <w:sz w:val="21"/>
      <w:szCs w:val="21"/>
    </w:rPr>
  </w:style>
  <w:style w:type="paragraph" w:customStyle="1" w:styleId="boxed-group1">
    <w:name w:val="boxed-group1"/>
    <w:basedOn w:val="Normal"/>
    <w:rsid w:val="00AB127A"/>
    <w:pPr>
      <w:spacing w:before="0" w:after="300"/>
    </w:pPr>
    <w:rPr>
      <w:rFonts w:ascii="Times New Roman" w:eastAsia="Times New Roman" w:hAnsi="Times New Roman"/>
      <w:sz w:val="24"/>
    </w:rPr>
  </w:style>
  <w:style w:type="paragraph" w:customStyle="1" w:styleId="bleed-flush1">
    <w:name w:val="bleed-flush1"/>
    <w:basedOn w:val="Normal"/>
    <w:rsid w:val="00AB127A"/>
    <w:pPr>
      <w:spacing w:before="0" w:after="150"/>
      <w:ind w:left="-150"/>
    </w:pPr>
    <w:rPr>
      <w:rFonts w:ascii="Times New Roman" w:eastAsia="Times New Roman" w:hAnsi="Times New Roman"/>
      <w:sz w:val="24"/>
    </w:rPr>
  </w:style>
  <w:style w:type="paragraph" w:customStyle="1" w:styleId="compact1">
    <w:name w:val="compact1"/>
    <w:basedOn w:val="Normal"/>
    <w:rsid w:val="00AB127A"/>
    <w:pPr>
      <w:spacing w:before="150" w:after="150"/>
    </w:pPr>
    <w:rPr>
      <w:rFonts w:ascii="Times New Roman" w:eastAsia="Times New Roman" w:hAnsi="Times New Roman"/>
      <w:sz w:val="24"/>
    </w:rPr>
  </w:style>
  <w:style w:type="paragraph" w:customStyle="1" w:styleId="markdown-body1">
    <w:name w:val="markdown-body1"/>
    <w:basedOn w:val="Normal"/>
    <w:rsid w:val="00AB127A"/>
    <w:pPr>
      <w:spacing w:before="0" w:after="150"/>
    </w:pPr>
    <w:rPr>
      <w:rFonts w:ascii="Segoe UI" w:eastAsia="Times New Roman" w:hAnsi="Segoe UI" w:cs="Segoe UI"/>
      <w:sz w:val="20"/>
      <w:szCs w:val="20"/>
    </w:rPr>
  </w:style>
  <w:style w:type="paragraph" w:customStyle="1" w:styleId="tabnav3">
    <w:name w:val="tabnav3"/>
    <w:basedOn w:val="Normal"/>
    <w:rsid w:val="00AB127A"/>
    <w:pPr>
      <w:pBdr>
        <w:bottom w:val="single" w:sz="6" w:space="0" w:color="D1D5DA"/>
      </w:pBdr>
      <w:spacing w:before="0" w:after="225"/>
      <w:ind w:left="-150" w:right="-150"/>
    </w:pPr>
    <w:rPr>
      <w:rFonts w:ascii="Times New Roman" w:eastAsia="Times New Roman" w:hAnsi="Times New Roman"/>
      <w:sz w:val="24"/>
    </w:rPr>
  </w:style>
  <w:style w:type="paragraph" w:customStyle="1" w:styleId="help1">
    <w:name w:val="help1"/>
    <w:basedOn w:val="Normal"/>
    <w:rsid w:val="00AB127A"/>
    <w:pPr>
      <w:spacing w:before="240" w:after="0"/>
      <w:ind w:left="-150" w:right="-150"/>
    </w:pPr>
    <w:rPr>
      <w:rFonts w:ascii="Times New Roman" w:eastAsia="Times New Roman" w:hAnsi="Times New Roman"/>
      <w:color w:val="586069"/>
      <w:sz w:val="24"/>
    </w:rPr>
  </w:style>
  <w:style w:type="paragraph" w:customStyle="1" w:styleId="octicon8">
    <w:name w:val="octicon8"/>
    <w:basedOn w:val="Normal"/>
    <w:rsid w:val="00AB127A"/>
    <w:pPr>
      <w:spacing w:before="0" w:after="150"/>
      <w:ind w:left="-375" w:right="75"/>
      <w:textAlignment w:val="bottom"/>
    </w:pPr>
    <w:rPr>
      <w:rFonts w:ascii="Times New Roman" w:eastAsia="Times New Roman" w:hAnsi="Times New Roman"/>
      <w:sz w:val="24"/>
    </w:rPr>
  </w:style>
  <w:style w:type="paragraph" w:customStyle="1" w:styleId="spinner2">
    <w:name w:val="spinner2"/>
    <w:basedOn w:val="Normal"/>
    <w:rsid w:val="00AB127A"/>
    <w:pPr>
      <w:spacing w:before="0" w:after="150"/>
      <w:ind w:left="75"/>
    </w:pPr>
    <w:rPr>
      <w:rFonts w:ascii="Times New Roman" w:eastAsia="Times New Roman" w:hAnsi="Times New Roman"/>
      <w:sz w:val="24"/>
    </w:rPr>
  </w:style>
  <w:style w:type="paragraph" w:customStyle="1" w:styleId="avatar8">
    <w:name w:val="avatar8"/>
    <w:basedOn w:val="Normal"/>
    <w:rsid w:val="00AB127A"/>
    <w:pPr>
      <w:spacing w:before="0" w:after="150"/>
      <w:ind w:right="60"/>
      <w:textAlignment w:val="center"/>
    </w:pPr>
    <w:rPr>
      <w:rFonts w:ascii="Times New Roman" w:eastAsia="Times New Roman" w:hAnsi="Times New Roman"/>
      <w:sz w:val="24"/>
    </w:rPr>
  </w:style>
  <w:style w:type="paragraph" w:customStyle="1" w:styleId="octicon9">
    <w:name w:val="octicon9"/>
    <w:basedOn w:val="Normal"/>
    <w:rsid w:val="00AB127A"/>
    <w:pPr>
      <w:spacing w:before="0" w:after="150"/>
      <w:ind w:right="60"/>
      <w:textAlignment w:val="bottom"/>
    </w:pPr>
    <w:rPr>
      <w:rFonts w:ascii="Times New Roman" w:eastAsia="Times New Roman" w:hAnsi="Times New Roman"/>
      <w:sz w:val="24"/>
    </w:rPr>
  </w:style>
  <w:style w:type="paragraph" w:customStyle="1" w:styleId="btn-sm1">
    <w:name w:val="btn-sm1"/>
    <w:basedOn w:val="Normal"/>
    <w:rsid w:val="00AB127A"/>
    <w:pPr>
      <w:spacing w:before="0" w:after="0" w:line="300" w:lineRule="atLeast"/>
      <w:ind w:left="150"/>
    </w:pPr>
    <w:rPr>
      <w:rFonts w:ascii="Times New Roman" w:eastAsia="Times New Roman" w:hAnsi="Times New Roman"/>
      <w:szCs w:val="18"/>
    </w:rPr>
  </w:style>
  <w:style w:type="paragraph" w:customStyle="1" w:styleId="btn-sm2">
    <w:name w:val="btn-sm2"/>
    <w:basedOn w:val="Normal"/>
    <w:rsid w:val="00AB127A"/>
    <w:pPr>
      <w:spacing w:before="0" w:after="0" w:line="300" w:lineRule="atLeast"/>
    </w:pPr>
    <w:rPr>
      <w:rFonts w:ascii="Times New Roman" w:eastAsia="Times New Roman" w:hAnsi="Times New Roman"/>
      <w:szCs w:val="18"/>
    </w:rPr>
  </w:style>
  <w:style w:type="paragraph" w:customStyle="1" w:styleId="status1">
    <w:name w:val="status1"/>
    <w:basedOn w:val="Normal"/>
    <w:rsid w:val="00AB127A"/>
    <w:pPr>
      <w:spacing w:before="0" w:after="150"/>
      <w:ind w:right="-135"/>
    </w:pPr>
    <w:rPr>
      <w:rFonts w:ascii="Times New Roman" w:eastAsia="Times New Roman" w:hAnsi="Times New Roman"/>
      <w:sz w:val="24"/>
    </w:rPr>
  </w:style>
  <w:style w:type="paragraph" w:customStyle="1" w:styleId="type-icon1">
    <w:name w:val="type-icon1"/>
    <w:basedOn w:val="Normal"/>
    <w:rsid w:val="00AB127A"/>
    <w:pPr>
      <w:spacing w:before="0" w:after="150"/>
      <w:jc w:val="center"/>
      <w:textAlignment w:val="center"/>
    </w:pPr>
    <w:rPr>
      <w:rFonts w:ascii="Times New Roman" w:eastAsia="Times New Roman" w:hAnsi="Times New Roman"/>
      <w:sz w:val="24"/>
    </w:rPr>
  </w:style>
  <w:style w:type="paragraph" w:customStyle="1" w:styleId="labels1">
    <w:name w:val="labels1"/>
    <w:basedOn w:val="Normal"/>
    <w:rsid w:val="00AB127A"/>
    <w:pPr>
      <w:spacing w:before="0" w:after="0"/>
      <w:ind w:left="60"/>
    </w:pPr>
    <w:rPr>
      <w:rFonts w:ascii="Times New Roman" w:eastAsia="Times New Roman" w:hAnsi="Times New Roman"/>
      <w:sz w:val="24"/>
    </w:rPr>
  </w:style>
  <w:style w:type="paragraph" w:customStyle="1" w:styleId="type-icon2">
    <w:name w:val="type-icon2"/>
    <w:basedOn w:val="Normal"/>
    <w:rsid w:val="00AB127A"/>
    <w:pPr>
      <w:spacing w:before="15" w:after="150"/>
      <w:ind w:left="-360"/>
    </w:pPr>
    <w:rPr>
      <w:rFonts w:ascii="Times New Roman" w:eastAsia="Times New Roman" w:hAnsi="Times New Roman"/>
      <w:sz w:val="24"/>
    </w:rPr>
  </w:style>
  <w:style w:type="paragraph" w:customStyle="1" w:styleId="progress1">
    <w:name w:val="progress1"/>
    <w:basedOn w:val="Normal"/>
    <w:rsid w:val="00AB127A"/>
    <w:pPr>
      <w:shd w:val="clear" w:color="auto" w:fill="2CBE4E"/>
      <w:spacing w:before="0" w:after="150"/>
    </w:pPr>
    <w:rPr>
      <w:rFonts w:ascii="Times New Roman" w:eastAsia="Times New Roman" w:hAnsi="Times New Roman"/>
      <w:sz w:val="24"/>
    </w:rPr>
  </w:style>
  <w:style w:type="paragraph" w:customStyle="1" w:styleId="progress-bar1">
    <w:name w:val="progress-bar1"/>
    <w:basedOn w:val="Normal"/>
    <w:rsid w:val="00AB127A"/>
    <w:pPr>
      <w:pBdr>
        <w:top w:val="single" w:sz="2" w:space="0" w:color="E1E4E8"/>
        <w:left w:val="single" w:sz="6" w:space="0" w:color="E1E4E8"/>
        <w:bottom w:val="single" w:sz="6" w:space="0" w:color="E1E4E8"/>
        <w:right w:val="single" w:sz="6" w:space="0" w:color="E1E4E8"/>
      </w:pBdr>
      <w:shd w:val="clear" w:color="auto" w:fill="EAECEF"/>
      <w:spacing w:before="0" w:after="150"/>
    </w:pPr>
    <w:rPr>
      <w:rFonts w:ascii="Times New Roman" w:eastAsia="Times New Roman" w:hAnsi="Times New Roman"/>
      <w:sz w:val="24"/>
    </w:rPr>
  </w:style>
  <w:style w:type="paragraph" w:customStyle="1" w:styleId="spinner3">
    <w:name w:val="spinner3"/>
    <w:basedOn w:val="Normal"/>
    <w:rsid w:val="00AB127A"/>
    <w:pPr>
      <w:spacing w:before="60" w:after="0"/>
      <w:ind w:left="-360"/>
    </w:pPr>
    <w:rPr>
      <w:rFonts w:ascii="Times New Roman" w:eastAsia="Times New Roman" w:hAnsi="Times New Roman"/>
      <w:vanish/>
      <w:sz w:val="24"/>
    </w:rPr>
  </w:style>
  <w:style w:type="paragraph" w:customStyle="1" w:styleId="select-menu-clear-item1">
    <w:name w:val="select-menu-clear-item1"/>
    <w:basedOn w:val="Normal"/>
    <w:rsid w:val="00AB127A"/>
    <w:pPr>
      <w:spacing w:before="0" w:after="150"/>
    </w:pPr>
    <w:rPr>
      <w:rFonts w:ascii="Times New Roman" w:eastAsia="Times New Roman" w:hAnsi="Times New Roman"/>
      <w:sz w:val="24"/>
    </w:rPr>
  </w:style>
  <w:style w:type="paragraph" w:customStyle="1" w:styleId="octicon-octoface1">
    <w:name w:val="octicon-octoface1"/>
    <w:basedOn w:val="Normal"/>
    <w:rsid w:val="00AB127A"/>
    <w:pPr>
      <w:spacing w:before="0" w:after="0"/>
      <w:ind w:left="-240"/>
    </w:pPr>
    <w:rPr>
      <w:rFonts w:ascii="Times New Roman" w:eastAsia="Times New Roman" w:hAnsi="Times New Roman"/>
      <w:sz w:val="24"/>
    </w:rPr>
  </w:style>
  <w:style w:type="paragraph" w:customStyle="1" w:styleId="select-menu-title1">
    <w:name w:val="select-menu-title1"/>
    <w:basedOn w:val="Normal"/>
    <w:rsid w:val="00AB127A"/>
    <w:pPr>
      <w:spacing w:before="0" w:after="150"/>
    </w:pPr>
    <w:rPr>
      <w:rFonts w:ascii="Times New Roman" w:eastAsia="Times New Roman" w:hAnsi="Times New Roman"/>
      <w:b/>
      <w:bCs/>
      <w:color w:val="24292E"/>
      <w:sz w:val="24"/>
    </w:rPr>
  </w:style>
  <w:style w:type="paragraph" w:customStyle="1" w:styleId="close-button1">
    <w:name w:val="close-button1"/>
    <w:basedOn w:val="Normal"/>
    <w:rsid w:val="00AB127A"/>
    <w:pPr>
      <w:spacing w:before="0" w:after="150"/>
    </w:pPr>
    <w:rPr>
      <w:rFonts w:ascii="Times New Roman" w:eastAsia="Times New Roman" w:hAnsi="Times New Roman"/>
      <w:color w:val="C6CBD1"/>
      <w:sz w:val="24"/>
    </w:rPr>
  </w:style>
  <w:style w:type="paragraph" w:customStyle="1" w:styleId="octicon10">
    <w:name w:val="octicon10"/>
    <w:basedOn w:val="Normal"/>
    <w:rsid w:val="00AB127A"/>
    <w:pPr>
      <w:spacing w:before="0" w:after="150"/>
      <w:textAlignment w:val="bottom"/>
    </w:pPr>
    <w:rPr>
      <w:rFonts w:ascii="Times New Roman" w:eastAsia="Times New Roman" w:hAnsi="Times New Roman"/>
      <w:color w:val="C6CBD1"/>
      <w:sz w:val="24"/>
    </w:rPr>
  </w:style>
  <w:style w:type="paragraph" w:customStyle="1" w:styleId="close-button2">
    <w:name w:val="close-button2"/>
    <w:basedOn w:val="Normal"/>
    <w:rsid w:val="00AB127A"/>
    <w:pPr>
      <w:spacing w:before="0" w:after="150"/>
    </w:pPr>
    <w:rPr>
      <w:rFonts w:ascii="Times New Roman" w:eastAsia="Times New Roman" w:hAnsi="Times New Roman"/>
      <w:color w:val="444D56"/>
      <w:sz w:val="24"/>
    </w:rPr>
  </w:style>
  <w:style w:type="paragraph" w:customStyle="1" w:styleId="octicon11">
    <w:name w:val="octicon11"/>
    <w:basedOn w:val="Normal"/>
    <w:rsid w:val="00AB127A"/>
    <w:pPr>
      <w:spacing w:before="0" w:after="150"/>
      <w:textAlignment w:val="bottom"/>
    </w:pPr>
    <w:rPr>
      <w:rFonts w:ascii="Times New Roman" w:eastAsia="Times New Roman" w:hAnsi="Times New Roman"/>
      <w:color w:val="444D56"/>
      <w:sz w:val="24"/>
    </w:rPr>
  </w:style>
  <w:style w:type="paragraph" w:customStyle="1" w:styleId="select-menu-tab-nav1">
    <w:name w:val="select-menu-tab-nav1"/>
    <w:basedOn w:val="Normal"/>
    <w:rsid w:val="00AB127A"/>
    <w:pPr>
      <w:spacing w:before="0" w:after="150"/>
    </w:pPr>
    <w:rPr>
      <w:rFonts w:ascii="Times New Roman" w:eastAsia="Times New Roman" w:hAnsi="Times New Roman"/>
      <w:b/>
      <w:bCs/>
      <w:color w:val="6A737D"/>
      <w:sz w:val="17"/>
      <w:szCs w:val="17"/>
    </w:rPr>
  </w:style>
  <w:style w:type="paragraph" w:customStyle="1" w:styleId="select-menu-tab-nav2">
    <w:name w:val="select-menu-tab-nav2"/>
    <w:basedOn w:val="Normal"/>
    <w:rsid w:val="00AB127A"/>
    <w:pPr>
      <w:spacing w:before="0" w:after="150"/>
    </w:pPr>
    <w:rPr>
      <w:rFonts w:ascii="Times New Roman" w:eastAsia="Times New Roman" w:hAnsi="Times New Roman"/>
      <w:b/>
      <w:bCs/>
      <w:color w:val="24292E"/>
      <w:sz w:val="17"/>
      <w:szCs w:val="17"/>
    </w:rPr>
  </w:style>
  <w:style w:type="paragraph" w:customStyle="1" w:styleId="octicon-x4">
    <w:name w:val="octicon-x4"/>
    <w:basedOn w:val="Normal"/>
    <w:rsid w:val="00AB127A"/>
    <w:pPr>
      <w:spacing w:before="15" w:after="0"/>
      <w:ind w:right="150"/>
    </w:pPr>
    <w:rPr>
      <w:rFonts w:ascii="Times New Roman" w:eastAsia="Times New Roman" w:hAnsi="Times New Roman"/>
      <w:vanish/>
      <w:sz w:val="24"/>
    </w:rPr>
  </w:style>
  <w:style w:type="paragraph" w:customStyle="1" w:styleId="octicon12">
    <w:name w:val="octicon12"/>
    <w:basedOn w:val="Normal"/>
    <w:rsid w:val="00AB127A"/>
    <w:pPr>
      <w:spacing w:before="0" w:after="150"/>
      <w:textAlignment w:val="center"/>
    </w:pPr>
    <w:rPr>
      <w:rFonts w:ascii="Times New Roman" w:eastAsia="Times New Roman" w:hAnsi="Times New Roman"/>
      <w:sz w:val="24"/>
    </w:rPr>
  </w:style>
  <w:style w:type="paragraph" w:customStyle="1" w:styleId="octicon-circle-slash1">
    <w:name w:val="octicon-circle-slash1"/>
    <w:basedOn w:val="Normal"/>
    <w:rsid w:val="00AB127A"/>
    <w:pPr>
      <w:spacing w:before="0" w:after="150"/>
    </w:pPr>
    <w:rPr>
      <w:rFonts w:ascii="Times New Roman" w:eastAsia="Times New Roman" w:hAnsi="Times New Roman"/>
      <w:color w:val="6A737D"/>
      <w:sz w:val="24"/>
    </w:rPr>
  </w:style>
  <w:style w:type="paragraph" w:customStyle="1" w:styleId="hidden-select-button-text1">
    <w:name w:val="hidden-select-button-text1"/>
    <w:basedOn w:val="Normal"/>
    <w:rsid w:val="00AB127A"/>
    <w:pPr>
      <w:spacing w:before="0" w:after="150"/>
    </w:pPr>
    <w:rPr>
      <w:rFonts w:ascii="Times New Roman" w:eastAsia="Times New Roman" w:hAnsi="Times New Roman"/>
      <w:vanish/>
      <w:sz w:val="24"/>
    </w:rPr>
  </w:style>
  <w:style w:type="paragraph" w:customStyle="1" w:styleId="description1">
    <w:name w:val="description1"/>
    <w:basedOn w:val="Normal"/>
    <w:rsid w:val="00AB127A"/>
    <w:pPr>
      <w:spacing w:before="0" w:after="150"/>
    </w:pPr>
    <w:rPr>
      <w:rFonts w:ascii="Times New Roman" w:eastAsia="Times New Roman" w:hAnsi="Times New Roman"/>
      <w:color w:val="586069"/>
      <w:szCs w:val="18"/>
    </w:rPr>
  </w:style>
  <w:style w:type="paragraph" w:customStyle="1" w:styleId="description-inline1">
    <w:name w:val="description-inline1"/>
    <w:basedOn w:val="Normal"/>
    <w:rsid w:val="00AB127A"/>
    <w:pPr>
      <w:spacing w:before="0" w:after="150"/>
    </w:pPr>
    <w:rPr>
      <w:rFonts w:ascii="Times New Roman" w:eastAsia="Times New Roman" w:hAnsi="Times New Roman"/>
      <w:color w:val="586069"/>
      <w:sz w:val="15"/>
      <w:szCs w:val="15"/>
    </w:rPr>
  </w:style>
  <w:style w:type="paragraph" w:customStyle="1" w:styleId="description-warning1">
    <w:name w:val="description-warning1"/>
    <w:basedOn w:val="Normal"/>
    <w:rsid w:val="00AB127A"/>
    <w:pPr>
      <w:spacing w:before="0" w:after="150"/>
    </w:pPr>
    <w:rPr>
      <w:rFonts w:ascii="Times New Roman" w:eastAsia="Times New Roman" w:hAnsi="Times New Roman"/>
      <w:color w:val="CB2431"/>
      <w:sz w:val="24"/>
    </w:rPr>
  </w:style>
  <w:style w:type="paragraph" w:customStyle="1" w:styleId="description2">
    <w:name w:val="description2"/>
    <w:basedOn w:val="Normal"/>
    <w:rsid w:val="00AB127A"/>
    <w:pPr>
      <w:spacing w:before="0" w:after="150"/>
    </w:pPr>
    <w:rPr>
      <w:rFonts w:ascii="Times New Roman" w:eastAsia="Times New Roman" w:hAnsi="Times New Roman"/>
      <w:sz w:val="24"/>
    </w:rPr>
  </w:style>
  <w:style w:type="paragraph" w:customStyle="1" w:styleId="octicon13">
    <w:name w:val="octicon13"/>
    <w:basedOn w:val="Normal"/>
    <w:rsid w:val="00AB127A"/>
    <w:pPr>
      <w:spacing w:before="0" w:after="150"/>
      <w:textAlignment w:val="bottom"/>
    </w:pPr>
    <w:rPr>
      <w:rFonts w:ascii="Times New Roman" w:eastAsia="Times New Roman" w:hAnsi="Times New Roman"/>
      <w:color w:val="0366D6"/>
      <w:sz w:val="24"/>
    </w:rPr>
  </w:style>
  <w:style w:type="paragraph" w:customStyle="1" w:styleId="btn-link1">
    <w:name w:val="btn-link1"/>
    <w:basedOn w:val="Normal"/>
    <w:rsid w:val="00AB127A"/>
    <w:pPr>
      <w:spacing w:before="0" w:after="150"/>
    </w:pPr>
    <w:rPr>
      <w:rFonts w:ascii="Times New Roman" w:eastAsia="Times New Roman" w:hAnsi="Times New Roman"/>
      <w:color w:val="0366D6"/>
      <w:sz w:val="24"/>
    </w:rPr>
  </w:style>
  <w:style w:type="paragraph" w:customStyle="1" w:styleId="btn-link2">
    <w:name w:val="btn-link2"/>
    <w:basedOn w:val="Normal"/>
    <w:rsid w:val="00AB127A"/>
    <w:pPr>
      <w:spacing w:before="0" w:after="150"/>
    </w:pPr>
    <w:rPr>
      <w:rFonts w:ascii="Times New Roman" w:eastAsia="Times New Roman" w:hAnsi="Times New Roman"/>
      <w:color w:val="586069"/>
      <w:sz w:val="24"/>
    </w:rPr>
  </w:style>
  <w:style w:type="paragraph" w:customStyle="1" w:styleId="octicon14">
    <w:name w:val="octicon14"/>
    <w:basedOn w:val="Normal"/>
    <w:rsid w:val="00AB127A"/>
    <w:pPr>
      <w:spacing w:before="0" w:after="150"/>
      <w:ind w:right="60"/>
      <w:textAlignment w:val="bottom"/>
    </w:pPr>
    <w:rPr>
      <w:rFonts w:ascii="Times New Roman" w:eastAsia="Times New Roman" w:hAnsi="Times New Roman"/>
      <w:sz w:val="24"/>
    </w:rPr>
  </w:style>
  <w:style w:type="paragraph" w:customStyle="1" w:styleId="btn-link3">
    <w:name w:val="btn-link3"/>
    <w:basedOn w:val="Normal"/>
    <w:rsid w:val="00AB127A"/>
    <w:pPr>
      <w:spacing w:before="0" w:after="150"/>
    </w:pPr>
    <w:rPr>
      <w:rFonts w:ascii="Times New Roman" w:eastAsia="Times New Roman" w:hAnsi="Times New Roman"/>
      <w:color w:val="24292E"/>
      <w:sz w:val="24"/>
    </w:rPr>
  </w:style>
  <w:style w:type="paragraph" w:customStyle="1" w:styleId="select-menu-button1">
    <w:name w:val="select-menu-button1"/>
    <w:basedOn w:val="Normal"/>
    <w:rsid w:val="00AB127A"/>
    <w:pPr>
      <w:spacing w:before="0" w:after="150"/>
    </w:pPr>
    <w:rPr>
      <w:rFonts w:ascii="Times New Roman" w:eastAsia="Times New Roman" w:hAnsi="Times New Roman"/>
      <w:sz w:val="24"/>
    </w:rPr>
  </w:style>
  <w:style w:type="paragraph" w:customStyle="1" w:styleId="select-menu-modal2">
    <w:name w:val="select-menu-modal2"/>
    <w:basedOn w:val="Normal"/>
    <w:rsid w:val="00AB127A"/>
    <w:pPr>
      <w:shd w:val="clear" w:color="auto" w:fill="FFFFFF"/>
      <w:spacing w:before="0" w:after="300"/>
    </w:pPr>
    <w:rPr>
      <w:rFonts w:ascii="Times New Roman" w:eastAsia="Times New Roman" w:hAnsi="Times New Roman"/>
      <w:color w:val="586069"/>
      <w:szCs w:val="18"/>
    </w:rPr>
  </w:style>
  <w:style w:type="paragraph" w:customStyle="1" w:styleId="table-list-header-select-all1">
    <w:name w:val="table-list-header-select-all1"/>
    <w:basedOn w:val="Normal"/>
    <w:rsid w:val="00AB127A"/>
    <w:pPr>
      <w:spacing w:before="0" w:after="150"/>
      <w:ind w:left="-15" w:right="75"/>
      <w:jc w:val="center"/>
    </w:pPr>
    <w:rPr>
      <w:rFonts w:ascii="Times New Roman" w:eastAsia="Times New Roman" w:hAnsi="Times New Roman"/>
      <w:sz w:val="24"/>
    </w:rPr>
  </w:style>
  <w:style w:type="paragraph" w:customStyle="1" w:styleId="select-all-dropdown1">
    <w:name w:val="select-all-dropdown1"/>
    <w:basedOn w:val="Normal"/>
    <w:rsid w:val="00AB127A"/>
    <w:pPr>
      <w:spacing w:before="0" w:after="150"/>
    </w:pPr>
    <w:rPr>
      <w:rFonts w:ascii="Times New Roman" w:eastAsia="Times New Roman" w:hAnsi="Times New Roman"/>
      <w:sz w:val="24"/>
    </w:rPr>
  </w:style>
  <w:style w:type="paragraph" w:customStyle="1" w:styleId="table-list-triage1">
    <w:name w:val="table-list-triage1"/>
    <w:basedOn w:val="Normal"/>
    <w:rsid w:val="00AB127A"/>
    <w:pPr>
      <w:spacing w:before="0" w:after="150"/>
    </w:pPr>
    <w:rPr>
      <w:rFonts w:ascii="Times New Roman" w:eastAsia="Times New Roman" w:hAnsi="Times New Roman"/>
      <w:sz w:val="24"/>
    </w:rPr>
  </w:style>
  <w:style w:type="paragraph" w:customStyle="1" w:styleId="box-header4">
    <w:name w:val="box-header4"/>
    <w:basedOn w:val="Normal"/>
    <w:rsid w:val="00AB127A"/>
    <w:pPr>
      <w:pBdr>
        <w:top w:val="single" w:sz="2" w:space="12" w:color="D1D5DA"/>
        <w:left w:val="single" w:sz="2" w:space="12" w:color="D1D5DA"/>
        <w:bottom w:val="single" w:sz="6" w:space="12" w:color="D1D5DA"/>
        <w:right w:val="single" w:sz="2" w:space="12" w:color="D1D5DA"/>
      </w:pBdr>
      <w:shd w:val="clear" w:color="auto" w:fill="F6F8FA"/>
      <w:spacing w:before="0" w:after="0"/>
    </w:pPr>
    <w:rPr>
      <w:rFonts w:ascii="Times New Roman" w:eastAsia="Times New Roman" w:hAnsi="Times New Roman"/>
      <w:sz w:val="24"/>
    </w:rPr>
  </w:style>
  <w:style w:type="paragraph" w:customStyle="1" w:styleId="help2">
    <w:name w:val="help2"/>
    <w:basedOn w:val="Normal"/>
    <w:rsid w:val="00AB127A"/>
    <w:pPr>
      <w:spacing w:before="0" w:after="0"/>
      <w:jc w:val="center"/>
    </w:pPr>
    <w:rPr>
      <w:rFonts w:ascii="Times New Roman" w:eastAsia="Times New Roman" w:hAnsi="Times New Roman"/>
      <w:color w:val="586069"/>
      <w:sz w:val="24"/>
    </w:rPr>
  </w:style>
  <w:style w:type="paragraph" w:customStyle="1" w:styleId="capped-card1">
    <w:name w:val="capped-card1"/>
    <w:basedOn w:val="Normal"/>
    <w:rsid w:val="00AB127A"/>
    <w:pPr>
      <w:pBdr>
        <w:top w:val="single" w:sz="6" w:space="0" w:color="DFE2E5"/>
        <w:left w:val="single" w:sz="6" w:space="0" w:color="DFE2E5"/>
        <w:bottom w:val="single" w:sz="6" w:space="0" w:color="DFE2E5"/>
        <w:right w:val="single" w:sz="6" w:space="0" w:color="DFE2E5"/>
      </w:pBdr>
      <w:spacing w:before="150" w:after="150"/>
      <w:ind w:left="150" w:right="150"/>
    </w:pPr>
    <w:rPr>
      <w:rFonts w:ascii="Times New Roman" w:eastAsia="Times New Roman" w:hAnsi="Times New Roman"/>
      <w:sz w:val="24"/>
    </w:rPr>
  </w:style>
  <w:style w:type="paragraph" w:customStyle="1" w:styleId="collapse1">
    <w:name w:val="collapse1"/>
    <w:basedOn w:val="Normal"/>
    <w:rsid w:val="00AB127A"/>
    <w:pPr>
      <w:spacing w:before="0" w:after="150"/>
    </w:pPr>
    <w:rPr>
      <w:rFonts w:ascii="Times New Roman" w:eastAsia="Times New Roman" w:hAnsi="Times New Roman"/>
      <w:vanish/>
      <w:sz w:val="24"/>
    </w:rPr>
  </w:style>
  <w:style w:type="paragraph" w:customStyle="1" w:styleId="email-format1">
    <w:name w:val="email-format1"/>
    <w:basedOn w:val="Normal"/>
    <w:rsid w:val="00AB127A"/>
    <w:pPr>
      <w:spacing w:before="0" w:after="150"/>
    </w:pPr>
    <w:rPr>
      <w:rFonts w:ascii="Times New Roman" w:eastAsia="Times New Roman" w:hAnsi="Times New Roman"/>
      <w:sz w:val="24"/>
    </w:rPr>
  </w:style>
  <w:style w:type="paragraph" w:customStyle="1" w:styleId="previewable-comment-form1">
    <w:name w:val="previewable-comment-form1"/>
    <w:basedOn w:val="Normal"/>
    <w:rsid w:val="00AB127A"/>
    <w:pPr>
      <w:spacing w:before="0" w:after="150"/>
    </w:pPr>
    <w:rPr>
      <w:rFonts w:ascii="Times New Roman" w:eastAsia="Times New Roman" w:hAnsi="Times New Roman"/>
      <w:vanish/>
      <w:sz w:val="24"/>
    </w:rPr>
  </w:style>
  <w:style w:type="paragraph" w:customStyle="1" w:styleId="form-actions1">
    <w:name w:val="form-actions1"/>
    <w:basedOn w:val="Normal"/>
    <w:rsid w:val="00AB127A"/>
    <w:pPr>
      <w:spacing w:before="0" w:after="150"/>
      <w:ind w:right="150"/>
    </w:pPr>
    <w:rPr>
      <w:rFonts w:ascii="Times New Roman" w:eastAsia="Times New Roman" w:hAnsi="Times New Roman"/>
      <w:sz w:val="24"/>
    </w:rPr>
  </w:style>
  <w:style w:type="paragraph" w:customStyle="1" w:styleId="previewable-comment-form2">
    <w:name w:val="previewable-comment-form2"/>
    <w:basedOn w:val="Normal"/>
    <w:rsid w:val="00AB127A"/>
    <w:pPr>
      <w:spacing w:before="0" w:after="150"/>
    </w:pPr>
    <w:rPr>
      <w:rFonts w:ascii="Times New Roman" w:eastAsia="Times New Roman" w:hAnsi="Times New Roman"/>
      <w:sz w:val="24"/>
    </w:rPr>
  </w:style>
  <w:style w:type="paragraph" w:customStyle="1" w:styleId="edit-comment-hide1">
    <w:name w:val="edit-comment-hide1"/>
    <w:basedOn w:val="Normal"/>
    <w:rsid w:val="00AB127A"/>
    <w:pPr>
      <w:spacing w:before="0" w:after="150"/>
    </w:pPr>
    <w:rPr>
      <w:rFonts w:ascii="Times New Roman" w:eastAsia="Times New Roman" w:hAnsi="Times New Roman"/>
      <w:vanish/>
      <w:sz w:val="24"/>
    </w:rPr>
  </w:style>
  <w:style w:type="paragraph" w:customStyle="1" w:styleId="timeline-comment-actions1">
    <w:name w:val="timeline-comment-actions1"/>
    <w:basedOn w:val="Normal"/>
    <w:rsid w:val="00AB127A"/>
    <w:pPr>
      <w:spacing w:before="0" w:after="150"/>
      <w:ind w:left="120"/>
    </w:pPr>
    <w:rPr>
      <w:rFonts w:ascii="Times New Roman" w:eastAsia="Times New Roman" w:hAnsi="Times New Roman"/>
      <w:vanish/>
      <w:sz w:val="24"/>
    </w:rPr>
  </w:style>
  <w:style w:type="paragraph" w:customStyle="1" w:styleId="comment-show-stale1">
    <w:name w:val="comment-show-stale1"/>
    <w:basedOn w:val="Normal"/>
    <w:rsid w:val="00AB127A"/>
    <w:pPr>
      <w:spacing w:before="0" w:after="150"/>
    </w:pPr>
    <w:rPr>
      <w:rFonts w:ascii="Times New Roman" w:eastAsia="Times New Roman" w:hAnsi="Times New Roman"/>
      <w:sz w:val="24"/>
    </w:rPr>
  </w:style>
  <w:style w:type="paragraph" w:customStyle="1" w:styleId="email-hidden-reply1">
    <w:name w:val="email-hidden-reply1"/>
    <w:basedOn w:val="Normal"/>
    <w:rsid w:val="00AB127A"/>
    <w:pPr>
      <w:spacing w:before="0" w:after="150"/>
    </w:pPr>
    <w:rPr>
      <w:rFonts w:ascii="Times New Roman" w:eastAsia="Times New Roman" w:hAnsi="Times New Roman"/>
      <w:vanish/>
      <w:sz w:val="24"/>
    </w:rPr>
  </w:style>
  <w:style w:type="paragraph" w:customStyle="1" w:styleId="email-quoted-reply1">
    <w:name w:val="email-quoted-reply1"/>
    <w:basedOn w:val="Normal"/>
    <w:rsid w:val="00AB127A"/>
    <w:pPr>
      <w:pBdr>
        <w:left w:val="single" w:sz="24" w:space="11" w:color="DFE2E5"/>
      </w:pBdr>
      <w:spacing w:before="225" w:after="225"/>
    </w:pPr>
    <w:rPr>
      <w:rFonts w:ascii="Times New Roman" w:eastAsia="Times New Roman" w:hAnsi="Times New Roman"/>
      <w:color w:val="586069"/>
      <w:sz w:val="24"/>
    </w:rPr>
  </w:style>
  <w:style w:type="paragraph" w:customStyle="1" w:styleId="email-signature-reply1">
    <w:name w:val="email-signature-reply1"/>
    <w:basedOn w:val="Normal"/>
    <w:rsid w:val="00AB127A"/>
    <w:pPr>
      <w:pBdr>
        <w:left w:val="single" w:sz="24" w:space="11" w:color="DFE2E5"/>
      </w:pBdr>
      <w:spacing w:before="225" w:after="225"/>
    </w:pPr>
    <w:rPr>
      <w:rFonts w:ascii="Times New Roman" w:eastAsia="Times New Roman" w:hAnsi="Times New Roman"/>
      <w:color w:val="586069"/>
      <w:sz w:val="24"/>
    </w:rPr>
  </w:style>
  <w:style w:type="paragraph" w:customStyle="1" w:styleId="email-hidden-reply2">
    <w:name w:val="email-hidden-reply2"/>
    <w:basedOn w:val="Normal"/>
    <w:rsid w:val="00AB127A"/>
    <w:pPr>
      <w:spacing w:before="0" w:after="0"/>
    </w:pPr>
    <w:rPr>
      <w:rFonts w:ascii="Times New Roman" w:eastAsia="Times New Roman" w:hAnsi="Times New Roman"/>
      <w:vanish/>
      <w:sz w:val="24"/>
    </w:rPr>
  </w:style>
  <w:style w:type="paragraph" w:customStyle="1" w:styleId="preview-tab1">
    <w:name w:val="preview-tab1"/>
    <w:basedOn w:val="Normal"/>
    <w:rsid w:val="00AB127A"/>
    <w:pPr>
      <w:spacing w:before="0" w:after="150"/>
    </w:pPr>
    <w:rPr>
      <w:rFonts w:ascii="Times New Roman" w:eastAsia="Times New Roman" w:hAnsi="Times New Roman"/>
      <w:color w:val="C6CBD1"/>
      <w:sz w:val="24"/>
    </w:rPr>
  </w:style>
  <w:style w:type="paragraph" w:customStyle="1" w:styleId="write-tab1">
    <w:name w:val="write-tab1"/>
    <w:basedOn w:val="Normal"/>
    <w:rsid w:val="00AB127A"/>
    <w:pPr>
      <w:spacing w:before="0" w:after="150"/>
    </w:pPr>
    <w:rPr>
      <w:rFonts w:ascii="Times New Roman" w:eastAsia="Times New Roman" w:hAnsi="Times New Roman"/>
      <w:color w:val="C6CBD1"/>
      <w:sz w:val="24"/>
    </w:rPr>
  </w:style>
  <w:style w:type="paragraph" w:customStyle="1" w:styleId="input-block2">
    <w:name w:val="input-block2"/>
    <w:basedOn w:val="Normal"/>
    <w:rsid w:val="00AB127A"/>
    <w:pPr>
      <w:spacing w:before="150" w:after="150"/>
    </w:pPr>
    <w:rPr>
      <w:rFonts w:ascii="Times New Roman" w:eastAsia="Times New Roman" w:hAnsi="Times New Roman"/>
      <w:sz w:val="24"/>
    </w:rPr>
  </w:style>
  <w:style w:type="paragraph" w:customStyle="1" w:styleId="btngroup1">
    <w:name w:val="btngroup1"/>
    <w:basedOn w:val="Normal"/>
    <w:rsid w:val="00AB127A"/>
    <w:pPr>
      <w:spacing w:before="0" w:after="150"/>
      <w:ind w:right="75"/>
      <w:textAlignment w:val="center"/>
    </w:pPr>
    <w:rPr>
      <w:rFonts w:ascii="Times New Roman" w:eastAsia="Times New Roman" w:hAnsi="Times New Roman"/>
      <w:sz w:val="24"/>
    </w:rPr>
  </w:style>
  <w:style w:type="paragraph" w:customStyle="1" w:styleId="commit-title1">
    <w:name w:val="commit-title1"/>
    <w:basedOn w:val="Normal"/>
    <w:rsid w:val="00AB127A"/>
    <w:pPr>
      <w:spacing w:before="0" w:after="150"/>
    </w:pPr>
    <w:rPr>
      <w:rFonts w:ascii="Times New Roman" w:eastAsia="Times New Roman" w:hAnsi="Times New Roman"/>
      <w:color w:val="444D56"/>
      <w:sz w:val="24"/>
    </w:rPr>
  </w:style>
  <w:style w:type="paragraph" w:customStyle="1" w:styleId="issue-link1">
    <w:name w:val="issue-link1"/>
    <w:basedOn w:val="Normal"/>
    <w:rsid w:val="00AB127A"/>
    <w:pPr>
      <w:spacing w:before="0" w:after="150"/>
    </w:pPr>
    <w:rPr>
      <w:rFonts w:ascii="Times New Roman" w:eastAsia="Times New Roman" w:hAnsi="Times New Roman"/>
      <w:b/>
      <w:bCs/>
      <w:color w:val="0366D6"/>
      <w:sz w:val="24"/>
    </w:rPr>
  </w:style>
  <w:style w:type="paragraph" w:customStyle="1" w:styleId="sha1">
    <w:name w:val="sha1"/>
    <w:basedOn w:val="Normal"/>
    <w:rsid w:val="00AB127A"/>
    <w:pPr>
      <w:spacing w:before="0" w:after="150"/>
    </w:pPr>
    <w:rPr>
      <w:rFonts w:ascii="Consolas" w:eastAsia="Times New Roman" w:hAnsi="Consolas"/>
      <w:szCs w:val="18"/>
    </w:rPr>
  </w:style>
  <w:style w:type="paragraph" w:customStyle="1" w:styleId="sha-block1">
    <w:name w:val="sha-block1"/>
    <w:basedOn w:val="Normal"/>
    <w:rsid w:val="00AB127A"/>
    <w:pPr>
      <w:spacing w:before="0" w:after="150"/>
    </w:pPr>
    <w:rPr>
      <w:rFonts w:ascii="Consolas" w:eastAsia="Times New Roman" w:hAnsi="Consolas"/>
      <w:szCs w:val="18"/>
    </w:rPr>
  </w:style>
  <w:style w:type="paragraph" w:customStyle="1" w:styleId="user1">
    <w:name w:val="user1"/>
    <w:basedOn w:val="Normal"/>
    <w:rsid w:val="00AB127A"/>
    <w:pPr>
      <w:spacing w:before="0" w:after="150"/>
    </w:pPr>
    <w:rPr>
      <w:rFonts w:ascii="Times New Roman" w:eastAsia="Times New Roman" w:hAnsi="Times New Roman"/>
      <w:color w:val="044289"/>
      <w:sz w:val="24"/>
    </w:rPr>
  </w:style>
  <w:style w:type="character" w:customStyle="1" w:styleId="user-mention2">
    <w:name w:val="user-mention2"/>
    <w:basedOn w:val="DefaultParagraphFont"/>
    <w:rsid w:val="00AB127A"/>
    <w:rPr>
      <w:b w:val="0"/>
      <w:bCs w:val="0"/>
      <w:color w:val="24292E"/>
    </w:rPr>
  </w:style>
  <w:style w:type="paragraph" w:customStyle="1" w:styleId="loader1">
    <w:name w:val="loader1"/>
    <w:basedOn w:val="Normal"/>
    <w:rsid w:val="00AB127A"/>
    <w:pPr>
      <w:spacing w:before="30" w:after="0"/>
      <w:ind w:left="30" w:right="75"/>
    </w:pPr>
    <w:rPr>
      <w:rFonts w:ascii="Times New Roman" w:eastAsia="Times New Roman" w:hAnsi="Times New Roman"/>
      <w:sz w:val="24"/>
    </w:rPr>
  </w:style>
  <w:style w:type="paragraph" w:customStyle="1" w:styleId="discussion-item-icon1">
    <w:name w:val="discussion-item-icon1"/>
    <w:basedOn w:val="Normal"/>
    <w:rsid w:val="00AB127A"/>
    <w:pPr>
      <w:pBdr>
        <w:top w:val="single" w:sz="12" w:space="0" w:color="FFFFFF"/>
        <w:left w:val="single" w:sz="12" w:space="0" w:color="FFFFFF"/>
        <w:bottom w:val="single" w:sz="12" w:space="0" w:color="FFFFFF"/>
        <w:right w:val="single" w:sz="12" w:space="0" w:color="FFFFFF"/>
      </w:pBdr>
      <w:shd w:val="clear" w:color="auto" w:fill="E1E4E8"/>
      <w:spacing w:before="0" w:after="150" w:line="420" w:lineRule="atLeast"/>
      <w:ind w:left="-15" w:right="75"/>
      <w:jc w:val="center"/>
    </w:pPr>
    <w:rPr>
      <w:rFonts w:ascii="Times New Roman" w:eastAsia="Times New Roman" w:hAnsi="Times New Roman"/>
      <w:color w:val="24292E"/>
      <w:sz w:val="24"/>
    </w:rPr>
  </w:style>
  <w:style w:type="paragraph" w:customStyle="1" w:styleId="octicon-git-commit1">
    <w:name w:val="octicon-git-commit1"/>
    <w:basedOn w:val="Normal"/>
    <w:rsid w:val="00AB127A"/>
    <w:pPr>
      <w:shd w:val="clear" w:color="auto" w:fill="FFFFFF"/>
      <w:spacing w:before="0" w:after="150"/>
      <w:ind w:right="255"/>
    </w:pPr>
    <w:rPr>
      <w:rFonts w:ascii="Times New Roman" w:eastAsia="Times New Roman" w:hAnsi="Times New Roman"/>
      <w:color w:val="C6CBD1"/>
      <w:sz w:val="24"/>
    </w:rPr>
  </w:style>
  <w:style w:type="paragraph" w:customStyle="1" w:styleId="commit-title2">
    <w:name w:val="commit-title2"/>
    <w:basedOn w:val="Normal"/>
    <w:rsid w:val="00AB127A"/>
    <w:pPr>
      <w:spacing w:before="0" w:after="0"/>
    </w:pPr>
    <w:rPr>
      <w:rFonts w:ascii="Times New Roman" w:eastAsia="Times New Roman" w:hAnsi="Times New Roman"/>
      <w:b/>
      <w:bCs/>
      <w:color w:val="24292E"/>
      <w:sz w:val="23"/>
      <w:szCs w:val="23"/>
    </w:rPr>
  </w:style>
  <w:style w:type="paragraph" w:customStyle="1" w:styleId="commit-meta1">
    <w:name w:val="commit-meta1"/>
    <w:basedOn w:val="Normal"/>
    <w:rsid w:val="00AB127A"/>
    <w:pPr>
      <w:spacing w:before="15" w:after="150"/>
    </w:pPr>
    <w:rPr>
      <w:rFonts w:ascii="Times New Roman" w:eastAsia="Times New Roman" w:hAnsi="Times New Roman"/>
      <w:color w:val="586069"/>
      <w:sz w:val="24"/>
    </w:rPr>
  </w:style>
  <w:style w:type="paragraph" w:customStyle="1" w:styleId="octicon15">
    <w:name w:val="octicon15"/>
    <w:basedOn w:val="Normal"/>
    <w:rsid w:val="00AB127A"/>
    <w:pPr>
      <w:spacing w:before="0" w:after="150" w:line="210" w:lineRule="atLeast"/>
      <w:textAlignment w:val="bottom"/>
    </w:pPr>
    <w:rPr>
      <w:rFonts w:ascii="Times New Roman" w:eastAsia="Times New Roman" w:hAnsi="Times New Roman"/>
      <w:sz w:val="24"/>
    </w:rPr>
  </w:style>
  <w:style w:type="paragraph" w:customStyle="1" w:styleId="commit-author1">
    <w:name w:val="commit-author1"/>
    <w:basedOn w:val="Normal"/>
    <w:rsid w:val="00AB127A"/>
    <w:pPr>
      <w:spacing w:before="0" w:after="150"/>
    </w:pPr>
    <w:rPr>
      <w:rFonts w:ascii="Times New Roman" w:eastAsia="Times New Roman" w:hAnsi="Times New Roman"/>
      <w:color w:val="586069"/>
      <w:sz w:val="24"/>
    </w:rPr>
  </w:style>
  <w:style w:type="paragraph" w:customStyle="1" w:styleId="octicon-arrow-right1">
    <w:name w:val="octicon-arrow-right1"/>
    <w:basedOn w:val="Normal"/>
    <w:rsid w:val="00AB127A"/>
    <w:pPr>
      <w:spacing w:before="0" w:after="0"/>
      <w:ind w:left="45" w:right="45"/>
    </w:pPr>
    <w:rPr>
      <w:rFonts w:ascii="Times New Roman" w:eastAsia="Times New Roman" w:hAnsi="Times New Roman"/>
      <w:sz w:val="24"/>
    </w:rPr>
  </w:style>
  <w:style w:type="paragraph" w:customStyle="1" w:styleId="btn-outline1">
    <w:name w:val="btn-outline1"/>
    <w:basedOn w:val="Normal"/>
    <w:rsid w:val="00AB127A"/>
    <w:pPr>
      <w:shd w:val="clear" w:color="auto" w:fill="FFFFFF"/>
      <w:spacing w:before="30" w:after="150"/>
    </w:pPr>
    <w:rPr>
      <w:rFonts w:ascii="Times New Roman" w:eastAsia="Times New Roman" w:hAnsi="Times New Roman"/>
      <w:color w:val="0366D6"/>
      <w:sz w:val="24"/>
    </w:rPr>
  </w:style>
  <w:style w:type="paragraph" w:customStyle="1" w:styleId="commit-title3">
    <w:name w:val="commit-title3"/>
    <w:basedOn w:val="Normal"/>
    <w:rsid w:val="00AB127A"/>
    <w:pPr>
      <w:spacing w:before="0" w:after="120"/>
    </w:pPr>
    <w:rPr>
      <w:rFonts w:ascii="Times New Roman" w:eastAsia="Times New Roman" w:hAnsi="Times New Roman"/>
      <w:b/>
      <w:bCs/>
      <w:color w:val="05264C"/>
      <w:sz w:val="27"/>
      <w:szCs w:val="27"/>
    </w:rPr>
  </w:style>
  <w:style w:type="paragraph" w:customStyle="1" w:styleId="branches-list1">
    <w:name w:val="branches-list1"/>
    <w:basedOn w:val="Normal"/>
    <w:rsid w:val="00AB127A"/>
    <w:pPr>
      <w:spacing w:before="0" w:after="150"/>
      <w:ind w:left="30" w:right="150"/>
      <w:textAlignment w:val="center"/>
    </w:pPr>
    <w:rPr>
      <w:rFonts w:ascii="Times New Roman" w:eastAsia="Times New Roman" w:hAnsi="Times New Roman"/>
      <w:sz w:val="24"/>
    </w:rPr>
  </w:style>
  <w:style w:type="paragraph" w:customStyle="1" w:styleId="loading2">
    <w:name w:val="loading2"/>
    <w:basedOn w:val="Normal"/>
    <w:rsid w:val="00AB127A"/>
    <w:pPr>
      <w:spacing w:before="100" w:beforeAutospacing="1" w:after="100" w:afterAutospacing="1"/>
    </w:pPr>
    <w:rPr>
      <w:rFonts w:ascii="Times New Roman" w:eastAsia="Times New Roman" w:hAnsi="Times New Roman"/>
      <w:color w:val="6A737D"/>
      <w:sz w:val="24"/>
    </w:rPr>
  </w:style>
  <w:style w:type="paragraph" w:customStyle="1" w:styleId="pull-request1">
    <w:name w:val="pull-request1"/>
    <w:basedOn w:val="Normal"/>
    <w:rsid w:val="00AB127A"/>
    <w:pPr>
      <w:spacing w:before="100" w:beforeAutospacing="1" w:after="100" w:afterAutospacing="1"/>
    </w:pPr>
    <w:rPr>
      <w:rFonts w:ascii="Times New Roman" w:eastAsia="Times New Roman" w:hAnsi="Times New Roman"/>
      <w:color w:val="6A737D"/>
      <w:sz w:val="24"/>
    </w:rPr>
  </w:style>
  <w:style w:type="paragraph" w:customStyle="1" w:styleId="pull-request-error1">
    <w:name w:val="pull-request-error1"/>
    <w:basedOn w:val="Normal"/>
    <w:rsid w:val="00AB127A"/>
    <w:pPr>
      <w:spacing w:before="100" w:beforeAutospacing="1" w:after="0"/>
    </w:pPr>
    <w:rPr>
      <w:rFonts w:ascii="Times New Roman" w:eastAsia="Times New Roman" w:hAnsi="Times New Roman"/>
      <w:b/>
      <w:bCs/>
      <w:color w:val="444D56"/>
      <w:sz w:val="24"/>
    </w:rPr>
  </w:style>
  <w:style w:type="paragraph" w:customStyle="1" w:styleId="commit-meta2">
    <w:name w:val="commit-meta2"/>
    <w:basedOn w:val="Normal"/>
    <w:rsid w:val="00AB127A"/>
    <w:pPr>
      <w:shd w:val="clear" w:color="auto" w:fill="FFFFFF"/>
      <w:spacing w:before="0" w:after="150"/>
      <w:ind w:left="-120" w:right="-120"/>
    </w:pPr>
    <w:rPr>
      <w:rFonts w:ascii="Times New Roman" w:eastAsia="Times New Roman" w:hAnsi="Times New Roman"/>
      <w:sz w:val="24"/>
    </w:rPr>
  </w:style>
  <w:style w:type="paragraph" w:customStyle="1" w:styleId="sha-block2">
    <w:name w:val="sha-block2"/>
    <w:basedOn w:val="Normal"/>
    <w:rsid w:val="00AB127A"/>
    <w:pPr>
      <w:spacing w:before="0" w:after="150" w:line="360" w:lineRule="atLeast"/>
      <w:ind w:left="240"/>
    </w:pPr>
    <w:rPr>
      <w:rFonts w:ascii="Times New Roman" w:eastAsia="Times New Roman" w:hAnsi="Times New Roman"/>
      <w:color w:val="586069"/>
      <w:szCs w:val="18"/>
    </w:rPr>
  </w:style>
  <w:style w:type="paragraph" w:customStyle="1" w:styleId="sha-blocka1">
    <w:name w:val="sha-block&gt;a1"/>
    <w:basedOn w:val="Normal"/>
    <w:rsid w:val="00AB127A"/>
    <w:pPr>
      <w:pBdr>
        <w:bottom w:val="dotted" w:sz="6" w:space="0" w:color="C6CBD1"/>
      </w:pBdr>
      <w:spacing w:before="0" w:after="150"/>
    </w:pPr>
    <w:rPr>
      <w:rFonts w:ascii="Times New Roman" w:eastAsia="Times New Roman" w:hAnsi="Times New Roman"/>
      <w:color w:val="444D56"/>
      <w:sz w:val="24"/>
    </w:rPr>
  </w:style>
  <w:style w:type="paragraph" w:customStyle="1" w:styleId="sha-blocka2">
    <w:name w:val="sha-block&gt;a2"/>
    <w:basedOn w:val="Normal"/>
    <w:rsid w:val="00AB127A"/>
    <w:pPr>
      <w:pBdr>
        <w:bottom w:val="single" w:sz="6" w:space="0" w:color="444D56"/>
      </w:pBdr>
      <w:spacing w:before="0" w:after="150"/>
    </w:pPr>
    <w:rPr>
      <w:rFonts w:ascii="Times New Roman" w:eastAsia="Times New Roman" w:hAnsi="Times New Roman"/>
      <w:color w:val="444D56"/>
      <w:sz w:val="24"/>
    </w:rPr>
  </w:style>
  <w:style w:type="paragraph" w:customStyle="1" w:styleId="commit-desc1">
    <w:name w:val="commit-desc1"/>
    <w:basedOn w:val="Normal"/>
    <w:rsid w:val="00AB127A"/>
    <w:pPr>
      <w:spacing w:before="0" w:after="150"/>
    </w:pPr>
    <w:rPr>
      <w:rFonts w:ascii="Times New Roman" w:eastAsia="Times New Roman" w:hAnsi="Times New Roman"/>
      <w:sz w:val="24"/>
    </w:rPr>
  </w:style>
  <w:style w:type="paragraph" w:customStyle="1" w:styleId="loading3">
    <w:name w:val="loading3"/>
    <w:basedOn w:val="Normal"/>
    <w:rsid w:val="00AB127A"/>
    <w:pPr>
      <w:spacing w:before="100" w:beforeAutospacing="1" w:after="100" w:afterAutospacing="1"/>
    </w:pPr>
    <w:rPr>
      <w:rFonts w:ascii="Times New Roman" w:eastAsia="Times New Roman" w:hAnsi="Times New Roman"/>
      <w:color w:val="6A737D"/>
      <w:sz w:val="24"/>
    </w:rPr>
  </w:style>
  <w:style w:type="paragraph" w:customStyle="1" w:styleId="ellipsis-expander1">
    <w:name w:val="ellipsis-expander1"/>
    <w:basedOn w:val="Normal"/>
    <w:rsid w:val="00AB127A"/>
    <w:pPr>
      <w:shd w:val="clear" w:color="auto" w:fill="D3E2F4"/>
      <w:spacing w:before="0" w:after="150" w:line="90" w:lineRule="atLeast"/>
      <w:textAlignment w:val="center"/>
    </w:pPr>
    <w:rPr>
      <w:rFonts w:ascii="Times New Roman" w:eastAsia="Times New Roman" w:hAnsi="Times New Roman"/>
      <w:b/>
      <w:bCs/>
      <w:color w:val="444D56"/>
      <w:szCs w:val="18"/>
    </w:rPr>
  </w:style>
  <w:style w:type="paragraph" w:customStyle="1" w:styleId="ellipsis-expander2">
    <w:name w:val="ellipsis-expander2"/>
    <w:basedOn w:val="Normal"/>
    <w:rsid w:val="00AB127A"/>
    <w:pPr>
      <w:shd w:val="clear" w:color="auto" w:fill="D6E2F1"/>
      <w:spacing w:before="0" w:after="150" w:line="90" w:lineRule="atLeast"/>
      <w:textAlignment w:val="center"/>
    </w:pPr>
    <w:rPr>
      <w:rFonts w:ascii="Times New Roman" w:eastAsia="Times New Roman" w:hAnsi="Times New Roman"/>
      <w:b/>
      <w:bCs/>
      <w:color w:val="444D56"/>
      <w:szCs w:val="18"/>
    </w:rPr>
  </w:style>
  <w:style w:type="paragraph" w:customStyle="1" w:styleId="octicon16">
    <w:name w:val="octicon16"/>
    <w:basedOn w:val="Normal"/>
    <w:rsid w:val="00AB127A"/>
    <w:pPr>
      <w:spacing w:before="0" w:after="150"/>
      <w:textAlignment w:val="center"/>
    </w:pPr>
    <w:rPr>
      <w:rFonts w:ascii="Times New Roman" w:eastAsia="Times New Roman" w:hAnsi="Times New Roman"/>
      <w:sz w:val="24"/>
    </w:rPr>
  </w:style>
  <w:style w:type="paragraph" w:customStyle="1" w:styleId="loader-error1">
    <w:name w:val="loader-error1"/>
    <w:basedOn w:val="Normal"/>
    <w:rsid w:val="00AB127A"/>
    <w:pPr>
      <w:spacing w:before="0" w:after="0"/>
    </w:pPr>
    <w:rPr>
      <w:rFonts w:ascii="Times New Roman" w:eastAsia="Times New Roman" w:hAnsi="Times New Roman"/>
      <w:b/>
      <w:bCs/>
      <w:vanish/>
      <w:color w:val="CB2431"/>
      <w:szCs w:val="18"/>
    </w:rPr>
  </w:style>
  <w:style w:type="paragraph" w:customStyle="1" w:styleId="octicon-primitive-dot1">
    <w:name w:val="octicon-primitive-dot1"/>
    <w:basedOn w:val="Normal"/>
    <w:rsid w:val="00AB127A"/>
    <w:pPr>
      <w:spacing w:before="0" w:after="150"/>
    </w:pPr>
    <w:rPr>
      <w:rFonts w:ascii="Times New Roman" w:eastAsia="Times New Roman" w:hAnsi="Times New Roman"/>
      <w:sz w:val="24"/>
    </w:rPr>
  </w:style>
  <w:style w:type="paragraph" w:customStyle="1" w:styleId="dropdown-menu4">
    <w:name w:val="dropdown-menu4"/>
    <w:basedOn w:val="Normal"/>
    <w:rsid w:val="00AB127A"/>
    <w:pPr>
      <w:shd w:val="clear" w:color="auto" w:fill="FFFFFF"/>
      <w:spacing w:before="30" w:after="150"/>
    </w:pPr>
    <w:rPr>
      <w:rFonts w:ascii="Times New Roman" w:eastAsia="Times New Roman" w:hAnsi="Times New Roman"/>
      <w:sz w:val="24"/>
    </w:rPr>
  </w:style>
  <w:style w:type="paragraph" w:customStyle="1" w:styleId="merge-status-list1">
    <w:name w:val="merge-status-list1"/>
    <w:basedOn w:val="Normal"/>
    <w:rsid w:val="00AB127A"/>
    <w:pPr>
      <w:pBdr>
        <w:top w:val="single" w:sz="6" w:space="0" w:color="E1E4E8"/>
        <w:left w:val="single" w:sz="2" w:space="0" w:color="E1E4E8"/>
        <w:right w:val="single" w:sz="2" w:space="0" w:color="E1E4E8"/>
      </w:pBdr>
      <w:spacing w:before="225" w:after="0"/>
      <w:ind w:left="-825" w:right="-225"/>
    </w:pPr>
    <w:rPr>
      <w:rFonts w:ascii="Times New Roman" w:eastAsia="Times New Roman" w:hAnsi="Times New Roman"/>
      <w:sz w:val="24"/>
    </w:rPr>
  </w:style>
  <w:style w:type="paragraph" w:customStyle="1" w:styleId="dropdown-menu5">
    <w:name w:val="dropdown-menu5"/>
    <w:basedOn w:val="Normal"/>
    <w:rsid w:val="00AB127A"/>
    <w:pPr>
      <w:shd w:val="clear" w:color="auto" w:fill="FFFFFF"/>
      <w:spacing w:before="120" w:after="150"/>
    </w:pPr>
    <w:rPr>
      <w:rFonts w:ascii="Times New Roman" w:eastAsia="Times New Roman" w:hAnsi="Times New Roman"/>
      <w:sz w:val="20"/>
      <w:szCs w:val="20"/>
    </w:rPr>
  </w:style>
  <w:style w:type="paragraph" w:customStyle="1" w:styleId="dropdown-menu-w1">
    <w:name w:val="dropdown-menu-w1"/>
    <w:basedOn w:val="Normal"/>
    <w:rsid w:val="00AB127A"/>
    <w:pPr>
      <w:spacing w:before="0" w:after="150"/>
      <w:ind w:right="120"/>
    </w:pPr>
    <w:rPr>
      <w:rFonts w:ascii="Times New Roman" w:eastAsia="Times New Roman" w:hAnsi="Times New Roman"/>
      <w:sz w:val="24"/>
    </w:rPr>
  </w:style>
  <w:style w:type="paragraph" w:customStyle="1" w:styleId="octicon-verified1">
    <w:name w:val="octicon-verified1"/>
    <w:basedOn w:val="Normal"/>
    <w:rsid w:val="00AB127A"/>
    <w:pPr>
      <w:spacing w:before="0" w:after="150"/>
    </w:pPr>
    <w:rPr>
      <w:rFonts w:ascii="Times New Roman" w:eastAsia="Times New Roman" w:hAnsi="Times New Roman"/>
      <w:color w:val="28A745"/>
      <w:sz w:val="24"/>
    </w:rPr>
  </w:style>
  <w:style w:type="paragraph" w:customStyle="1" w:styleId="octicon-unverified1">
    <w:name w:val="octicon-unverified1"/>
    <w:basedOn w:val="Normal"/>
    <w:rsid w:val="00AB127A"/>
    <w:pPr>
      <w:spacing w:before="0" w:after="150"/>
    </w:pPr>
    <w:rPr>
      <w:rFonts w:ascii="Times New Roman" w:eastAsia="Times New Roman" w:hAnsi="Times New Roman"/>
      <w:color w:val="959DA5"/>
      <w:sz w:val="24"/>
    </w:rPr>
  </w:style>
  <w:style w:type="paragraph" w:customStyle="1" w:styleId="signer1">
    <w:name w:val="signer1"/>
    <w:basedOn w:val="Normal"/>
    <w:rsid w:val="00AB127A"/>
    <w:pPr>
      <w:spacing w:before="0" w:after="150"/>
    </w:pPr>
    <w:rPr>
      <w:rFonts w:ascii="Times New Roman" w:eastAsia="Times New Roman" w:hAnsi="Times New Roman"/>
      <w:b/>
      <w:bCs/>
      <w:color w:val="24292E"/>
      <w:sz w:val="24"/>
    </w:rPr>
  </w:style>
  <w:style w:type="paragraph" w:customStyle="1" w:styleId="toc-diff-stats1">
    <w:name w:val="toc-diff-stats1"/>
    <w:basedOn w:val="Normal"/>
    <w:rsid w:val="00AB127A"/>
    <w:pPr>
      <w:spacing w:before="0" w:after="150" w:line="390" w:lineRule="atLeast"/>
    </w:pPr>
    <w:rPr>
      <w:rFonts w:ascii="Times New Roman" w:eastAsia="Times New Roman" w:hAnsi="Times New Roman"/>
      <w:sz w:val="24"/>
    </w:rPr>
  </w:style>
  <w:style w:type="paragraph" w:customStyle="1" w:styleId="octicon17">
    <w:name w:val="octicon17"/>
    <w:basedOn w:val="Normal"/>
    <w:rsid w:val="00AB127A"/>
    <w:pPr>
      <w:spacing w:before="45" w:after="150"/>
      <w:ind w:left="-300"/>
      <w:textAlignment w:val="bottom"/>
    </w:pPr>
    <w:rPr>
      <w:rFonts w:ascii="Times New Roman" w:eastAsia="Times New Roman" w:hAnsi="Times New Roman"/>
      <w:color w:val="C6CBD1"/>
      <w:sz w:val="24"/>
    </w:rPr>
  </w:style>
  <w:style w:type="paragraph" w:customStyle="1" w:styleId="btn-link4">
    <w:name w:val="btn-link4"/>
    <w:basedOn w:val="Normal"/>
    <w:rsid w:val="00AB127A"/>
    <w:pPr>
      <w:spacing w:before="0" w:after="150"/>
    </w:pPr>
    <w:rPr>
      <w:rFonts w:ascii="Times New Roman" w:eastAsia="Times New Roman" w:hAnsi="Times New Roman"/>
      <w:b/>
      <w:bCs/>
      <w:color w:val="0366D6"/>
      <w:sz w:val="24"/>
    </w:rPr>
  </w:style>
  <w:style w:type="paragraph" w:customStyle="1" w:styleId="octicon-diff-removed1">
    <w:name w:val="octicon-diff-removed1"/>
    <w:basedOn w:val="Normal"/>
    <w:rsid w:val="00AB127A"/>
    <w:pPr>
      <w:spacing w:before="0" w:after="150"/>
    </w:pPr>
    <w:rPr>
      <w:rFonts w:ascii="Times New Roman" w:eastAsia="Times New Roman" w:hAnsi="Times New Roman"/>
      <w:color w:val="CB2431"/>
      <w:sz w:val="24"/>
    </w:rPr>
  </w:style>
  <w:style w:type="paragraph" w:customStyle="1" w:styleId="octicon-diff-renamed1">
    <w:name w:val="octicon-diff-renamed1"/>
    <w:basedOn w:val="Normal"/>
    <w:rsid w:val="00AB127A"/>
    <w:pPr>
      <w:spacing w:before="0" w:after="150"/>
    </w:pPr>
    <w:rPr>
      <w:rFonts w:ascii="Times New Roman" w:eastAsia="Times New Roman" w:hAnsi="Times New Roman"/>
      <w:color w:val="6A737D"/>
      <w:sz w:val="24"/>
    </w:rPr>
  </w:style>
  <w:style w:type="paragraph" w:customStyle="1" w:styleId="octicon-diff-modified1">
    <w:name w:val="octicon-diff-modified1"/>
    <w:basedOn w:val="Normal"/>
    <w:rsid w:val="00AB127A"/>
    <w:pPr>
      <w:spacing w:before="0" w:after="150"/>
    </w:pPr>
    <w:rPr>
      <w:rFonts w:ascii="Times New Roman" w:eastAsia="Times New Roman" w:hAnsi="Times New Roman"/>
      <w:color w:val="DBAB09"/>
      <w:sz w:val="24"/>
    </w:rPr>
  </w:style>
  <w:style w:type="paragraph" w:customStyle="1" w:styleId="octicon-diff-added1">
    <w:name w:val="octicon-diff-added1"/>
    <w:basedOn w:val="Normal"/>
    <w:rsid w:val="00AB127A"/>
    <w:pPr>
      <w:spacing w:before="0" w:after="150"/>
    </w:pPr>
    <w:rPr>
      <w:rFonts w:ascii="Times New Roman" w:eastAsia="Times New Roman" w:hAnsi="Times New Roman"/>
      <w:color w:val="28A745"/>
      <w:sz w:val="24"/>
    </w:rPr>
  </w:style>
  <w:style w:type="paragraph" w:customStyle="1" w:styleId="select-menu-modal3">
    <w:name w:val="select-menu-modal3"/>
    <w:basedOn w:val="Normal"/>
    <w:rsid w:val="00AB127A"/>
    <w:pPr>
      <w:shd w:val="clear" w:color="auto" w:fill="FFFFFF"/>
      <w:spacing w:before="60" w:after="300"/>
    </w:pPr>
    <w:rPr>
      <w:rFonts w:ascii="Times New Roman" w:eastAsia="Times New Roman" w:hAnsi="Times New Roman"/>
      <w:color w:val="586069"/>
      <w:szCs w:val="18"/>
    </w:rPr>
  </w:style>
  <w:style w:type="paragraph" w:customStyle="1" w:styleId="css-truncate1">
    <w:name w:val="css-truncate1"/>
    <w:basedOn w:val="Normal"/>
    <w:rsid w:val="00AB127A"/>
    <w:pPr>
      <w:spacing w:before="0" w:after="150"/>
    </w:pPr>
    <w:rPr>
      <w:rFonts w:ascii="Times New Roman" w:eastAsia="Times New Roman" w:hAnsi="Times New Roman"/>
      <w:sz w:val="24"/>
    </w:rPr>
  </w:style>
  <w:style w:type="paragraph" w:customStyle="1" w:styleId="select-menu-item-heading1">
    <w:name w:val="select-menu-item-heading1"/>
    <w:basedOn w:val="Normal"/>
    <w:rsid w:val="00AB127A"/>
    <w:pPr>
      <w:spacing w:before="0" w:after="0"/>
    </w:pPr>
    <w:rPr>
      <w:rFonts w:ascii="Times New Roman" w:eastAsia="Times New Roman" w:hAnsi="Times New Roman"/>
      <w:b/>
      <w:bCs/>
      <w:color w:val="24292E"/>
      <w:sz w:val="21"/>
      <w:szCs w:val="21"/>
    </w:rPr>
  </w:style>
  <w:style w:type="paragraph" w:customStyle="1" w:styleId="select-menu-item-text1">
    <w:name w:val="select-menu-item-text1"/>
    <w:basedOn w:val="Normal"/>
    <w:rsid w:val="00AB127A"/>
    <w:pPr>
      <w:spacing w:before="0" w:after="150"/>
    </w:pPr>
    <w:rPr>
      <w:rFonts w:ascii="Times New Roman" w:eastAsia="Times New Roman" w:hAnsi="Times New Roman"/>
      <w:color w:val="24292E"/>
      <w:sz w:val="24"/>
    </w:rPr>
  </w:style>
  <w:style w:type="paragraph" w:customStyle="1" w:styleId="inner1">
    <w:name w:val="inner1"/>
    <w:basedOn w:val="Normal"/>
    <w:rsid w:val="00AB127A"/>
    <w:pPr>
      <w:shd w:val="clear" w:color="auto" w:fill="FFFFFF"/>
      <w:spacing w:before="0" w:after="150"/>
    </w:pPr>
    <w:rPr>
      <w:rFonts w:ascii="Times New Roman" w:eastAsia="Times New Roman" w:hAnsi="Times New Roman"/>
      <w:sz w:val="24"/>
    </w:rPr>
  </w:style>
  <w:style w:type="paragraph" w:customStyle="1" w:styleId="title10">
    <w:name w:val="title1"/>
    <w:basedOn w:val="Normal"/>
    <w:rsid w:val="00AB127A"/>
    <w:pPr>
      <w:spacing w:before="0" w:after="150"/>
    </w:pPr>
    <w:rPr>
      <w:rFonts w:ascii="Times New Roman" w:eastAsia="Times New Roman" w:hAnsi="Times New Roman"/>
      <w:b/>
      <w:bCs/>
      <w:sz w:val="24"/>
    </w:rPr>
  </w:style>
  <w:style w:type="paragraph" w:customStyle="1" w:styleId="num1">
    <w:name w:val="num1"/>
    <w:basedOn w:val="Normal"/>
    <w:rsid w:val="00AB127A"/>
    <w:pPr>
      <w:spacing w:before="0" w:after="150"/>
    </w:pPr>
    <w:rPr>
      <w:rFonts w:ascii="Times New Roman" w:eastAsia="Times New Roman" w:hAnsi="Times New Roman"/>
      <w:color w:val="6A737D"/>
      <w:sz w:val="24"/>
    </w:rPr>
  </w:style>
  <w:style w:type="paragraph" w:customStyle="1" w:styleId="state1">
    <w:name w:val="state1"/>
    <w:basedOn w:val="Normal"/>
    <w:rsid w:val="00AB127A"/>
    <w:pPr>
      <w:shd w:val="clear" w:color="auto" w:fill="6A737D"/>
      <w:spacing w:before="0" w:after="150" w:line="300" w:lineRule="atLeast"/>
      <w:ind w:right="45"/>
      <w:jc w:val="center"/>
    </w:pPr>
    <w:rPr>
      <w:rFonts w:ascii="Times New Roman" w:eastAsia="Times New Roman" w:hAnsi="Times New Roman"/>
      <w:b/>
      <w:bCs/>
      <w:color w:val="FFFFFF"/>
      <w:sz w:val="24"/>
    </w:rPr>
  </w:style>
  <w:style w:type="paragraph" w:customStyle="1" w:styleId="meta1">
    <w:name w:val="meta1"/>
    <w:basedOn w:val="Normal"/>
    <w:rsid w:val="00AB127A"/>
    <w:pPr>
      <w:spacing w:before="0" w:after="150"/>
      <w:ind w:left="150"/>
    </w:pPr>
    <w:rPr>
      <w:rFonts w:ascii="Times New Roman" w:eastAsia="Times New Roman" w:hAnsi="Times New Roman"/>
      <w:sz w:val="24"/>
    </w:rPr>
  </w:style>
  <w:style w:type="paragraph" w:customStyle="1" w:styleId="octicon18">
    <w:name w:val="octicon18"/>
    <w:basedOn w:val="Normal"/>
    <w:rsid w:val="00AB127A"/>
    <w:pPr>
      <w:spacing w:before="0" w:after="0"/>
      <w:textAlignment w:val="bottom"/>
    </w:pPr>
    <w:rPr>
      <w:rFonts w:ascii="Times New Roman" w:eastAsia="Times New Roman" w:hAnsi="Times New Roman"/>
      <w:sz w:val="24"/>
    </w:rPr>
  </w:style>
  <w:style w:type="paragraph" w:customStyle="1" w:styleId="line-comments1">
    <w:name w:val="line-comments1"/>
    <w:basedOn w:val="Normal"/>
    <w:rsid w:val="00AB127A"/>
    <w:pPr>
      <w:pBdr>
        <w:top w:val="single" w:sz="6" w:space="8" w:color="E1E4E8"/>
      </w:pBdr>
      <w:spacing w:before="0" w:after="150"/>
      <w:textAlignment w:val="top"/>
    </w:pPr>
    <w:rPr>
      <w:rFonts w:ascii="Times New Roman" w:eastAsia="Times New Roman" w:hAnsi="Times New Roman"/>
      <w:sz w:val="24"/>
    </w:rPr>
  </w:style>
  <w:style w:type="paragraph" w:customStyle="1" w:styleId="blob-code1">
    <w:name w:val="blob-code1"/>
    <w:basedOn w:val="Normal"/>
    <w:rsid w:val="00AB127A"/>
    <w:pPr>
      <w:spacing w:before="0" w:after="150" w:line="300" w:lineRule="atLeast"/>
      <w:ind w:hanging="105"/>
      <w:textAlignment w:val="top"/>
    </w:pPr>
    <w:rPr>
      <w:rFonts w:ascii="Times New Roman" w:eastAsia="Times New Roman" w:hAnsi="Times New Roman"/>
      <w:sz w:val="24"/>
    </w:rPr>
  </w:style>
  <w:style w:type="paragraph" w:customStyle="1" w:styleId="no-nl-marker2">
    <w:name w:val="no-nl-marker2"/>
    <w:basedOn w:val="Normal"/>
    <w:rsid w:val="00AB127A"/>
    <w:pPr>
      <w:spacing w:before="0" w:after="150"/>
    </w:pPr>
    <w:rPr>
      <w:rFonts w:ascii="Times New Roman" w:eastAsia="Times New Roman" w:hAnsi="Times New Roman"/>
      <w:vanish/>
      <w:sz w:val="24"/>
    </w:rPr>
  </w:style>
  <w:style w:type="paragraph" w:customStyle="1" w:styleId="add-line-comment1">
    <w:name w:val="add-line-comment1"/>
    <w:basedOn w:val="Normal"/>
    <w:rsid w:val="00AB127A"/>
    <w:pPr>
      <w:shd w:val="clear" w:color="auto" w:fill="0366D6"/>
      <w:spacing w:before="0" w:after="0" w:line="315" w:lineRule="atLeast"/>
      <w:ind w:left="-420" w:right="-150"/>
      <w:jc w:val="center"/>
    </w:pPr>
    <w:rPr>
      <w:rFonts w:ascii="Times New Roman" w:eastAsia="Times New Roman" w:hAnsi="Times New Roman"/>
      <w:color w:val="FFFFFF"/>
      <w:sz w:val="24"/>
    </w:rPr>
  </w:style>
  <w:style w:type="paragraph" w:customStyle="1" w:styleId="blob-code2">
    <w:name w:val="blob-code2"/>
    <w:basedOn w:val="Normal"/>
    <w:rsid w:val="00AB127A"/>
    <w:pPr>
      <w:shd w:val="clear" w:color="auto" w:fill="FAFBFC"/>
      <w:spacing w:before="0" w:after="150" w:line="300" w:lineRule="atLeast"/>
      <w:textAlignment w:val="top"/>
    </w:pPr>
    <w:rPr>
      <w:rFonts w:ascii="Times New Roman" w:eastAsia="Times New Roman" w:hAnsi="Times New Roman"/>
      <w:sz w:val="24"/>
    </w:rPr>
  </w:style>
  <w:style w:type="paragraph" w:customStyle="1" w:styleId="blob-num2">
    <w:name w:val="blob-num2"/>
    <w:basedOn w:val="Normal"/>
    <w:rsid w:val="00AB127A"/>
    <w:pPr>
      <w:shd w:val="clear" w:color="auto" w:fill="FAFBFC"/>
      <w:spacing w:before="0" w:after="150" w:line="300" w:lineRule="atLeast"/>
      <w:jc w:val="right"/>
      <w:textAlignment w:val="top"/>
    </w:pPr>
    <w:rPr>
      <w:rFonts w:ascii="Consolas" w:eastAsia="Times New Roman" w:hAnsi="Consolas"/>
      <w:szCs w:val="18"/>
    </w:rPr>
  </w:style>
  <w:style w:type="paragraph" w:customStyle="1" w:styleId="diff-expander1">
    <w:name w:val="diff-expander1"/>
    <w:basedOn w:val="Normal"/>
    <w:rsid w:val="00AB127A"/>
    <w:pPr>
      <w:spacing w:before="0" w:after="150"/>
      <w:ind w:right="-15"/>
    </w:pPr>
    <w:rPr>
      <w:rFonts w:ascii="Times New Roman" w:eastAsia="Times New Roman" w:hAnsi="Times New Roman"/>
      <w:color w:val="586069"/>
      <w:sz w:val="24"/>
    </w:rPr>
  </w:style>
  <w:style w:type="paragraph" w:customStyle="1" w:styleId="octicon19">
    <w:name w:val="octicon19"/>
    <w:basedOn w:val="Normal"/>
    <w:rsid w:val="00AB127A"/>
    <w:pPr>
      <w:spacing w:before="0" w:after="150"/>
      <w:textAlignment w:val="top"/>
    </w:pPr>
    <w:rPr>
      <w:rFonts w:ascii="Times New Roman" w:eastAsia="Times New Roman" w:hAnsi="Times New Roman"/>
      <w:sz w:val="24"/>
    </w:rPr>
  </w:style>
  <w:style w:type="paragraph" w:customStyle="1" w:styleId="directional-expander1">
    <w:name w:val="directional-expander1"/>
    <w:basedOn w:val="Normal"/>
    <w:rsid w:val="00AB127A"/>
    <w:pPr>
      <w:spacing w:before="0" w:after="150"/>
      <w:ind w:right="-15"/>
    </w:pPr>
    <w:rPr>
      <w:rFonts w:ascii="Times New Roman" w:eastAsia="Times New Roman" w:hAnsi="Times New Roman"/>
      <w:color w:val="586069"/>
      <w:sz w:val="24"/>
    </w:rPr>
  </w:style>
  <w:style w:type="paragraph" w:customStyle="1" w:styleId="single-expander1">
    <w:name w:val="single-expander1"/>
    <w:basedOn w:val="Normal"/>
    <w:rsid w:val="00AB127A"/>
    <w:pPr>
      <w:spacing w:before="0" w:after="150"/>
    </w:pPr>
    <w:rPr>
      <w:rFonts w:ascii="Times New Roman" w:eastAsia="Times New Roman" w:hAnsi="Times New Roman"/>
      <w:sz w:val="24"/>
    </w:rPr>
  </w:style>
  <w:style w:type="paragraph" w:customStyle="1" w:styleId="diff-expander2">
    <w:name w:val="diff-expander2"/>
    <w:basedOn w:val="Normal"/>
    <w:rsid w:val="00AB127A"/>
    <w:pPr>
      <w:shd w:val="clear" w:color="auto" w:fill="0366D6"/>
      <w:spacing w:before="0" w:after="150"/>
      <w:ind w:right="-15"/>
    </w:pPr>
    <w:rPr>
      <w:rFonts w:ascii="Times New Roman" w:eastAsia="Times New Roman" w:hAnsi="Times New Roman"/>
      <w:color w:val="FFFFFF"/>
      <w:sz w:val="24"/>
    </w:rPr>
  </w:style>
  <w:style w:type="paragraph" w:customStyle="1" w:styleId="directional-expander2">
    <w:name w:val="directional-expander2"/>
    <w:basedOn w:val="Normal"/>
    <w:rsid w:val="00AB127A"/>
    <w:pPr>
      <w:shd w:val="clear" w:color="auto" w:fill="0366D6"/>
      <w:spacing w:before="0" w:after="150"/>
      <w:ind w:right="-15"/>
    </w:pPr>
    <w:rPr>
      <w:rFonts w:ascii="Times New Roman" w:eastAsia="Times New Roman" w:hAnsi="Times New Roman"/>
      <w:color w:val="FFFFFF"/>
      <w:sz w:val="24"/>
    </w:rPr>
  </w:style>
  <w:style w:type="paragraph" w:customStyle="1" w:styleId="x1">
    <w:name w:val="x1"/>
    <w:basedOn w:val="Normal"/>
    <w:rsid w:val="00AB127A"/>
    <w:pPr>
      <w:shd w:val="clear" w:color="auto" w:fill="ACF2BD"/>
      <w:spacing w:before="0" w:after="150"/>
    </w:pPr>
    <w:rPr>
      <w:rFonts w:ascii="Times New Roman" w:eastAsia="Times New Roman" w:hAnsi="Times New Roman"/>
      <w:color w:val="24292E"/>
      <w:sz w:val="24"/>
    </w:rPr>
  </w:style>
  <w:style w:type="paragraph" w:customStyle="1" w:styleId="x2">
    <w:name w:val="x2"/>
    <w:basedOn w:val="Normal"/>
    <w:rsid w:val="00AB127A"/>
    <w:pPr>
      <w:shd w:val="clear" w:color="auto" w:fill="FDB8C0"/>
      <w:spacing w:before="0" w:after="150"/>
    </w:pPr>
    <w:rPr>
      <w:rFonts w:ascii="Times New Roman" w:eastAsia="Times New Roman" w:hAnsi="Times New Roman"/>
      <w:color w:val="24292E"/>
      <w:sz w:val="24"/>
    </w:rPr>
  </w:style>
  <w:style w:type="paragraph" w:customStyle="1" w:styleId="octicon20">
    <w:name w:val="octicon20"/>
    <w:basedOn w:val="Normal"/>
    <w:rsid w:val="00AB127A"/>
    <w:pPr>
      <w:spacing w:before="0" w:after="150"/>
      <w:textAlignment w:val="top"/>
    </w:pPr>
    <w:rPr>
      <w:rFonts w:ascii="Times New Roman" w:eastAsia="Times New Roman" w:hAnsi="Times New Roman"/>
      <w:sz w:val="24"/>
    </w:rPr>
  </w:style>
  <w:style w:type="paragraph" w:customStyle="1" w:styleId="timeline-comment1">
    <w:name w:val="timeline-comment1"/>
    <w:basedOn w:val="Normal"/>
    <w:rsid w:val="00AB127A"/>
    <w:pPr>
      <w:pBdr>
        <w:top w:val="single" w:sz="6" w:space="0" w:color="D1D5DA"/>
        <w:left w:val="single" w:sz="6" w:space="0" w:color="D1D5DA"/>
        <w:bottom w:val="single" w:sz="6" w:space="0" w:color="D1D5DA"/>
        <w:right w:val="single" w:sz="6" w:space="0" w:color="D1D5DA"/>
      </w:pBdr>
      <w:shd w:val="clear" w:color="auto" w:fill="FFFFFF"/>
      <w:spacing w:before="0" w:after="150"/>
    </w:pPr>
    <w:rPr>
      <w:rFonts w:ascii="Times New Roman" w:eastAsia="Times New Roman" w:hAnsi="Times New Roman"/>
      <w:color w:val="24292E"/>
      <w:sz w:val="24"/>
    </w:rPr>
  </w:style>
  <w:style w:type="paragraph" w:customStyle="1" w:styleId="inline-comment-form1">
    <w:name w:val="inline-comment-form1"/>
    <w:basedOn w:val="Normal"/>
    <w:rsid w:val="00AB127A"/>
    <w:pPr>
      <w:pBdr>
        <w:top w:val="single" w:sz="6" w:space="0" w:color="DFE2E5"/>
        <w:left w:val="single" w:sz="6" w:space="0" w:color="DFE2E5"/>
        <w:bottom w:val="single" w:sz="6" w:space="0" w:color="DFE2E5"/>
        <w:right w:val="single" w:sz="6" w:space="0" w:color="DFE2E5"/>
      </w:pBdr>
      <w:spacing w:before="0" w:after="150"/>
    </w:pPr>
    <w:rPr>
      <w:rFonts w:ascii="Times New Roman" w:eastAsia="Times New Roman" w:hAnsi="Times New Roman"/>
      <w:sz w:val="24"/>
    </w:rPr>
  </w:style>
  <w:style w:type="paragraph" w:customStyle="1" w:styleId="inline-comment-form-container1">
    <w:name w:val="inline-comment-form-container1"/>
    <w:basedOn w:val="Normal"/>
    <w:rsid w:val="00AB127A"/>
    <w:pPr>
      <w:spacing w:before="0" w:after="150"/>
    </w:pPr>
    <w:rPr>
      <w:rFonts w:ascii="Times New Roman" w:eastAsia="Times New Roman" w:hAnsi="Times New Roman"/>
      <w:sz w:val="24"/>
    </w:rPr>
  </w:style>
  <w:style w:type="paragraph" w:customStyle="1" w:styleId="container3">
    <w:name w:val="container3"/>
    <w:basedOn w:val="Normal"/>
    <w:rsid w:val="00AB127A"/>
    <w:pPr>
      <w:spacing w:before="0" w:after="150"/>
    </w:pPr>
    <w:rPr>
      <w:rFonts w:ascii="Times New Roman" w:eastAsia="Times New Roman" w:hAnsi="Times New Roman"/>
      <w:sz w:val="24"/>
    </w:rPr>
  </w:style>
  <w:style w:type="paragraph" w:customStyle="1" w:styleId="container-lg1">
    <w:name w:val="container-lg1"/>
    <w:basedOn w:val="Normal"/>
    <w:rsid w:val="00AB127A"/>
    <w:pPr>
      <w:spacing w:before="0" w:after="150"/>
    </w:pPr>
    <w:rPr>
      <w:rFonts w:ascii="Times New Roman" w:eastAsia="Times New Roman" w:hAnsi="Times New Roman"/>
      <w:sz w:val="24"/>
    </w:rPr>
  </w:style>
  <w:style w:type="paragraph" w:customStyle="1" w:styleId="container-xl1">
    <w:name w:val="container-xl1"/>
    <w:basedOn w:val="Normal"/>
    <w:rsid w:val="00AB127A"/>
    <w:pPr>
      <w:spacing w:before="0" w:after="150"/>
    </w:pPr>
    <w:rPr>
      <w:rFonts w:ascii="Times New Roman" w:eastAsia="Times New Roman" w:hAnsi="Times New Roman"/>
      <w:sz w:val="24"/>
    </w:rPr>
  </w:style>
  <w:style w:type="paragraph" w:customStyle="1" w:styleId="container4">
    <w:name w:val="container4"/>
    <w:basedOn w:val="Normal"/>
    <w:rsid w:val="00AB127A"/>
    <w:pPr>
      <w:spacing w:before="0" w:after="150"/>
    </w:pPr>
    <w:rPr>
      <w:rFonts w:ascii="Times New Roman" w:eastAsia="Times New Roman" w:hAnsi="Times New Roman"/>
      <w:sz w:val="24"/>
    </w:rPr>
  </w:style>
  <w:style w:type="paragraph" w:customStyle="1" w:styleId="container-lg2">
    <w:name w:val="container-lg2"/>
    <w:basedOn w:val="Normal"/>
    <w:rsid w:val="00AB127A"/>
    <w:pPr>
      <w:spacing w:before="0" w:after="150"/>
    </w:pPr>
    <w:rPr>
      <w:rFonts w:ascii="Times New Roman" w:eastAsia="Times New Roman" w:hAnsi="Times New Roman"/>
      <w:sz w:val="24"/>
    </w:rPr>
  </w:style>
  <w:style w:type="paragraph" w:customStyle="1" w:styleId="container-xl2">
    <w:name w:val="container-xl2"/>
    <w:basedOn w:val="Normal"/>
    <w:rsid w:val="00AB127A"/>
    <w:pPr>
      <w:spacing w:before="0" w:after="150"/>
    </w:pPr>
    <w:rPr>
      <w:rFonts w:ascii="Times New Roman" w:eastAsia="Times New Roman" w:hAnsi="Times New Roman"/>
      <w:sz w:val="24"/>
    </w:rPr>
  </w:style>
  <w:style w:type="paragraph" w:customStyle="1" w:styleId="repository-content1">
    <w:name w:val="repository-content1"/>
    <w:basedOn w:val="Normal"/>
    <w:rsid w:val="00AB127A"/>
    <w:pPr>
      <w:spacing w:before="0" w:after="150"/>
    </w:pPr>
    <w:rPr>
      <w:rFonts w:ascii="Times New Roman" w:eastAsia="Times New Roman" w:hAnsi="Times New Roman"/>
      <w:sz w:val="24"/>
    </w:rPr>
  </w:style>
  <w:style w:type="paragraph" w:customStyle="1" w:styleId="repository-content2">
    <w:name w:val="repository-content2"/>
    <w:basedOn w:val="Normal"/>
    <w:rsid w:val="00AB127A"/>
    <w:pPr>
      <w:spacing w:before="0" w:after="150"/>
    </w:pPr>
    <w:rPr>
      <w:rFonts w:ascii="Times New Roman" w:eastAsia="Times New Roman" w:hAnsi="Times New Roman"/>
      <w:sz w:val="24"/>
    </w:rPr>
  </w:style>
  <w:style w:type="paragraph" w:customStyle="1" w:styleId="new-pr-form1">
    <w:name w:val="new-pr-form1"/>
    <w:basedOn w:val="Normal"/>
    <w:rsid w:val="00AB127A"/>
    <w:pPr>
      <w:spacing w:before="225" w:after="300"/>
    </w:pPr>
    <w:rPr>
      <w:rFonts w:ascii="Times New Roman" w:eastAsia="Times New Roman" w:hAnsi="Times New Roman"/>
      <w:sz w:val="24"/>
    </w:rPr>
  </w:style>
  <w:style w:type="paragraph" w:customStyle="1" w:styleId="new-pr-form2">
    <w:name w:val="new-pr-form2"/>
    <w:basedOn w:val="Normal"/>
    <w:rsid w:val="00AB127A"/>
    <w:pPr>
      <w:spacing w:before="225" w:after="300"/>
    </w:pPr>
    <w:rPr>
      <w:rFonts w:ascii="Times New Roman" w:eastAsia="Times New Roman" w:hAnsi="Times New Roman"/>
      <w:sz w:val="24"/>
    </w:rPr>
  </w:style>
  <w:style w:type="paragraph" w:customStyle="1" w:styleId="empty-cell1">
    <w:name w:val="empty-cell1"/>
    <w:basedOn w:val="Normal"/>
    <w:rsid w:val="00AB127A"/>
    <w:pPr>
      <w:shd w:val="clear" w:color="auto" w:fill="FAFBFC"/>
      <w:spacing w:before="0" w:after="150"/>
    </w:pPr>
    <w:rPr>
      <w:rFonts w:ascii="Times New Roman" w:eastAsia="Times New Roman" w:hAnsi="Times New Roman"/>
      <w:sz w:val="24"/>
    </w:rPr>
  </w:style>
  <w:style w:type="paragraph" w:customStyle="1" w:styleId="octicon-diff-removed2">
    <w:name w:val="octicon-diff-removed2"/>
    <w:basedOn w:val="Normal"/>
    <w:rsid w:val="00AB127A"/>
    <w:pPr>
      <w:spacing w:before="0" w:after="150"/>
    </w:pPr>
    <w:rPr>
      <w:rFonts w:ascii="Times New Roman" w:eastAsia="Times New Roman" w:hAnsi="Times New Roman"/>
      <w:color w:val="CB2431"/>
      <w:sz w:val="24"/>
    </w:rPr>
  </w:style>
  <w:style w:type="paragraph" w:customStyle="1" w:styleId="octicon-diff-renamed2">
    <w:name w:val="octicon-diff-renamed2"/>
    <w:basedOn w:val="Normal"/>
    <w:rsid w:val="00AB127A"/>
    <w:pPr>
      <w:spacing w:before="0" w:after="150"/>
    </w:pPr>
    <w:rPr>
      <w:rFonts w:ascii="Times New Roman" w:eastAsia="Times New Roman" w:hAnsi="Times New Roman"/>
      <w:color w:val="677A85"/>
      <w:sz w:val="24"/>
    </w:rPr>
  </w:style>
  <w:style w:type="paragraph" w:customStyle="1" w:styleId="octicon-diff-modified2">
    <w:name w:val="octicon-diff-modified2"/>
    <w:basedOn w:val="Normal"/>
    <w:rsid w:val="00AB127A"/>
    <w:pPr>
      <w:spacing w:before="0" w:after="150"/>
    </w:pPr>
    <w:rPr>
      <w:rFonts w:ascii="Times New Roman" w:eastAsia="Times New Roman" w:hAnsi="Times New Roman"/>
      <w:color w:val="D0B44C"/>
      <w:sz w:val="24"/>
    </w:rPr>
  </w:style>
  <w:style w:type="paragraph" w:customStyle="1" w:styleId="octicon-diff-added2">
    <w:name w:val="octicon-diff-added2"/>
    <w:basedOn w:val="Normal"/>
    <w:rsid w:val="00AB127A"/>
    <w:pPr>
      <w:spacing w:before="0" w:after="150"/>
    </w:pPr>
    <w:rPr>
      <w:rFonts w:ascii="Times New Roman" w:eastAsia="Times New Roman" w:hAnsi="Times New Roman"/>
      <w:color w:val="28A745"/>
      <w:sz w:val="24"/>
    </w:rPr>
  </w:style>
  <w:style w:type="paragraph" w:customStyle="1" w:styleId="code-navigation-banner-illo1">
    <w:name w:val="code-navigation-banner-illo1"/>
    <w:basedOn w:val="Normal"/>
    <w:rsid w:val="00AB127A"/>
    <w:pPr>
      <w:spacing w:before="0" w:after="150"/>
    </w:pPr>
    <w:rPr>
      <w:rFonts w:ascii="Times New Roman" w:eastAsia="Times New Roman" w:hAnsi="Times New Roman"/>
      <w:sz w:val="24"/>
    </w:rPr>
  </w:style>
  <w:style w:type="paragraph" w:customStyle="1" w:styleId="octicon21">
    <w:name w:val="octicon21"/>
    <w:basedOn w:val="Normal"/>
    <w:rsid w:val="00AB127A"/>
    <w:pPr>
      <w:spacing w:before="0" w:after="150"/>
      <w:textAlignment w:val="top"/>
    </w:pPr>
    <w:rPr>
      <w:rFonts w:ascii="Times New Roman" w:eastAsia="Times New Roman" w:hAnsi="Times New Roman"/>
      <w:sz w:val="24"/>
    </w:rPr>
  </w:style>
  <w:style w:type="paragraph" w:customStyle="1" w:styleId="muted-icon1">
    <w:name w:val="muted-icon1"/>
    <w:basedOn w:val="Normal"/>
    <w:rsid w:val="00AB127A"/>
    <w:pPr>
      <w:spacing w:before="0" w:after="150"/>
    </w:pPr>
    <w:rPr>
      <w:rFonts w:ascii="Times New Roman" w:eastAsia="Times New Roman" w:hAnsi="Times New Roman"/>
      <w:color w:val="959DA5"/>
      <w:sz w:val="24"/>
    </w:rPr>
  </w:style>
  <w:style w:type="paragraph" w:customStyle="1" w:styleId="muted-icon2">
    <w:name w:val="muted-icon2"/>
    <w:basedOn w:val="Normal"/>
    <w:rsid w:val="00AB127A"/>
    <w:pPr>
      <w:spacing w:before="0" w:after="150"/>
    </w:pPr>
    <w:rPr>
      <w:rFonts w:ascii="Times New Roman" w:eastAsia="Times New Roman" w:hAnsi="Times New Roman"/>
      <w:color w:val="0366D6"/>
      <w:sz w:val="24"/>
    </w:rPr>
  </w:style>
  <w:style w:type="paragraph" w:customStyle="1" w:styleId="octicon22">
    <w:name w:val="octicon22"/>
    <w:basedOn w:val="Normal"/>
    <w:rsid w:val="00AB127A"/>
    <w:pPr>
      <w:spacing w:before="0" w:after="150"/>
      <w:textAlignment w:val="bottom"/>
    </w:pPr>
    <w:rPr>
      <w:rFonts w:ascii="Times New Roman" w:eastAsia="Times New Roman" w:hAnsi="Times New Roman"/>
      <w:color w:val="959DA5"/>
      <w:sz w:val="24"/>
    </w:rPr>
  </w:style>
  <w:style w:type="paragraph" w:customStyle="1" w:styleId="progress-bar2">
    <w:name w:val="progress-bar2"/>
    <w:basedOn w:val="Normal"/>
    <w:rsid w:val="00AB127A"/>
    <w:pPr>
      <w:shd w:val="clear" w:color="auto" w:fill="EAECEF"/>
      <w:spacing w:before="0" w:after="30"/>
    </w:pPr>
    <w:rPr>
      <w:rFonts w:ascii="Times New Roman" w:eastAsia="Times New Roman" w:hAnsi="Times New Roman"/>
      <w:sz w:val="24"/>
    </w:rPr>
  </w:style>
  <w:style w:type="paragraph" w:customStyle="1" w:styleId="css-truncate-target1">
    <w:name w:val="css-truncate-target1"/>
    <w:basedOn w:val="Normal"/>
    <w:rsid w:val="00AB127A"/>
    <w:pPr>
      <w:spacing w:before="0" w:after="150"/>
    </w:pPr>
    <w:rPr>
      <w:rFonts w:ascii="Times New Roman" w:eastAsia="Times New Roman" w:hAnsi="Times New Roman"/>
      <w:sz w:val="24"/>
    </w:rPr>
  </w:style>
  <w:style w:type="paragraph" w:customStyle="1" w:styleId="assignee1">
    <w:name w:val="assignee1"/>
    <w:basedOn w:val="Normal"/>
    <w:rsid w:val="00AB127A"/>
    <w:pPr>
      <w:spacing w:before="0" w:after="150"/>
      <w:textAlignment w:val="center"/>
    </w:pPr>
    <w:rPr>
      <w:rFonts w:ascii="Times New Roman" w:eastAsia="Times New Roman" w:hAnsi="Times New Roman"/>
      <w:b/>
      <w:bCs/>
      <w:color w:val="586069"/>
      <w:sz w:val="24"/>
    </w:rPr>
  </w:style>
  <w:style w:type="paragraph" w:customStyle="1" w:styleId="assignee2">
    <w:name w:val="assignee2"/>
    <w:basedOn w:val="Normal"/>
    <w:rsid w:val="00AB127A"/>
    <w:pPr>
      <w:spacing w:before="0" w:after="150"/>
      <w:textAlignment w:val="center"/>
    </w:pPr>
    <w:rPr>
      <w:rFonts w:ascii="Times New Roman" w:eastAsia="Times New Roman" w:hAnsi="Times New Roman"/>
      <w:b/>
      <w:bCs/>
      <w:color w:val="0366D6"/>
      <w:sz w:val="24"/>
    </w:rPr>
  </w:style>
  <w:style w:type="paragraph" w:customStyle="1" w:styleId="reviewers-status-icon1">
    <w:name w:val="reviewers-status-icon1"/>
    <w:basedOn w:val="Normal"/>
    <w:rsid w:val="00AB127A"/>
    <w:pPr>
      <w:spacing w:before="0" w:after="150"/>
    </w:pPr>
    <w:rPr>
      <w:rFonts w:ascii="Times New Roman" w:eastAsia="Times New Roman" w:hAnsi="Times New Roman"/>
      <w:sz w:val="24"/>
    </w:rPr>
  </w:style>
  <w:style w:type="paragraph" w:customStyle="1" w:styleId="octicon23">
    <w:name w:val="octicon23"/>
    <w:basedOn w:val="Normal"/>
    <w:rsid w:val="00AB127A"/>
    <w:pPr>
      <w:spacing w:before="30" w:after="150"/>
      <w:textAlignment w:val="bottom"/>
    </w:pPr>
    <w:rPr>
      <w:rFonts w:ascii="Times New Roman" w:eastAsia="Times New Roman" w:hAnsi="Times New Roman"/>
      <w:sz w:val="24"/>
    </w:rPr>
  </w:style>
  <w:style w:type="paragraph" w:customStyle="1" w:styleId="thread-subscription-status1">
    <w:name w:val="thread-subscription-status1"/>
    <w:basedOn w:val="Normal"/>
    <w:rsid w:val="00AB127A"/>
    <w:pPr>
      <w:shd w:val="clear" w:color="auto" w:fill="FFFFFF"/>
      <w:spacing w:before="0" w:after="0"/>
    </w:pPr>
    <w:rPr>
      <w:rFonts w:ascii="Times New Roman" w:eastAsia="Times New Roman" w:hAnsi="Times New Roman"/>
      <w:color w:val="586069"/>
      <w:sz w:val="24"/>
    </w:rPr>
  </w:style>
  <w:style w:type="paragraph" w:customStyle="1" w:styleId="thread-subscribe-form1">
    <w:name w:val="thread-subscribe-form1"/>
    <w:basedOn w:val="Normal"/>
    <w:rsid w:val="00AB127A"/>
    <w:pPr>
      <w:spacing w:before="0" w:after="150"/>
      <w:textAlignment w:val="center"/>
    </w:pPr>
    <w:rPr>
      <w:rFonts w:ascii="Times New Roman" w:eastAsia="Times New Roman" w:hAnsi="Times New Roman"/>
      <w:sz w:val="24"/>
    </w:rPr>
  </w:style>
  <w:style w:type="paragraph" w:customStyle="1" w:styleId="octicon-radio-tower1">
    <w:name w:val="octicon-radio-tower1"/>
    <w:basedOn w:val="Normal"/>
    <w:rsid w:val="00AB127A"/>
    <w:pPr>
      <w:spacing w:before="0" w:after="150"/>
      <w:ind w:left="60" w:right="150"/>
      <w:textAlignment w:val="center"/>
    </w:pPr>
    <w:rPr>
      <w:rFonts w:ascii="Times New Roman" w:eastAsia="Times New Roman" w:hAnsi="Times New Roman"/>
      <w:vanish/>
      <w:color w:val="CCCCCC"/>
      <w:sz w:val="24"/>
    </w:rPr>
  </w:style>
  <w:style w:type="paragraph" w:customStyle="1" w:styleId="reason1">
    <w:name w:val="reason1"/>
    <w:basedOn w:val="Normal"/>
    <w:rsid w:val="00AB127A"/>
    <w:pPr>
      <w:spacing w:before="60" w:after="0"/>
      <w:textAlignment w:val="center"/>
    </w:pPr>
    <w:rPr>
      <w:rFonts w:ascii="Times New Roman" w:eastAsia="Times New Roman" w:hAnsi="Times New Roman"/>
      <w:sz w:val="24"/>
    </w:rPr>
  </w:style>
  <w:style w:type="paragraph" w:customStyle="1" w:styleId="btn-sm3">
    <w:name w:val="btn-sm3"/>
    <w:basedOn w:val="Normal"/>
    <w:rsid w:val="00AB127A"/>
    <w:pPr>
      <w:spacing w:before="0" w:after="150" w:line="300" w:lineRule="atLeast"/>
    </w:pPr>
    <w:rPr>
      <w:rFonts w:ascii="Times New Roman" w:eastAsia="Times New Roman" w:hAnsi="Times New Roman"/>
      <w:szCs w:val="18"/>
    </w:rPr>
  </w:style>
  <w:style w:type="paragraph" w:customStyle="1" w:styleId="participant-avatar1">
    <w:name w:val="participant-avatar1"/>
    <w:basedOn w:val="Normal"/>
    <w:rsid w:val="00AB127A"/>
    <w:pPr>
      <w:spacing w:before="60" w:after="0"/>
      <w:ind w:left="60"/>
    </w:pPr>
    <w:rPr>
      <w:rFonts w:ascii="Times New Roman" w:eastAsia="Times New Roman" w:hAnsi="Times New Roman"/>
      <w:sz w:val="24"/>
    </w:rPr>
  </w:style>
  <w:style w:type="paragraph" w:customStyle="1" w:styleId="form-actions2">
    <w:name w:val="form-actions2"/>
    <w:basedOn w:val="Normal"/>
    <w:rsid w:val="00AB127A"/>
    <w:pPr>
      <w:spacing w:before="0" w:after="150"/>
    </w:pPr>
    <w:rPr>
      <w:rFonts w:ascii="Times New Roman" w:eastAsia="Times New Roman" w:hAnsi="Times New Roman"/>
      <w:sz w:val="24"/>
    </w:rPr>
  </w:style>
  <w:style w:type="paragraph" w:customStyle="1" w:styleId="form-actions3">
    <w:name w:val="form-actions3"/>
    <w:basedOn w:val="Normal"/>
    <w:rsid w:val="00AB127A"/>
    <w:pPr>
      <w:spacing w:before="0" w:after="150"/>
    </w:pPr>
    <w:rPr>
      <w:rFonts w:ascii="Times New Roman" w:eastAsia="Times New Roman" w:hAnsi="Times New Roman"/>
      <w:sz w:val="24"/>
    </w:rPr>
  </w:style>
  <w:style w:type="paragraph" w:customStyle="1" w:styleId="btn-sm4">
    <w:name w:val="btn-sm4"/>
    <w:basedOn w:val="Normal"/>
    <w:rsid w:val="00AB127A"/>
    <w:pPr>
      <w:spacing w:before="0" w:after="150" w:line="300" w:lineRule="atLeast"/>
      <w:ind w:left="60"/>
    </w:pPr>
    <w:rPr>
      <w:rFonts w:ascii="Times New Roman" w:eastAsia="Times New Roman" w:hAnsi="Times New Roman"/>
      <w:szCs w:val="18"/>
    </w:rPr>
  </w:style>
  <w:style w:type="paragraph" w:customStyle="1" w:styleId="octicon24">
    <w:name w:val="octicon24"/>
    <w:basedOn w:val="Normal"/>
    <w:rsid w:val="00AB127A"/>
    <w:pPr>
      <w:spacing w:before="0" w:after="150"/>
      <w:textAlignment w:val="bottom"/>
    </w:pPr>
    <w:rPr>
      <w:rFonts w:ascii="Times New Roman" w:eastAsia="Times New Roman" w:hAnsi="Times New Roman"/>
      <w:sz w:val="24"/>
    </w:rPr>
  </w:style>
  <w:style w:type="paragraph" w:customStyle="1" w:styleId="gh-header-sticky1">
    <w:name w:val="gh-header-sticky1"/>
    <w:basedOn w:val="Normal"/>
    <w:rsid w:val="00AB127A"/>
    <w:pPr>
      <w:spacing w:before="0" w:after="150"/>
    </w:pPr>
    <w:rPr>
      <w:rFonts w:ascii="Times New Roman" w:eastAsia="Times New Roman" w:hAnsi="Times New Roman"/>
      <w:sz w:val="24"/>
    </w:rPr>
  </w:style>
  <w:style w:type="paragraph" w:customStyle="1" w:styleId="meta2">
    <w:name w:val="meta2"/>
    <w:basedOn w:val="Normal"/>
    <w:rsid w:val="00AB127A"/>
    <w:pPr>
      <w:spacing w:before="0" w:after="150"/>
    </w:pPr>
    <w:rPr>
      <w:rFonts w:ascii="Times New Roman" w:eastAsia="Times New Roman" w:hAnsi="Times New Roman"/>
      <w:szCs w:val="18"/>
    </w:rPr>
  </w:style>
  <w:style w:type="paragraph" w:customStyle="1" w:styleId="gh-header-shadow1">
    <w:name w:val="gh-header-shadow1"/>
    <w:basedOn w:val="Normal"/>
    <w:rsid w:val="00AB127A"/>
    <w:pPr>
      <w:spacing w:before="0" w:after="150"/>
    </w:pPr>
    <w:rPr>
      <w:rFonts w:ascii="Times New Roman" w:eastAsia="Times New Roman" w:hAnsi="Times New Roman"/>
      <w:vanish/>
      <w:sz w:val="24"/>
    </w:rPr>
  </w:style>
  <w:style w:type="paragraph" w:customStyle="1" w:styleId="sticky-content1">
    <w:name w:val="sticky-content1"/>
    <w:basedOn w:val="Normal"/>
    <w:rsid w:val="00AB127A"/>
    <w:pPr>
      <w:spacing w:before="0" w:after="150"/>
    </w:pPr>
    <w:rPr>
      <w:rFonts w:ascii="Times New Roman" w:eastAsia="Times New Roman" w:hAnsi="Times New Roman"/>
      <w:vanish/>
      <w:sz w:val="24"/>
    </w:rPr>
  </w:style>
  <w:style w:type="paragraph" w:customStyle="1" w:styleId="gh-header-edit1">
    <w:name w:val="gh-header-edit1"/>
    <w:basedOn w:val="Normal"/>
    <w:rsid w:val="00AB127A"/>
    <w:pPr>
      <w:spacing w:before="0" w:after="150"/>
    </w:pPr>
    <w:rPr>
      <w:rFonts w:ascii="Times New Roman" w:eastAsia="Times New Roman" w:hAnsi="Times New Roman"/>
      <w:vanish/>
      <w:sz w:val="24"/>
    </w:rPr>
  </w:style>
  <w:style w:type="paragraph" w:customStyle="1" w:styleId="gh-header-title1">
    <w:name w:val="gh-header-title1"/>
    <w:basedOn w:val="Normal"/>
    <w:rsid w:val="00AB127A"/>
    <w:pPr>
      <w:spacing w:before="0" w:after="0"/>
    </w:pPr>
    <w:rPr>
      <w:rFonts w:ascii="Times New Roman" w:eastAsia="Times New Roman" w:hAnsi="Times New Roman"/>
      <w:sz w:val="24"/>
    </w:rPr>
  </w:style>
  <w:style w:type="paragraph" w:customStyle="1" w:styleId="tableobject-item--primary1">
    <w:name w:val="tableobject-item--primary1"/>
    <w:basedOn w:val="Normal"/>
    <w:rsid w:val="00AB127A"/>
    <w:pPr>
      <w:spacing w:before="0" w:after="150"/>
    </w:pPr>
    <w:rPr>
      <w:rFonts w:ascii="Times New Roman" w:eastAsia="Times New Roman" w:hAnsi="Times New Roman"/>
      <w:sz w:val="24"/>
    </w:rPr>
  </w:style>
  <w:style w:type="paragraph" w:customStyle="1" w:styleId="state2">
    <w:name w:val="state2"/>
    <w:basedOn w:val="Normal"/>
    <w:rsid w:val="00AB127A"/>
    <w:pPr>
      <w:shd w:val="clear" w:color="auto" w:fill="6A737D"/>
      <w:spacing w:before="0" w:after="150" w:line="300" w:lineRule="atLeast"/>
      <w:ind w:right="120"/>
      <w:jc w:val="center"/>
    </w:pPr>
    <w:rPr>
      <w:rFonts w:ascii="Times New Roman" w:eastAsia="Times New Roman" w:hAnsi="Times New Roman"/>
      <w:b/>
      <w:bCs/>
      <w:color w:val="FFFFFF"/>
      <w:sz w:val="24"/>
    </w:rPr>
  </w:style>
  <w:style w:type="paragraph" w:customStyle="1" w:styleId="avatar9">
    <w:name w:val="avatar9"/>
    <w:basedOn w:val="Normal"/>
    <w:rsid w:val="00AB127A"/>
    <w:pPr>
      <w:spacing w:before="0" w:after="150"/>
      <w:ind w:right="60"/>
      <w:textAlignment w:val="center"/>
    </w:pPr>
    <w:rPr>
      <w:rFonts w:ascii="Times New Roman" w:eastAsia="Times New Roman" w:hAnsi="Times New Roman"/>
      <w:sz w:val="24"/>
    </w:rPr>
  </w:style>
  <w:style w:type="paragraph" w:customStyle="1" w:styleId="tabnav-tab3">
    <w:name w:val="tabnav-tab3"/>
    <w:basedOn w:val="Normal"/>
    <w:rsid w:val="00AB127A"/>
    <w:pPr>
      <w:spacing w:before="0" w:after="150" w:line="300" w:lineRule="atLeast"/>
    </w:pPr>
    <w:rPr>
      <w:rFonts w:ascii="Times New Roman" w:eastAsia="Times New Roman" w:hAnsi="Times New Roman"/>
      <w:color w:val="586069"/>
      <w:sz w:val="21"/>
      <w:szCs w:val="21"/>
    </w:rPr>
  </w:style>
  <w:style w:type="paragraph" w:customStyle="1" w:styleId="avatar10">
    <w:name w:val="avatar10"/>
    <w:basedOn w:val="Normal"/>
    <w:rsid w:val="00AB127A"/>
    <w:pPr>
      <w:spacing w:before="0" w:after="150"/>
      <w:textAlignment w:val="center"/>
    </w:pPr>
    <w:rPr>
      <w:rFonts w:ascii="Times New Roman" w:eastAsia="Times New Roman" w:hAnsi="Times New Roman"/>
      <w:sz w:val="24"/>
    </w:rPr>
  </w:style>
  <w:style w:type="paragraph" w:customStyle="1" w:styleId="avatar-child1">
    <w:name w:val="avatar-child1"/>
    <w:basedOn w:val="Normal"/>
    <w:rsid w:val="00AB127A"/>
    <w:pPr>
      <w:shd w:val="clear" w:color="auto" w:fill="FFFFFF"/>
      <w:spacing w:before="0" w:after="150"/>
    </w:pPr>
    <w:rPr>
      <w:rFonts w:ascii="Times New Roman" w:eastAsia="Times New Roman" w:hAnsi="Times New Roman"/>
      <w:sz w:val="24"/>
    </w:rPr>
  </w:style>
  <w:style w:type="paragraph" w:customStyle="1" w:styleId="author1">
    <w:name w:val="author1"/>
    <w:basedOn w:val="Normal"/>
    <w:rsid w:val="00AB127A"/>
    <w:pPr>
      <w:spacing w:before="0" w:after="150"/>
    </w:pPr>
    <w:rPr>
      <w:rFonts w:ascii="Times New Roman" w:eastAsia="Times New Roman" w:hAnsi="Times New Roman"/>
      <w:color w:val="586069"/>
      <w:sz w:val="24"/>
    </w:rPr>
  </w:style>
  <w:style w:type="paragraph" w:customStyle="1" w:styleId="octicon-check4">
    <w:name w:val="octicon-check4"/>
    <w:basedOn w:val="Normal"/>
    <w:rsid w:val="00AB127A"/>
    <w:pPr>
      <w:spacing w:before="0" w:after="150"/>
    </w:pPr>
    <w:rPr>
      <w:rFonts w:ascii="Times New Roman" w:eastAsia="Times New Roman" w:hAnsi="Times New Roman"/>
      <w:sz w:val="24"/>
    </w:rPr>
  </w:style>
  <w:style w:type="paragraph" w:customStyle="1" w:styleId="timeline-comment-actions2">
    <w:name w:val="timeline-comment-actions2"/>
    <w:basedOn w:val="Normal"/>
    <w:rsid w:val="00AB127A"/>
    <w:pPr>
      <w:spacing w:before="0" w:after="150"/>
      <w:ind w:left="120"/>
    </w:pPr>
    <w:rPr>
      <w:rFonts w:ascii="Times New Roman" w:eastAsia="Times New Roman" w:hAnsi="Times New Roman"/>
      <w:vanish/>
      <w:sz w:val="24"/>
    </w:rPr>
  </w:style>
  <w:style w:type="paragraph" w:customStyle="1" w:styleId="comment-form-head1">
    <w:name w:val="comment-form-head1"/>
    <w:basedOn w:val="Normal"/>
    <w:rsid w:val="00AB127A"/>
    <w:pPr>
      <w:spacing w:before="0" w:after="120"/>
    </w:pPr>
    <w:rPr>
      <w:rFonts w:ascii="Times New Roman" w:eastAsia="Times New Roman" w:hAnsi="Times New Roman"/>
      <w:sz w:val="24"/>
    </w:rPr>
  </w:style>
  <w:style w:type="paragraph" w:customStyle="1" w:styleId="comment-body1">
    <w:name w:val="comment-body1"/>
    <w:basedOn w:val="Normal"/>
    <w:rsid w:val="00AB127A"/>
    <w:pPr>
      <w:pBdr>
        <w:bottom w:val="single" w:sz="6" w:space="12" w:color="E1E4E8"/>
      </w:pBdr>
      <w:spacing w:before="0" w:after="150"/>
    </w:pPr>
    <w:rPr>
      <w:rFonts w:ascii="Times New Roman" w:eastAsia="Times New Roman" w:hAnsi="Times New Roman"/>
      <w:sz w:val="21"/>
      <w:szCs w:val="21"/>
    </w:rPr>
  </w:style>
  <w:style w:type="paragraph" w:customStyle="1" w:styleId="discussion-item-private1">
    <w:name w:val="discussion-item-private1"/>
    <w:basedOn w:val="Normal"/>
    <w:rsid w:val="00AB127A"/>
    <w:pPr>
      <w:spacing w:before="0" w:after="150"/>
    </w:pPr>
    <w:rPr>
      <w:rFonts w:ascii="Times New Roman" w:eastAsia="Times New Roman" w:hAnsi="Times New Roman"/>
      <w:position w:val="-2"/>
      <w:sz w:val="24"/>
    </w:rPr>
  </w:style>
  <w:style w:type="paragraph" w:customStyle="1" w:styleId="commit-ref1">
    <w:name w:val="commit-ref1"/>
    <w:basedOn w:val="Normal"/>
    <w:rsid w:val="00AB127A"/>
    <w:pPr>
      <w:shd w:val="clear" w:color="auto" w:fill="EFF7FF"/>
      <w:spacing w:before="0" w:after="150" w:line="480" w:lineRule="auto"/>
    </w:pPr>
    <w:rPr>
      <w:rFonts w:ascii="Consolas" w:eastAsia="Times New Roman" w:hAnsi="Consolas"/>
      <w:color w:val="274466"/>
      <w:sz w:val="20"/>
      <w:szCs w:val="20"/>
    </w:rPr>
  </w:style>
  <w:style w:type="paragraph" w:customStyle="1" w:styleId="btn-outline2">
    <w:name w:val="btn-outline2"/>
    <w:basedOn w:val="Normal"/>
    <w:rsid w:val="00AB127A"/>
    <w:pPr>
      <w:shd w:val="clear" w:color="auto" w:fill="FFFFFF"/>
      <w:spacing w:before="0" w:after="150"/>
      <w:ind w:left="120"/>
    </w:pPr>
    <w:rPr>
      <w:rFonts w:ascii="Times New Roman" w:eastAsia="Times New Roman" w:hAnsi="Times New Roman"/>
      <w:color w:val="0366D6"/>
      <w:sz w:val="24"/>
    </w:rPr>
  </w:style>
  <w:style w:type="paragraph" w:customStyle="1" w:styleId="issue-link2">
    <w:name w:val="issue-link2"/>
    <w:basedOn w:val="Normal"/>
    <w:rsid w:val="00AB127A"/>
    <w:pPr>
      <w:spacing w:before="0" w:after="150"/>
    </w:pPr>
    <w:rPr>
      <w:rFonts w:ascii="Times New Roman" w:eastAsia="Times New Roman" w:hAnsi="Times New Roman"/>
      <w:b/>
      <w:bCs/>
      <w:color w:val="24292E"/>
      <w:sz w:val="24"/>
    </w:rPr>
  </w:style>
  <w:style w:type="paragraph" w:customStyle="1" w:styleId="issue-link3">
    <w:name w:val="issue-link3"/>
    <w:basedOn w:val="Normal"/>
    <w:rsid w:val="00AB127A"/>
    <w:pPr>
      <w:spacing w:before="0" w:after="150"/>
    </w:pPr>
    <w:rPr>
      <w:rFonts w:ascii="Times New Roman" w:eastAsia="Times New Roman" w:hAnsi="Times New Roman"/>
      <w:b/>
      <w:bCs/>
      <w:color w:val="0366D6"/>
      <w:sz w:val="24"/>
    </w:rPr>
  </w:style>
  <w:style w:type="paragraph" w:customStyle="1" w:styleId="comment-body2">
    <w:name w:val="comment-body2"/>
    <w:basedOn w:val="Normal"/>
    <w:rsid w:val="00AB127A"/>
    <w:pPr>
      <w:pBdr>
        <w:bottom w:val="single" w:sz="6" w:space="12" w:color="E1E4E8"/>
      </w:pBdr>
      <w:spacing w:before="0" w:after="150"/>
    </w:pPr>
    <w:rPr>
      <w:rFonts w:ascii="Times New Roman" w:eastAsia="Times New Roman" w:hAnsi="Times New Roman"/>
      <w:sz w:val="21"/>
      <w:szCs w:val="21"/>
    </w:rPr>
  </w:style>
  <w:style w:type="paragraph" w:customStyle="1" w:styleId="timeline-comment-actions3">
    <w:name w:val="timeline-comment-actions3"/>
    <w:basedOn w:val="Normal"/>
    <w:rsid w:val="00AB127A"/>
    <w:pPr>
      <w:spacing w:before="0" w:after="150"/>
      <w:ind w:left="120"/>
    </w:pPr>
    <w:rPr>
      <w:rFonts w:ascii="Times New Roman" w:eastAsia="Times New Roman" w:hAnsi="Times New Roman"/>
      <w:vanish/>
      <w:sz w:val="24"/>
    </w:rPr>
  </w:style>
  <w:style w:type="paragraph" w:customStyle="1" w:styleId="timeline-comment2">
    <w:name w:val="timeline-comment2"/>
    <w:basedOn w:val="Normal"/>
    <w:rsid w:val="00AB127A"/>
    <w:pPr>
      <w:pBdr>
        <w:top w:val="single" w:sz="6" w:space="0" w:color="D1D5DA"/>
        <w:left w:val="single" w:sz="6" w:space="0" w:color="D1D5DA"/>
        <w:bottom w:val="single" w:sz="6" w:space="0" w:color="D1D5DA"/>
        <w:right w:val="single" w:sz="6" w:space="0" w:color="D1D5DA"/>
      </w:pBdr>
      <w:shd w:val="clear" w:color="auto" w:fill="FFFFFF"/>
      <w:spacing w:before="0" w:after="120"/>
    </w:pPr>
    <w:rPr>
      <w:rFonts w:ascii="Times New Roman" w:eastAsia="Times New Roman" w:hAnsi="Times New Roman"/>
      <w:color w:val="24292E"/>
      <w:sz w:val="24"/>
    </w:rPr>
  </w:style>
  <w:style w:type="paragraph" w:customStyle="1" w:styleId="merge-pr1">
    <w:name w:val="merge-pr1"/>
    <w:basedOn w:val="Normal"/>
    <w:rsid w:val="00AB127A"/>
    <w:pPr>
      <w:spacing w:before="300" w:after="0"/>
    </w:pPr>
    <w:rPr>
      <w:rFonts w:ascii="Times New Roman" w:eastAsia="Times New Roman" w:hAnsi="Times New Roman"/>
      <w:sz w:val="24"/>
    </w:rPr>
  </w:style>
  <w:style w:type="paragraph" w:customStyle="1" w:styleId="thread-subscription-status2">
    <w:name w:val="thread-subscription-status2"/>
    <w:basedOn w:val="Normal"/>
    <w:rsid w:val="00AB127A"/>
    <w:pPr>
      <w:pBdr>
        <w:top w:val="single" w:sz="6" w:space="8" w:color="EEEEEE"/>
        <w:left w:val="single" w:sz="6" w:space="8" w:color="EEEEEE"/>
        <w:bottom w:val="single" w:sz="6" w:space="8" w:color="EEEEEE"/>
        <w:right w:val="single" w:sz="6" w:space="8" w:color="EEEEEE"/>
      </w:pBdr>
      <w:shd w:val="clear" w:color="auto" w:fill="FFFFFF"/>
      <w:spacing w:before="240" w:after="300"/>
    </w:pPr>
    <w:rPr>
      <w:rFonts w:ascii="Times New Roman" w:eastAsia="Times New Roman" w:hAnsi="Times New Roman"/>
      <w:color w:val="586069"/>
      <w:sz w:val="24"/>
    </w:rPr>
  </w:style>
  <w:style w:type="paragraph" w:customStyle="1" w:styleId="octicon-radio-tower2">
    <w:name w:val="octicon-radio-tower2"/>
    <w:basedOn w:val="Normal"/>
    <w:rsid w:val="00AB127A"/>
    <w:pPr>
      <w:spacing w:before="0" w:after="150"/>
      <w:ind w:left="60" w:right="150"/>
      <w:textAlignment w:val="center"/>
    </w:pPr>
    <w:rPr>
      <w:rFonts w:ascii="Times New Roman" w:eastAsia="Times New Roman" w:hAnsi="Times New Roman"/>
      <w:vanish/>
      <w:color w:val="CCCCCC"/>
      <w:sz w:val="24"/>
    </w:rPr>
  </w:style>
  <w:style w:type="paragraph" w:customStyle="1" w:styleId="form-actions4">
    <w:name w:val="form-actions4"/>
    <w:basedOn w:val="Normal"/>
    <w:rsid w:val="00AB127A"/>
    <w:pPr>
      <w:spacing w:before="0" w:after="60"/>
      <w:ind w:right="120"/>
    </w:pPr>
    <w:rPr>
      <w:rFonts w:ascii="Times New Roman" w:eastAsia="Times New Roman" w:hAnsi="Times New Roman"/>
      <w:sz w:val="24"/>
    </w:rPr>
  </w:style>
  <w:style w:type="paragraph" w:customStyle="1" w:styleId="box-btn-octicon1">
    <w:name w:val="box-btn-octicon1"/>
    <w:basedOn w:val="Normal"/>
    <w:rsid w:val="00AB127A"/>
    <w:pPr>
      <w:pBdr>
        <w:top w:val="single" w:sz="6" w:space="3" w:color="FFFFFF"/>
        <w:left w:val="single" w:sz="6" w:space="6" w:color="FFFFFF"/>
        <w:bottom w:val="single" w:sz="6" w:space="3" w:color="FFFFFF"/>
        <w:right w:val="single" w:sz="6" w:space="6" w:color="FFFFFF"/>
      </w:pBdr>
      <w:spacing w:before="0" w:after="150"/>
    </w:pPr>
    <w:rPr>
      <w:rFonts w:ascii="Times New Roman" w:eastAsia="Times New Roman" w:hAnsi="Times New Roman"/>
      <w:color w:val="FFFFFF"/>
      <w:sz w:val="24"/>
    </w:rPr>
  </w:style>
  <w:style w:type="paragraph" w:customStyle="1" w:styleId="octocat-spinner1">
    <w:name w:val="octocat-spinner1"/>
    <w:basedOn w:val="Normal"/>
    <w:rsid w:val="00AB127A"/>
    <w:pPr>
      <w:spacing w:before="0" w:after="150"/>
    </w:pPr>
    <w:rPr>
      <w:rFonts w:ascii="Times New Roman" w:eastAsia="Times New Roman" w:hAnsi="Times New Roman"/>
      <w:vanish/>
      <w:sz w:val="24"/>
    </w:rPr>
  </w:style>
  <w:style w:type="paragraph" w:customStyle="1" w:styleId="key1">
    <w:name w:val="key1"/>
    <w:basedOn w:val="Normal"/>
    <w:rsid w:val="00AB127A"/>
    <w:pPr>
      <w:pBdr>
        <w:bottom w:val="single" w:sz="24" w:space="2" w:color="B8B6B6"/>
      </w:pBdr>
      <w:spacing w:before="30" w:after="90"/>
      <w:jc w:val="center"/>
    </w:pPr>
    <w:rPr>
      <w:rFonts w:ascii="Times New Roman" w:eastAsia="Times New Roman" w:hAnsi="Times New Roman"/>
      <w:color w:val="FFFFFF"/>
      <w:sz w:val="24"/>
    </w:rPr>
  </w:style>
  <w:style w:type="paragraph" w:customStyle="1" w:styleId="dot1">
    <w:name w:val="dot1"/>
    <w:basedOn w:val="Normal"/>
    <w:rsid w:val="00AB127A"/>
    <w:pPr>
      <w:spacing w:before="0" w:after="150"/>
    </w:pPr>
    <w:rPr>
      <w:rFonts w:ascii="Times New Roman" w:eastAsia="Times New Roman" w:hAnsi="Times New Roman"/>
      <w:color w:val="00EE00"/>
      <w:sz w:val="24"/>
    </w:rPr>
  </w:style>
  <w:style w:type="paragraph" w:customStyle="1" w:styleId="enter-link1">
    <w:name w:val="enter-link1"/>
    <w:basedOn w:val="Normal"/>
    <w:rsid w:val="00AB127A"/>
    <w:pPr>
      <w:shd w:val="clear" w:color="auto" w:fill="40E37A"/>
      <w:spacing w:before="0" w:after="150"/>
    </w:pPr>
    <w:rPr>
      <w:rFonts w:ascii="Times New Roman" w:eastAsia="Times New Roman" w:hAnsi="Times New Roman"/>
      <w:color w:val="24292E"/>
      <w:spacing w:val="15"/>
      <w:sz w:val="24"/>
    </w:rPr>
  </w:style>
  <w:style w:type="paragraph" w:customStyle="1" w:styleId="enter-link2">
    <w:name w:val="enter-link2"/>
    <w:basedOn w:val="Normal"/>
    <w:rsid w:val="00AB127A"/>
    <w:pPr>
      <w:pBdr>
        <w:top w:val="single" w:sz="6" w:space="0" w:color="40E37A"/>
        <w:left w:val="single" w:sz="6" w:space="0" w:color="40E37A"/>
        <w:bottom w:val="single" w:sz="6" w:space="0" w:color="40E37A"/>
        <w:right w:val="single" w:sz="6" w:space="0" w:color="40E37A"/>
      </w:pBdr>
      <w:shd w:val="clear" w:color="auto" w:fill="40E37A"/>
      <w:spacing w:before="0" w:after="150"/>
    </w:pPr>
    <w:rPr>
      <w:rFonts w:ascii="Times New Roman" w:eastAsia="Times New Roman" w:hAnsi="Times New Roman"/>
      <w:color w:val="FFFFFF"/>
      <w:spacing w:val="15"/>
      <w:sz w:val="24"/>
    </w:rPr>
  </w:style>
  <w:style w:type="paragraph" w:customStyle="1" w:styleId="path-divider1">
    <w:name w:val="path-divider1"/>
    <w:basedOn w:val="Normal"/>
    <w:rsid w:val="00AB127A"/>
    <w:pPr>
      <w:spacing w:before="0" w:after="0"/>
      <w:ind w:left="60" w:right="60"/>
    </w:pPr>
    <w:rPr>
      <w:rFonts w:ascii="Times New Roman" w:eastAsia="Times New Roman" w:hAnsi="Times New Roman"/>
      <w:sz w:val="24"/>
    </w:rPr>
  </w:style>
  <w:style w:type="paragraph" w:customStyle="1" w:styleId="avatar11">
    <w:name w:val="avatar11"/>
    <w:basedOn w:val="Normal"/>
    <w:rsid w:val="00AB127A"/>
    <w:pPr>
      <w:spacing w:before="0" w:after="0"/>
      <w:ind w:right="135"/>
      <w:textAlignment w:val="center"/>
    </w:pPr>
    <w:rPr>
      <w:rFonts w:ascii="Times New Roman" w:eastAsia="Times New Roman" w:hAnsi="Times New Roman"/>
      <w:sz w:val="24"/>
    </w:rPr>
  </w:style>
  <w:style w:type="paragraph" w:customStyle="1" w:styleId="underline-nav1">
    <w:name w:val="underline-nav1"/>
    <w:basedOn w:val="Normal"/>
    <w:rsid w:val="00AB127A"/>
    <w:pPr>
      <w:spacing w:before="0" w:after="0"/>
    </w:pPr>
    <w:rPr>
      <w:rFonts w:ascii="Times New Roman" w:eastAsia="Times New Roman" w:hAnsi="Times New Roman"/>
      <w:sz w:val="24"/>
    </w:rPr>
  </w:style>
  <w:style w:type="paragraph" w:customStyle="1" w:styleId="octicon-mute1">
    <w:name w:val="octicon-mute1"/>
    <w:basedOn w:val="Normal"/>
    <w:rsid w:val="00AB127A"/>
    <w:pPr>
      <w:spacing w:before="0" w:after="150"/>
    </w:pPr>
    <w:rPr>
      <w:rFonts w:ascii="Times New Roman" w:eastAsia="Times New Roman" w:hAnsi="Times New Roman"/>
      <w:color w:val="CB2431"/>
      <w:sz w:val="24"/>
    </w:rPr>
  </w:style>
  <w:style w:type="paragraph" w:customStyle="1" w:styleId="counter8">
    <w:name w:val="counter8"/>
    <w:basedOn w:val="Normal"/>
    <w:rsid w:val="00AB127A"/>
    <w:pPr>
      <w:spacing w:before="0" w:after="150"/>
    </w:pPr>
    <w:rPr>
      <w:rFonts w:ascii="Times New Roman" w:eastAsia="Times New Roman" w:hAnsi="Times New Roman"/>
      <w:b/>
      <w:bCs/>
      <w:color w:val="444D56"/>
      <w:szCs w:val="18"/>
    </w:rPr>
  </w:style>
  <w:style w:type="paragraph" w:customStyle="1" w:styleId="octicon25">
    <w:name w:val="octicon25"/>
    <w:basedOn w:val="Normal"/>
    <w:rsid w:val="00AB127A"/>
    <w:pPr>
      <w:spacing w:before="0" w:after="150"/>
      <w:textAlignment w:val="bottom"/>
    </w:pPr>
    <w:rPr>
      <w:rFonts w:ascii="Times New Roman" w:eastAsia="Times New Roman" w:hAnsi="Times New Roman"/>
      <w:color w:val="959DA5"/>
      <w:sz w:val="24"/>
    </w:rPr>
  </w:style>
  <w:style w:type="paragraph" w:customStyle="1" w:styleId="fork-flag1">
    <w:name w:val="fork-flag1"/>
    <w:basedOn w:val="Normal"/>
    <w:rsid w:val="00AB127A"/>
    <w:pPr>
      <w:spacing w:before="0" w:after="150" w:line="150" w:lineRule="atLeast"/>
    </w:pPr>
    <w:rPr>
      <w:rFonts w:ascii="Times New Roman" w:eastAsia="Times New Roman" w:hAnsi="Times New Roman"/>
      <w:sz w:val="17"/>
      <w:szCs w:val="17"/>
    </w:rPr>
  </w:style>
  <w:style w:type="paragraph" w:customStyle="1" w:styleId="mirror-flag1">
    <w:name w:val="mirror-flag1"/>
    <w:basedOn w:val="Normal"/>
    <w:rsid w:val="00AB127A"/>
    <w:pPr>
      <w:spacing w:before="0" w:after="150" w:line="150" w:lineRule="atLeast"/>
    </w:pPr>
    <w:rPr>
      <w:rFonts w:ascii="Times New Roman" w:eastAsia="Times New Roman" w:hAnsi="Times New Roman"/>
      <w:sz w:val="17"/>
      <w:szCs w:val="17"/>
    </w:rPr>
  </w:style>
  <w:style w:type="paragraph" w:customStyle="1" w:styleId="counter9">
    <w:name w:val="counter9"/>
    <w:basedOn w:val="Normal"/>
    <w:rsid w:val="00AB127A"/>
    <w:pPr>
      <w:spacing w:before="0" w:after="150"/>
    </w:pPr>
    <w:rPr>
      <w:rFonts w:ascii="Times New Roman" w:eastAsia="Times New Roman" w:hAnsi="Times New Roman"/>
      <w:b/>
      <w:bCs/>
      <w:color w:val="444D56"/>
      <w:szCs w:val="18"/>
    </w:rPr>
  </w:style>
  <w:style w:type="paragraph" w:customStyle="1" w:styleId="reponav1">
    <w:name w:val="reponav1"/>
    <w:basedOn w:val="Normal"/>
    <w:rsid w:val="00AB127A"/>
    <w:pPr>
      <w:spacing w:before="0" w:after="150"/>
    </w:pPr>
    <w:rPr>
      <w:rFonts w:ascii="Times New Roman" w:eastAsia="Times New Roman" w:hAnsi="Times New Roman"/>
      <w:sz w:val="24"/>
    </w:rPr>
  </w:style>
  <w:style w:type="paragraph" w:customStyle="1" w:styleId="reponav-item1">
    <w:name w:val="reponav-item1"/>
    <w:basedOn w:val="Normal"/>
    <w:rsid w:val="00AB127A"/>
    <w:pPr>
      <w:spacing w:before="0" w:after="150"/>
    </w:pPr>
    <w:rPr>
      <w:rFonts w:ascii="Times New Roman" w:eastAsia="Times New Roman" w:hAnsi="Times New Roman"/>
      <w:color w:val="586069"/>
      <w:sz w:val="24"/>
    </w:rPr>
  </w:style>
  <w:style w:type="paragraph" w:customStyle="1" w:styleId="current1">
    <w:name w:val="current1"/>
    <w:basedOn w:val="Normal"/>
    <w:rsid w:val="00AB127A"/>
    <w:pPr>
      <w:pBdr>
        <w:left w:val="single" w:sz="6" w:space="11" w:color="DFE2E5"/>
      </w:pBdr>
      <w:shd w:val="clear" w:color="auto" w:fill="FFFFFF"/>
      <w:spacing w:before="100" w:beforeAutospacing="1" w:after="100" w:afterAutospacing="1"/>
    </w:pPr>
    <w:rPr>
      <w:rFonts w:ascii="Times New Roman" w:eastAsia="Times New Roman" w:hAnsi="Times New Roman"/>
      <w:color w:val="24292E"/>
      <w:sz w:val="24"/>
    </w:rPr>
  </w:style>
  <w:style w:type="paragraph" w:customStyle="1" w:styleId="octicon26">
    <w:name w:val="octicon26"/>
    <w:basedOn w:val="Normal"/>
    <w:rsid w:val="00AB127A"/>
    <w:pPr>
      <w:spacing w:before="0" w:after="75"/>
      <w:ind w:right="225"/>
      <w:textAlignment w:val="bottom"/>
    </w:pPr>
    <w:rPr>
      <w:rFonts w:ascii="Times New Roman" w:eastAsia="Times New Roman" w:hAnsi="Times New Roman"/>
      <w:color w:val="0366D6"/>
      <w:sz w:val="24"/>
    </w:rPr>
  </w:style>
  <w:style w:type="paragraph" w:customStyle="1" w:styleId="octicon27">
    <w:name w:val="octicon27"/>
    <w:basedOn w:val="Normal"/>
    <w:rsid w:val="00AB127A"/>
    <w:pPr>
      <w:spacing w:before="0" w:after="75"/>
      <w:ind w:right="225"/>
      <w:textAlignment w:val="bottom"/>
    </w:pPr>
    <w:rPr>
      <w:rFonts w:ascii="Times New Roman" w:eastAsia="Times New Roman" w:hAnsi="Times New Roman"/>
      <w:sz w:val="24"/>
    </w:rPr>
  </w:style>
  <w:style w:type="paragraph" w:customStyle="1" w:styleId="step1">
    <w:name w:val="step1"/>
    <w:basedOn w:val="Normal"/>
    <w:rsid w:val="00AB127A"/>
    <w:pPr>
      <w:spacing w:before="0" w:after="150"/>
    </w:pPr>
    <w:rPr>
      <w:rFonts w:ascii="Times New Roman" w:eastAsia="Times New Roman" w:hAnsi="Times New Roman"/>
      <w:sz w:val="24"/>
    </w:rPr>
  </w:style>
  <w:style w:type="paragraph" w:customStyle="1" w:styleId="complete1">
    <w:name w:val="complete1"/>
    <w:basedOn w:val="Normal"/>
    <w:rsid w:val="00AB127A"/>
    <w:pPr>
      <w:spacing w:before="0" w:after="150"/>
    </w:pPr>
    <w:rPr>
      <w:rFonts w:ascii="Times New Roman" w:eastAsia="Times New Roman" w:hAnsi="Times New Roman"/>
      <w:color w:val="586069"/>
      <w:sz w:val="24"/>
    </w:rPr>
  </w:style>
  <w:style w:type="paragraph" w:customStyle="1" w:styleId="octicon28">
    <w:name w:val="octicon28"/>
    <w:basedOn w:val="Normal"/>
    <w:rsid w:val="00AB127A"/>
    <w:pPr>
      <w:spacing w:before="0" w:after="150"/>
      <w:textAlignment w:val="bottom"/>
    </w:pPr>
    <w:rPr>
      <w:rFonts w:ascii="Times New Roman" w:eastAsia="Times New Roman" w:hAnsi="Times New Roman"/>
      <w:color w:val="28A745"/>
      <w:sz w:val="24"/>
    </w:rPr>
  </w:style>
  <w:style w:type="paragraph" w:customStyle="1" w:styleId="anchor8">
    <w:name w:val="anchor8"/>
    <w:basedOn w:val="Normal"/>
    <w:rsid w:val="00AB127A"/>
    <w:pPr>
      <w:spacing w:before="0" w:after="150"/>
    </w:pPr>
    <w:rPr>
      <w:rFonts w:ascii="Times New Roman" w:eastAsia="Times New Roman" w:hAnsi="Times New Roman"/>
      <w:vanish/>
      <w:sz w:val="24"/>
    </w:rPr>
  </w:style>
  <w:style w:type="paragraph" w:customStyle="1" w:styleId="show-rich-diff1">
    <w:name w:val="show-rich-diff1"/>
    <w:basedOn w:val="Normal"/>
    <w:rsid w:val="00AB127A"/>
    <w:pPr>
      <w:spacing w:before="0" w:after="150"/>
    </w:pPr>
    <w:rPr>
      <w:rFonts w:ascii="Times New Roman" w:eastAsia="Times New Roman" w:hAnsi="Times New Roman"/>
      <w:color w:val="0366D6"/>
      <w:sz w:val="24"/>
    </w:rPr>
  </w:style>
  <w:style w:type="paragraph" w:customStyle="1" w:styleId="show-rich-diff2">
    <w:name w:val="show-rich-diff2"/>
    <w:basedOn w:val="Normal"/>
    <w:rsid w:val="00AB127A"/>
    <w:pPr>
      <w:spacing w:before="0" w:after="150"/>
    </w:pPr>
    <w:rPr>
      <w:rFonts w:ascii="Times New Roman" w:eastAsia="Times New Roman" w:hAnsi="Times New Roman"/>
      <w:color w:val="0366D6"/>
      <w:sz w:val="24"/>
      <w:u w:val="single"/>
    </w:rPr>
  </w:style>
  <w:style w:type="paragraph" w:customStyle="1" w:styleId="markdown-body2">
    <w:name w:val="markdown-body2"/>
    <w:basedOn w:val="Normal"/>
    <w:rsid w:val="00AB127A"/>
    <w:pPr>
      <w:spacing w:before="0" w:after="150"/>
    </w:pPr>
    <w:rPr>
      <w:rFonts w:ascii="Segoe UI" w:eastAsia="Times New Roman" w:hAnsi="Segoe UI" w:cs="Segoe UI"/>
      <w:sz w:val="24"/>
    </w:rPr>
  </w:style>
  <w:style w:type="paragraph" w:customStyle="1" w:styleId="markdown-bodydel1">
    <w:name w:val="markdown-body&gt;del1"/>
    <w:basedOn w:val="Normal"/>
    <w:rsid w:val="00AB127A"/>
    <w:pPr>
      <w:spacing w:before="0" w:after="150"/>
    </w:pPr>
    <w:rPr>
      <w:rFonts w:ascii="Times New Roman" w:eastAsia="Times New Roman" w:hAnsi="Times New Roman"/>
      <w:sz w:val="24"/>
    </w:rPr>
  </w:style>
  <w:style w:type="paragraph" w:customStyle="1" w:styleId="markdown-bodyins1">
    <w:name w:val="markdown-body&gt;ins1"/>
    <w:basedOn w:val="Normal"/>
    <w:rsid w:val="00AB127A"/>
    <w:pPr>
      <w:spacing w:before="0" w:after="150"/>
    </w:pPr>
    <w:rPr>
      <w:rFonts w:ascii="Times New Roman" w:eastAsia="Times New Roman" w:hAnsi="Times New Roman"/>
      <w:sz w:val="24"/>
    </w:rPr>
  </w:style>
  <w:style w:type="paragraph" w:customStyle="1" w:styleId="added1">
    <w:name w:val="added1"/>
    <w:basedOn w:val="Normal"/>
    <w:rsid w:val="00AB127A"/>
    <w:pPr>
      <w:pBdr>
        <w:bottom w:val="single" w:sz="6" w:space="0" w:color="2CBE4E"/>
      </w:pBdr>
      <w:shd w:val="clear" w:color="auto" w:fill="E6FFED"/>
      <w:spacing w:before="0" w:after="150"/>
    </w:pPr>
    <w:rPr>
      <w:rFonts w:ascii="Times New Roman" w:eastAsia="Times New Roman" w:hAnsi="Times New Roman"/>
      <w:sz w:val="24"/>
    </w:rPr>
  </w:style>
  <w:style w:type="paragraph" w:customStyle="1" w:styleId="rich-diff1">
    <w:name w:val="rich-diff1"/>
    <w:basedOn w:val="Normal"/>
    <w:rsid w:val="00AB127A"/>
    <w:pPr>
      <w:spacing w:before="0" w:after="150"/>
    </w:pPr>
    <w:rPr>
      <w:rFonts w:ascii="Times New Roman" w:eastAsia="Times New Roman" w:hAnsi="Times New Roman"/>
      <w:vanish/>
      <w:sz w:val="24"/>
    </w:rPr>
  </w:style>
  <w:style w:type="paragraph" w:customStyle="1" w:styleId="rich-diff2">
    <w:name w:val="rich-diff2"/>
    <w:basedOn w:val="Normal"/>
    <w:rsid w:val="00AB127A"/>
    <w:pPr>
      <w:spacing w:before="0" w:after="150"/>
    </w:pPr>
    <w:rPr>
      <w:rFonts w:ascii="Times New Roman" w:eastAsia="Times New Roman" w:hAnsi="Times New Roman"/>
      <w:sz w:val="24"/>
    </w:rPr>
  </w:style>
  <w:style w:type="paragraph" w:customStyle="1" w:styleId="file-diff1">
    <w:name w:val="file-diff1"/>
    <w:basedOn w:val="Normal"/>
    <w:rsid w:val="00AB127A"/>
    <w:pPr>
      <w:spacing w:before="0" w:after="150"/>
    </w:pPr>
    <w:rPr>
      <w:rFonts w:ascii="Times New Roman" w:eastAsia="Times New Roman" w:hAnsi="Times New Roman"/>
      <w:vanish/>
      <w:sz w:val="24"/>
    </w:rPr>
  </w:style>
  <w:style w:type="paragraph" w:customStyle="1" w:styleId="comment-reactions1">
    <w:name w:val="comment-reactions1"/>
    <w:basedOn w:val="Normal"/>
    <w:rsid w:val="00AB127A"/>
    <w:pPr>
      <w:spacing w:before="0" w:after="150"/>
    </w:pPr>
    <w:rPr>
      <w:rFonts w:ascii="Times New Roman" w:eastAsia="Times New Roman" w:hAnsi="Times New Roman"/>
      <w:sz w:val="24"/>
    </w:rPr>
  </w:style>
  <w:style w:type="paragraph" w:customStyle="1" w:styleId="user-has-reacted1">
    <w:name w:val="user-has-reacted1"/>
    <w:basedOn w:val="Normal"/>
    <w:rsid w:val="00AB127A"/>
    <w:pPr>
      <w:shd w:val="clear" w:color="auto" w:fill="F1F8FF"/>
      <w:spacing w:before="0" w:after="150"/>
    </w:pPr>
    <w:rPr>
      <w:rFonts w:ascii="Times New Roman" w:eastAsia="Times New Roman" w:hAnsi="Times New Roman"/>
      <w:sz w:val="24"/>
    </w:rPr>
  </w:style>
  <w:style w:type="paragraph" w:customStyle="1" w:styleId="add-reaction-btn1">
    <w:name w:val="add-reaction-btn1"/>
    <w:basedOn w:val="Normal"/>
    <w:rsid w:val="00AB127A"/>
    <w:pPr>
      <w:spacing w:before="0" w:after="150"/>
    </w:pPr>
    <w:rPr>
      <w:rFonts w:ascii="Times New Roman" w:eastAsia="Times New Roman" w:hAnsi="Times New Roman"/>
      <w:sz w:val="24"/>
    </w:rPr>
  </w:style>
  <w:style w:type="paragraph" w:customStyle="1" w:styleId="render-viewer1">
    <w:name w:val="render-viewer1"/>
    <w:basedOn w:val="Normal"/>
    <w:rsid w:val="00AB127A"/>
    <w:pPr>
      <w:spacing w:before="0" w:after="150"/>
    </w:pPr>
    <w:rPr>
      <w:rFonts w:ascii="Times New Roman" w:eastAsia="Times New Roman" w:hAnsi="Times New Roman"/>
      <w:vanish/>
      <w:sz w:val="24"/>
    </w:rPr>
  </w:style>
  <w:style w:type="paragraph" w:customStyle="1" w:styleId="octospinner1">
    <w:name w:val="octospinner1"/>
    <w:basedOn w:val="Normal"/>
    <w:rsid w:val="00AB127A"/>
    <w:pPr>
      <w:spacing w:before="0" w:after="150"/>
    </w:pPr>
    <w:rPr>
      <w:rFonts w:ascii="Times New Roman" w:eastAsia="Times New Roman" w:hAnsi="Times New Roman"/>
      <w:vanish/>
      <w:sz w:val="24"/>
    </w:rPr>
  </w:style>
  <w:style w:type="paragraph" w:customStyle="1" w:styleId="render-fullscreen1">
    <w:name w:val="render-fullscreen1"/>
    <w:basedOn w:val="Normal"/>
    <w:rsid w:val="00AB127A"/>
    <w:pPr>
      <w:spacing w:before="0" w:after="150"/>
    </w:pPr>
    <w:rPr>
      <w:rFonts w:ascii="Times New Roman" w:eastAsia="Times New Roman" w:hAnsi="Times New Roman"/>
      <w:vanish/>
      <w:sz w:val="24"/>
    </w:rPr>
  </w:style>
  <w:style w:type="paragraph" w:customStyle="1" w:styleId="render-viewer-error1">
    <w:name w:val="render-viewer-error1"/>
    <w:basedOn w:val="Normal"/>
    <w:rsid w:val="00AB127A"/>
    <w:pPr>
      <w:spacing w:before="0" w:after="150"/>
    </w:pPr>
    <w:rPr>
      <w:rFonts w:ascii="Times New Roman" w:eastAsia="Times New Roman" w:hAnsi="Times New Roman"/>
      <w:vanish/>
      <w:sz w:val="24"/>
    </w:rPr>
  </w:style>
  <w:style w:type="paragraph" w:customStyle="1" w:styleId="render-viewer-fatal1">
    <w:name w:val="render-viewer-fatal1"/>
    <w:basedOn w:val="Normal"/>
    <w:rsid w:val="00AB127A"/>
    <w:pPr>
      <w:spacing w:before="0" w:after="150"/>
    </w:pPr>
    <w:rPr>
      <w:rFonts w:ascii="Times New Roman" w:eastAsia="Times New Roman" w:hAnsi="Times New Roman"/>
      <w:vanish/>
      <w:sz w:val="24"/>
    </w:rPr>
  </w:style>
  <w:style w:type="paragraph" w:customStyle="1" w:styleId="render-viewer-invalid1">
    <w:name w:val="render-viewer-invalid1"/>
    <w:basedOn w:val="Normal"/>
    <w:rsid w:val="00AB127A"/>
    <w:pPr>
      <w:spacing w:before="0" w:after="150"/>
    </w:pPr>
    <w:rPr>
      <w:rFonts w:ascii="Times New Roman" w:eastAsia="Times New Roman" w:hAnsi="Times New Roman"/>
      <w:vanish/>
      <w:sz w:val="24"/>
    </w:rPr>
  </w:style>
  <w:style w:type="paragraph" w:customStyle="1" w:styleId="avatarstack-body1">
    <w:name w:val="avatarstack-body1"/>
    <w:basedOn w:val="Normal"/>
    <w:rsid w:val="00AB127A"/>
    <w:pPr>
      <w:shd w:val="clear" w:color="auto" w:fill="F1F8FF"/>
      <w:spacing w:before="0" w:after="150"/>
    </w:pPr>
    <w:rPr>
      <w:rFonts w:ascii="Times New Roman" w:eastAsia="Times New Roman" w:hAnsi="Times New Roman"/>
      <w:sz w:val="24"/>
    </w:rPr>
  </w:style>
  <w:style w:type="paragraph" w:customStyle="1" w:styleId="avatarstack1">
    <w:name w:val="avatarstack1"/>
    <w:basedOn w:val="Normal"/>
    <w:rsid w:val="00AB127A"/>
    <w:pPr>
      <w:spacing w:before="45" w:after="150"/>
    </w:pPr>
    <w:rPr>
      <w:rFonts w:ascii="Times New Roman" w:eastAsia="Times New Roman" w:hAnsi="Times New Roman"/>
      <w:sz w:val="24"/>
    </w:rPr>
  </w:style>
  <w:style w:type="paragraph" w:customStyle="1" w:styleId="content-attachment-content--gradient1">
    <w:name w:val="content-attachment-content--gradient1"/>
    <w:basedOn w:val="Normal"/>
    <w:rsid w:val="00AB127A"/>
    <w:pPr>
      <w:spacing w:before="0" w:after="150"/>
    </w:pPr>
    <w:rPr>
      <w:rFonts w:ascii="Times New Roman" w:eastAsia="Times New Roman" w:hAnsi="Times New Roman"/>
      <w:sz w:val="24"/>
    </w:rPr>
  </w:style>
  <w:style w:type="paragraph" w:customStyle="1" w:styleId="details-content--closed1">
    <w:name w:val="details-content--closed1"/>
    <w:basedOn w:val="Normal"/>
    <w:rsid w:val="00AB127A"/>
    <w:pPr>
      <w:spacing w:before="0" w:after="150"/>
    </w:pPr>
    <w:rPr>
      <w:rFonts w:ascii="Times New Roman" w:eastAsia="Times New Roman" w:hAnsi="Times New Roman"/>
      <w:sz w:val="24"/>
    </w:rPr>
  </w:style>
  <w:style w:type="paragraph" w:customStyle="1" w:styleId="content-attachment-content--gradient2">
    <w:name w:val="content-attachment-content--gradient2"/>
    <w:basedOn w:val="Normal"/>
    <w:rsid w:val="00AB127A"/>
    <w:pPr>
      <w:spacing w:before="0" w:after="150"/>
    </w:pPr>
    <w:rPr>
      <w:rFonts w:ascii="Times New Roman" w:eastAsia="Times New Roman" w:hAnsi="Times New Roman"/>
      <w:sz w:val="24"/>
    </w:rPr>
  </w:style>
  <w:style w:type="paragraph" w:customStyle="1" w:styleId="secure1">
    <w:name w:val="secure1"/>
    <w:basedOn w:val="Normal"/>
    <w:rsid w:val="00AB127A"/>
    <w:pPr>
      <w:spacing w:before="0" w:after="150"/>
    </w:pPr>
    <w:rPr>
      <w:rFonts w:ascii="Times New Roman" w:eastAsia="Times New Roman" w:hAnsi="Times New Roman"/>
      <w:b/>
      <w:bCs/>
      <w:caps/>
      <w:color w:val="28A745"/>
      <w:sz w:val="17"/>
      <w:szCs w:val="17"/>
    </w:rPr>
  </w:style>
  <w:style w:type="paragraph" w:customStyle="1" w:styleId="octicon29">
    <w:name w:val="octicon29"/>
    <w:basedOn w:val="Normal"/>
    <w:rsid w:val="00AB127A"/>
    <w:pPr>
      <w:spacing w:before="330" w:after="150"/>
      <w:textAlignment w:val="bottom"/>
    </w:pPr>
    <w:rPr>
      <w:rFonts w:ascii="Times New Roman" w:eastAsia="Times New Roman" w:hAnsi="Times New Roman"/>
      <w:color w:val="0366D6"/>
      <w:sz w:val="24"/>
    </w:rPr>
  </w:style>
  <w:style w:type="paragraph" w:customStyle="1" w:styleId="octicon30">
    <w:name w:val="octicon30"/>
    <w:basedOn w:val="Normal"/>
    <w:rsid w:val="00AB127A"/>
    <w:pPr>
      <w:spacing w:before="45" w:after="150"/>
      <w:ind w:left="-375"/>
      <w:textAlignment w:val="bottom"/>
    </w:pPr>
    <w:rPr>
      <w:rFonts w:ascii="Times New Roman" w:eastAsia="Times New Roman" w:hAnsi="Times New Roman"/>
      <w:color w:val="586069"/>
      <w:sz w:val="24"/>
    </w:rPr>
  </w:style>
  <w:style w:type="paragraph" w:customStyle="1" w:styleId="octicon-check5">
    <w:name w:val="octicon-check5"/>
    <w:basedOn w:val="Normal"/>
    <w:rsid w:val="00AB127A"/>
    <w:pPr>
      <w:spacing w:before="0" w:after="150"/>
    </w:pPr>
    <w:rPr>
      <w:rFonts w:ascii="Times New Roman" w:eastAsia="Times New Roman" w:hAnsi="Times New Roman"/>
      <w:color w:val="28A745"/>
      <w:sz w:val="24"/>
    </w:rPr>
  </w:style>
  <w:style w:type="paragraph" w:customStyle="1" w:styleId="octicon-x5">
    <w:name w:val="octicon-x5"/>
    <w:basedOn w:val="Normal"/>
    <w:rsid w:val="00AB127A"/>
    <w:pPr>
      <w:spacing w:before="0" w:after="150"/>
    </w:pPr>
    <w:rPr>
      <w:rFonts w:ascii="Times New Roman" w:eastAsia="Times New Roman" w:hAnsi="Times New Roman"/>
      <w:color w:val="CB2431"/>
      <w:sz w:val="24"/>
    </w:rPr>
  </w:style>
  <w:style w:type="paragraph" w:customStyle="1" w:styleId="counter10">
    <w:name w:val="counter10"/>
    <w:basedOn w:val="Normal"/>
    <w:rsid w:val="00AB127A"/>
    <w:pPr>
      <w:shd w:val="clear" w:color="auto" w:fill="FFFFFF"/>
      <w:spacing w:before="0" w:after="150"/>
    </w:pPr>
    <w:rPr>
      <w:rFonts w:ascii="Times New Roman" w:eastAsia="Times New Roman" w:hAnsi="Times New Roman"/>
      <w:b/>
      <w:bCs/>
      <w:color w:val="4350DC"/>
      <w:szCs w:val="18"/>
    </w:rPr>
  </w:style>
  <w:style w:type="paragraph" w:customStyle="1" w:styleId="octicon31">
    <w:name w:val="octicon31"/>
    <w:basedOn w:val="Normal"/>
    <w:rsid w:val="00AB127A"/>
    <w:pPr>
      <w:spacing w:before="0" w:after="150"/>
      <w:textAlignment w:val="bottom"/>
    </w:pPr>
    <w:rPr>
      <w:rFonts w:ascii="Times New Roman" w:eastAsia="Times New Roman" w:hAnsi="Times New Roman"/>
      <w:color w:val="34ACBF"/>
      <w:sz w:val="24"/>
    </w:rPr>
  </w:style>
  <w:style w:type="paragraph" w:customStyle="1" w:styleId="octicon32">
    <w:name w:val="octicon32"/>
    <w:basedOn w:val="Normal"/>
    <w:rsid w:val="00AB127A"/>
    <w:pPr>
      <w:spacing w:before="0" w:after="150"/>
      <w:textAlignment w:val="bottom"/>
    </w:pPr>
    <w:rPr>
      <w:rFonts w:ascii="Times New Roman" w:eastAsia="Times New Roman" w:hAnsi="Times New Roman"/>
      <w:color w:val="75BBB6"/>
      <w:sz w:val="24"/>
    </w:rPr>
  </w:style>
  <w:style w:type="paragraph" w:customStyle="1" w:styleId="octicon33">
    <w:name w:val="octicon33"/>
    <w:basedOn w:val="Normal"/>
    <w:rsid w:val="00AB127A"/>
    <w:pPr>
      <w:spacing w:before="0" w:after="150"/>
      <w:textAlignment w:val="bottom"/>
    </w:pPr>
    <w:rPr>
      <w:rFonts w:ascii="Times New Roman" w:eastAsia="Times New Roman" w:hAnsi="Times New Roman"/>
      <w:color w:val="B086B7"/>
      <w:sz w:val="24"/>
    </w:rPr>
  </w:style>
  <w:style w:type="paragraph" w:customStyle="1" w:styleId="marketing-graphic1">
    <w:name w:val="marketing-graphic1"/>
    <w:basedOn w:val="Normal"/>
    <w:rsid w:val="00AB127A"/>
    <w:pPr>
      <w:spacing w:before="0" w:after="0"/>
    </w:pPr>
    <w:rPr>
      <w:rFonts w:ascii="Times New Roman" w:eastAsia="Times New Roman" w:hAnsi="Times New Roman"/>
      <w:sz w:val="24"/>
    </w:rPr>
  </w:style>
  <w:style w:type="paragraph" w:customStyle="1" w:styleId="footer10">
    <w:name w:val="footer1"/>
    <w:basedOn w:val="Normal"/>
    <w:rsid w:val="00AB127A"/>
    <w:pPr>
      <w:spacing w:before="600" w:after="150"/>
    </w:pPr>
    <w:rPr>
      <w:rFonts w:ascii="Times New Roman" w:eastAsia="Times New Roman" w:hAnsi="Times New Roman"/>
      <w:sz w:val="24"/>
    </w:rPr>
  </w:style>
  <w:style w:type="paragraph" w:customStyle="1" w:styleId="directory-header-back1">
    <w:name w:val="directory-header-back1"/>
    <w:basedOn w:val="Normal"/>
    <w:rsid w:val="00AB127A"/>
    <w:pPr>
      <w:spacing w:before="150" w:after="150"/>
    </w:pPr>
    <w:rPr>
      <w:rFonts w:ascii="Times New Roman" w:eastAsia="Times New Roman" w:hAnsi="Times New Roman"/>
      <w:color w:val="FFFFFF"/>
      <w:sz w:val="27"/>
      <w:szCs w:val="27"/>
    </w:rPr>
  </w:style>
  <w:style w:type="paragraph" w:customStyle="1" w:styleId="directory-header-back2">
    <w:name w:val="directory-header-back2"/>
    <w:basedOn w:val="Normal"/>
    <w:rsid w:val="00AB127A"/>
    <w:pPr>
      <w:spacing w:before="150" w:after="150"/>
    </w:pPr>
    <w:rPr>
      <w:rFonts w:ascii="Times New Roman" w:eastAsia="Times New Roman" w:hAnsi="Times New Roman"/>
      <w:color w:val="D7DEF1"/>
      <w:sz w:val="27"/>
      <w:szCs w:val="27"/>
    </w:rPr>
  </w:style>
  <w:style w:type="paragraph" w:customStyle="1" w:styleId="octicon34">
    <w:name w:val="octicon34"/>
    <w:basedOn w:val="Normal"/>
    <w:rsid w:val="00AB127A"/>
    <w:pPr>
      <w:spacing w:before="0" w:after="150"/>
      <w:textAlignment w:val="center"/>
    </w:pPr>
    <w:rPr>
      <w:rFonts w:ascii="Times New Roman" w:eastAsia="Times New Roman" w:hAnsi="Times New Roman"/>
      <w:sz w:val="24"/>
    </w:rPr>
  </w:style>
  <w:style w:type="paragraph" w:customStyle="1" w:styleId="header-link1">
    <w:name w:val="header-link1"/>
    <w:basedOn w:val="Normal"/>
    <w:rsid w:val="00AB127A"/>
    <w:pPr>
      <w:spacing w:before="0" w:after="150"/>
    </w:pPr>
    <w:rPr>
      <w:rFonts w:ascii="Times New Roman" w:eastAsia="Times New Roman" w:hAnsi="Times New Roman"/>
      <w:b/>
      <w:bCs/>
      <w:color w:val="96DAD9"/>
      <w:sz w:val="24"/>
    </w:rPr>
  </w:style>
  <w:style w:type="paragraph" w:customStyle="1" w:styleId="directory-tag-line1">
    <w:name w:val="directory-tag-line1"/>
    <w:basedOn w:val="Normal"/>
    <w:rsid w:val="00AB127A"/>
    <w:pPr>
      <w:spacing w:before="0" w:after="0"/>
    </w:pPr>
    <w:rPr>
      <w:rFonts w:ascii="Times New Roman" w:eastAsia="Times New Roman" w:hAnsi="Times New Roman"/>
      <w:color w:val="FFFFFF"/>
      <w:sz w:val="42"/>
      <w:szCs w:val="42"/>
    </w:rPr>
  </w:style>
  <w:style w:type="paragraph" w:customStyle="1" w:styleId="lead1">
    <w:name w:val="lead1"/>
    <w:basedOn w:val="Normal"/>
    <w:rsid w:val="00AB127A"/>
    <w:pPr>
      <w:spacing w:before="150" w:after="90"/>
    </w:pPr>
    <w:rPr>
      <w:rFonts w:ascii="Times New Roman" w:eastAsia="Times New Roman" w:hAnsi="Times New Roman"/>
      <w:color w:val="D7DEF1"/>
      <w:sz w:val="27"/>
      <w:szCs w:val="27"/>
    </w:rPr>
  </w:style>
  <w:style w:type="paragraph" w:customStyle="1" w:styleId="subnav-search-input1">
    <w:name w:val="subnav-search-input1"/>
    <w:basedOn w:val="Normal"/>
    <w:rsid w:val="00AB127A"/>
    <w:pPr>
      <w:spacing w:before="0" w:after="150"/>
    </w:pPr>
    <w:rPr>
      <w:rFonts w:ascii="Times New Roman" w:eastAsia="Times New Roman" w:hAnsi="Times New Roman"/>
      <w:color w:val="586069"/>
      <w:sz w:val="24"/>
    </w:rPr>
  </w:style>
  <w:style w:type="paragraph" w:customStyle="1" w:styleId="filter-item1">
    <w:name w:val="filter-item1"/>
    <w:basedOn w:val="Normal"/>
    <w:rsid w:val="00AB127A"/>
    <w:pPr>
      <w:spacing w:before="0" w:after="75"/>
      <w:ind w:left="-150" w:right="-150"/>
    </w:pPr>
    <w:rPr>
      <w:rFonts w:ascii="Times New Roman" w:eastAsia="Times New Roman" w:hAnsi="Times New Roman"/>
      <w:color w:val="586069"/>
      <w:sz w:val="21"/>
      <w:szCs w:val="21"/>
    </w:rPr>
  </w:style>
  <w:style w:type="paragraph" w:customStyle="1" w:styleId="intgrs-lstng-logo1">
    <w:name w:val="intgrs-lstng-logo1"/>
    <w:basedOn w:val="Normal"/>
    <w:rsid w:val="00AB127A"/>
    <w:pPr>
      <w:spacing w:before="0" w:after="150"/>
    </w:pPr>
    <w:rPr>
      <w:rFonts w:ascii="Times New Roman" w:eastAsia="Times New Roman" w:hAnsi="Times New Roman"/>
      <w:sz w:val="24"/>
    </w:rPr>
  </w:style>
  <w:style w:type="paragraph" w:customStyle="1" w:styleId="intgrs-lstng-item-header1">
    <w:name w:val="intgrs-lstng-item-header1"/>
    <w:basedOn w:val="Normal"/>
    <w:rsid w:val="00AB127A"/>
    <w:pPr>
      <w:spacing w:before="225" w:after="0"/>
      <w:ind w:left="150" w:right="150"/>
    </w:pPr>
    <w:rPr>
      <w:rFonts w:ascii="Times New Roman" w:eastAsia="Times New Roman" w:hAnsi="Times New Roman"/>
      <w:b/>
      <w:bCs/>
      <w:color w:val="0366D6"/>
      <w:sz w:val="21"/>
      <w:szCs w:val="21"/>
    </w:rPr>
  </w:style>
  <w:style w:type="paragraph" w:customStyle="1" w:styleId="octicon35">
    <w:name w:val="octicon35"/>
    <w:basedOn w:val="Normal"/>
    <w:rsid w:val="00AB127A"/>
    <w:pPr>
      <w:spacing w:before="0" w:after="150"/>
      <w:textAlignment w:val="bottom"/>
    </w:pPr>
    <w:rPr>
      <w:rFonts w:ascii="Times New Roman" w:eastAsia="Times New Roman" w:hAnsi="Times New Roman"/>
      <w:color w:val="0366D6"/>
      <w:sz w:val="24"/>
    </w:rPr>
  </w:style>
  <w:style w:type="paragraph" w:customStyle="1" w:styleId="octicon36">
    <w:name w:val="octicon36"/>
    <w:basedOn w:val="Normal"/>
    <w:rsid w:val="00AB127A"/>
    <w:pPr>
      <w:spacing w:before="0" w:after="150"/>
      <w:textAlignment w:val="bottom"/>
    </w:pPr>
    <w:rPr>
      <w:rFonts w:ascii="Times New Roman" w:eastAsia="Times New Roman" w:hAnsi="Times New Roman"/>
      <w:color w:val="586069"/>
      <w:sz w:val="24"/>
    </w:rPr>
  </w:style>
  <w:style w:type="paragraph" w:customStyle="1" w:styleId="octicon37">
    <w:name w:val="octicon37"/>
    <w:basedOn w:val="Normal"/>
    <w:rsid w:val="00AB127A"/>
    <w:pPr>
      <w:spacing w:before="0" w:after="0"/>
      <w:textAlignment w:val="bottom"/>
    </w:pPr>
    <w:rPr>
      <w:rFonts w:ascii="Times New Roman" w:eastAsia="Times New Roman" w:hAnsi="Times New Roman"/>
      <w:color w:val="D7DEF1"/>
      <w:sz w:val="27"/>
      <w:szCs w:val="27"/>
    </w:rPr>
  </w:style>
  <w:style w:type="paragraph" w:customStyle="1" w:styleId="octicon38">
    <w:name w:val="octicon38"/>
    <w:basedOn w:val="Normal"/>
    <w:rsid w:val="00AB127A"/>
    <w:pPr>
      <w:spacing w:before="0" w:after="0"/>
      <w:textAlignment w:val="bottom"/>
    </w:pPr>
    <w:rPr>
      <w:rFonts w:ascii="Times New Roman" w:eastAsia="Times New Roman" w:hAnsi="Times New Roman"/>
      <w:color w:val="FFFFFF"/>
      <w:sz w:val="27"/>
      <w:szCs w:val="27"/>
    </w:rPr>
  </w:style>
  <w:style w:type="paragraph" w:customStyle="1" w:styleId="marketing-hero-octicon1">
    <w:name w:val="marketing-hero-octicon1"/>
    <w:basedOn w:val="Normal"/>
    <w:rsid w:val="00AB127A"/>
    <w:pPr>
      <w:pBdr>
        <w:top w:val="single" w:sz="18" w:space="0" w:color="E5E5E5"/>
        <w:left w:val="single" w:sz="18" w:space="0" w:color="E5E5E5"/>
        <w:bottom w:val="single" w:sz="18" w:space="0" w:color="E5E5E5"/>
        <w:right w:val="single" w:sz="18" w:space="0" w:color="E5E5E5"/>
      </w:pBdr>
      <w:spacing w:before="0" w:after="0"/>
      <w:jc w:val="center"/>
    </w:pPr>
    <w:rPr>
      <w:rFonts w:ascii="Times New Roman" w:eastAsia="Times New Roman" w:hAnsi="Times New Roman"/>
      <w:sz w:val="27"/>
      <w:szCs w:val="27"/>
    </w:rPr>
  </w:style>
  <w:style w:type="paragraph" w:customStyle="1" w:styleId="octicon39">
    <w:name w:val="octicon39"/>
    <w:basedOn w:val="Normal"/>
    <w:rsid w:val="00AB127A"/>
    <w:pPr>
      <w:spacing w:before="165" w:after="0"/>
      <w:textAlignment w:val="bottom"/>
    </w:pPr>
    <w:rPr>
      <w:rFonts w:ascii="Times New Roman" w:eastAsia="Times New Roman" w:hAnsi="Times New Roman"/>
      <w:color w:val="0366D6"/>
      <w:sz w:val="27"/>
      <w:szCs w:val="27"/>
    </w:rPr>
  </w:style>
  <w:style w:type="paragraph" w:customStyle="1" w:styleId="integrations-permission1">
    <w:name w:val="integrations-permission1"/>
    <w:basedOn w:val="Normal"/>
    <w:rsid w:val="00AB127A"/>
    <w:pPr>
      <w:spacing w:before="0" w:after="150"/>
    </w:pPr>
    <w:rPr>
      <w:rFonts w:ascii="Times New Roman" w:eastAsia="Times New Roman" w:hAnsi="Times New Roman"/>
      <w:sz w:val="24"/>
    </w:rPr>
  </w:style>
  <w:style w:type="paragraph" w:customStyle="1" w:styleId="octicon40">
    <w:name w:val="octicon40"/>
    <w:basedOn w:val="Normal"/>
    <w:rsid w:val="00AB127A"/>
    <w:pPr>
      <w:spacing w:before="0" w:after="150"/>
      <w:ind w:right="150"/>
      <w:textAlignment w:val="bottom"/>
    </w:pPr>
    <w:rPr>
      <w:rFonts w:ascii="Times New Roman" w:eastAsia="Times New Roman" w:hAnsi="Times New Roman"/>
      <w:sz w:val="24"/>
    </w:rPr>
  </w:style>
  <w:style w:type="paragraph" w:customStyle="1" w:styleId="select-menu1">
    <w:name w:val="select-menu1"/>
    <w:basedOn w:val="Normal"/>
    <w:rsid w:val="00AB127A"/>
    <w:pPr>
      <w:spacing w:before="0" w:after="150"/>
      <w:textAlignment w:val="center"/>
    </w:pPr>
    <w:rPr>
      <w:rFonts w:ascii="Times New Roman" w:eastAsia="Times New Roman" w:hAnsi="Times New Roman"/>
      <w:sz w:val="24"/>
    </w:rPr>
  </w:style>
  <w:style w:type="paragraph" w:customStyle="1" w:styleId="flash-error1">
    <w:name w:val="flash-error1"/>
    <w:basedOn w:val="Normal"/>
    <w:rsid w:val="00AB127A"/>
    <w:pPr>
      <w:shd w:val="clear" w:color="auto" w:fill="FFDCE0"/>
      <w:spacing w:before="0" w:after="150"/>
    </w:pPr>
    <w:rPr>
      <w:rFonts w:ascii="Times New Roman" w:eastAsia="Times New Roman" w:hAnsi="Times New Roman"/>
      <w:color w:val="86181D"/>
      <w:sz w:val="24"/>
    </w:rPr>
  </w:style>
  <w:style w:type="paragraph" w:customStyle="1" w:styleId="octicon-lock1">
    <w:name w:val="octicon-lock1"/>
    <w:basedOn w:val="Normal"/>
    <w:rsid w:val="00AB127A"/>
    <w:pPr>
      <w:spacing w:before="0" w:after="150"/>
      <w:ind w:right="45"/>
    </w:pPr>
    <w:rPr>
      <w:rFonts w:ascii="Times New Roman" w:eastAsia="Times New Roman" w:hAnsi="Times New Roman"/>
      <w:sz w:val="24"/>
    </w:rPr>
  </w:style>
  <w:style w:type="paragraph" w:customStyle="1" w:styleId="octicon-repo1">
    <w:name w:val="octicon-repo1"/>
    <w:basedOn w:val="Normal"/>
    <w:rsid w:val="00AB127A"/>
    <w:pPr>
      <w:spacing w:before="0" w:after="150"/>
      <w:ind w:right="45"/>
    </w:pPr>
    <w:rPr>
      <w:rFonts w:ascii="Times New Roman" w:eastAsia="Times New Roman" w:hAnsi="Times New Roman"/>
      <w:sz w:val="24"/>
    </w:rPr>
  </w:style>
  <w:style w:type="paragraph" w:customStyle="1" w:styleId="private1">
    <w:name w:val="private1"/>
    <w:basedOn w:val="Normal"/>
    <w:rsid w:val="00AB127A"/>
    <w:pPr>
      <w:shd w:val="clear" w:color="auto" w:fill="FFF9EA"/>
      <w:spacing w:before="0" w:after="150"/>
    </w:pPr>
    <w:rPr>
      <w:rFonts w:ascii="Times New Roman" w:eastAsia="Times New Roman" w:hAnsi="Times New Roman"/>
      <w:sz w:val="24"/>
    </w:rPr>
  </w:style>
  <w:style w:type="paragraph" w:customStyle="1" w:styleId="flash-error2">
    <w:name w:val="flash-error2"/>
    <w:basedOn w:val="Normal"/>
    <w:rsid w:val="00AB127A"/>
    <w:pPr>
      <w:shd w:val="clear" w:color="auto" w:fill="FFDCE0"/>
      <w:spacing w:before="0" w:after="150"/>
    </w:pPr>
    <w:rPr>
      <w:rFonts w:ascii="Times New Roman" w:eastAsia="Times New Roman" w:hAnsi="Times New Roman"/>
      <w:vanish/>
      <w:color w:val="86181D"/>
      <w:sz w:val="24"/>
    </w:rPr>
  </w:style>
  <w:style w:type="paragraph" w:customStyle="1" w:styleId="integration-key-downloading1">
    <w:name w:val="integration-key-downloading1"/>
    <w:basedOn w:val="Normal"/>
    <w:rsid w:val="00AB127A"/>
    <w:pPr>
      <w:spacing w:before="0" w:after="150"/>
    </w:pPr>
    <w:rPr>
      <w:rFonts w:ascii="Times New Roman" w:eastAsia="Times New Roman" w:hAnsi="Times New Roman"/>
      <w:vanish/>
      <w:sz w:val="24"/>
    </w:rPr>
  </w:style>
  <w:style w:type="paragraph" w:customStyle="1" w:styleId="integration-key-list1">
    <w:name w:val="integration-key-list1"/>
    <w:basedOn w:val="Normal"/>
    <w:rsid w:val="00AB127A"/>
    <w:pPr>
      <w:spacing w:before="0" w:after="150"/>
    </w:pPr>
    <w:rPr>
      <w:rFonts w:ascii="Times New Roman" w:eastAsia="Times New Roman" w:hAnsi="Times New Roman"/>
      <w:vanish/>
      <w:sz w:val="24"/>
    </w:rPr>
  </w:style>
  <w:style w:type="paragraph" w:customStyle="1" w:styleId="blankslate1">
    <w:name w:val="blankslate1"/>
    <w:basedOn w:val="Normal"/>
    <w:rsid w:val="00AB127A"/>
    <w:pPr>
      <w:spacing w:before="0" w:after="450"/>
      <w:jc w:val="center"/>
    </w:pPr>
    <w:rPr>
      <w:rFonts w:ascii="Times New Roman" w:eastAsia="Times New Roman" w:hAnsi="Times New Roman"/>
      <w:sz w:val="24"/>
    </w:rPr>
  </w:style>
  <w:style w:type="paragraph" w:customStyle="1" w:styleId="deletable1">
    <w:name w:val="deletable1"/>
    <w:basedOn w:val="Normal"/>
    <w:rsid w:val="00AB127A"/>
    <w:pPr>
      <w:spacing w:before="0" w:after="150"/>
    </w:pPr>
    <w:rPr>
      <w:rFonts w:ascii="Times New Roman" w:eastAsia="Times New Roman" w:hAnsi="Times New Roman"/>
      <w:vanish/>
      <w:sz w:val="24"/>
    </w:rPr>
  </w:style>
  <w:style w:type="paragraph" w:customStyle="1" w:styleId="link-small1">
    <w:name w:val="link-small1"/>
    <w:basedOn w:val="Normal"/>
    <w:rsid w:val="00AB127A"/>
    <w:pPr>
      <w:spacing w:before="0" w:after="150"/>
    </w:pPr>
    <w:rPr>
      <w:rFonts w:ascii="Times New Roman" w:eastAsia="Times New Roman" w:hAnsi="Times New Roman"/>
      <w:color w:val="0366D6"/>
      <w:sz w:val="24"/>
    </w:rPr>
  </w:style>
  <w:style w:type="paragraph" w:customStyle="1" w:styleId="current2">
    <w:name w:val="current2"/>
    <w:basedOn w:val="Normal"/>
    <w:rsid w:val="00AB127A"/>
    <w:pPr>
      <w:shd w:val="clear" w:color="auto" w:fill="F2FFED"/>
      <w:spacing w:before="0" w:after="150"/>
    </w:pPr>
    <w:rPr>
      <w:rFonts w:ascii="Times New Roman" w:eastAsia="Times New Roman" w:hAnsi="Times New Roman"/>
      <w:sz w:val="24"/>
    </w:rPr>
  </w:style>
  <w:style w:type="paragraph" w:customStyle="1" w:styleId="name1">
    <w:name w:val="name1"/>
    <w:basedOn w:val="Normal"/>
    <w:rsid w:val="00AB127A"/>
    <w:pPr>
      <w:spacing w:before="0" w:after="150"/>
    </w:pPr>
    <w:rPr>
      <w:rFonts w:ascii="Times New Roman" w:eastAsia="Times New Roman" w:hAnsi="Times New Roman"/>
      <w:b/>
      <w:bCs/>
      <w:color w:val="333333"/>
      <w:sz w:val="21"/>
      <w:szCs w:val="21"/>
    </w:rPr>
  </w:style>
  <w:style w:type="paragraph" w:customStyle="1" w:styleId="coupon1">
    <w:name w:val="coupon1"/>
    <w:basedOn w:val="Normal"/>
    <w:rsid w:val="00AB127A"/>
    <w:pPr>
      <w:spacing w:before="0" w:after="150"/>
    </w:pPr>
    <w:rPr>
      <w:rFonts w:ascii="Times New Roman" w:eastAsia="Times New Roman" w:hAnsi="Times New Roman"/>
      <w:szCs w:val="18"/>
    </w:rPr>
  </w:style>
  <w:style w:type="paragraph" w:customStyle="1" w:styleId="text-right1">
    <w:name w:val="text-right1"/>
    <w:basedOn w:val="Normal"/>
    <w:rsid w:val="00AB127A"/>
    <w:pPr>
      <w:spacing w:before="0" w:after="150"/>
    </w:pPr>
    <w:rPr>
      <w:rFonts w:ascii="Times New Roman" w:eastAsia="Times New Roman" w:hAnsi="Times New Roman"/>
      <w:sz w:val="24"/>
    </w:rPr>
  </w:style>
  <w:style w:type="paragraph" w:customStyle="1" w:styleId="toggle-currency1">
    <w:name w:val="toggle-currency1"/>
    <w:basedOn w:val="Normal"/>
    <w:rsid w:val="00AB127A"/>
    <w:pPr>
      <w:spacing w:before="0" w:after="150"/>
    </w:pPr>
    <w:rPr>
      <w:rFonts w:ascii="Times New Roman" w:eastAsia="Times New Roman" w:hAnsi="Times New Roman"/>
      <w:sz w:val="17"/>
      <w:szCs w:val="17"/>
    </w:rPr>
  </w:style>
  <w:style w:type="paragraph" w:customStyle="1" w:styleId="form-actions5">
    <w:name w:val="form-actions5"/>
    <w:basedOn w:val="Normal"/>
    <w:rsid w:val="00AB127A"/>
    <w:pPr>
      <w:shd w:val="clear" w:color="auto" w:fill="FFFFFF"/>
      <w:spacing w:before="0" w:after="150"/>
    </w:pPr>
    <w:rPr>
      <w:rFonts w:ascii="Times New Roman" w:eastAsia="Times New Roman" w:hAnsi="Times New Roman"/>
      <w:sz w:val="24"/>
    </w:rPr>
  </w:style>
  <w:style w:type="paragraph" w:customStyle="1" w:styleId="form-control3">
    <w:name w:val="form-control3"/>
    <w:basedOn w:val="Normal"/>
    <w:rsid w:val="00AB127A"/>
    <w:pPr>
      <w:pBdr>
        <w:top w:val="single" w:sz="6" w:space="5" w:color="D1D5DA"/>
        <w:left w:val="single" w:sz="6" w:space="6" w:color="D1D5DA"/>
        <w:bottom w:val="single" w:sz="6" w:space="5" w:color="D1D5DA"/>
        <w:right w:val="single" w:sz="6" w:space="6" w:color="D1D5DA"/>
      </w:pBdr>
      <w:shd w:val="clear" w:color="auto" w:fill="FFFFFF"/>
      <w:spacing w:before="0" w:after="150" w:line="300" w:lineRule="atLeast"/>
      <w:textAlignment w:val="center"/>
    </w:pPr>
    <w:rPr>
      <w:rFonts w:ascii="Times New Roman" w:eastAsia="Times New Roman" w:hAnsi="Times New Roman"/>
      <w:color w:val="24292E"/>
      <w:sz w:val="24"/>
    </w:rPr>
  </w:style>
  <w:style w:type="paragraph" w:customStyle="1" w:styleId="previewable-comment-form3">
    <w:name w:val="previewable-comment-form3"/>
    <w:basedOn w:val="Normal"/>
    <w:rsid w:val="00AB127A"/>
    <w:pPr>
      <w:shd w:val="clear" w:color="auto" w:fill="FFFFFF"/>
      <w:spacing w:before="0" w:after="150"/>
    </w:pPr>
    <w:rPr>
      <w:rFonts w:ascii="Times New Roman" w:eastAsia="Times New Roman" w:hAnsi="Times New Roman"/>
      <w:sz w:val="24"/>
    </w:rPr>
  </w:style>
  <w:style w:type="paragraph" w:customStyle="1" w:styleId="member-link1">
    <w:name w:val="member-link1"/>
    <w:basedOn w:val="Normal"/>
    <w:rsid w:val="00AB127A"/>
    <w:pPr>
      <w:spacing w:before="0" w:after="150"/>
    </w:pPr>
    <w:rPr>
      <w:rFonts w:ascii="Times New Roman" w:eastAsia="Times New Roman" w:hAnsi="Times New Roman"/>
      <w:sz w:val="24"/>
    </w:rPr>
  </w:style>
  <w:style w:type="paragraph" w:customStyle="1" w:styleId="member-username1">
    <w:name w:val="member-username1"/>
    <w:basedOn w:val="Normal"/>
    <w:rsid w:val="00AB127A"/>
    <w:pPr>
      <w:spacing w:before="0" w:after="150"/>
    </w:pPr>
    <w:rPr>
      <w:rFonts w:ascii="Times New Roman" w:eastAsia="Times New Roman" w:hAnsi="Times New Roman"/>
      <w:sz w:val="24"/>
    </w:rPr>
  </w:style>
  <w:style w:type="paragraph" w:customStyle="1" w:styleId="audit-search-form1">
    <w:name w:val="audit-search-form1"/>
    <w:basedOn w:val="Normal"/>
    <w:rsid w:val="00AB127A"/>
    <w:pPr>
      <w:spacing w:before="0" w:after="150"/>
    </w:pPr>
    <w:rPr>
      <w:rFonts w:ascii="Times New Roman" w:eastAsia="Times New Roman" w:hAnsi="Times New Roman"/>
      <w:sz w:val="24"/>
    </w:rPr>
  </w:style>
  <w:style w:type="paragraph" w:customStyle="1" w:styleId="audit-results-actions1">
    <w:name w:val="audit-results-actions1"/>
    <w:basedOn w:val="Normal"/>
    <w:rsid w:val="00AB127A"/>
    <w:pPr>
      <w:spacing w:before="225" w:after="225"/>
    </w:pPr>
    <w:rPr>
      <w:rFonts w:ascii="Times New Roman" w:eastAsia="Times New Roman" w:hAnsi="Times New Roman"/>
      <w:sz w:val="24"/>
    </w:rPr>
  </w:style>
  <w:style w:type="paragraph" w:customStyle="1" w:styleId="audit-search-clear1">
    <w:name w:val="audit-search-clear1"/>
    <w:basedOn w:val="Normal"/>
    <w:rsid w:val="00AB127A"/>
    <w:pPr>
      <w:spacing w:before="0" w:after="0"/>
    </w:pPr>
    <w:rPr>
      <w:rFonts w:ascii="Times New Roman" w:eastAsia="Times New Roman" w:hAnsi="Times New Roman"/>
      <w:sz w:val="24"/>
    </w:rPr>
  </w:style>
  <w:style w:type="paragraph" w:customStyle="1" w:styleId="cvv1">
    <w:name w:val="cvv1"/>
    <w:basedOn w:val="Normal"/>
    <w:rsid w:val="00AB127A"/>
    <w:pPr>
      <w:pBdr>
        <w:top w:val="single" w:sz="12" w:space="2" w:color="D73A49"/>
        <w:left w:val="single" w:sz="12" w:space="4" w:color="D73A49"/>
        <w:bottom w:val="single" w:sz="12" w:space="2" w:color="D73A49"/>
        <w:right w:val="single" w:sz="12" w:space="4" w:color="D73A49"/>
      </w:pBdr>
      <w:spacing w:before="0" w:after="150"/>
      <w:jc w:val="center"/>
    </w:pPr>
    <w:rPr>
      <w:rFonts w:ascii="Courier New" w:eastAsia="Times New Roman" w:hAnsi="Courier New" w:cs="Courier New"/>
      <w:sz w:val="15"/>
      <w:szCs w:val="15"/>
    </w:rPr>
  </w:style>
  <w:style w:type="paragraph" w:customStyle="1" w:styleId="text1">
    <w:name w:val="text1"/>
    <w:basedOn w:val="Normal"/>
    <w:rsid w:val="00AB127A"/>
    <w:pPr>
      <w:spacing w:before="0" w:after="150"/>
    </w:pPr>
    <w:rPr>
      <w:rFonts w:ascii="Courier New" w:eastAsia="Times New Roman" w:hAnsi="Courier New" w:cs="Courier New"/>
      <w:b/>
      <w:bCs/>
      <w:caps/>
      <w:sz w:val="11"/>
      <w:szCs w:val="11"/>
    </w:rPr>
  </w:style>
  <w:style w:type="paragraph" w:customStyle="1" w:styleId="new-addon-items1">
    <w:name w:val="new-addon-items1"/>
    <w:basedOn w:val="Normal"/>
    <w:rsid w:val="00AB127A"/>
    <w:pPr>
      <w:spacing w:before="0" w:after="150"/>
      <w:ind w:left="75"/>
    </w:pPr>
    <w:rPr>
      <w:rFonts w:ascii="Times New Roman" w:eastAsia="Times New Roman" w:hAnsi="Times New Roman"/>
      <w:sz w:val="24"/>
    </w:rPr>
  </w:style>
  <w:style w:type="paragraph" w:customStyle="1" w:styleId="addon-cost1">
    <w:name w:val="addon-cost1"/>
    <w:basedOn w:val="Normal"/>
    <w:rsid w:val="00AB127A"/>
    <w:pPr>
      <w:spacing w:before="0" w:after="150"/>
    </w:pPr>
    <w:rPr>
      <w:rFonts w:ascii="Times New Roman" w:eastAsia="Times New Roman" w:hAnsi="Times New Roman"/>
      <w:color w:val="6A737D"/>
      <w:sz w:val="24"/>
    </w:rPr>
  </w:style>
  <w:style w:type="paragraph" w:customStyle="1" w:styleId="discounted-original-price1">
    <w:name w:val="discounted-original-price1"/>
    <w:basedOn w:val="Normal"/>
    <w:rsid w:val="00AB127A"/>
    <w:pPr>
      <w:spacing w:before="0" w:after="150"/>
    </w:pPr>
    <w:rPr>
      <w:rFonts w:ascii="Times New Roman" w:eastAsia="Times New Roman" w:hAnsi="Times New Roman"/>
      <w:strike/>
      <w:color w:val="666666"/>
      <w:sz w:val="24"/>
    </w:rPr>
  </w:style>
  <w:style w:type="paragraph" w:customStyle="1" w:styleId="form-submit1">
    <w:name w:val="form-submit1"/>
    <w:basedOn w:val="Normal"/>
    <w:rsid w:val="00AB127A"/>
    <w:pPr>
      <w:spacing w:before="0" w:after="150"/>
      <w:ind w:left="120"/>
    </w:pPr>
    <w:rPr>
      <w:rFonts w:ascii="Times New Roman" w:eastAsia="Times New Roman" w:hAnsi="Times New Roman"/>
      <w:sz w:val="24"/>
    </w:rPr>
  </w:style>
  <w:style w:type="paragraph" w:customStyle="1" w:styleId="payment-method1">
    <w:name w:val="payment-method1"/>
    <w:basedOn w:val="Normal"/>
    <w:rsid w:val="00AB127A"/>
    <w:pPr>
      <w:spacing w:before="0" w:after="150"/>
      <w:ind w:left="120"/>
    </w:pPr>
    <w:rPr>
      <w:rFonts w:ascii="Times New Roman" w:eastAsia="Times New Roman" w:hAnsi="Times New Roman"/>
      <w:sz w:val="24"/>
    </w:rPr>
  </w:style>
  <w:style w:type="paragraph" w:customStyle="1" w:styleId="payment-summary1">
    <w:name w:val="payment-summary1"/>
    <w:basedOn w:val="Normal"/>
    <w:rsid w:val="00AB127A"/>
    <w:pPr>
      <w:spacing w:before="0" w:after="150"/>
      <w:ind w:left="120" w:right="120"/>
    </w:pPr>
    <w:rPr>
      <w:rFonts w:ascii="Times New Roman" w:eastAsia="Times New Roman" w:hAnsi="Times New Roman"/>
      <w:sz w:val="24"/>
    </w:rPr>
  </w:style>
  <w:style w:type="paragraph" w:customStyle="1" w:styleId="javascript-disabled-overlay1">
    <w:name w:val="javascript-disabled-overlay1"/>
    <w:basedOn w:val="Normal"/>
    <w:rsid w:val="00AB127A"/>
    <w:pPr>
      <w:shd w:val="clear" w:color="auto" w:fill="FFFFFF"/>
      <w:spacing w:before="0" w:after="150"/>
    </w:pPr>
    <w:rPr>
      <w:rFonts w:ascii="Times New Roman" w:eastAsia="Times New Roman" w:hAnsi="Times New Roman"/>
      <w:vanish/>
      <w:sz w:val="24"/>
    </w:rPr>
  </w:style>
  <w:style w:type="paragraph" w:customStyle="1" w:styleId="action-button1">
    <w:name w:val="action-button1"/>
    <w:basedOn w:val="Normal"/>
    <w:rsid w:val="00AB127A"/>
    <w:pPr>
      <w:spacing w:before="0" w:after="75"/>
      <w:ind w:left="150"/>
    </w:pPr>
    <w:rPr>
      <w:rFonts w:ascii="Times New Roman" w:eastAsia="Times New Roman" w:hAnsi="Times New Roman"/>
      <w:sz w:val="24"/>
    </w:rPr>
  </w:style>
  <w:style w:type="paragraph" w:customStyle="1" w:styleId="section-label1">
    <w:name w:val="section-label1"/>
    <w:basedOn w:val="Normal"/>
    <w:rsid w:val="00AB127A"/>
    <w:pPr>
      <w:spacing w:before="0" w:after="150"/>
      <w:jc w:val="right"/>
    </w:pPr>
    <w:rPr>
      <w:rFonts w:ascii="Times New Roman" w:eastAsia="Times New Roman" w:hAnsi="Times New Roman"/>
      <w:color w:val="586069"/>
      <w:sz w:val="24"/>
    </w:rPr>
  </w:style>
  <w:style w:type="paragraph" w:customStyle="1" w:styleId="section-content1">
    <w:name w:val="section-content1"/>
    <w:basedOn w:val="Normal"/>
    <w:rsid w:val="00AB127A"/>
    <w:pPr>
      <w:spacing w:before="0" w:after="150"/>
      <w:ind w:left="1500"/>
    </w:pPr>
    <w:rPr>
      <w:rFonts w:ascii="Times New Roman" w:eastAsia="Times New Roman" w:hAnsi="Times New Roman"/>
      <w:color w:val="333333"/>
      <w:sz w:val="24"/>
    </w:rPr>
  </w:style>
  <w:style w:type="paragraph" w:customStyle="1" w:styleId="usage-bar1">
    <w:name w:val="usage-bar1"/>
    <w:basedOn w:val="Normal"/>
    <w:rsid w:val="00AB127A"/>
    <w:pPr>
      <w:shd w:val="clear" w:color="auto" w:fill="EEEEEE"/>
      <w:spacing w:before="75" w:after="0"/>
    </w:pPr>
    <w:rPr>
      <w:rFonts w:ascii="Times New Roman" w:eastAsia="Times New Roman" w:hAnsi="Times New Roman"/>
      <w:sz w:val="24"/>
    </w:rPr>
  </w:style>
  <w:style w:type="paragraph" w:customStyle="1" w:styleId="progress2">
    <w:name w:val="progress2"/>
    <w:basedOn w:val="Normal"/>
    <w:rsid w:val="00AB127A"/>
    <w:pPr>
      <w:shd w:val="clear" w:color="auto" w:fill="34D058"/>
      <w:spacing w:before="0" w:after="150"/>
    </w:pPr>
    <w:rPr>
      <w:rFonts w:ascii="Times New Roman" w:eastAsia="Times New Roman" w:hAnsi="Times New Roman"/>
      <w:sz w:val="24"/>
    </w:rPr>
  </w:style>
  <w:style w:type="paragraph" w:customStyle="1" w:styleId="progress--orange1">
    <w:name w:val="progress--orange1"/>
    <w:basedOn w:val="Normal"/>
    <w:rsid w:val="00AB127A"/>
    <w:pPr>
      <w:shd w:val="clear" w:color="auto" w:fill="F66A0A"/>
      <w:spacing w:before="0" w:after="150"/>
    </w:pPr>
    <w:rPr>
      <w:rFonts w:ascii="Times New Roman" w:eastAsia="Times New Roman" w:hAnsi="Times New Roman"/>
      <w:sz w:val="24"/>
    </w:rPr>
  </w:style>
  <w:style w:type="paragraph" w:customStyle="1" w:styleId="progress--purple1">
    <w:name w:val="progress--purple1"/>
    <w:basedOn w:val="Normal"/>
    <w:rsid w:val="00AB127A"/>
    <w:pPr>
      <w:shd w:val="clear" w:color="auto" w:fill="8A63D2"/>
      <w:spacing w:before="0" w:after="150"/>
    </w:pPr>
    <w:rPr>
      <w:rFonts w:ascii="Times New Roman" w:eastAsia="Times New Roman" w:hAnsi="Times New Roman"/>
      <w:sz w:val="24"/>
    </w:rPr>
  </w:style>
  <w:style w:type="paragraph" w:customStyle="1" w:styleId="desc1">
    <w:name w:val="desc1"/>
    <w:basedOn w:val="Normal"/>
    <w:rsid w:val="00AB127A"/>
    <w:pPr>
      <w:spacing w:before="0" w:after="150"/>
    </w:pPr>
    <w:rPr>
      <w:rFonts w:ascii="Times New Roman" w:eastAsia="Times New Roman" w:hAnsi="Times New Roman"/>
      <w:sz w:val="24"/>
    </w:rPr>
  </w:style>
  <w:style w:type="paragraph" w:customStyle="1" w:styleId="paypal-container1">
    <w:name w:val="paypal-container1"/>
    <w:basedOn w:val="Normal"/>
    <w:rsid w:val="00AB127A"/>
    <w:pPr>
      <w:shd w:val="clear" w:color="auto" w:fill="F9F9F9"/>
      <w:spacing w:before="0" w:after="450"/>
      <w:textAlignment w:val="top"/>
    </w:pPr>
    <w:rPr>
      <w:rFonts w:ascii="Times New Roman" w:eastAsia="Times New Roman" w:hAnsi="Times New Roman"/>
      <w:sz w:val="24"/>
    </w:rPr>
  </w:style>
  <w:style w:type="paragraph" w:customStyle="1" w:styleId="paypal-container2">
    <w:name w:val="paypal-container2"/>
    <w:basedOn w:val="Normal"/>
    <w:rsid w:val="00AB127A"/>
    <w:pPr>
      <w:shd w:val="clear" w:color="auto" w:fill="F9F9F9"/>
      <w:spacing w:before="0" w:after="150"/>
      <w:textAlignment w:val="top"/>
    </w:pPr>
    <w:rPr>
      <w:rFonts w:ascii="Times New Roman" w:eastAsia="Times New Roman" w:hAnsi="Times New Roman"/>
      <w:sz w:val="24"/>
    </w:rPr>
  </w:style>
  <w:style w:type="paragraph" w:customStyle="1" w:styleId="selected-payment-method1">
    <w:name w:val="selected-payment-method1"/>
    <w:basedOn w:val="Normal"/>
    <w:rsid w:val="00AB127A"/>
    <w:pPr>
      <w:spacing w:before="0" w:after="150"/>
    </w:pPr>
    <w:rPr>
      <w:rFonts w:ascii="Times New Roman" w:eastAsia="Times New Roman" w:hAnsi="Times New Roman"/>
      <w:vanish/>
      <w:sz w:val="24"/>
    </w:rPr>
  </w:style>
  <w:style w:type="paragraph" w:customStyle="1" w:styleId="pay-with-header1">
    <w:name w:val="pay-with-header1"/>
    <w:basedOn w:val="Normal"/>
    <w:rsid w:val="00AB127A"/>
    <w:pPr>
      <w:spacing w:before="75" w:after="75"/>
    </w:pPr>
    <w:rPr>
      <w:rFonts w:ascii="Times New Roman" w:eastAsia="Times New Roman" w:hAnsi="Times New Roman"/>
      <w:sz w:val="24"/>
    </w:rPr>
  </w:style>
  <w:style w:type="paragraph" w:customStyle="1" w:styleId="loading-paypal-spinner1">
    <w:name w:val="loading-paypal-spinner1"/>
    <w:basedOn w:val="Normal"/>
    <w:rsid w:val="00AB127A"/>
    <w:pPr>
      <w:spacing w:before="0" w:after="150"/>
    </w:pPr>
    <w:rPr>
      <w:rFonts w:ascii="Times New Roman" w:eastAsia="Times New Roman" w:hAnsi="Times New Roman"/>
      <w:vanish/>
      <w:sz w:val="24"/>
    </w:rPr>
  </w:style>
  <w:style w:type="paragraph" w:customStyle="1" w:styleId="paypal-down-flash1">
    <w:name w:val="paypal-down-flash1"/>
    <w:basedOn w:val="Normal"/>
    <w:rsid w:val="00AB127A"/>
    <w:pPr>
      <w:spacing w:before="0" w:after="150"/>
    </w:pPr>
    <w:rPr>
      <w:rFonts w:ascii="Times New Roman" w:eastAsia="Times New Roman" w:hAnsi="Times New Roman"/>
      <w:vanish/>
      <w:sz w:val="24"/>
    </w:rPr>
  </w:style>
  <w:style w:type="paragraph" w:customStyle="1" w:styleId="paypal-form-actions1">
    <w:name w:val="paypal-form-actions1"/>
    <w:basedOn w:val="Normal"/>
    <w:rsid w:val="00AB127A"/>
    <w:pPr>
      <w:spacing w:before="0" w:after="150"/>
    </w:pPr>
    <w:rPr>
      <w:rFonts w:ascii="Times New Roman" w:eastAsia="Times New Roman" w:hAnsi="Times New Roman"/>
      <w:vanish/>
      <w:sz w:val="24"/>
    </w:rPr>
  </w:style>
  <w:style w:type="paragraph" w:customStyle="1" w:styleId="paypal-signed-in1">
    <w:name w:val="paypal-signed-in1"/>
    <w:basedOn w:val="Normal"/>
    <w:rsid w:val="00AB127A"/>
    <w:pPr>
      <w:spacing w:before="0" w:after="150"/>
    </w:pPr>
    <w:rPr>
      <w:rFonts w:ascii="Times New Roman" w:eastAsia="Times New Roman" w:hAnsi="Times New Roman"/>
      <w:vanish/>
      <w:sz w:val="24"/>
    </w:rPr>
  </w:style>
  <w:style w:type="paragraph" w:customStyle="1" w:styleId="setup-creditcard-form1">
    <w:name w:val="setup-creditcard-form1"/>
    <w:basedOn w:val="Normal"/>
    <w:rsid w:val="00AB127A"/>
    <w:pPr>
      <w:spacing w:before="0" w:after="150"/>
    </w:pPr>
    <w:rPr>
      <w:rFonts w:ascii="Times New Roman" w:eastAsia="Times New Roman" w:hAnsi="Times New Roman"/>
      <w:vanish/>
      <w:sz w:val="24"/>
    </w:rPr>
  </w:style>
  <w:style w:type="paragraph" w:customStyle="1" w:styleId="terms1">
    <w:name w:val="terms1"/>
    <w:basedOn w:val="Normal"/>
    <w:rsid w:val="00AB127A"/>
    <w:pPr>
      <w:spacing w:before="0" w:after="150"/>
    </w:pPr>
    <w:rPr>
      <w:rFonts w:ascii="Times New Roman" w:eastAsia="Times New Roman" w:hAnsi="Times New Roman"/>
      <w:vanish/>
      <w:sz w:val="24"/>
    </w:rPr>
  </w:style>
  <w:style w:type="paragraph" w:customStyle="1" w:styleId="amount1">
    <w:name w:val="amount1"/>
    <w:basedOn w:val="Normal"/>
    <w:rsid w:val="00AB127A"/>
    <w:pPr>
      <w:spacing w:before="0" w:after="150"/>
    </w:pPr>
    <w:rPr>
      <w:rFonts w:ascii="Times New Roman" w:eastAsia="Times New Roman" w:hAnsi="Times New Roman"/>
      <w:sz w:val="24"/>
    </w:rPr>
  </w:style>
  <w:style w:type="paragraph" w:customStyle="1" w:styleId="date10">
    <w:name w:val="date1"/>
    <w:basedOn w:val="Normal"/>
    <w:rsid w:val="00AB127A"/>
    <w:pPr>
      <w:spacing w:before="0" w:after="150"/>
    </w:pPr>
    <w:rPr>
      <w:rFonts w:ascii="Times New Roman" w:eastAsia="Times New Roman" w:hAnsi="Times New Roman"/>
      <w:sz w:val="24"/>
    </w:rPr>
  </w:style>
  <w:style w:type="paragraph" w:customStyle="1" w:styleId="id1">
    <w:name w:val="id1"/>
    <w:basedOn w:val="Normal"/>
    <w:rsid w:val="00AB127A"/>
    <w:pPr>
      <w:spacing w:before="0" w:after="150"/>
    </w:pPr>
    <w:rPr>
      <w:rFonts w:ascii="Times New Roman" w:eastAsia="Times New Roman" w:hAnsi="Times New Roman"/>
      <w:sz w:val="24"/>
    </w:rPr>
  </w:style>
  <w:style w:type="paragraph" w:customStyle="1" w:styleId="receipt1">
    <w:name w:val="receipt1"/>
    <w:basedOn w:val="Normal"/>
    <w:rsid w:val="00AB127A"/>
    <w:pPr>
      <w:spacing w:before="0" w:after="150"/>
      <w:jc w:val="center"/>
    </w:pPr>
    <w:rPr>
      <w:rFonts w:ascii="Times New Roman" w:eastAsia="Times New Roman" w:hAnsi="Times New Roman"/>
      <w:sz w:val="24"/>
    </w:rPr>
  </w:style>
  <w:style w:type="paragraph" w:customStyle="1" w:styleId="status2">
    <w:name w:val="status2"/>
    <w:basedOn w:val="Normal"/>
    <w:rsid w:val="00AB127A"/>
    <w:pPr>
      <w:spacing w:before="0" w:after="150"/>
    </w:pPr>
    <w:rPr>
      <w:rFonts w:ascii="Times New Roman" w:eastAsia="Times New Roman" w:hAnsi="Times New Roman"/>
      <w:color w:val="586069"/>
      <w:sz w:val="24"/>
    </w:rPr>
  </w:style>
  <w:style w:type="paragraph" w:customStyle="1" w:styleId="break-all1">
    <w:name w:val="break-all1"/>
    <w:basedOn w:val="Normal"/>
    <w:rsid w:val="00AB127A"/>
    <w:pPr>
      <w:wordWrap w:val="0"/>
      <w:spacing w:before="0" w:after="150"/>
    </w:pPr>
    <w:rPr>
      <w:rFonts w:ascii="Times New Roman" w:eastAsia="Times New Roman" w:hAnsi="Times New Roman"/>
      <w:sz w:val="24"/>
    </w:rPr>
  </w:style>
  <w:style w:type="paragraph" w:customStyle="1" w:styleId="currency1">
    <w:name w:val="currency1"/>
    <w:basedOn w:val="Normal"/>
    <w:rsid w:val="00AB127A"/>
    <w:pPr>
      <w:spacing w:before="0" w:after="150"/>
    </w:pPr>
    <w:rPr>
      <w:rFonts w:ascii="Times New Roman" w:eastAsia="Times New Roman" w:hAnsi="Times New Roman"/>
      <w:color w:val="586069"/>
      <w:sz w:val="24"/>
    </w:rPr>
  </w:style>
  <w:style w:type="paragraph" w:customStyle="1" w:styleId="status-icon1">
    <w:name w:val="status-icon1"/>
    <w:basedOn w:val="Normal"/>
    <w:rsid w:val="00AB127A"/>
    <w:pPr>
      <w:spacing w:before="0" w:after="150"/>
      <w:jc w:val="center"/>
    </w:pPr>
    <w:rPr>
      <w:rFonts w:ascii="Times New Roman" w:eastAsia="Times New Roman" w:hAnsi="Times New Roman"/>
      <w:sz w:val="24"/>
    </w:rPr>
  </w:style>
  <w:style w:type="paragraph" w:customStyle="1" w:styleId="status3">
    <w:name w:val="status3"/>
    <w:basedOn w:val="Normal"/>
    <w:rsid w:val="00AB127A"/>
    <w:pPr>
      <w:spacing w:before="0" w:after="150"/>
    </w:pPr>
    <w:rPr>
      <w:rFonts w:ascii="Times New Roman" w:eastAsia="Times New Roman" w:hAnsi="Times New Roman"/>
      <w:color w:val="28A745"/>
      <w:sz w:val="24"/>
    </w:rPr>
  </w:style>
  <w:style w:type="paragraph" w:customStyle="1" w:styleId="failed1">
    <w:name w:val="failed1"/>
    <w:basedOn w:val="Normal"/>
    <w:rsid w:val="00AB127A"/>
    <w:pPr>
      <w:shd w:val="clear" w:color="auto" w:fill="F6F8FA"/>
      <w:spacing w:before="0" w:after="150"/>
    </w:pPr>
    <w:rPr>
      <w:rFonts w:ascii="Times New Roman" w:eastAsia="Times New Roman" w:hAnsi="Times New Roman"/>
      <w:sz w:val="24"/>
    </w:rPr>
  </w:style>
  <w:style w:type="paragraph" w:customStyle="1" w:styleId="refunded1">
    <w:name w:val="refunded1"/>
    <w:basedOn w:val="Normal"/>
    <w:rsid w:val="00AB127A"/>
    <w:pPr>
      <w:shd w:val="clear" w:color="auto" w:fill="F6F8FA"/>
      <w:spacing w:before="0" w:after="150"/>
    </w:pPr>
    <w:rPr>
      <w:rFonts w:ascii="Times New Roman" w:eastAsia="Times New Roman" w:hAnsi="Times New Roman"/>
      <w:sz w:val="24"/>
    </w:rPr>
  </w:style>
  <w:style w:type="paragraph" w:customStyle="1" w:styleId="status4">
    <w:name w:val="status4"/>
    <w:basedOn w:val="Normal"/>
    <w:rsid w:val="00AB127A"/>
    <w:pPr>
      <w:spacing w:before="0" w:after="150"/>
    </w:pPr>
    <w:rPr>
      <w:rFonts w:ascii="Times New Roman" w:eastAsia="Times New Roman" w:hAnsi="Times New Roman"/>
      <w:color w:val="6A737D"/>
      <w:sz w:val="24"/>
    </w:rPr>
  </w:style>
  <w:style w:type="paragraph" w:customStyle="1" w:styleId="status5">
    <w:name w:val="status5"/>
    <w:basedOn w:val="Normal"/>
    <w:rsid w:val="00AB127A"/>
    <w:pPr>
      <w:spacing w:before="0" w:after="150"/>
    </w:pPr>
    <w:rPr>
      <w:rFonts w:ascii="Times New Roman" w:eastAsia="Times New Roman" w:hAnsi="Times New Roman"/>
      <w:color w:val="CB2431"/>
      <w:sz w:val="24"/>
    </w:rPr>
  </w:style>
  <w:style w:type="paragraph" w:customStyle="1" w:styleId="boxed-group-content1">
    <w:name w:val="boxed-group-content1"/>
    <w:basedOn w:val="Normal"/>
    <w:rsid w:val="00AB127A"/>
    <w:pPr>
      <w:spacing w:before="150" w:after="150"/>
      <w:ind w:left="150" w:right="150"/>
    </w:pPr>
    <w:rPr>
      <w:rFonts w:ascii="Times New Roman" w:eastAsia="Times New Roman" w:hAnsi="Times New Roman"/>
      <w:sz w:val="24"/>
    </w:rPr>
  </w:style>
  <w:style w:type="paragraph" w:customStyle="1" w:styleId="local-currency1">
    <w:name w:val="local-currency1"/>
    <w:basedOn w:val="Normal"/>
    <w:rsid w:val="00AB127A"/>
    <w:pPr>
      <w:spacing w:before="0" w:after="150"/>
    </w:pPr>
    <w:rPr>
      <w:rFonts w:ascii="Times New Roman" w:eastAsia="Times New Roman" w:hAnsi="Times New Roman"/>
      <w:vanish/>
      <w:sz w:val="24"/>
    </w:rPr>
  </w:style>
  <w:style w:type="paragraph" w:customStyle="1" w:styleId="local-currency-block1">
    <w:name w:val="local-currency-block1"/>
    <w:basedOn w:val="Normal"/>
    <w:rsid w:val="00AB127A"/>
    <w:pPr>
      <w:spacing w:before="0" w:after="150"/>
    </w:pPr>
    <w:rPr>
      <w:rFonts w:ascii="Times New Roman" w:eastAsia="Times New Roman" w:hAnsi="Times New Roman"/>
      <w:vanish/>
      <w:sz w:val="24"/>
    </w:rPr>
  </w:style>
  <w:style w:type="paragraph" w:customStyle="1" w:styleId="btn4">
    <w:name w:val="btn4"/>
    <w:basedOn w:val="Normal"/>
    <w:rsid w:val="00AB127A"/>
    <w:pPr>
      <w:shd w:val="clear" w:color="auto" w:fill="EFF3F6"/>
      <w:spacing w:before="120" w:after="150" w:line="300" w:lineRule="atLeast"/>
      <w:ind w:right="120"/>
      <w:textAlignment w:val="center"/>
    </w:pPr>
    <w:rPr>
      <w:rFonts w:ascii="Times New Roman" w:eastAsia="Times New Roman" w:hAnsi="Times New Roman"/>
      <w:b/>
      <w:bCs/>
      <w:color w:val="24292E"/>
      <w:sz w:val="21"/>
      <w:szCs w:val="21"/>
    </w:rPr>
  </w:style>
  <w:style w:type="paragraph" w:customStyle="1" w:styleId="octicon41">
    <w:name w:val="octicon41"/>
    <w:basedOn w:val="Normal"/>
    <w:rsid w:val="00AB127A"/>
    <w:pPr>
      <w:spacing w:before="0" w:after="150"/>
      <w:ind w:right="150"/>
      <w:textAlignment w:val="center"/>
    </w:pPr>
    <w:rPr>
      <w:rFonts w:ascii="Times New Roman" w:eastAsia="Times New Roman" w:hAnsi="Times New Roman"/>
      <w:sz w:val="24"/>
    </w:rPr>
  </w:style>
  <w:style w:type="paragraph" w:customStyle="1" w:styleId="setup-header1">
    <w:name w:val="setup-header1"/>
    <w:basedOn w:val="Normal"/>
    <w:rsid w:val="00AB127A"/>
    <w:pPr>
      <w:spacing w:before="0" w:after="450"/>
      <w:jc w:val="center"/>
    </w:pPr>
    <w:rPr>
      <w:rFonts w:ascii="Times New Roman" w:eastAsia="Times New Roman" w:hAnsi="Times New Roman"/>
      <w:sz w:val="24"/>
    </w:rPr>
  </w:style>
  <w:style w:type="paragraph" w:customStyle="1" w:styleId="vat-field1">
    <w:name w:val="vat-field1"/>
    <w:basedOn w:val="Normal"/>
    <w:rsid w:val="00AB127A"/>
    <w:pPr>
      <w:spacing w:before="0" w:after="150"/>
    </w:pPr>
    <w:rPr>
      <w:rFonts w:ascii="Times New Roman" w:eastAsia="Times New Roman" w:hAnsi="Times New Roman"/>
      <w:sz w:val="24"/>
    </w:rPr>
  </w:style>
  <w:style w:type="paragraph" w:customStyle="1" w:styleId="state-field1">
    <w:name w:val="state-field1"/>
    <w:basedOn w:val="Normal"/>
    <w:rsid w:val="00AB127A"/>
    <w:pPr>
      <w:spacing w:before="0" w:after="150"/>
    </w:pPr>
    <w:rPr>
      <w:rFonts w:ascii="Times New Roman" w:eastAsia="Times New Roman" w:hAnsi="Times New Roman"/>
      <w:sz w:val="24"/>
    </w:rPr>
  </w:style>
  <w:style w:type="paragraph" w:customStyle="1" w:styleId="postcode-field1">
    <w:name w:val="postcode-field1"/>
    <w:basedOn w:val="Normal"/>
    <w:rsid w:val="00AB127A"/>
    <w:pPr>
      <w:spacing w:before="0" w:after="150"/>
    </w:pPr>
    <w:rPr>
      <w:rFonts w:ascii="Times New Roman" w:eastAsia="Times New Roman" w:hAnsi="Times New Roman"/>
      <w:sz w:val="24"/>
    </w:rPr>
  </w:style>
  <w:style w:type="paragraph" w:customStyle="1" w:styleId="country-field1">
    <w:name w:val="country-field1"/>
    <w:basedOn w:val="Normal"/>
    <w:rsid w:val="00AB127A"/>
    <w:pPr>
      <w:spacing w:before="0" w:after="150"/>
    </w:pPr>
    <w:rPr>
      <w:rFonts w:ascii="Times New Roman" w:eastAsia="Times New Roman" w:hAnsi="Times New Roman"/>
      <w:sz w:val="24"/>
    </w:rPr>
  </w:style>
  <w:style w:type="paragraph" w:customStyle="1" w:styleId="country-field2">
    <w:name w:val="country-field2"/>
    <w:basedOn w:val="Normal"/>
    <w:rsid w:val="00AB127A"/>
    <w:pPr>
      <w:spacing w:before="0" w:after="150"/>
    </w:pPr>
    <w:rPr>
      <w:rFonts w:ascii="Times New Roman" w:eastAsia="Times New Roman" w:hAnsi="Times New Roman"/>
      <w:sz w:val="24"/>
    </w:rPr>
  </w:style>
  <w:style w:type="paragraph" w:customStyle="1" w:styleId="octicon42">
    <w:name w:val="octicon42"/>
    <w:basedOn w:val="Normal"/>
    <w:rsid w:val="00AB127A"/>
    <w:pPr>
      <w:spacing w:before="0" w:after="150"/>
      <w:textAlignment w:val="bottom"/>
    </w:pPr>
    <w:rPr>
      <w:rFonts w:ascii="Times New Roman" w:eastAsia="Times New Roman" w:hAnsi="Times New Roman"/>
      <w:color w:val="6A737D"/>
      <w:sz w:val="24"/>
    </w:rPr>
  </w:style>
  <w:style w:type="paragraph" w:customStyle="1" w:styleId="octicon43">
    <w:name w:val="octicon43"/>
    <w:basedOn w:val="Normal"/>
    <w:rsid w:val="00AB127A"/>
    <w:pPr>
      <w:spacing w:before="0" w:after="150"/>
      <w:textAlignment w:val="bottom"/>
    </w:pPr>
    <w:rPr>
      <w:rFonts w:ascii="Times New Roman" w:eastAsia="Times New Roman" w:hAnsi="Times New Roman"/>
      <w:color w:val="586069"/>
      <w:sz w:val="24"/>
    </w:rPr>
  </w:style>
  <w:style w:type="paragraph" w:customStyle="1" w:styleId="heat1">
    <w:name w:val="heat1"/>
    <w:basedOn w:val="Normal"/>
    <w:rsid w:val="00AB127A"/>
    <w:pPr>
      <w:spacing w:before="30" w:after="0"/>
      <w:ind w:left="15" w:right="15"/>
    </w:pPr>
    <w:rPr>
      <w:rFonts w:ascii="Times New Roman" w:eastAsia="Times New Roman" w:hAnsi="Times New Roman"/>
      <w:sz w:val="24"/>
    </w:rPr>
  </w:style>
  <w:style w:type="paragraph" w:customStyle="1" w:styleId="css-truncate-target2">
    <w:name w:val="css-truncate-target2"/>
    <w:basedOn w:val="Normal"/>
    <w:rsid w:val="00AB127A"/>
    <w:pPr>
      <w:spacing w:before="0" w:after="150"/>
    </w:pPr>
    <w:rPr>
      <w:rFonts w:ascii="Times New Roman" w:eastAsia="Times New Roman" w:hAnsi="Times New Roman"/>
      <w:sz w:val="24"/>
    </w:rPr>
  </w:style>
  <w:style w:type="paragraph" w:customStyle="1" w:styleId="reblame-link1">
    <w:name w:val="reblame-link1"/>
    <w:basedOn w:val="Normal"/>
    <w:rsid w:val="00AB127A"/>
    <w:pPr>
      <w:spacing w:before="0" w:after="150"/>
    </w:pPr>
    <w:rPr>
      <w:rFonts w:ascii="Times New Roman" w:eastAsia="Times New Roman" w:hAnsi="Times New Roman"/>
      <w:color w:val="6A737D"/>
      <w:sz w:val="24"/>
    </w:rPr>
  </w:style>
  <w:style w:type="paragraph" w:customStyle="1" w:styleId="blame-blob-num1">
    <w:name w:val="blame-blob-num1"/>
    <w:basedOn w:val="Normal"/>
    <w:rsid w:val="00AB127A"/>
    <w:pPr>
      <w:spacing w:before="0" w:after="150"/>
    </w:pPr>
    <w:rPr>
      <w:rFonts w:ascii="Times New Roman" w:eastAsia="Times New Roman" w:hAnsi="Times New Roman"/>
      <w:sz w:val="24"/>
    </w:rPr>
  </w:style>
  <w:style w:type="paragraph" w:customStyle="1" w:styleId="blob-code-inner1">
    <w:name w:val="blob-code-inner1"/>
    <w:basedOn w:val="Normal"/>
    <w:rsid w:val="00AB127A"/>
    <w:pPr>
      <w:spacing w:before="0" w:after="150"/>
    </w:pPr>
    <w:rPr>
      <w:rFonts w:ascii="Consolas" w:eastAsia="Times New Roman" w:hAnsi="Consolas"/>
      <w:color w:val="24292E"/>
      <w:szCs w:val="18"/>
    </w:rPr>
  </w:style>
  <w:style w:type="paragraph" w:customStyle="1" w:styleId="octicon-search1">
    <w:name w:val="octicon-search1"/>
    <w:basedOn w:val="Normal"/>
    <w:rsid w:val="00AB127A"/>
    <w:pPr>
      <w:spacing w:before="0" w:after="150"/>
    </w:pPr>
    <w:rPr>
      <w:rFonts w:ascii="Times New Roman" w:eastAsia="Times New Roman" w:hAnsi="Times New Roman"/>
      <w:color w:val="586069"/>
      <w:szCs w:val="18"/>
    </w:rPr>
  </w:style>
  <w:style w:type="paragraph" w:customStyle="1" w:styleId="tagsearchpopover-list-item1">
    <w:name w:val="tagsearchpopover-list-item1"/>
    <w:basedOn w:val="Normal"/>
    <w:rsid w:val="00AB127A"/>
    <w:pPr>
      <w:shd w:val="clear" w:color="auto" w:fill="F6F8FA"/>
      <w:spacing w:before="0" w:after="150"/>
    </w:pPr>
    <w:rPr>
      <w:rFonts w:ascii="Times New Roman" w:eastAsia="Times New Roman" w:hAnsi="Times New Roman"/>
      <w:sz w:val="24"/>
    </w:rPr>
  </w:style>
  <w:style w:type="paragraph" w:customStyle="1" w:styleId="tagsearchpopover-item1">
    <w:name w:val="tagsearchpopover-item1"/>
    <w:basedOn w:val="Normal"/>
    <w:rsid w:val="00AB127A"/>
    <w:pPr>
      <w:spacing w:before="0" w:after="150"/>
    </w:pPr>
    <w:rPr>
      <w:rFonts w:ascii="Times New Roman" w:eastAsia="Times New Roman" w:hAnsi="Times New Roman"/>
      <w:sz w:val="24"/>
    </w:rPr>
  </w:style>
  <w:style w:type="paragraph" w:customStyle="1" w:styleId="linejump-input1">
    <w:name w:val="linejump-input1"/>
    <w:basedOn w:val="Normal"/>
    <w:rsid w:val="00AB127A"/>
    <w:pPr>
      <w:shd w:val="clear" w:color="auto" w:fill="FAFBFC"/>
      <w:spacing w:before="0" w:after="150"/>
    </w:pPr>
    <w:rPr>
      <w:rFonts w:ascii="Times New Roman" w:eastAsia="Times New Roman" w:hAnsi="Times New Roman"/>
      <w:sz w:val="24"/>
    </w:rPr>
  </w:style>
  <w:style w:type="paragraph" w:customStyle="1" w:styleId="btn5">
    <w:name w:val="btn5"/>
    <w:basedOn w:val="Normal"/>
    <w:rsid w:val="00AB127A"/>
    <w:pPr>
      <w:shd w:val="clear" w:color="auto" w:fill="EFF3F6"/>
      <w:spacing w:before="0" w:after="150" w:line="300" w:lineRule="atLeast"/>
      <w:textAlignment w:val="center"/>
    </w:pPr>
    <w:rPr>
      <w:rFonts w:ascii="Times New Roman" w:eastAsia="Times New Roman" w:hAnsi="Times New Roman"/>
      <w:b/>
      <w:bCs/>
      <w:color w:val="24292E"/>
      <w:sz w:val="24"/>
    </w:rPr>
  </w:style>
  <w:style w:type="paragraph" w:customStyle="1" w:styleId="octicon-clippy1">
    <w:name w:val="octicon-clippy1"/>
    <w:basedOn w:val="Normal"/>
    <w:rsid w:val="00AB127A"/>
    <w:pPr>
      <w:spacing w:before="0" w:after="150"/>
    </w:pPr>
    <w:rPr>
      <w:rFonts w:ascii="Times New Roman" w:eastAsia="Times New Roman" w:hAnsi="Times New Roman"/>
      <w:vanish/>
      <w:sz w:val="24"/>
    </w:rPr>
  </w:style>
  <w:style w:type="paragraph" w:customStyle="1" w:styleId="commit-form1">
    <w:name w:val="commit-form1"/>
    <w:basedOn w:val="Normal"/>
    <w:rsid w:val="00AB127A"/>
    <w:pPr>
      <w:spacing w:before="0" w:after="360"/>
    </w:pPr>
    <w:rPr>
      <w:rFonts w:ascii="Times New Roman" w:eastAsia="Times New Roman" w:hAnsi="Times New Roman"/>
      <w:sz w:val="24"/>
    </w:rPr>
  </w:style>
  <w:style w:type="paragraph" w:customStyle="1" w:styleId="dismiss-review-form1">
    <w:name w:val="dismiss-review-form1"/>
    <w:basedOn w:val="Normal"/>
    <w:rsid w:val="00AB127A"/>
    <w:pPr>
      <w:spacing w:before="0" w:after="150"/>
    </w:pPr>
    <w:rPr>
      <w:rFonts w:ascii="Times New Roman" w:eastAsia="Times New Roman" w:hAnsi="Times New Roman"/>
      <w:vanish/>
      <w:sz w:val="24"/>
    </w:rPr>
  </w:style>
  <w:style w:type="paragraph" w:customStyle="1" w:styleId="merge-branch-heading1">
    <w:name w:val="merge-branch-heading1"/>
    <w:basedOn w:val="Normal"/>
    <w:rsid w:val="00AB127A"/>
    <w:pPr>
      <w:spacing w:before="0" w:after="60"/>
    </w:pPr>
    <w:rPr>
      <w:rFonts w:ascii="Times New Roman" w:eastAsia="Times New Roman" w:hAnsi="Times New Roman"/>
      <w:color w:val="24292E"/>
      <w:sz w:val="24"/>
    </w:rPr>
  </w:style>
  <w:style w:type="paragraph" w:customStyle="1" w:styleId="spinner4">
    <w:name w:val="spinner4"/>
    <w:basedOn w:val="Normal"/>
    <w:rsid w:val="00AB127A"/>
    <w:pPr>
      <w:spacing w:before="0" w:after="150"/>
      <w:ind w:right="225"/>
    </w:pPr>
    <w:rPr>
      <w:rFonts w:ascii="Times New Roman" w:eastAsia="Times New Roman" w:hAnsi="Times New Roman"/>
      <w:sz w:val="24"/>
    </w:rPr>
  </w:style>
  <w:style w:type="paragraph" w:customStyle="1" w:styleId="merge-branch-form1">
    <w:name w:val="merge-branch-form1"/>
    <w:basedOn w:val="Normal"/>
    <w:rsid w:val="00AB127A"/>
    <w:pPr>
      <w:pBdr>
        <w:top w:val="single" w:sz="6" w:space="11" w:color="E1E4E8"/>
      </w:pBdr>
      <w:shd w:val="clear" w:color="auto" w:fill="FAFBFC"/>
      <w:spacing w:before="225" w:after="225"/>
    </w:pPr>
    <w:rPr>
      <w:rFonts w:ascii="Times New Roman" w:eastAsia="Times New Roman" w:hAnsi="Times New Roman"/>
      <w:vanish/>
      <w:sz w:val="24"/>
    </w:rPr>
  </w:style>
  <w:style w:type="paragraph" w:customStyle="1" w:styleId="merge-message1">
    <w:name w:val="merge-message1"/>
    <w:basedOn w:val="Normal"/>
    <w:rsid w:val="00AB127A"/>
    <w:pPr>
      <w:pBdr>
        <w:top w:val="single" w:sz="6" w:space="11" w:color="E1E4E8"/>
      </w:pBdr>
      <w:shd w:val="clear" w:color="auto" w:fill="FAFBFC"/>
      <w:spacing w:before="0" w:after="150"/>
    </w:pPr>
    <w:rPr>
      <w:rFonts w:ascii="Times New Roman" w:eastAsia="Times New Roman" w:hAnsi="Times New Roman"/>
      <w:sz w:val="24"/>
    </w:rPr>
  </w:style>
  <w:style w:type="paragraph" w:customStyle="1" w:styleId="merge-status-list2">
    <w:name w:val="merge-status-list2"/>
    <w:basedOn w:val="Normal"/>
    <w:rsid w:val="00AB127A"/>
    <w:pPr>
      <w:pBdr>
        <w:top w:val="single" w:sz="6" w:space="0" w:color="E1E4E8"/>
        <w:left w:val="single" w:sz="2" w:space="0" w:color="E1E4E8"/>
        <w:bottom w:val="single" w:sz="2" w:space="0" w:color="E1E4E8"/>
        <w:right w:val="single" w:sz="2" w:space="0" w:color="E1E4E8"/>
      </w:pBdr>
      <w:spacing w:before="225" w:after="0"/>
      <w:ind w:left="-225" w:right="-225"/>
    </w:pPr>
    <w:rPr>
      <w:rFonts w:ascii="Times New Roman" w:eastAsia="Times New Roman" w:hAnsi="Times New Roman"/>
      <w:sz w:val="24"/>
    </w:rPr>
  </w:style>
  <w:style w:type="paragraph" w:customStyle="1" w:styleId="merge-status-item1">
    <w:name w:val="merge-status-item1"/>
    <w:basedOn w:val="Normal"/>
    <w:rsid w:val="00AB127A"/>
    <w:pPr>
      <w:pBdr>
        <w:bottom w:val="single" w:sz="6" w:space="8" w:color="E1E4E8"/>
      </w:pBdr>
      <w:shd w:val="clear" w:color="auto" w:fill="FAFBFC"/>
      <w:spacing w:before="0" w:after="150"/>
    </w:pPr>
    <w:rPr>
      <w:rFonts w:ascii="Times New Roman" w:eastAsia="Times New Roman" w:hAnsi="Times New Roman"/>
      <w:sz w:val="24"/>
    </w:rPr>
  </w:style>
  <w:style w:type="paragraph" w:customStyle="1" w:styleId="branch-action-icon1">
    <w:name w:val="branch-action-icon1"/>
    <w:basedOn w:val="Normal"/>
    <w:rsid w:val="00AB127A"/>
    <w:pPr>
      <w:shd w:val="clear" w:color="auto" w:fill="2CBE4E"/>
      <w:spacing w:before="0" w:after="150"/>
      <w:ind w:left="-825"/>
      <w:jc w:val="center"/>
    </w:pPr>
    <w:rPr>
      <w:rFonts w:ascii="Times New Roman" w:eastAsia="Times New Roman" w:hAnsi="Times New Roman"/>
      <w:color w:val="FFFFFF"/>
      <w:sz w:val="24"/>
    </w:rPr>
  </w:style>
  <w:style w:type="paragraph" w:customStyle="1" w:styleId="branch-action-body1">
    <w:name w:val="branch-action-body1"/>
    <w:basedOn w:val="Normal"/>
    <w:rsid w:val="00AB127A"/>
    <w:pPr>
      <w:pBdr>
        <w:top w:val="single" w:sz="6" w:space="0" w:color="34D058"/>
        <w:left w:val="single" w:sz="6" w:space="0" w:color="34D058"/>
        <w:bottom w:val="single" w:sz="6" w:space="0" w:color="34D058"/>
        <w:right w:val="single" w:sz="6" w:space="0" w:color="34D058"/>
      </w:pBdr>
      <w:shd w:val="clear" w:color="auto" w:fill="FFFFFF"/>
      <w:spacing w:before="0" w:after="150"/>
    </w:pPr>
    <w:rPr>
      <w:rFonts w:ascii="Times New Roman" w:eastAsia="Times New Roman" w:hAnsi="Times New Roman"/>
      <w:sz w:val="24"/>
    </w:rPr>
  </w:style>
  <w:style w:type="paragraph" w:customStyle="1" w:styleId="branch-action-icon2">
    <w:name w:val="branch-action-icon2"/>
    <w:basedOn w:val="Normal"/>
    <w:rsid w:val="00AB127A"/>
    <w:pPr>
      <w:shd w:val="clear" w:color="auto" w:fill="DBAB09"/>
      <w:spacing w:before="0" w:after="150"/>
      <w:ind w:left="-825"/>
      <w:jc w:val="center"/>
    </w:pPr>
    <w:rPr>
      <w:rFonts w:ascii="Times New Roman" w:eastAsia="Times New Roman" w:hAnsi="Times New Roman"/>
      <w:color w:val="FFFFFF"/>
      <w:sz w:val="24"/>
    </w:rPr>
  </w:style>
  <w:style w:type="paragraph" w:customStyle="1" w:styleId="branch-action-icon3">
    <w:name w:val="branch-action-icon3"/>
    <w:basedOn w:val="Normal"/>
    <w:rsid w:val="00AB127A"/>
    <w:pPr>
      <w:shd w:val="clear" w:color="auto" w:fill="DBAB09"/>
      <w:spacing w:before="0" w:after="150"/>
      <w:ind w:left="-825"/>
      <w:jc w:val="center"/>
    </w:pPr>
    <w:rPr>
      <w:rFonts w:ascii="Times New Roman" w:eastAsia="Times New Roman" w:hAnsi="Times New Roman"/>
      <w:color w:val="FFFFFF"/>
      <w:sz w:val="24"/>
    </w:rPr>
  </w:style>
  <w:style w:type="paragraph" w:customStyle="1" w:styleId="branch-action-body2">
    <w:name w:val="branch-action-body2"/>
    <w:basedOn w:val="Normal"/>
    <w:rsid w:val="00AB127A"/>
    <w:pPr>
      <w:pBdr>
        <w:top w:val="single" w:sz="6" w:space="0" w:color="E2CC7A"/>
        <w:left w:val="single" w:sz="6" w:space="0" w:color="E2CC7A"/>
        <w:bottom w:val="single" w:sz="6" w:space="0" w:color="E2CC7A"/>
        <w:right w:val="single" w:sz="6" w:space="0" w:color="E2CC7A"/>
      </w:pBdr>
      <w:shd w:val="clear" w:color="auto" w:fill="FFFFFF"/>
      <w:spacing w:before="0" w:after="150"/>
    </w:pPr>
    <w:rPr>
      <w:rFonts w:ascii="Times New Roman" w:eastAsia="Times New Roman" w:hAnsi="Times New Roman"/>
      <w:sz w:val="24"/>
    </w:rPr>
  </w:style>
  <w:style w:type="paragraph" w:customStyle="1" w:styleId="branch-action-body3">
    <w:name w:val="branch-action-body3"/>
    <w:basedOn w:val="Normal"/>
    <w:rsid w:val="00AB127A"/>
    <w:pPr>
      <w:pBdr>
        <w:top w:val="single" w:sz="6" w:space="0" w:color="E2CC7A"/>
        <w:left w:val="single" w:sz="6" w:space="0" w:color="E2CC7A"/>
        <w:bottom w:val="single" w:sz="6" w:space="0" w:color="E2CC7A"/>
        <w:right w:val="single" w:sz="6" w:space="0" w:color="E2CC7A"/>
      </w:pBdr>
      <w:shd w:val="clear" w:color="auto" w:fill="FFFFFF"/>
      <w:spacing w:before="0" w:after="150"/>
    </w:pPr>
    <w:rPr>
      <w:rFonts w:ascii="Times New Roman" w:eastAsia="Times New Roman" w:hAnsi="Times New Roman"/>
      <w:sz w:val="24"/>
    </w:rPr>
  </w:style>
  <w:style w:type="paragraph" w:customStyle="1" w:styleId="branch-action-icon4">
    <w:name w:val="branch-action-icon4"/>
    <w:basedOn w:val="Normal"/>
    <w:rsid w:val="00AB127A"/>
    <w:pPr>
      <w:shd w:val="clear" w:color="auto" w:fill="6F42C1"/>
      <w:spacing w:before="0" w:after="150"/>
      <w:ind w:left="-825"/>
      <w:jc w:val="center"/>
    </w:pPr>
    <w:rPr>
      <w:rFonts w:ascii="Times New Roman" w:eastAsia="Times New Roman" w:hAnsi="Times New Roman"/>
      <w:color w:val="FFFFFF"/>
      <w:sz w:val="24"/>
    </w:rPr>
  </w:style>
  <w:style w:type="paragraph" w:customStyle="1" w:styleId="branch-action-body4">
    <w:name w:val="branch-action-body4"/>
    <w:basedOn w:val="Normal"/>
    <w:rsid w:val="00AB127A"/>
    <w:pPr>
      <w:pBdr>
        <w:top w:val="single" w:sz="6" w:space="0" w:color="D5C8ED"/>
        <w:left w:val="single" w:sz="6" w:space="0" w:color="D5C8ED"/>
        <w:bottom w:val="single" w:sz="6" w:space="0" w:color="D5C8ED"/>
        <w:right w:val="single" w:sz="6" w:space="0" w:color="D5C8ED"/>
      </w:pBdr>
      <w:shd w:val="clear" w:color="auto" w:fill="FFFFFF"/>
      <w:spacing w:before="0" w:after="150"/>
    </w:pPr>
    <w:rPr>
      <w:rFonts w:ascii="Times New Roman" w:eastAsia="Times New Roman" w:hAnsi="Times New Roman"/>
      <w:sz w:val="24"/>
    </w:rPr>
  </w:style>
  <w:style w:type="paragraph" w:customStyle="1" w:styleId="branch-action-icon5">
    <w:name w:val="branch-action-icon5"/>
    <w:basedOn w:val="Normal"/>
    <w:rsid w:val="00AB127A"/>
    <w:pPr>
      <w:shd w:val="clear" w:color="auto" w:fill="6A737D"/>
      <w:spacing w:before="0" w:after="150"/>
      <w:ind w:left="-825"/>
      <w:jc w:val="center"/>
    </w:pPr>
    <w:rPr>
      <w:rFonts w:ascii="Times New Roman" w:eastAsia="Times New Roman" w:hAnsi="Times New Roman"/>
      <w:color w:val="FFFFFF"/>
      <w:sz w:val="24"/>
    </w:rPr>
  </w:style>
  <w:style w:type="paragraph" w:customStyle="1" w:styleId="branch-action-icon6">
    <w:name w:val="branch-action-icon6"/>
    <w:basedOn w:val="Normal"/>
    <w:rsid w:val="00AB127A"/>
    <w:pPr>
      <w:shd w:val="clear" w:color="auto" w:fill="6A737D"/>
      <w:spacing w:before="0" w:after="150"/>
      <w:ind w:left="-825"/>
      <w:jc w:val="center"/>
    </w:pPr>
    <w:rPr>
      <w:rFonts w:ascii="Times New Roman" w:eastAsia="Times New Roman" w:hAnsi="Times New Roman"/>
      <w:color w:val="FFFFFF"/>
      <w:sz w:val="24"/>
    </w:rPr>
  </w:style>
  <w:style w:type="paragraph" w:customStyle="1" w:styleId="branch-action-icon7">
    <w:name w:val="branch-action-icon7"/>
    <w:basedOn w:val="Normal"/>
    <w:rsid w:val="00AB127A"/>
    <w:pPr>
      <w:shd w:val="clear" w:color="auto" w:fill="6A737D"/>
      <w:spacing w:before="0" w:after="150"/>
      <w:ind w:left="-825"/>
      <w:jc w:val="center"/>
    </w:pPr>
    <w:rPr>
      <w:rFonts w:ascii="Times New Roman" w:eastAsia="Times New Roman" w:hAnsi="Times New Roman"/>
      <w:color w:val="FFFFFF"/>
      <w:sz w:val="24"/>
    </w:rPr>
  </w:style>
  <w:style w:type="paragraph" w:customStyle="1" w:styleId="branch-action-body5">
    <w:name w:val="branch-action-body5"/>
    <w:basedOn w:val="Normal"/>
    <w:rsid w:val="00AB127A"/>
    <w:pPr>
      <w:pBdr>
        <w:top w:val="single" w:sz="6" w:space="0" w:color="D1D5DA"/>
        <w:left w:val="single" w:sz="6" w:space="0" w:color="D1D5DA"/>
        <w:bottom w:val="single" w:sz="6" w:space="0" w:color="D1D5DA"/>
        <w:right w:val="single" w:sz="6" w:space="0" w:color="D1D5DA"/>
      </w:pBdr>
      <w:shd w:val="clear" w:color="auto" w:fill="FFFFFF"/>
      <w:spacing w:before="0" w:after="150"/>
    </w:pPr>
    <w:rPr>
      <w:rFonts w:ascii="Times New Roman" w:eastAsia="Times New Roman" w:hAnsi="Times New Roman"/>
      <w:sz w:val="24"/>
    </w:rPr>
  </w:style>
  <w:style w:type="paragraph" w:customStyle="1" w:styleId="branch-action-body6">
    <w:name w:val="branch-action-body6"/>
    <w:basedOn w:val="Normal"/>
    <w:rsid w:val="00AB127A"/>
    <w:pPr>
      <w:pBdr>
        <w:top w:val="single" w:sz="6" w:space="0" w:color="D1D5DA"/>
        <w:left w:val="single" w:sz="6" w:space="0" w:color="D1D5DA"/>
        <w:bottom w:val="single" w:sz="6" w:space="0" w:color="D1D5DA"/>
        <w:right w:val="single" w:sz="6" w:space="0" w:color="D1D5DA"/>
      </w:pBdr>
      <w:shd w:val="clear" w:color="auto" w:fill="FFFFFF"/>
      <w:spacing w:before="0" w:after="150"/>
    </w:pPr>
    <w:rPr>
      <w:rFonts w:ascii="Times New Roman" w:eastAsia="Times New Roman" w:hAnsi="Times New Roman"/>
      <w:sz w:val="24"/>
    </w:rPr>
  </w:style>
  <w:style w:type="paragraph" w:customStyle="1" w:styleId="branch-action-body7">
    <w:name w:val="branch-action-body7"/>
    <w:basedOn w:val="Normal"/>
    <w:rsid w:val="00AB127A"/>
    <w:pPr>
      <w:pBdr>
        <w:top w:val="single" w:sz="6" w:space="0" w:color="D1D5DA"/>
        <w:left w:val="single" w:sz="6" w:space="0" w:color="D1D5DA"/>
        <w:bottom w:val="single" w:sz="6" w:space="0" w:color="D1D5DA"/>
        <w:right w:val="single" w:sz="6" w:space="0" w:color="D1D5DA"/>
      </w:pBdr>
      <w:shd w:val="clear" w:color="auto" w:fill="FFFFFF"/>
      <w:spacing w:before="0" w:after="150"/>
    </w:pPr>
    <w:rPr>
      <w:rFonts w:ascii="Times New Roman" w:eastAsia="Times New Roman" w:hAnsi="Times New Roman"/>
      <w:sz w:val="24"/>
    </w:rPr>
  </w:style>
  <w:style w:type="paragraph" w:customStyle="1" w:styleId="branch-action-icon8">
    <w:name w:val="branch-action-icon8"/>
    <w:basedOn w:val="Normal"/>
    <w:rsid w:val="00AB127A"/>
    <w:pPr>
      <w:shd w:val="clear" w:color="auto" w:fill="D73A49"/>
      <w:spacing w:before="0" w:after="150"/>
      <w:ind w:left="-825"/>
      <w:jc w:val="center"/>
    </w:pPr>
    <w:rPr>
      <w:rFonts w:ascii="Times New Roman" w:eastAsia="Times New Roman" w:hAnsi="Times New Roman"/>
      <w:color w:val="FFFFFF"/>
      <w:sz w:val="24"/>
    </w:rPr>
  </w:style>
  <w:style w:type="paragraph" w:customStyle="1" w:styleId="branch-action-icon9">
    <w:name w:val="branch-action-icon9"/>
    <w:basedOn w:val="Normal"/>
    <w:rsid w:val="00AB127A"/>
    <w:pPr>
      <w:shd w:val="clear" w:color="auto" w:fill="D73A49"/>
      <w:spacing w:before="0" w:after="150"/>
      <w:ind w:left="-825"/>
      <w:jc w:val="center"/>
    </w:pPr>
    <w:rPr>
      <w:rFonts w:ascii="Times New Roman" w:eastAsia="Times New Roman" w:hAnsi="Times New Roman"/>
      <w:color w:val="FFFFFF"/>
      <w:sz w:val="24"/>
    </w:rPr>
  </w:style>
  <w:style w:type="paragraph" w:customStyle="1" w:styleId="branch-action-body8">
    <w:name w:val="branch-action-body8"/>
    <w:basedOn w:val="Normal"/>
    <w:rsid w:val="00AB127A"/>
    <w:pPr>
      <w:pBdr>
        <w:top w:val="single" w:sz="6" w:space="0" w:color="F97583"/>
        <w:left w:val="single" w:sz="6" w:space="0" w:color="F97583"/>
        <w:bottom w:val="single" w:sz="6" w:space="0" w:color="F97583"/>
        <w:right w:val="single" w:sz="6" w:space="0" w:color="F97583"/>
      </w:pBdr>
      <w:shd w:val="clear" w:color="auto" w:fill="FFFFFF"/>
      <w:spacing w:before="0" w:after="150"/>
    </w:pPr>
    <w:rPr>
      <w:rFonts w:ascii="Times New Roman" w:eastAsia="Times New Roman" w:hAnsi="Times New Roman"/>
      <w:sz w:val="24"/>
    </w:rPr>
  </w:style>
  <w:style w:type="paragraph" w:customStyle="1" w:styleId="branch-action-body9">
    <w:name w:val="branch-action-body9"/>
    <w:basedOn w:val="Normal"/>
    <w:rsid w:val="00AB127A"/>
    <w:pPr>
      <w:pBdr>
        <w:top w:val="single" w:sz="6" w:space="0" w:color="F97583"/>
        <w:left w:val="single" w:sz="6" w:space="0" w:color="F97583"/>
        <w:bottom w:val="single" w:sz="6" w:space="0" w:color="F97583"/>
        <w:right w:val="single" w:sz="6" w:space="0" w:color="F97583"/>
      </w:pBdr>
      <w:shd w:val="clear" w:color="auto" w:fill="FFFFFF"/>
      <w:spacing w:before="0" w:after="150"/>
    </w:pPr>
    <w:rPr>
      <w:rFonts w:ascii="Times New Roman" w:eastAsia="Times New Roman" w:hAnsi="Times New Roman"/>
      <w:sz w:val="24"/>
    </w:rPr>
  </w:style>
  <w:style w:type="paragraph" w:customStyle="1" w:styleId="commit-form2">
    <w:name w:val="commit-form2"/>
    <w:basedOn w:val="Normal"/>
    <w:rsid w:val="00AB127A"/>
    <w:pPr>
      <w:pBdr>
        <w:top w:val="single" w:sz="6" w:space="11" w:color="85E89D"/>
        <w:left w:val="single" w:sz="6" w:space="11" w:color="85E89D"/>
        <w:bottom w:val="single" w:sz="6" w:space="11" w:color="85E89D"/>
        <w:right w:val="single" w:sz="6" w:space="11" w:color="85E89D"/>
      </w:pBdr>
      <w:spacing w:before="0" w:after="150"/>
    </w:pPr>
    <w:rPr>
      <w:rFonts w:ascii="Times New Roman" w:eastAsia="Times New Roman" w:hAnsi="Times New Roman"/>
      <w:sz w:val="24"/>
    </w:rPr>
  </w:style>
  <w:style w:type="paragraph" w:customStyle="1" w:styleId="merge-branch-form2">
    <w:name w:val="merge-branch-form2"/>
    <w:basedOn w:val="Normal"/>
    <w:rsid w:val="00AB127A"/>
    <w:pPr>
      <w:spacing w:before="225" w:after="225"/>
    </w:pPr>
    <w:rPr>
      <w:rFonts w:ascii="Times New Roman" w:eastAsia="Times New Roman" w:hAnsi="Times New Roman"/>
      <w:sz w:val="24"/>
    </w:rPr>
  </w:style>
  <w:style w:type="paragraph" w:customStyle="1" w:styleId="octicon44">
    <w:name w:val="octicon44"/>
    <w:basedOn w:val="Normal"/>
    <w:rsid w:val="00AB127A"/>
    <w:pPr>
      <w:spacing w:before="105" w:after="150"/>
      <w:textAlignment w:val="bottom"/>
    </w:pPr>
    <w:rPr>
      <w:rFonts w:ascii="Times New Roman" w:eastAsia="Times New Roman" w:hAnsi="Times New Roman"/>
      <w:sz w:val="24"/>
    </w:rPr>
  </w:style>
  <w:style w:type="paragraph" w:customStyle="1" w:styleId="octicon-alert1">
    <w:name w:val="octicon-alert1"/>
    <w:basedOn w:val="Normal"/>
    <w:rsid w:val="00AB127A"/>
    <w:pPr>
      <w:spacing w:before="90" w:after="150"/>
    </w:pPr>
    <w:rPr>
      <w:rFonts w:ascii="Times New Roman" w:eastAsia="Times New Roman" w:hAnsi="Times New Roman"/>
      <w:sz w:val="24"/>
    </w:rPr>
  </w:style>
  <w:style w:type="paragraph" w:customStyle="1" w:styleId="pull-merging-error1">
    <w:name w:val="pull-merging-error1"/>
    <w:basedOn w:val="Normal"/>
    <w:rsid w:val="00AB127A"/>
    <w:pPr>
      <w:spacing w:before="0" w:after="150"/>
    </w:pPr>
    <w:rPr>
      <w:rFonts w:ascii="Times New Roman" w:eastAsia="Times New Roman" w:hAnsi="Times New Roman"/>
      <w:vanish/>
      <w:sz w:val="24"/>
    </w:rPr>
  </w:style>
  <w:style w:type="paragraph" w:customStyle="1" w:styleId="dots1">
    <w:name w:val="dots1"/>
    <w:basedOn w:val="Normal"/>
    <w:rsid w:val="00AB127A"/>
    <w:pPr>
      <w:spacing w:before="0" w:after="150"/>
    </w:pPr>
    <w:rPr>
      <w:rFonts w:ascii="Times New Roman" w:eastAsia="Times New Roman" w:hAnsi="Times New Roman"/>
      <w:sz w:val="24"/>
    </w:rPr>
  </w:style>
  <w:style w:type="paragraph" w:customStyle="1" w:styleId="branch-name1">
    <w:name w:val="branch-name1"/>
    <w:basedOn w:val="Normal"/>
    <w:rsid w:val="00AB127A"/>
    <w:pPr>
      <w:shd w:val="clear" w:color="auto" w:fill="EAF5FF"/>
      <w:spacing w:before="0" w:after="150" w:line="330" w:lineRule="atLeast"/>
    </w:pPr>
    <w:rPr>
      <w:rFonts w:ascii="Consolas" w:eastAsia="Times New Roman" w:hAnsi="Consolas"/>
      <w:szCs w:val="18"/>
    </w:rPr>
  </w:style>
  <w:style w:type="paragraph" w:customStyle="1" w:styleId="css-truncate-target3">
    <w:name w:val="css-truncate-target3"/>
    <w:basedOn w:val="Normal"/>
    <w:rsid w:val="00AB127A"/>
    <w:pPr>
      <w:spacing w:before="0" w:after="150"/>
    </w:pPr>
    <w:rPr>
      <w:rFonts w:ascii="Times New Roman" w:eastAsia="Times New Roman" w:hAnsi="Times New Roman"/>
      <w:sz w:val="24"/>
    </w:rPr>
  </w:style>
  <w:style w:type="paragraph" w:customStyle="1" w:styleId="css-truncate-target4">
    <w:name w:val="css-truncate-target4"/>
    <w:basedOn w:val="Normal"/>
    <w:rsid w:val="00AB127A"/>
    <w:pPr>
      <w:spacing w:before="0" w:after="150"/>
    </w:pPr>
    <w:rPr>
      <w:rFonts w:ascii="Times New Roman" w:eastAsia="Times New Roman" w:hAnsi="Times New Roman"/>
      <w:sz w:val="24"/>
    </w:rPr>
  </w:style>
  <w:style w:type="paragraph" w:customStyle="1" w:styleId="pre-mergability1">
    <w:name w:val="pre-mergability1"/>
    <w:basedOn w:val="Normal"/>
    <w:rsid w:val="00AB127A"/>
    <w:pPr>
      <w:spacing w:before="0" w:after="150" w:line="390" w:lineRule="atLeast"/>
      <w:textAlignment w:val="center"/>
    </w:pPr>
    <w:rPr>
      <w:rFonts w:ascii="Times New Roman" w:eastAsia="Times New Roman" w:hAnsi="Times New Roman"/>
      <w:sz w:val="24"/>
    </w:rPr>
  </w:style>
  <w:style w:type="paragraph" w:customStyle="1" w:styleId="octicon45">
    <w:name w:val="octicon45"/>
    <w:basedOn w:val="Normal"/>
    <w:rsid w:val="00AB127A"/>
    <w:pPr>
      <w:spacing w:before="0" w:after="150"/>
      <w:textAlignment w:val="bottom"/>
    </w:pPr>
    <w:rPr>
      <w:rFonts w:ascii="Times New Roman" w:eastAsia="Times New Roman" w:hAnsi="Times New Roman"/>
      <w:sz w:val="24"/>
    </w:rPr>
  </w:style>
  <w:style w:type="paragraph" w:customStyle="1" w:styleId="gh-header-meta1">
    <w:name w:val="gh-header-meta1"/>
    <w:basedOn w:val="Normal"/>
    <w:rsid w:val="00AB127A"/>
    <w:pPr>
      <w:spacing w:before="75" w:after="150"/>
    </w:pPr>
    <w:rPr>
      <w:rFonts w:ascii="Times New Roman" w:eastAsia="Times New Roman" w:hAnsi="Times New Roman"/>
      <w:color w:val="586069"/>
      <w:sz w:val="21"/>
      <w:szCs w:val="21"/>
    </w:rPr>
  </w:style>
  <w:style w:type="paragraph" w:customStyle="1" w:styleId="branch-name2">
    <w:name w:val="branch-name2"/>
    <w:basedOn w:val="Normal"/>
    <w:rsid w:val="00AB127A"/>
    <w:pPr>
      <w:shd w:val="clear" w:color="auto" w:fill="EAF5FF"/>
      <w:spacing w:before="0" w:after="150"/>
    </w:pPr>
    <w:rPr>
      <w:rFonts w:ascii="Consolas" w:eastAsia="Times New Roman" w:hAnsi="Consolas"/>
      <w:szCs w:val="18"/>
    </w:rPr>
  </w:style>
  <w:style w:type="paragraph" w:customStyle="1" w:styleId="compare-show-header1">
    <w:name w:val="compare-show-header1"/>
    <w:basedOn w:val="Normal"/>
    <w:rsid w:val="00AB127A"/>
    <w:pPr>
      <w:spacing w:before="0" w:after="150"/>
    </w:pPr>
    <w:rPr>
      <w:rFonts w:ascii="Times New Roman" w:eastAsia="Times New Roman" w:hAnsi="Times New Roman"/>
      <w:vanish/>
      <w:sz w:val="24"/>
    </w:rPr>
  </w:style>
  <w:style w:type="paragraph" w:customStyle="1" w:styleId="compare-pr-header1">
    <w:name w:val="compare-pr-header1"/>
    <w:basedOn w:val="Normal"/>
    <w:rsid w:val="00AB127A"/>
    <w:pPr>
      <w:spacing w:before="0" w:after="150"/>
    </w:pPr>
    <w:rPr>
      <w:rFonts w:ascii="Times New Roman" w:eastAsia="Times New Roman" w:hAnsi="Times New Roman"/>
      <w:sz w:val="24"/>
    </w:rPr>
  </w:style>
  <w:style w:type="paragraph" w:customStyle="1" w:styleId="octicon46">
    <w:name w:val="octicon46"/>
    <w:basedOn w:val="Normal"/>
    <w:rsid w:val="00AB127A"/>
    <w:pPr>
      <w:spacing w:before="0" w:after="150"/>
      <w:textAlignment w:val="bottom"/>
    </w:pPr>
    <w:rPr>
      <w:rFonts w:ascii="Times New Roman" w:eastAsia="Times New Roman" w:hAnsi="Times New Roman"/>
      <w:color w:val="A3AAB1"/>
      <w:sz w:val="24"/>
    </w:rPr>
  </w:style>
  <w:style w:type="paragraph" w:customStyle="1" w:styleId="css-truncate-target5">
    <w:name w:val="css-truncate-target5"/>
    <w:basedOn w:val="Normal"/>
    <w:rsid w:val="00AB127A"/>
    <w:pPr>
      <w:spacing w:before="0" w:after="150"/>
    </w:pPr>
    <w:rPr>
      <w:rFonts w:ascii="Times New Roman" w:eastAsia="Times New Roman" w:hAnsi="Times New Roman"/>
      <w:sz w:val="24"/>
    </w:rPr>
  </w:style>
  <w:style w:type="paragraph" w:customStyle="1" w:styleId="clear-search1">
    <w:name w:val="clear-search1"/>
    <w:basedOn w:val="Normal"/>
    <w:rsid w:val="00AB127A"/>
    <w:pPr>
      <w:spacing w:before="0" w:after="150"/>
    </w:pPr>
    <w:rPr>
      <w:rFonts w:ascii="Times New Roman" w:eastAsia="Times New Roman" w:hAnsi="Times New Roman"/>
      <w:vanish/>
      <w:sz w:val="24"/>
    </w:rPr>
  </w:style>
  <w:style w:type="paragraph" w:customStyle="1" w:styleId="loading-overlay1">
    <w:name w:val="loading-overlay1"/>
    <w:basedOn w:val="Normal"/>
    <w:rsid w:val="00AB127A"/>
    <w:pPr>
      <w:spacing w:before="0" w:after="150"/>
      <w:jc w:val="center"/>
    </w:pPr>
    <w:rPr>
      <w:rFonts w:ascii="Times New Roman" w:eastAsia="Times New Roman" w:hAnsi="Times New Roman"/>
      <w:vanish/>
      <w:sz w:val="24"/>
    </w:rPr>
  </w:style>
  <w:style w:type="paragraph" w:customStyle="1" w:styleId="count-half1">
    <w:name w:val="count-half1"/>
    <w:basedOn w:val="Normal"/>
    <w:rsid w:val="00AB127A"/>
    <w:pPr>
      <w:spacing w:before="0" w:after="150"/>
      <w:jc w:val="right"/>
    </w:pPr>
    <w:rPr>
      <w:rFonts w:ascii="Times New Roman" w:eastAsia="Times New Roman" w:hAnsi="Times New Roman"/>
      <w:sz w:val="24"/>
    </w:rPr>
  </w:style>
  <w:style w:type="paragraph" w:customStyle="1" w:styleId="count-value1">
    <w:name w:val="count-value1"/>
    <w:basedOn w:val="Normal"/>
    <w:rsid w:val="00AB127A"/>
    <w:pPr>
      <w:spacing w:before="0" w:after="150"/>
    </w:pPr>
    <w:rPr>
      <w:rFonts w:ascii="Times New Roman" w:eastAsia="Times New Roman" w:hAnsi="Times New Roman"/>
      <w:sz w:val="15"/>
      <w:szCs w:val="15"/>
    </w:rPr>
  </w:style>
  <w:style w:type="paragraph" w:customStyle="1" w:styleId="bar2">
    <w:name w:val="bar2"/>
    <w:basedOn w:val="Normal"/>
    <w:rsid w:val="00AB127A"/>
    <w:pPr>
      <w:spacing w:before="0" w:after="150"/>
    </w:pPr>
    <w:rPr>
      <w:rFonts w:ascii="Times New Roman" w:eastAsia="Times New Roman" w:hAnsi="Times New Roman"/>
      <w:sz w:val="24"/>
    </w:rPr>
  </w:style>
  <w:style w:type="paragraph" w:customStyle="1" w:styleId="meter1">
    <w:name w:val="meter1"/>
    <w:basedOn w:val="Normal"/>
    <w:rsid w:val="00AB127A"/>
    <w:pPr>
      <w:shd w:val="clear" w:color="auto" w:fill="C6CBD1"/>
      <w:spacing w:before="0" w:after="150"/>
    </w:pPr>
    <w:rPr>
      <w:rFonts w:ascii="Times New Roman" w:eastAsia="Times New Roman" w:hAnsi="Times New Roman"/>
      <w:sz w:val="24"/>
    </w:rPr>
  </w:style>
  <w:style w:type="paragraph" w:customStyle="1" w:styleId="tabnav4">
    <w:name w:val="tabnav4"/>
    <w:basedOn w:val="Normal"/>
    <w:rsid w:val="00AB127A"/>
    <w:pPr>
      <w:spacing w:before="0" w:after="225"/>
    </w:pPr>
    <w:rPr>
      <w:rFonts w:ascii="Times New Roman" w:eastAsia="Times New Roman" w:hAnsi="Times New Roman"/>
      <w:sz w:val="24"/>
    </w:rPr>
  </w:style>
  <w:style w:type="paragraph" w:customStyle="1" w:styleId="write-content2">
    <w:name w:val="write-content2"/>
    <w:basedOn w:val="Normal"/>
    <w:rsid w:val="00AB127A"/>
    <w:pPr>
      <w:spacing w:before="0" w:after="150"/>
    </w:pPr>
    <w:rPr>
      <w:rFonts w:ascii="Times New Roman" w:eastAsia="Times New Roman" w:hAnsi="Times New Roman"/>
      <w:sz w:val="24"/>
    </w:rPr>
  </w:style>
  <w:style w:type="paragraph" w:customStyle="1" w:styleId="timeline-comment3">
    <w:name w:val="timeline-comment3"/>
    <w:basedOn w:val="Normal"/>
    <w:rsid w:val="00AB127A"/>
    <w:pPr>
      <w:shd w:val="clear" w:color="auto" w:fill="FFFFFF"/>
      <w:spacing w:before="0" w:after="150"/>
    </w:pPr>
    <w:rPr>
      <w:rFonts w:ascii="Times New Roman" w:eastAsia="Times New Roman" w:hAnsi="Times New Roman"/>
      <w:color w:val="24292E"/>
      <w:sz w:val="24"/>
    </w:rPr>
  </w:style>
  <w:style w:type="paragraph" w:customStyle="1" w:styleId="flash2">
    <w:name w:val="flash2"/>
    <w:basedOn w:val="Normal"/>
    <w:rsid w:val="00AB127A"/>
    <w:pPr>
      <w:shd w:val="clear" w:color="auto" w:fill="DBEDFF"/>
      <w:spacing w:before="0" w:after="150"/>
    </w:pPr>
    <w:rPr>
      <w:rFonts w:ascii="Times New Roman" w:eastAsia="Times New Roman" w:hAnsi="Times New Roman"/>
      <w:color w:val="032F62"/>
      <w:sz w:val="24"/>
    </w:rPr>
  </w:style>
  <w:style w:type="paragraph" w:customStyle="1" w:styleId="admin-option-button1">
    <w:name w:val="admin-option-button1"/>
    <w:basedOn w:val="Normal"/>
    <w:rsid w:val="00AB127A"/>
    <w:pPr>
      <w:spacing w:before="120" w:after="150"/>
    </w:pPr>
    <w:rPr>
      <w:rFonts w:ascii="Times New Roman" w:eastAsia="Times New Roman" w:hAnsi="Times New Roman"/>
      <w:sz w:val="24"/>
    </w:rPr>
  </w:style>
  <w:style w:type="paragraph" w:customStyle="1" w:styleId="policy-enforcement1">
    <w:name w:val="policy-enforcement1"/>
    <w:basedOn w:val="Normal"/>
    <w:rsid w:val="00AB127A"/>
    <w:pPr>
      <w:spacing w:before="0" w:after="150"/>
      <w:ind w:left="120"/>
    </w:pPr>
    <w:rPr>
      <w:rFonts w:ascii="Times New Roman" w:eastAsia="Times New Roman" w:hAnsi="Times New Roman"/>
      <w:color w:val="586069"/>
      <w:sz w:val="24"/>
    </w:rPr>
  </w:style>
  <w:style w:type="paragraph" w:customStyle="1" w:styleId="disabled1">
    <w:name w:val="disabled1"/>
    <w:basedOn w:val="Normal"/>
    <w:rsid w:val="00AB127A"/>
    <w:pPr>
      <w:spacing w:before="0" w:after="150"/>
    </w:pPr>
    <w:rPr>
      <w:rFonts w:ascii="Times New Roman" w:eastAsia="Times New Roman" w:hAnsi="Times New Roman"/>
      <w:color w:val="6A737D"/>
      <w:sz w:val="24"/>
    </w:rPr>
  </w:style>
  <w:style w:type="paragraph" w:customStyle="1" w:styleId="note2">
    <w:name w:val="note2"/>
    <w:basedOn w:val="Normal"/>
    <w:rsid w:val="00AB127A"/>
    <w:pPr>
      <w:spacing w:before="60" w:after="30"/>
    </w:pPr>
    <w:rPr>
      <w:rFonts w:ascii="Times New Roman" w:eastAsia="Times New Roman" w:hAnsi="Times New Roman"/>
      <w:color w:val="6A737D"/>
      <w:szCs w:val="18"/>
    </w:rPr>
  </w:style>
  <w:style w:type="paragraph" w:customStyle="1" w:styleId="tabnav-extra1">
    <w:name w:val="tabnav-extra1"/>
    <w:basedOn w:val="Normal"/>
    <w:rsid w:val="00AB127A"/>
    <w:pPr>
      <w:spacing w:before="0" w:after="150"/>
      <w:ind w:left="150" w:right="360"/>
    </w:pPr>
    <w:rPr>
      <w:rFonts w:ascii="Times New Roman" w:eastAsia="Times New Roman" w:hAnsi="Times New Roman"/>
      <w:color w:val="586069"/>
      <w:szCs w:val="18"/>
    </w:rPr>
  </w:style>
  <w:style w:type="paragraph" w:customStyle="1" w:styleId="tabnav-tabs2">
    <w:name w:val="tabnav-tabs2"/>
    <w:basedOn w:val="Normal"/>
    <w:rsid w:val="00AB127A"/>
    <w:pPr>
      <w:spacing w:before="0" w:after="0"/>
      <w:ind w:left="240"/>
    </w:pPr>
    <w:rPr>
      <w:rFonts w:ascii="Times New Roman" w:eastAsia="Times New Roman" w:hAnsi="Times New Roman"/>
      <w:sz w:val="24"/>
    </w:rPr>
  </w:style>
  <w:style w:type="paragraph" w:customStyle="1" w:styleId="header10">
    <w:name w:val="header1"/>
    <w:basedOn w:val="Normal"/>
    <w:rsid w:val="00AB127A"/>
    <w:pPr>
      <w:shd w:val="clear" w:color="auto" w:fill="24292E"/>
      <w:spacing w:before="0" w:after="150"/>
    </w:pPr>
    <w:rPr>
      <w:rFonts w:ascii="Times New Roman" w:eastAsia="Times New Roman" w:hAnsi="Times New Roman"/>
      <w:vanish/>
      <w:sz w:val="21"/>
      <w:szCs w:val="21"/>
    </w:rPr>
  </w:style>
  <w:style w:type="paragraph" w:customStyle="1" w:styleId="header-old1">
    <w:name w:val="header-old1"/>
    <w:basedOn w:val="Normal"/>
    <w:rsid w:val="00AB127A"/>
    <w:pPr>
      <w:shd w:val="clear" w:color="auto" w:fill="24292E"/>
      <w:spacing w:before="0" w:after="150"/>
    </w:pPr>
    <w:rPr>
      <w:rFonts w:ascii="Times New Roman" w:eastAsia="Times New Roman" w:hAnsi="Times New Roman"/>
      <w:vanish/>
      <w:sz w:val="24"/>
    </w:rPr>
  </w:style>
  <w:style w:type="paragraph" w:customStyle="1" w:styleId="pagehead1">
    <w:name w:val="pagehead1"/>
    <w:basedOn w:val="Normal"/>
    <w:rsid w:val="00AB127A"/>
    <w:pPr>
      <w:pBdr>
        <w:bottom w:val="single" w:sz="6" w:space="18" w:color="E1E4E8"/>
      </w:pBdr>
      <w:spacing w:before="0" w:after="360"/>
    </w:pPr>
    <w:rPr>
      <w:rFonts w:ascii="Times New Roman" w:eastAsia="Times New Roman" w:hAnsi="Times New Roman"/>
      <w:vanish/>
      <w:sz w:val="24"/>
    </w:rPr>
  </w:style>
  <w:style w:type="paragraph" w:customStyle="1" w:styleId="octicon47">
    <w:name w:val="octicon47"/>
    <w:basedOn w:val="Normal"/>
    <w:rsid w:val="00AB127A"/>
    <w:pPr>
      <w:spacing w:before="0" w:after="150"/>
      <w:textAlignment w:val="bottom"/>
    </w:pPr>
    <w:rPr>
      <w:rFonts w:ascii="Times New Roman" w:eastAsia="Times New Roman" w:hAnsi="Times New Roman"/>
      <w:sz w:val="24"/>
    </w:rPr>
  </w:style>
  <w:style w:type="paragraph" w:customStyle="1" w:styleId="octicon-fold1">
    <w:name w:val="octicon-fold1"/>
    <w:basedOn w:val="Normal"/>
    <w:rsid w:val="00AB127A"/>
    <w:pPr>
      <w:spacing w:before="0" w:after="150"/>
    </w:pPr>
    <w:rPr>
      <w:rFonts w:ascii="Times New Roman" w:eastAsia="Times New Roman" w:hAnsi="Times New Roman"/>
      <w:vanish/>
      <w:sz w:val="24"/>
    </w:rPr>
  </w:style>
  <w:style w:type="paragraph" w:customStyle="1" w:styleId="octicon-unfold1">
    <w:name w:val="octicon-unfold1"/>
    <w:basedOn w:val="Normal"/>
    <w:rsid w:val="00AB127A"/>
    <w:pPr>
      <w:spacing w:before="0" w:after="150"/>
    </w:pPr>
    <w:rPr>
      <w:rFonts w:ascii="Times New Roman" w:eastAsia="Times New Roman" w:hAnsi="Times New Roman"/>
      <w:vanish/>
      <w:sz w:val="24"/>
    </w:rPr>
  </w:style>
  <w:style w:type="paragraph" w:customStyle="1" w:styleId="annotation-octicon1">
    <w:name w:val="annotation-octicon1"/>
    <w:basedOn w:val="Normal"/>
    <w:rsid w:val="00AB127A"/>
    <w:pPr>
      <w:spacing w:before="0" w:after="150"/>
    </w:pPr>
    <w:rPr>
      <w:rFonts w:ascii="Times New Roman" w:eastAsia="Times New Roman" w:hAnsi="Times New Roman"/>
      <w:sz w:val="24"/>
    </w:rPr>
  </w:style>
  <w:style w:type="paragraph" w:customStyle="1" w:styleId="annotation-title1">
    <w:name w:val="annotation-title1"/>
    <w:basedOn w:val="Normal"/>
    <w:rsid w:val="00AB127A"/>
    <w:pPr>
      <w:wordWrap w:val="0"/>
      <w:spacing w:before="0" w:after="150"/>
    </w:pPr>
    <w:rPr>
      <w:rFonts w:ascii="Times New Roman" w:eastAsia="Times New Roman" w:hAnsi="Times New Roman"/>
      <w:color w:val="D73A49"/>
      <w:sz w:val="24"/>
    </w:rPr>
  </w:style>
  <w:style w:type="paragraph" w:customStyle="1" w:styleId="octicon-alert2">
    <w:name w:val="octicon-alert2"/>
    <w:basedOn w:val="Normal"/>
    <w:rsid w:val="00AB127A"/>
    <w:pPr>
      <w:spacing w:before="0" w:after="150"/>
    </w:pPr>
    <w:rPr>
      <w:rFonts w:ascii="Times New Roman" w:eastAsia="Times New Roman" w:hAnsi="Times New Roman"/>
      <w:color w:val="DBAB09"/>
      <w:sz w:val="24"/>
    </w:rPr>
  </w:style>
  <w:style w:type="paragraph" w:customStyle="1" w:styleId="annotation-title2">
    <w:name w:val="annotation-title2"/>
    <w:basedOn w:val="Normal"/>
    <w:rsid w:val="00AB127A"/>
    <w:pPr>
      <w:wordWrap w:val="0"/>
      <w:spacing w:before="0" w:after="150"/>
    </w:pPr>
    <w:rPr>
      <w:rFonts w:ascii="Times New Roman" w:eastAsia="Times New Roman" w:hAnsi="Times New Roman"/>
      <w:color w:val="B08800"/>
      <w:sz w:val="24"/>
    </w:rPr>
  </w:style>
  <w:style w:type="paragraph" w:customStyle="1" w:styleId="btn6">
    <w:name w:val="btn6"/>
    <w:basedOn w:val="Normal"/>
    <w:rsid w:val="00AB127A"/>
    <w:pPr>
      <w:shd w:val="clear" w:color="auto" w:fill="24292E"/>
      <w:spacing w:before="0" w:after="150" w:line="300" w:lineRule="atLeast"/>
      <w:textAlignment w:val="center"/>
    </w:pPr>
    <w:rPr>
      <w:rFonts w:ascii="Times New Roman" w:eastAsia="Times New Roman" w:hAnsi="Times New Roman"/>
      <w:b/>
      <w:bCs/>
      <w:color w:val="FFFFFF"/>
      <w:sz w:val="21"/>
      <w:szCs w:val="21"/>
    </w:rPr>
  </w:style>
  <w:style w:type="paragraph" w:customStyle="1" w:styleId="btn7">
    <w:name w:val="btn7"/>
    <w:basedOn w:val="Normal"/>
    <w:rsid w:val="00AB127A"/>
    <w:pPr>
      <w:shd w:val="clear" w:color="auto" w:fill="2F363D"/>
      <w:spacing w:before="0" w:after="150" w:line="300" w:lineRule="atLeast"/>
      <w:textAlignment w:val="center"/>
    </w:pPr>
    <w:rPr>
      <w:rFonts w:ascii="Times New Roman" w:eastAsia="Times New Roman" w:hAnsi="Times New Roman"/>
      <w:b/>
      <w:bCs/>
      <w:color w:val="FFFFFF"/>
      <w:sz w:val="21"/>
      <w:szCs w:val="21"/>
    </w:rPr>
  </w:style>
  <w:style w:type="paragraph" w:customStyle="1" w:styleId="btndisabled1">
    <w:name w:val="btn[disabled]1"/>
    <w:basedOn w:val="Normal"/>
    <w:rsid w:val="00AB127A"/>
    <w:pPr>
      <w:spacing w:before="0" w:after="150"/>
    </w:pPr>
    <w:rPr>
      <w:rFonts w:ascii="Times New Roman" w:eastAsia="Times New Roman" w:hAnsi="Times New Roman"/>
      <w:color w:val="586069"/>
      <w:sz w:val="24"/>
    </w:rPr>
  </w:style>
  <w:style w:type="paragraph" w:customStyle="1" w:styleId="btndisabled2">
    <w:name w:val="btn[disabled]2"/>
    <w:basedOn w:val="Normal"/>
    <w:rsid w:val="00AB127A"/>
    <w:pPr>
      <w:shd w:val="clear" w:color="auto" w:fill="24292E"/>
      <w:spacing w:before="0" w:after="150"/>
    </w:pPr>
    <w:rPr>
      <w:rFonts w:ascii="Times New Roman" w:eastAsia="Times New Roman" w:hAnsi="Times New Roman"/>
      <w:color w:val="586069"/>
      <w:sz w:val="24"/>
    </w:rPr>
  </w:style>
  <w:style w:type="paragraph" w:customStyle="1" w:styleId="checkstep-line-number1">
    <w:name w:val="checkstep-line-number1"/>
    <w:basedOn w:val="Normal"/>
    <w:rsid w:val="00AB127A"/>
    <w:pPr>
      <w:spacing w:before="0" w:after="150"/>
      <w:jc w:val="right"/>
    </w:pPr>
    <w:rPr>
      <w:rFonts w:ascii="Times New Roman" w:eastAsia="Times New Roman" w:hAnsi="Times New Roman"/>
      <w:color w:val="959DA5"/>
      <w:sz w:val="24"/>
    </w:rPr>
  </w:style>
  <w:style w:type="paragraph" w:customStyle="1" w:styleId="checkstep-line-timestamp1">
    <w:name w:val="checkstep-line-timestamp1"/>
    <w:basedOn w:val="Normal"/>
    <w:rsid w:val="00AB127A"/>
    <w:pPr>
      <w:spacing w:before="0" w:after="150"/>
    </w:pPr>
    <w:rPr>
      <w:rFonts w:ascii="Times New Roman" w:eastAsia="Times New Roman" w:hAnsi="Times New Roman"/>
      <w:vanish/>
      <w:color w:val="959DA5"/>
      <w:sz w:val="24"/>
    </w:rPr>
  </w:style>
  <w:style w:type="paragraph" w:customStyle="1" w:styleId="dt-fm1">
    <w:name w:val="dt-fm1"/>
    <w:basedOn w:val="Normal"/>
    <w:rsid w:val="00AB127A"/>
    <w:pPr>
      <w:shd w:val="clear" w:color="auto" w:fill="FFDF5D"/>
      <w:spacing w:before="0" w:after="150"/>
    </w:pPr>
    <w:rPr>
      <w:rFonts w:ascii="Times New Roman" w:eastAsia="Times New Roman" w:hAnsi="Times New Roman"/>
      <w:sz w:val="24"/>
    </w:rPr>
  </w:style>
  <w:style w:type="paragraph" w:customStyle="1" w:styleId="checkstep-line-timestamp2">
    <w:name w:val="checkstep-line-timestamp2"/>
    <w:basedOn w:val="Normal"/>
    <w:rsid w:val="00AB127A"/>
    <w:pPr>
      <w:spacing w:before="0" w:after="150"/>
    </w:pPr>
    <w:rPr>
      <w:rFonts w:ascii="Times New Roman" w:eastAsia="Times New Roman" w:hAnsi="Times New Roman"/>
      <w:sz w:val="24"/>
    </w:rPr>
  </w:style>
  <w:style w:type="paragraph" w:customStyle="1" w:styleId="log-line-command1">
    <w:name w:val="log-line-command1"/>
    <w:basedOn w:val="Normal"/>
    <w:rsid w:val="00AB127A"/>
    <w:pPr>
      <w:spacing w:before="0" w:after="150"/>
    </w:pPr>
    <w:rPr>
      <w:rFonts w:ascii="Times New Roman" w:eastAsia="Times New Roman" w:hAnsi="Times New Roman"/>
      <w:b/>
      <w:bCs/>
      <w:color w:val="79B8FF"/>
      <w:sz w:val="24"/>
    </w:rPr>
  </w:style>
  <w:style w:type="paragraph" w:customStyle="1" w:styleId="log-line-debug1">
    <w:name w:val="log-line-debug1"/>
    <w:basedOn w:val="Normal"/>
    <w:rsid w:val="00AB127A"/>
    <w:pPr>
      <w:spacing w:before="0" w:after="150"/>
    </w:pPr>
    <w:rPr>
      <w:rFonts w:ascii="Times New Roman" w:eastAsia="Times New Roman" w:hAnsi="Times New Roman"/>
      <w:b/>
      <w:bCs/>
      <w:color w:val="B392F0"/>
      <w:sz w:val="24"/>
    </w:rPr>
  </w:style>
  <w:style w:type="paragraph" w:customStyle="1" w:styleId="log-line-error1">
    <w:name w:val="log-line-error1"/>
    <w:basedOn w:val="Normal"/>
    <w:rsid w:val="00AB127A"/>
    <w:pPr>
      <w:spacing w:before="0" w:after="150"/>
    </w:pPr>
    <w:rPr>
      <w:rFonts w:ascii="Times New Roman" w:eastAsia="Times New Roman" w:hAnsi="Times New Roman"/>
      <w:b/>
      <w:bCs/>
      <w:color w:val="F97583"/>
      <w:sz w:val="24"/>
    </w:rPr>
  </w:style>
  <w:style w:type="paragraph" w:customStyle="1" w:styleId="log-line-info1">
    <w:name w:val="log-line-info1"/>
    <w:basedOn w:val="Normal"/>
    <w:rsid w:val="00AB127A"/>
    <w:pPr>
      <w:spacing w:before="0" w:after="150"/>
    </w:pPr>
    <w:rPr>
      <w:rFonts w:ascii="Times New Roman" w:eastAsia="Times New Roman" w:hAnsi="Times New Roman"/>
      <w:b/>
      <w:bCs/>
      <w:color w:val="959DA5"/>
      <w:sz w:val="24"/>
    </w:rPr>
  </w:style>
  <w:style w:type="paragraph" w:customStyle="1" w:styleId="log-line-verbose1">
    <w:name w:val="log-line-verbose1"/>
    <w:basedOn w:val="Normal"/>
    <w:rsid w:val="00AB127A"/>
    <w:pPr>
      <w:spacing w:before="0" w:after="150"/>
    </w:pPr>
    <w:rPr>
      <w:rFonts w:ascii="Times New Roman" w:eastAsia="Times New Roman" w:hAnsi="Times New Roman"/>
      <w:b/>
      <w:bCs/>
      <w:color w:val="959DA5"/>
      <w:sz w:val="24"/>
    </w:rPr>
  </w:style>
  <w:style w:type="paragraph" w:customStyle="1" w:styleId="log-line-warning1">
    <w:name w:val="log-line-warning1"/>
    <w:basedOn w:val="Normal"/>
    <w:rsid w:val="00AB127A"/>
    <w:pPr>
      <w:spacing w:before="0" w:after="150"/>
    </w:pPr>
    <w:rPr>
      <w:rFonts w:ascii="Times New Roman" w:eastAsia="Times New Roman" w:hAnsi="Times New Roman"/>
      <w:b/>
      <w:bCs/>
      <w:color w:val="FFAB70"/>
      <w:sz w:val="24"/>
    </w:rPr>
  </w:style>
  <w:style w:type="paragraph" w:customStyle="1" w:styleId="log-line-section1">
    <w:name w:val="log-line-section1"/>
    <w:basedOn w:val="Normal"/>
    <w:rsid w:val="00AB127A"/>
    <w:pPr>
      <w:spacing w:before="0" w:after="150"/>
    </w:pPr>
    <w:rPr>
      <w:rFonts w:ascii="Times New Roman" w:eastAsia="Times New Roman" w:hAnsi="Times New Roman"/>
      <w:b/>
      <w:bCs/>
      <w:color w:val="85E89D"/>
      <w:sz w:val="24"/>
    </w:rPr>
  </w:style>
  <w:style w:type="paragraph" w:customStyle="1" w:styleId="ansifg-b1">
    <w:name w:val="ansifg-b1"/>
    <w:basedOn w:val="Normal"/>
    <w:rsid w:val="00AB127A"/>
    <w:pPr>
      <w:spacing w:before="0" w:after="150"/>
    </w:pPr>
    <w:rPr>
      <w:rFonts w:ascii="Times New Roman" w:eastAsia="Times New Roman" w:hAnsi="Times New Roman"/>
      <w:color w:val="24292E"/>
      <w:sz w:val="24"/>
    </w:rPr>
  </w:style>
  <w:style w:type="paragraph" w:customStyle="1" w:styleId="ansifg-r1">
    <w:name w:val="ansifg-r1"/>
    <w:basedOn w:val="Normal"/>
    <w:rsid w:val="00AB127A"/>
    <w:pPr>
      <w:spacing w:before="0" w:after="150"/>
    </w:pPr>
    <w:rPr>
      <w:rFonts w:ascii="Times New Roman" w:eastAsia="Times New Roman" w:hAnsi="Times New Roman"/>
      <w:color w:val="F97583"/>
      <w:sz w:val="24"/>
    </w:rPr>
  </w:style>
  <w:style w:type="paragraph" w:customStyle="1" w:styleId="ansifg-g1">
    <w:name w:val="ansifg-g1"/>
    <w:basedOn w:val="Normal"/>
    <w:rsid w:val="00AB127A"/>
    <w:pPr>
      <w:spacing w:before="0" w:after="150"/>
    </w:pPr>
    <w:rPr>
      <w:rFonts w:ascii="Times New Roman" w:eastAsia="Times New Roman" w:hAnsi="Times New Roman"/>
      <w:color w:val="85E89D"/>
      <w:sz w:val="24"/>
    </w:rPr>
  </w:style>
  <w:style w:type="paragraph" w:customStyle="1" w:styleId="ansifg-y1">
    <w:name w:val="ansifg-y1"/>
    <w:basedOn w:val="Normal"/>
    <w:rsid w:val="00AB127A"/>
    <w:pPr>
      <w:spacing w:before="0" w:after="150"/>
    </w:pPr>
    <w:rPr>
      <w:rFonts w:ascii="Times New Roman" w:eastAsia="Times New Roman" w:hAnsi="Times New Roman"/>
      <w:color w:val="FFEA7F"/>
      <w:sz w:val="24"/>
    </w:rPr>
  </w:style>
  <w:style w:type="paragraph" w:customStyle="1" w:styleId="ansifg-bl1">
    <w:name w:val="ansifg-bl1"/>
    <w:basedOn w:val="Normal"/>
    <w:rsid w:val="00AB127A"/>
    <w:pPr>
      <w:spacing w:before="0" w:after="150"/>
    </w:pPr>
    <w:rPr>
      <w:rFonts w:ascii="Times New Roman" w:eastAsia="Times New Roman" w:hAnsi="Times New Roman"/>
      <w:color w:val="79B8FF"/>
      <w:sz w:val="24"/>
    </w:rPr>
  </w:style>
  <w:style w:type="paragraph" w:customStyle="1" w:styleId="ansifg-m1">
    <w:name w:val="ansifg-m1"/>
    <w:basedOn w:val="Normal"/>
    <w:rsid w:val="00AB127A"/>
    <w:pPr>
      <w:spacing w:before="0" w:after="150"/>
    </w:pPr>
    <w:rPr>
      <w:rFonts w:ascii="Times New Roman" w:eastAsia="Times New Roman" w:hAnsi="Times New Roman"/>
      <w:color w:val="B392F0"/>
      <w:sz w:val="24"/>
    </w:rPr>
  </w:style>
  <w:style w:type="paragraph" w:customStyle="1" w:styleId="ansifg-c1">
    <w:name w:val="ansifg-c1"/>
    <w:basedOn w:val="Normal"/>
    <w:rsid w:val="00AB127A"/>
    <w:pPr>
      <w:spacing w:before="0" w:after="150"/>
    </w:pPr>
    <w:rPr>
      <w:rFonts w:ascii="Times New Roman" w:eastAsia="Times New Roman" w:hAnsi="Times New Roman"/>
      <w:color w:val="73E3FF"/>
      <w:sz w:val="24"/>
    </w:rPr>
  </w:style>
  <w:style w:type="paragraph" w:customStyle="1" w:styleId="ansifg-w1">
    <w:name w:val="ansifg-w1"/>
    <w:basedOn w:val="Normal"/>
    <w:rsid w:val="00AB127A"/>
    <w:pPr>
      <w:spacing w:before="0" w:after="150"/>
    </w:pPr>
    <w:rPr>
      <w:rFonts w:ascii="Times New Roman" w:eastAsia="Times New Roman" w:hAnsi="Times New Roman"/>
      <w:color w:val="E1E4E8"/>
      <w:sz w:val="24"/>
    </w:rPr>
  </w:style>
  <w:style w:type="paragraph" w:customStyle="1" w:styleId="ansifg-gr1">
    <w:name w:val="ansifg-gr1"/>
    <w:basedOn w:val="Normal"/>
    <w:rsid w:val="00AB127A"/>
    <w:pPr>
      <w:spacing w:before="0" w:after="150"/>
    </w:pPr>
    <w:rPr>
      <w:rFonts w:ascii="Times New Roman" w:eastAsia="Times New Roman" w:hAnsi="Times New Roman"/>
      <w:color w:val="959DA5"/>
      <w:sz w:val="24"/>
    </w:rPr>
  </w:style>
  <w:style w:type="paragraph" w:customStyle="1" w:styleId="ansibg-b1">
    <w:name w:val="ansibg-b1"/>
    <w:basedOn w:val="Normal"/>
    <w:rsid w:val="00AB127A"/>
    <w:pPr>
      <w:shd w:val="clear" w:color="auto" w:fill="24292E"/>
      <w:spacing w:before="0" w:after="150"/>
    </w:pPr>
    <w:rPr>
      <w:rFonts w:ascii="Times New Roman" w:eastAsia="Times New Roman" w:hAnsi="Times New Roman"/>
      <w:sz w:val="24"/>
    </w:rPr>
  </w:style>
  <w:style w:type="paragraph" w:customStyle="1" w:styleId="ansibg-r1">
    <w:name w:val="ansibg-r1"/>
    <w:basedOn w:val="Normal"/>
    <w:rsid w:val="00AB127A"/>
    <w:pPr>
      <w:shd w:val="clear" w:color="auto" w:fill="F97583"/>
      <w:spacing w:before="0" w:after="150"/>
    </w:pPr>
    <w:rPr>
      <w:rFonts w:ascii="Times New Roman" w:eastAsia="Times New Roman" w:hAnsi="Times New Roman"/>
      <w:sz w:val="24"/>
    </w:rPr>
  </w:style>
  <w:style w:type="paragraph" w:customStyle="1" w:styleId="ansibg-g1">
    <w:name w:val="ansibg-g1"/>
    <w:basedOn w:val="Normal"/>
    <w:rsid w:val="00AB127A"/>
    <w:pPr>
      <w:shd w:val="clear" w:color="auto" w:fill="85E89D"/>
      <w:spacing w:before="0" w:after="150"/>
    </w:pPr>
    <w:rPr>
      <w:rFonts w:ascii="Times New Roman" w:eastAsia="Times New Roman" w:hAnsi="Times New Roman"/>
      <w:sz w:val="24"/>
    </w:rPr>
  </w:style>
  <w:style w:type="paragraph" w:customStyle="1" w:styleId="ansibg-y1">
    <w:name w:val="ansibg-y1"/>
    <w:basedOn w:val="Normal"/>
    <w:rsid w:val="00AB127A"/>
    <w:pPr>
      <w:shd w:val="clear" w:color="auto" w:fill="FFEA7F"/>
      <w:spacing w:before="0" w:after="150"/>
    </w:pPr>
    <w:rPr>
      <w:rFonts w:ascii="Times New Roman" w:eastAsia="Times New Roman" w:hAnsi="Times New Roman"/>
      <w:sz w:val="24"/>
    </w:rPr>
  </w:style>
  <w:style w:type="paragraph" w:customStyle="1" w:styleId="ansibg-bl1">
    <w:name w:val="ansibg-bl1"/>
    <w:basedOn w:val="Normal"/>
    <w:rsid w:val="00AB127A"/>
    <w:pPr>
      <w:shd w:val="clear" w:color="auto" w:fill="24292E"/>
      <w:spacing w:before="0" w:after="150"/>
    </w:pPr>
    <w:rPr>
      <w:rFonts w:ascii="Times New Roman" w:eastAsia="Times New Roman" w:hAnsi="Times New Roman"/>
      <w:sz w:val="24"/>
    </w:rPr>
  </w:style>
  <w:style w:type="paragraph" w:customStyle="1" w:styleId="ansibg-m1">
    <w:name w:val="ansibg-m1"/>
    <w:basedOn w:val="Normal"/>
    <w:rsid w:val="00AB127A"/>
    <w:pPr>
      <w:shd w:val="clear" w:color="auto" w:fill="B392F0"/>
      <w:spacing w:before="0" w:after="150"/>
    </w:pPr>
    <w:rPr>
      <w:rFonts w:ascii="Times New Roman" w:eastAsia="Times New Roman" w:hAnsi="Times New Roman"/>
      <w:sz w:val="24"/>
    </w:rPr>
  </w:style>
  <w:style w:type="paragraph" w:customStyle="1" w:styleId="ansibg-c1">
    <w:name w:val="ansibg-c1"/>
    <w:basedOn w:val="Normal"/>
    <w:rsid w:val="00AB127A"/>
    <w:pPr>
      <w:shd w:val="clear" w:color="auto" w:fill="73E3FF"/>
      <w:spacing w:before="0" w:after="150"/>
    </w:pPr>
    <w:rPr>
      <w:rFonts w:ascii="Times New Roman" w:eastAsia="Times New Roman" w:hAnsi="Times New Roman"/>
      <w:sz w:val="24"/>
    </w:rPr>
  </w:style>
  <w:style w:type="paragraph" w:customStyle="1" w:styleId="ansibg-w1">
    <w:name w:val="ansibg-w1"/>
    <w:basedOn w:val="Normal"/>
    <w:rsid w:val="00AB127A"/>
    <w:pPr>
      <w:shd w:val="clear" w:color="auto" w:fill="E1E4E8"/>
      <w:spacing w:before="0" w:after="150"/>
    </w:pPr>
    <w:rPr>
      <w:rFonts w:ascii="Times New Roman" w:eastAsia="Times New Roman" w:hAnsi="Times New Roman"/>
      <w:sz w:val="24"/>
    </w:rPr>
  </w:style>
  <w:style w:type="paragraph" w:customStyle="1" w:styleId="ansibg-gr1">
    <w:name w:val="ansibg-gr1"/>
    <w:basedOn w:val="Normal"/>
    <w:rsid w:val="00AB127A"/>
    <w:pPr>
      <w:shd w:val="clear" w:color="auto" w:fill="959DA5"/>
      <w:spacing w:before="0" w:after="150"/>
    </w:pPr>
    <w:rPr>
      <w:rFonts w:ascii="Times New Roman" w:eastAsia="Times New Roman" w:hAnsi="Times New Roman"/>
      <w:sz w:val="24"/>
    </w:rPr>
  </w:style>
  <w:style w:type="paragraph" w:customStyle="1" w:styleId="file-box1">
    <w:name w:val="file-box1"/>
    <w:basedOn w:val="Normal"/>
    <w:rsid w:val="00AB127A"/>
    <w:pPr>
      <w:pBdr>
        <w:top w:val="single" w:sz="6" w:space="0" w:color="E1E4E8"/>
        <w:left w:val="single" w:sz="6" w:space="0" w:color="E1E4E8"/>
        <w:bottom w:val="single" w:sz="6" w:space="0" w:color="E1E4E8"/>
        <w:right w:val="single" w:sz="6" w:space="0" w:color="E1E4E8"/>
      </w:pBdr>
      <w:spacing w:before="0" w:after="150"/>
    </w:pPr>
    <w:rPr>
      <w:rFonts w:ascii="Times New Roman" w:eastAsia="Times New Roman" w:hAnsi="Times New Roman"/>
      <w:sz w:val="24"/>
    </w:rPr>
  </w:style>
  <w:style w:type="paragraph" w:customStyle="1" w:styleId="title2">
    <w:name w:val="title2"/>
    <w:basedOn w:val="Normal"/>
    <w:rsid w:val="00AB127A"/>
    <w:pPr>
      <w:spacing w:before="0" w:after="150"/>
      <w:ind w:left="570"/>
    </w:pPr>
    <w:rPr>
      <w:rFonts w:ascii="Times New Roman" w:eastAsia="Times New Roman" w:hAnsi="Times New Roman"/>
      <w:b/>
      <w:bCs/>
      <w:sz w:val="24"/>
    </w:rPr>
  </w:style>
  <w:style w:type="paragraph" w:customStyle="1" w:styleId="full-path1">
    <w:name w:val="full-path1"/>
    <w:basedOn w:val="Normal"/>
    <w:rsid w:val="00AB127A"/>
    <w:pPr>
      <w:spacing w:before="0" w:after="0"/>
    </w:pPr>
    <w:rPr>
      <w:rFonts w:ascii="Times New Roman" w:eastAsia="Times New Roman" w:hAnsi="Times New Roman"/>
      <w:sz w:val="24"/>
    </w:rPr>
  </w:style>
  <w:style w:type="paragraph" w:customStyle="1" w:styleId="title3">
    <w:name w:val="title3"/>
    <w:basedOn w:val="Normal"/>
    <w:rsid w:val="00AB127A"/>
    <w:pPr>
      <w:spacing w:before="0" w:after="150"/>
    </w:pPr>
    <w:rPr>
      <w:rFonts w:ascii="Times New Roman" w:eastAsia="Times New Roman" w:hAnsi="Times New Roman"/>
      <w:b/>
      <w:bCs/>
      <w:sz w:val="24"/>
    </w:rPr>
  </w:style>
  <w:style w:type="paragraph" w:customStyle="1" w:styleId="match-count1">
    <w:name w:val="match-count1"/>
    <w:basedOn w:val="Normal"/>
    <w:rsid w:val="00AB127A"/>
    <w:pPr>
      <w:spacing w:before="0" w:after="0"/>
    </w:pPr>
    <w:rPr>
      <w:rFonts w:ascii="Times New Roman" w:eastAsia="Times New Roman" w:hAnsi="Times New Roman"/>
      <w:sz w:val="24"/>
    </w:rPr>
  </w:style>
  <w:style w:type="paragraph" w:customStyle="1" w:styleId="updated-at1">
    <w:name w:val="updated-at1"/>
    <w:basedOn w:val="Normal"/>
    <w:rsid w:val="00AB127A"/>
    <w:pPr>
      <w:spacing w:before="0" w:after="0"/>
    </w:pPr>
    <w:rPr>
      <w:rFonts w:ascii="Times New Roman" w:eastAsia="Times New Roman" w:hAnsi="Times New Roman"/>
      <w:sz w:val="24"/>
    </w:rPr>
  </w:style>
  <w:style w:type="paragraph" w:customStyle="1" w:styleId="language1">
    <w:name w:val="language1"/>
    <w:basedOn w:val="Normal"/>
    <w:rsid w:val="00AB127A"/>
    <w:pPr>
      <w:spacing w:before="0" w:after="150"/>
      <w:ind w:left="150"/>
    </w:pPr>
    <w:rPr>
      <w:rFonts w:ascii="Times New Roman" w:eastAsia="Times New Roman" w:hAnsi="Times New Roman"/>
      <w:szCs w:val="18"/>
    </w:rPr>
  </w:style>
  <w:style w:type="paragraph" w:customStyle="1" w:styleId="blob-num3">
    <w:name w:val="blob-num3"/>
    <w:basedOn w:val="Normal"/>
    <w:rsid w:val="00AB127A"/>
    <w:pPr>
      <w:spacing w:before="0" w:after="150" w:line="300" w:lineRule="atLeast"/>
      <w:jc w:val="right"/>
      <w:textAlignment w:val="top"/>
    </w:pPr>
    <w:rPr>
      <w:rFonts w:ascii="Consolas" w:eastAsia="Times New Roman" w:hAnsi="Consolas"/>
      <w:szCs w:val="18"/>
    </w:rPr>
  </w:style>
  <w:style w:type="paragraph" w:customStyle="1" w:styleId="blob-code3">
    <w:name w:val="blob-code3"/>
    <w:basedOn w:val="Normal"/>
    <w:rsid w:val="00AB127A"/>
    <w:pPr>
      <w:shd w:val="clear" w:color="auto" w:fill="F8FAFD"/>
      <w:spacing w:before="0" w:after="150" w:line="300" w:lineRule="atLeast"/>
      <w:textAlignment w:val="top"/>
    </w:pPr>
    <w:rPr>
      <w:rFonts w:ascii="Times New Roman" w:eastAsia="Times New Roman" w:hAnsi="Times New Roman"/>
      <w:sz w:val="24"/>
    </w:rPr>
  </w:style>
  <w:style w:type="paragraph" w:customStyle="1" w:styleId="blob-num4">
    <w:name w:val="blob-num4"/>
    <w:basedOn w:val="Normal"/>
    <w:rsid w:val="00AB127A"/>
    <w:pPr>
      <w:shd w:val="clear" w:color="auto" w:fill="F0F5FA"/>
      <w:spacing w:before="0" w:after="150" w:line="225" w:lineRule="atLeast"/>
      <w:jc w:val="right"/>
      <w:textAlignment w:val="top"/>
    </w:pPr>
    <w:rPr>
      <w:rFonts w:ascii="Consolas" w:eastAsia="Times New Roman" w:hAnsi="Consolas"/>
      <w:szCs w:val="18"/>
    </w:rPr>
  </w:style>
  <w:style w:type="paragraph" w:customStyle="1" w:styleId="full-path2">
    <w:name w:val="full-path2"/>
    <w:basedOn w:val="Normal"/>
    <w:rsid w:val="00AB127A"/>
    <w:pPr>
      <w:spacing w:before="0" w:after="0"/>
      <w:ind w:left="600"/>
    </w:pPr>
    <w:rPr>
      <w:rFonts w:ascii="Times New Roman" w:eastAsia="Times New Roman" w:hAnsi="Times New Roman"/>
      <w:sz w:val="24"/>
    </w:rPr>
  </w:style>
  <w:style w:type="paragraph" w:customStyle="1" w:styleId="octicon-repo2">
    <w:name w:val="octicon-repo2"/>
    <w:basedOn w:val="Normal"/>
    <w:rsid w:val="00AB127A"/>
    <w:pPr>
      <w:spacing w:before="0" w:after="150"/>
    </w:pPr>
    <w:rPr>
      <w:rFonts w:ascii="Times New Roman" w:eastAsia="Times New Roman" w:hAnsi="Times New Roman"/>
      <w:color w:val="586069"/>
      <w:sz w:val="24"/>
    </w:rPr>
  </w:style>
  <w:style w:type="paragraph" w:customStyle="1" w:styleId="octicon-lock2">
    <w:name w:val="octicon-lock2"/>
    <w:basedOn w:val="Normal"/>
    <w:rsid w:val="00AB127A"/>
    <w:pPr>
      <w:spacing w:before="0" w:after="150"/>
    </w:pPr>
    <w:rPr>
      <w:rFonts w:ascii="Times New Roman" w:eastAsia="Times New Roman" w:hAnsi="Times New Roman"/>
      <w:color w:val="E9DBA4"/>
      <w:sz w:val="24"/>
    </w:rPr>
  </w:style>
  <w:style w:type="paragraph" w:customStyle="1" w:styleId="file-box2">
    <w:name w:val="file-box2"/>
    <w:basedOn w:val="Normal"/>
    <w:rsid w:val="00AB127A"/>
    <w:pPr>
      <w:pBdr>
        <w:top w:val="single" w:sz="6" w:space="0" w:color="FADDA5"/>
        <w:left w:val="single" w:sz="6" w:space="0" w:color="FADDA5"/>
        <w:bottom w:val="single" w:sz="6" w:space="0" w:color="FADDA5"/>
        <w:right w:val="single" w:sz="6" w:space="0" w:color="FADDA5"/>
      </w:pBdr>
      <w:spacing w:before="0" w:after="150"/>
    </w:pPr>
    <w:rPr>
      <w:rFonts w:ascii="Times New Roman" w:eastAsia="Times New Roman" w:hAnsi="Times New Roman"/>
      <w:sz w:val="24"/>
    </w:rPr>
  </w:style>
  <w:style w:type="paragraph" w:customStyle="1" w:styleId="blob-num5">
    <w:name w:val="blob-num5"/>
    <w:basedOn w:val="Normal"/>
    <w:rsid w:val="00AB127A"/>
    <w:pPr>
      <w:pBdr>
        <w:right w:val="single" w:sz="6" w:space="0" w:color="FADDA5"/>
      </w:pBdr>
      <w:shd w:val="clear" w:color="auto" w:fill="FFFDEF"/>
      <w:spacing w:before="0" w:after="150" w:line="300" w:lineRule="atLeast"/>
      <w:jc w:val="right"/>
      <w:textAlignment w:val="top"/>
    </w:pPr>
    <w:rPr>
      <w:rFonts w:ascii="Consolas" w:eastAsia="Times New Roman" w:hAnsi="Consolas"/>
      <w:szCs w:val="18"/>
    </w:rPr>
  </w:style>
  <w:style w:type="paragraph" w:customStyle="1" w:styleId="blob-code4">
    <w:name w:val="blob-code4"/>
    <w:basedOn w:val="Normal"/>
    <w:rsid w:val="00AB127A"/>
    <w:pPr>
      <w:shd w:val="clear" w:color="auto" w:fill="FFFDEF"/>
      <w:spacing w:before="0" w:after="150" w:line="300" w:lineRule="atLeast"/>
      <w:textAlignment w:val="top"/>
    </w:pPr>
    <w:rPr>
      <w:rFonts w:ascii="Times New Roman" w:eastAsia="Times New Roman" w:hAnsi="Times New Roman"/>
      <w:sz w:val="24"/>
    </w:rPr>
  </w:style>
  <w:style w:type="paragraph" w:customStyle="1" w:styleId="blob-num6">
    <w:name w:val="blob-num6"/>
    <w:basedOn w:val="Normal"/>
    <w:rsid w:val="00AB127A"/>
    <w:pPr>
      <w:pBdr>
        <w:right w:val="single" w:sz="6" w:space="0" w:color="FADDA5"/>
      </w:pBdr>
      <w:shd w:val="clear" w:color="auto" w:fill="FFFDEF"/>
      <w:spacing w:before="0" w:after="150" w:line="300" w:lineRule="atLeast"/>
      <w:jc w:val="right"/>
      <w:textAlignment w:val="top"/>
    </w:pPr>
    <w:rPr>
      <w:rFonts w:ascii="Consolas" w:eastAsia="Times New Roman" w:hAnsi="Consolas"/>
      <w:szCs w:val="18"/>
    </w:rPr>
  </w:style>
  <w:style w:type="paragraph" w:customStyle="1" w:styleId="repo-list-item1">
    <w:name w:val="repo-list-item1"/>
    <w:basedOn w:val="Normal"/>
    <w:rsid w:val="00AB127A"/>
    <w:pPr>
      <w:spacing w:before="0" w:after="150"/>
    </w:pPr>
    <w:rPr>
      <w:rFonts w:ascii="Times New Roman" w:eastAsia="Times New Roman" w:hAnsi="Times New Roman"/>
      <w:sz w:val="24"/>
    </w:rPr>
  </w:style>
  <w:style w:type="paragraph" w:customStyle="1" w:styleId="tableobject-item--primary2">
    <w:name w:val="tableobject-item--primary2"/>
    <w:basedOn w:val="Normal"/>
    <w:rsid w:val="00AB127A"/>
    <w:pPr>
      <w:spacing w:before="0" w:after="150"/>
    </w:pPr>
    <w:rPr>
      <w:rFonts w:ascii="Times New Roman" w:eastAsia="Times New Roman" w:hAnsi="Times New Roman"/>
      <w:sz w:val="24"/>
    </w:rPr>
  </w:style>
  <w:style w:type="paragraph" w:customStyle="1" w:styleId="completed-query1">
    <w:name w:val="completed-query1"/>
    <w:basedOn w:val="Normal"/>
    <w:rsid w:val="00AB127A"/>
    <w:pPr>
      <w:spacing w:before="0" w:after="0"/>
    </w:pPr>
    <w:rPr>
      <w:rFonts w:ascii="Times New Roman" w:eastAsia="Times New Roman" w:hAnsi="Times New Roman"/>
      <w:sz w:val="24"/>
    </w:rPr>
  </w:style>
  <w:style w:type="paragraph" w:customStyle="1" w:styleId="search-page-label1">
    <w:name w:val="search-page-label1"/>
    <w:basedOn w:val="Normal"/>
    <w:rsid w:val="00AB127A"/>
    <w:pPr>
      <w:spacing w:before="0" w:after="150"/>
    </w:pPr>
    <w:rPr>
      <w:rFonts w:ascii="Times New Roman" w:eastAsia="Times New Roman" w:hAnsi="Times New Roman"/>
      <w:sz w:val="24"/>
    </w:rPr>
  </w:style>
  <w:style w:type="paragraph" w:customStyle="1" w:styleId="search-page-input1">
    <w:name w:val="search-page-input1"/>
    <w:basedOn w:val="Normal"/>
    <w:rsid w:val="00AB127A"/>
    <w:pPr>
      <w:spacing w:before="0" w:after="0"/>
    </w:pPr>
    <w:rPr>
      <w:rFonts w:ascii="Times New Roman" w:eastAsia="Times New Roman" w:hAnsi="Times New Roman"/>
      <w:sz w:val="24"/>
    </w:rPr>
  </w:style>
  <w:style w:type="paragraph" w:customStyle="1" w:styleId="dots2">
    <w:name w:val="dots2"/>
    <w:basedOn w:val="Normal"/>
    <w:rsid w:val="00AB127A"/>
    <w:pPr>
      <w:spacing w:before="0" w:after="150"/>
    </w:pPr>
    <w:rPr>
      <w:rFonts w:ascii="Times New Roman" w:eastAsia="Times New Roman" w:hAnsi="Times New Roman"/>
      <w:vanish/>
      <w:sz w:val="24"/>
    </w:rPr>
  </w:style>
  <w:style w:type="paragraph" w:customStyle="1" w:styleId="commit-activity-master1">
    <w:name w:val="commit-activity-master1"/>
    <w:basedOn w:val="Normal"/>
    <w:rsid w:val="00AB127A"/>
    <w:pPr>
      <w:spacing w:before="300" w:after="150"/>
    </w:pPr>
    <w:rPr>
      <w:rFonts w:ascii="Times New Roman" w:eastAsia="Times New Roman" w:hAnsi="Times New Roman"/>
      <w:vanish/>
      <w:sz w:val="24"/>
    </w:rPr>
  </w:style>
  <w:style w:type="paragraph" w:customStyle="1" w:styleId="progress3">
    <w:name w:val="progress3"/>
    <w:basedOn w:val="Normal"/>
    <w:rsid w:val="00AB127A"/>
    <w:pPr>
      <w:shd w:val="clear" w:color="auto" w:fill="F6F8FA"/>
      <w:spacing w:before="0" w:after="150"/>
    </w:pPr>
    <w:rPr>
      <w:rFonts w:ascii="Times New Roman" w:eastAsia="Times New Roman" w:hAnsi="Times New Roman"/>
      <w:sz w:val="24"/>
    </w:rPr>
  </w:style>
  <w:style w:type="paragraph" w:customStyle="1" w:styleId="checklist-dot1">
    <w:name w:val="checklist-dot1"/>
    <w:basedOn w:val="Normal"/>
    <w:rsid w:val="00AB127A"/>
    <w:pPr>
      <w:spacing w:before="0" w:after="150"/>
    </w:pPr>
    <w:rPr>
      <w:rFonts w:ascii="Times New Roman" w:eastAsia="Times New Roman" w:hAnsi="Times New Roman"/>
      <w:color w:val="DBAB09"/>
      <w:sz w:val="24"/>
    </w:rPr>
  </w:style>
  <w:style w:type="paragraph" w:customStyle="1" w:styleId="container5">
    <w:name w:val="container5"/>
    <w:basedOn w:val="Normal"/>
    <w:rsid w:val="00AB127A"/>
    <w:pPr>
      <w:spacing w:before="0" w:after="150"/>
    </w:pPr>
    <w:rPr>
      <w:rFonts w:ascii="Times New Roman" w:eastAsia="Times New Roman" w:hAnsi="Times New Roman"/>
      <w:sz w:val="24"/>
    </w:rPr>
  </w:style>
  <w:style w:type="paragraph" w:customStyle="1" w:styleId="container-lg3">
    <w:name w:val="container-lg3"/>
    <w:basedOn w:val="Normal"/>
    <w:rsid w:val="00AB127A"/>
    <w:pPr>
      <w:spacing w:before="0" w:after="150"/>
    </w:pPr>
    <w:rPr>
      <w:rFonts w:ascii="Times New Roman" w:eastAsia="Times New Roman" w:hAnsi="Times New Roman"/>
      <w:sz w:val="24"/>
    </w:rPr>
  </w:style>
  <w:style w:type="paragraph" w:customStyle="1" w:styleId="no-nl-marker3">
    <w:name w:val="no-nl-marker3"/>
    <w:basedOn w:val="Normal"/>
    <w:rsid w:val="00AB127A"/>
    <w:pPr>
      <w:spacing w:before="0" w:after="150"/>
    </w:pPr>
    <w:rPr>
      <w:rFonts w:ascii="Times New Roman" w:eastAsia="Times New Roman" w:hAnsi="Times New Roman"/>
      <w:vanish/>
      <w:sz w:val="24"/>
    </w:rPr>
  </w:style>
  <w:style w:type="paragraph" w:customStyle="1" w:styleId="existing-pull-contents1">
    <w:name w:val="existing-pull-contents1"/>
    <w:basedOn w:val="Normal"/>
    <w:rsid w:val="00AB127A"/>
    <w:pPr>
      <w:spacing w:before="0" w:after="150"/>
    </w:pPr>
    <w:rPr>
      <w:rFonts w:ascii="Times New Roman" w:eastAsia="Times New Roman" w:hAnsi="Times New Roman"/>
      <w:sz w:val="24"/>
    </w:rPr>
  </w:style>
  <w:style w:type="paragraph" w:customStyle="1" w:styleId="existing-pull-button1">
    <w:name w:val="existing-pull-button1"/>
    <w:basedOn w:val="Normal"/>
    <w:rsid w:val="00AB127A"/>
    <w:pPr>
      <w:spacing w:before="45" w:after="150"/>
    </w:pPr>
    <w:rPr>
      <w:rFonts w:ascii="Times New Roman" w:eastAsia="Times New Roman" w:hAnsi="Times New Roman"/>
      <w:sz w:val="24"/>
    </w:rPr>
  </w:style>
  <w:style w:type="paragraph" w:customStyle="1" w:styleId="existing-pull-number1">
    <w:name w:val="existing-pull-number1"/>
    <w:basedOn w:val="Normal"/>
    <w:rsid w:val="00AB127A"/>
    <w:pPr>
      <w:spacing w:before="0" w:after="150"/>
    </w:pPr>
    <w:rPr>
      <w:rFonts w:ascii="Times New Roman" w:eastAsia="Times New Roman" w:hAnsi="Times New Roman"/>
      <w:color w:val="AAAAAA"/>
      <w:sz w:val="24"/>
    </w:rPr>
  </w:style>
  <w:style w:type="paragraph" w:customStyle="1" w:styleId="css-truncate2">
    <w:name w:val="css-truncate2"/>
    <w:basedOn w:val="Normal"/>
    <w:rsid w:val="00AB127A"/>
    <w:pPr>
      <w:spacing w:before="0" w:after="150"/>
    </w:pPr>
    <w:rPr>
      <w:rFonts w:ascii="Times New Roman" w:eastAsia="Times New Roman" w:hAnsi="Times New Roman"/>
      <w:sz w:val="24"/>
    </w:rPr>
  </w:style>
  <w:style w:type="paragraph" w:customStyle="1" w:styleId="btn8">
    <w:name w:val="btn8"/>
    <w:basedOn w:val="Normal"/>
    <w:rsid w:val="00AB127A"/>
    <w:pPr>
      <w:shd w:val="clear" w:color="auto" w:fill="EFF3F6"/>
      <w:spacing w:before="105" w:after="0" w:line="300" w:lineRule="atLeast"/>
      <w:ind w:right="150"/>
      <w:textAlignment w:val="center"/>
    </w:pPr>
    <w:rPr>
      <w:rFonts w:ascii="Times New Roman" w:eastAsia="Times New Roman" w:hAnsi="Times New Roman"/>
      <w:b/>
      <w:bCs/>
      <w:color w:val="6D6C60"/>
      <w:sz w:val="21"/>
      <w:szCs w:val="21"/>
    </w:rPr>
  </w:style>
  <w:style w:type="paragraph" w:customStyle="1" w:styleId="help-link1">
    <w:name w:val="help-link1"/>
    <w:basedOn w:val="Normal"/>
    <w:rsid w:val="00AB127A"/>
    <w:pPr>
      <w:spacing w:before="75" w:after="105"/>
      <w:ind w:right="-45"/>
    </w:pPr>
    <w:rPr>
      <w:rFonts w:ascii="Times New Roman" w:eastAsia="Times New Roman" w:hAnsi="Times New Roman"/>
      <w:color w:val="9C997D"/>
      <w:sz w:val="24"/>
    </w:rPr>
  </w:style>
  <w:style w:type="paragraph" w:customStyle="1" w:styleId="dots3">
    <w:name w:val="dots3"/>
    <w:basedOn w:val="Normal"/>
    <w:rsid w:val="00AB127A"/>
    <w:pPr>
      <w:spacing w:before="300" w:after="0"/>
    </w:pPr>
    <w:rPr>
      <w:rFonts w:ascii="Times New Roman" w:eastAsia="Times New Roman" w:hAnsi="Times New Roman"/>
      <w:sz w:val="24"/>
    </w:rPr>
  </w:style>
  <w:style w:type="paragraph" w:customStyle="1" w:styleId="legend1">
    <w:name w:val="legend1"/>
    <w:basedOn w:val="Normal"/>
    <w:rsid w:val="00AB127A"/>
    <w:pPr>
      <w:spacing w:before="0" w:after="0"/>
      <w:ind w:left="75" w:right="75"/>
    </w:pPr>
    <w:rPr>
      <w:rFonts w:ascii="Times New Roman" w:eastAsia="Times New Roman" w:hAnsi="Times New Roman"/>
      <w:sz w:val="24"/>
    </w:rPr>
  </w:style>
  <w:style w:type="paragraph" w:customStyle="1" w:styleId="cmeta1">
    <w:name w:val="cmeta1"/>
    <w:basedOn w:val="Normal"/>
    <w:rsid w:val="00AB127A"/>
    <w:pPr>
      <w:spacing w:before="0" w:after="150"/>
    </w:pPr>
    <w:rPr>
      <w:rFonts w:ascii="Times New Roman" w:eastAsia="Times New Roman" w:hAnsi="Times New Roman"/>
      <w:szCs w:val="18"/>
    </w:rPr>
  </w:style>
  <w:style w:type="paragraph" w:customStyle="1" w:styleId="d1">
    <w:name w:val="d1"/>
    <w:basedOn w:val="Normal"/>
    <w:rsid w:val="00AB127A"/>
    <w:pPr>
      <w:spacing w:before="0" w:after="150"/>
    </w:pPr>
    <w:rPr>
      <w:rFonts w:ascii="Times New Roman" w:eastAsia="Times New Roman" w:hAnsi="Times New Roman"/>
      <w:color w:val="CC0000"/>
      <w:sz w:val="24"/>
    </w:rPr>
  </w:style>
  <w:style w:type="paragraph" w:customStyle="1" w:styleId="a1">
    <w:name w:val="a1"/>
    <w:basedOn w:val="Normal"/>
    <w:rsid w:val="00AB127A"/>
    <w:pPr>
      <w:spacing w:before="0" w:after="150"/>
    </w:pPr>
    <w:rPr>
      <w:rFonts w:ascii="Times New Roman" w:eastAsia="Times New Roman" w:hAnsi="Times New Roman"/>
      <w:color w:val="8CAC29"/>
      <w:sz w:val="24"/>
    </w:rPr>
  </w:style>
  <w:style w:type="paragraph" w:customStyle="1" w:styleId="num2">
    <w:name w:val="num2"/>
    <w:basedOn w:val="Normal"/>
    <w:rsid w:val="00AB127A"/>
    <w:pPr>
      <w:spacing w:before="0" w:after="150"/>
    </w:pPr>
    <w:rPr>
      <w:rFonts w:ascii="Times New Roman" w:eastAsia="Times New Roman" w:hAnsi="Times New Roman"/>
      <w:color w:val="586069"/>
      <w:sz w:val="24"/>
    </w:rPr>
  </w:style>
  <w:style w:type="paragraph" w:customStyle="1" w:styleId="activity1">
    <w:name w:val="activity1"/>
    <w:basedOn w:val="Normal"/>
    <w:rsid w:val="00AB127A"/>
    <w:pPr>
      <w:spacing w:before="0" w:after="150"/>
    </w:pPr>
    <w:rPr>
      <w:rFonts w:ascii="Times New Roman" w:eastAsia="Times New Roman" w:hAnsi="Times New Roman"/>
      <w:sz w:val="24"/>
    </w:rPr>
  </w:style>
  <w:style w:type="paragraph" w:customStyle="1" w:styleId="coupon-form-body1">
    <w:name w:val="coupon-form-body1"/>
    <w:basedOn w:val="Normal"/>
    <w:rsid w:val="00AB127A"/>
    <w:pPr>
      <w:pBdr>
        <w:top w:val="single" w:sz="6" w:space="15" w:color="CCCCCC"/>
        <w:left w:val="single" w:sz="6" w:space="15" w:color="CCCCCC"/>
        <w:bottom w:val="single" w:sz="6" w:space="15" w:color="CCCCCC"/>
        <w:right w:val="single" w:sz="6" w:space="15" w:color="CCCCCC"/>
      </w:pBdr>
      <w:shd w:val="clear" w:color="auto" w:fill="FFFFFF"/>
      <w:spacing w:before="1500" w:after="900"/>
      <w:jc w:val="center"/>
    </w:pPr>
    <w:rPr>
      <w:rFonts w:ascii="Times New Roman" w:eastAsia="Times New Roman" w:hAnsi="Times New Roman"/>
      <w:sz w:val="21"/>
      <w:szCs w:val="21"/>
    </w:rPr>
  </w:style>
  <w:style w:type="paragraph" w:customStyle="1" w:styleId="input-block3">
    <w:name w:val="input-block3"/>
    <w:basedOn w:val="Normal"/>
    <w:rsid w:val="00AB127A"/>
    <w:pPr>
      <w:spacing w:before="0" w:after="225"/>
    </w:pPr>
    <w:rPr>
      <w:rFonts w:ascii="Times New Roman" w:eastAsia="Times New Roman" w:hAnsi="Times New Roman"/>
      <w:sz w:val="24"/>
    </w:rPr>
  </w:style>
  <w:style w:type="paragraph" w:customStyle="1" w:styleId="btn9">
    <w:name w:val="btn9"/>
    <w:basedOn w:val="Normal"/>
    <w:rsid w:val="00AB127A"/>
    <w:pPr>
      <w:shd w:val="clear" w:color="auto" w:fill="EFF3F6"/>
      <w:spacing w:before="0" w:after="150" w:line="300" w:lineRule="atLeast"/>
      <w:textAlignment w:val="center"/>
    </w:pPr>
    <w:rPr>
      <w:rFonts w:ascii="Times New Roman" w:eastAsia="Times New Roman" w:hAnsi="Times New Roman"/>
      <w:b/>
      <w:bCs/>
      <w:color w:val="24292E"/>
      <w:sz w:val="21"/>
      <w:szCs w:val="21"/>
    </w:rPr>
  </w:style>
  <w:style w:type="paragraph" w:customStyle="1" w:styleId="octicon48">
    <w:name w:val="octicon48"/>
    <w:basedOn w:val="Normal"/>
    <w:rsid w:val="00AB127A"/>
    <w:pPr>
      <w:spacing w:before="225" w:after="150"/>
      <w:ind w:right="30"/>
      <w:textAlignment w:val="bottom"/>
    </w:pPr>
    <w:rPr>
      <w:rFonts w:ascii="Times New Roman" w:eastAsia="Times New Roman" w:hAnsi="Times New Roman"/>
      <w:sz w:val="24"/>
    </w:rPr>
  </w:style>
  <w:style w:type="paragraph" w:customStyle="1" w:styleId="select-menu2">
    <w:name w:val="select-menu2"/>
    <w:basedOn w:val="Normal"/>
    <w:rsid w:val="00AB127A"/>
    <w:pPr>
      <w:spacing w:before="0" w:after="150"/>
      <w:ind w:right="120"/>
    </w:pPr>
    <w:rPr>
      <w:rFonts w:ascii="Times New Roman" w:eastAsia="Times New Roman" w:hAnsi="Times New Roman"/>
      <w:sz w:val="24"/>
    </w:rPr>
  </w:style>
  <w:style w:type="paragraph" w:customStyle="1" w:styleId="pagination1">
    <w:name w:val="pagination1"/>
    <w:basedOn w:val="Normal"/>
    <w:rsid w:val="00AB127A"/>
    <w:pPr>
      <w:spacing w:before="0" w:after="0"/>
    </w:pPr>
    <w:rPr>
      <w:rFonts w:ascii="Times New Roman" w:eastAsia="Times New Roman" w:hAnsi="Times New Roman"/>
      <w:sz w:val="24"/>
    </w:rPr>
  </w:style>
  <w:style w:type="paragraph" w:customStyle="1" w:styleId="mini-repo-list-item1">
    <w:name w:val="mini-repo-list-item1"/>
    <w:basedOn w:val="Normal"/>
    <w:rsid w:val="00AB127A"/>
    <w:pPr>
      <w:pBdr>
        <w:top w:val="single" w:sz="6" w:space="5" w:color="D1D5DA"/>
      </w:pBdr>
      <w:spacing w:before="0" w:after="150"/>
    </w:pPr>
    <w:rPr>
      <w:rFonts w:ascii="Times New Roman" w:eastAsia="Times New Roman" w:hAnsi="Times New Roman"/>
      <w:sz w:val="21"/>
      <w:szCs w:val="21"/>
    </w:rPr>
  </w:style>
  <w:style w:type="paragraph" w:customStyle="1" w:styleId="owner1">
    <w:name w:val="owner1"/>
    <w:basedOn w:val="Normal"/>
    <w:rsid w:val="00AB127A"/>
    <w:pPr>
      <w:spacing w:before="0" w:after="150"/>
    </w:pPr>
    <w:rPr>
      <w:rFonts w:ascii="Times New Roman" w:eastAsia="Times New Roman" w:hAnsi="Times New Roman"/>
      <w:sz w:val="24"/>
    </w:rPr>
  </w:style>
  <w:style w:type="paragraph" w:customStyle="1" w:styleId="notice1">
    <w:name w:val="notice1"/>
    <w:basedOn w:val="Normal"/>
    <w:rsid w:val="00AB127A"/>
    <w:pPr>
      <w:spacing w:before="0" w:after="0"/>
      <w:jc w:val="center"/>
    </w:pPr>
    <w:rPr>
      <w:rFonts w:ascii="Times New Roman" w:eastAsia="Times New Roman" w:hAnsi="Times New Roman"/>
      <w:sz w:val="24"/>
    </w:rPr>
  </w:style>
  <w:style w:type="paragraph" w:customStyle="1" w:styleId="news1">
    <w:name w:val="news1"/>
    <w:basedOn w:val="Normal"/>
    <w:rsid w:val="00AB127A"/>
    <w:pPr>
      <w:spacing w:before="0" w:after="150"/>
    </w:pPr>
    <w:rPr>
      <w:rFonts w:ascii="Times New Roman" w:eastAsia="Times New Roman" w:hAnsi="Times New Roman"/>
      <w:sz w:val="24"/>
    </w:rPr>
  </w:style>
  <w:style w:type="paragraph" w:customStyle="1" w:styleId="error-message1">
    <w:name w:val="error-message1"/>
    <w:basedOn w:val="Normal"/>
    <w:rsid w:val="00AB127A"/>
    <w:pPr>
      <w:spacing w:before="0" w:after="150"/>
    </w:pPr>
    <w:rPr>
      <w:rFonts w:ascii="Times New Roman" w:eastAsia="Times New Roman" w:hAnsi="Times New Roman"/>
      <w:vanish/>
      <w:sz w:val="24"/>
    </w:rPr>
  </w:style>
  <w:style w:type="paragraph" w:customStyle="1" w:styleId="loading-message1">
    <w:name w:val="loading-message1"/>
    <w:basedOn w:val="Normal"/>
    <w:rsid w:val="00AB127A"/>
    <w:pPr>
      <w:spacing w:before="0" w:after="150"/>
    </w:pPr>
    <w:rPr>
      <w:rFonts w:ascii="Times New Roman" w:eastAsia="Times New Roman" w:hAnsi="Times New Roman"/>
      <w:vanish/>
      <w:sz w:val="24"/>
    </w:rPr>
  </w:style>
  <w:style w:type="paragraph" w:customStyle="1" w:styleId="error-message2">
    <w:name w:val="error-message2"/>
    <w:basedOn w:val="Normal"/>
    <w:rsid w:val="00AB127A"/>
    <w:pPr>
      <w:spacing w:before="0" w:after="150"/>
    </w:pPr>
    <w:rPr>
      <w:rFonts w:ascii="Times New Roman" w:eastAsia="Times New Roman" w:hAnsi="Times New Roman"/>
      <w:sz w:val="24"/>
    </w:rPr>
  </w:style>
  <w:style w:type="paragraph" w:customStyle="1" w:styleId="dismiss1">
    <w:name w:val="dismiss1"/>
    <w:basedOn w:val="Normal"/>
    <w:rsid w:val="00AB127A"/>
    <w:pPr>
      <w:spacing w:before="0" w:after="150"/>
    </w:pPr>
    <w:rPr>
      <w:rFonts w:ascii="Times New Roman" w:eastAsia="Times New Roman" w:hAnsi="Times New Roman"/>
      <w:color w:val="959DA5"/>
      <w:sz w:val="24"/>
    </w:rPr>
  </w:style>
  <w:style w:type="paragraph" w:customStyle="1" w:styleId="dismiss2">
    <w:name w:val="dismiss2"/>
    <w:basedOn w:val="Normal"/>
    <w:rsid w:val="00AB127A"/>
    <w:pPr>
      <w:spacing w:before="0" w:after="150"/>
    </w:pPr>
    <w:rPr>
      <w:rFonts w:ascii="Times New Roman" w:eastAsia="Times New Roman" w:hAnsi="Times New Roman"/>
      <w:color w:val="586069"/>
      <w:sz w:val="24"/>
    </w:rPr>
  </w:style>
  <w:style w:type="paragraph" w:customStyle="1" w:styleId="octicon-organization1">
    <w:name w:val="octicon-organization1"/>
    <w:basedOn w:val="Normal"/>
    <w:rsid w:val="00AB127A"/>
    <w:pPr>
      <w:spacing w:before="0" w:after="150"/>
    </w:pPr>
    <w:rPr>
      <w:rFonts w:ascii="Times New Roman" w:eastAsia="Times New Roman" w:hAnsi="Times New Roman"/>
      <w:color w:val="0366D6"/>
      <w:sz w:val="24"/>
    </w:rPr>
  </w:style>
  <w:style w:type="paragraph" w:customStyle="1" w:styleId="no-title1">
    <w:name w:val="no-title1"/>
    <w:basedOn w:val="Normal"/>
    <w:rsid w:val="00AB127A"/>
    <w:pPr>
      <w:spacing w:before="0" w:after="150"/>
    </w:pPr>
    <w:rPr>
      <w:rFonts w:ascii="Times New Roman" w:eastAsia="Times New Roman" w:hAnsi="Times New Roman"/>
      <w:sz w:val="24"/>
    </w:rPr>
  </w:style>
  <w:style w:type="paragraph" w:customStyle="1" w:styleId="inset-figure1">
    <w:name w:val="inset-figure1"/>
    <w:basedOn w:val="Normal"/>
    <w:rsid w:val="00AB127A"/>
    <w:pPr>
      <w:spacing w:before="0" w:after="225"/>
      <w:ind w:left="300"/>
    </w:pPr>
    <w:rPr>
      <w:rFonts w:ascii="Times New Roman" w:eastAsia="Times New Roman" w:hAnsi="Times New Roman"/>
      <w:sz w:val="24"/>
    </w:rPr>
  </w:style>
  <w:style w:type="paragraph" w:customStyle="1" w:styleId="coupon2">
    <w:name w:val="coupon2"/>
    <w:basedOn w:val="Normal"/>
    <w:rsid w:val="00AB127A"/>
    <w:pPr>
      <w:pBdr>
        <w:top w:val="dashed" w:sz="6" w:space="8" w:color="DBEDFF"/>
        <w:left w:val="dashed" w:sz="6" w:space="8" w:color="DBEDFF"/>
        <w:bottom w:val="dashed" w:sz="6" w:space="8" w:color="DBEDFF"/>
        <w:right w:val="dashed" w:sz="6" w:space="8" w:color="DBEDFF"/>
      </w:pBdr>
      <w:shd w:val="clear" w:color="auto" w:fill="FFFFFF"/>
      <w:spacing w:before="225" w:after="225"/>
      <w:jc w:val="center"/>
    </w:pPr>
    <w:rPr>
      <w:rFonts w:ascii="Times New Roman" w:eastAsia="Times New Roman" w:hAnsi="Times New Roman"/>
      <w:b/>
      <w:bCs/>
      <w:sz w:val="30"/>
      <w:szCs w:val="30"/>
    </w:rPr>
  </w:style>
  <w:style w:type="paragraph" w:customStyle="1" w:styleId="boxed-group2">
    <w:name w:val="boxed-group2"/>
    <w:basedOn w:val="Normal"/>
    <w:rsid w:val="00AB127A"/>
    <w:pPr>
      <w:spacing w:before="150" w:after="150"/>
    </w:pPr>
    <w:rPr>
      <w:rFonts w:ascii="Times New Roman" w:eastAsia="Times New Roman" w:hAnsi="Times New Roman"/>
      <w:sz w:val="24"/>
    </w:rPr>
  </w:style>
  <w:style w:type="paragraph" w:customStyle="1" w:styleId="blankslate2">
    <w:name w:val="blankslate2"/>
    <w:basedOn w:val="Normal"/>
    <w:rsid w:val="00AB127A"/>
    <w:pPr>
      <w:shd w:val="clear" w:color="auto" w:fill="FFFFFF"/>
      <w:spacing w:before="0" w:after="150"/>
      <w:jc w:val="center"/>
    </w:pPr>
    <w:rPr>
      <w:rFonts w:ascii="Times New Roman" w:eastAsia="Times New Roman" w:hAnsi="Times New Roman"/>
      <w:sz w:val="24"/>
    </w:rPr>
  </w:style>
  <w:style w:type="paragraph" w:customStyle="1" w:styleId="dashboards-overview-graph1">
    <w:name w:val="dashboards-overview-graph1"/>
    <w:basedOn w:val="Normal"/>
    <w:rsid w:val="00AB127A"/>
    <w:pPr>
      <w:spacing w:before="0" w:after="150"/>
    </w:pPr>
    <w:rPr>
      <w:rFonts w:ascii="Times New Roman" w:eastAsia="Times New Roman" w:hAnsi="Times New Roman"/>
      <w:vanish/>
      <w:sz w:val="24"/>
    </w:rPr>
  </w:style>
  <w:style w:type="paragraph" w:customStyle="1" w:styleId="blankslate3">
    <w:name w:val="blankslate3"/>
    <w:basedOn w:val="Normal"/>
    <w:rsid w:val="00AB127A"/>
    <w:pPr>
      <w:shd w:val="clear" w:color="auto" w:fill="FFFFFF"/>
      <w:spacing w:before="0" w:after="150"/>
      <w:jc w:val="center"/>
    </w:pPr>
    <w:rPr>
      <w:rFonts w:ascii="Times New Roman" w:eastAsia="Times New Roman" w:hAnsi="Times New Roman"/>
      <w:vanish/>
      <w:sz w:val="24"/>
    </w:rPr>
  </w:style>
  <w:style w:type="paragraph" w:customStyle="1" w:styleId="octicon-arrow-down1">
    <w:name w:val="octicon-arrow-down1"/>
    <w:basedOn w:val="Normal"/>
    <w:rsid w:val="00AB127A"/>
    <w:pPr>
      <w:spacing w:before="0" w:after="150"/>
    </w:pPr>
    <w:rPr>
      <w:rFonts w:ascii="Times New Roman" w:eastAsia="Times New Roman" w:hAnsi="Times New Roman"/>
      <w:vanish/>
      <w:color w:val="CB2431"/>
      <w:sz w:val="24"/>
    </w:rPr>
  </w:style>
  <w:style w:type="paragraph" w:customStyle="1" w:styleId="octicon-arrow-up1">
    <w:name w:val="octicon-arrow-up1"/>
    <w:basedOn w:val="Normal"/>
    <w:rsid w:val="00AB127A"/>
    <w:pPr>
      <w:spacing w:before="0" w:after="150"/>
    </w:pPr>
    <w:rPr>
      <w:rFonts w:ascii="Times New Roman" w:eastAsia="Times New Roman" w:hAnsi="Times New Roman"/>
      <w:vanish/>
      <w:color w:val="1DB34F"/>
      <w:sz w:val="24"/>
    </w:rPr>
  </w:style>
  <w:style w:type="paragraph" w:customStyle="1" w:styleId="dots4">
    <w:name w:val="dots4"/>
    <w:basedOn w:val="Normal"/>
    <w:rsid w:val="00AB127A"/>
    <w:pPr>
      <w:spacing w:before="0" w:after="0"/>
    </w:pPr>
    <w:rPr>
      <w:rFonts w:ascii="Times New Roman" w:eastAsia="Times New Roman" w:hAnsi="Times New Roman"/>
      <w:sz w:val="24"/>
    </w:rPr>
  </w:style>
  <w:style w:type="paragraph" w:customStyle="1" w:styleId="summary-stats1">
    <w:name w:val="summary-stats1"/>
    <w:basedOn w:val="Normal"/>
    <w:rsid w:val="00AB127A"/>
    <w:pPr>
      <w:spacing w:before="0" w:after="150"/>
    </w:pPr>
    <w:rPr>
      <w:rFonts w:ascii="Times New Roman" w:eastAsia="Times New Roman" w:hAnsi="Times New Roman"/>
      <w:sz w:val="24"/>
    </w:rPr>
  </w:style>
  <w:style w:type="paragraph" w:customStyle="1" w:styleId="metric-01">
    <w:name w:val="metric-01"/>
    <w:basedOn w:val="Normal"/>
    <w:rsid w:val="00AB127A"/>
    <w:pPr>
      <w:spacing w:before="0" w:after="150"/>
    </w:pPr>
    <w:rPr>
      <w:rFonts w:ascii="Times New Roman" w:eastAsia="Times New Roman" w:hAnsi="Times New Roman"/>
      <w:color w:val="1DB34F"/>
      <w:sz w:val="24"/>
    </w:rPr>
  </w:style>
  <w:style w:type="paragraph" w:customStyle="1" w:styleId="metric-11">
    <w:name w:val="metric-11"/>
    <w:basedOn w:val="Normal"/>
    <w:rsid w:val="00AB127A"/>
    <w:pPr>
      <w:spacing w:before="0" w:after="150"/>
    </w:pPr>
    <w:rPr>
      <w:rFonts w:ascii="Times New Roman" w:eastAsia="Times New Roman" w:hAnsi="Times New Roman"/>
      <w:color w:val="0366D6"/>
      <w:sz w:val="24"/>
    </w:rPr>
  </w:style>
  <w:style w:type="paragraph" w:customStyle="1" w:styleId="totals-num1">
    <w:name w:val="totals-num1"/>
    <w:basedOn w:val="Normal"/>
    <w:rsid w:val="00AB127A"/>
    <w:pPr>
      <w:spacing w:before="0" w:after="0"/>
      <w:ind w:left="105" w:right="105"/>
    </w:pPr>
    <w:rPr>
      <w:rFonts w:ascii="Times New Roman" w:eastAsia="Times New Roman" w:hAnsi="Times New Roman"/>
      <w:sz w:val="24"/>
    </w:rPr>
  </w:style>
  <w:style w:type="paragraph" w:customStyle="1" w:styleId="single1">
    <w:name w:val="single1"/>
    <w:basedOn w:val="Normal"/>
    <w:rsid w:val="00AB127A"/>
    <w:pPr>
      <w:spacing w:before="0" w:after="150"/>
    </w:pPr>
    <w:rPr>
      <w:rFonts w:ascii="Times New Roman" w:eastAsia="Times New Roman" w:hAnsi="Times New Roman"/>
      <w:sz w:val="24"/>
    </w:rPr>
  </w:style>
  <w:style w:type="paragraph" w:customStyle="1" w:styleId="dashboards-overview-graph2">
    <w:name w:val="dashboards-overview-graph2"/>
    <w:basedOn w:val="Normal"/>
    <w:rsid w:val="00AB127A"/>
    <w:pPr>
      <w:spacing w:before="0" w:after="150"/>
    </w:pPr>
    <w:rPr>
      <w:rFonts w:ascii="Times New Roman" w:eastAsia="Times New Roman" w:hAnsi="Times New Roman"/>
      <w:sz w:val="24"/>
    </w:rPr>
  </w:style>
  <w:style w:type="paragraph" w:customStyle="1" w:styleId="features-list1">
    <w:name w:val="features-list1"/>
    <w:basedOn w:val="Normal"/>
    <w:rsid w:val="00AB127A"/>
    <w:pPr>
      <w:spacing w:before="225" w:after="225"/>
      <w:ind w:left="240"/>
    </w:pPr>
    <w:rPr>
      <w:rFonts w:ascii="Times New Roman" w:eastAsia="Times New Roman" w:hAnsi="Times New Roman"/>
      <w:sz w:val="21"/>
      <w:szCs w:val="21"/>
    </w:rPr>
  </w:style>
  <w:style w:type="paragraph" w:customStyle="1" w:styleId="octicon49">
    <w:name w:val="octicon49"/>
    <w:basedOn w:val="Normal"/>
    <w:rsid w:val="00AB127A"/>
    <w:pPr>
      <w:spacing w:before="225" w:after="225"/>
      <w:ind w:left="-255"/>
      <w:textAlignment w:val="bottom"/>
    </w:pPr>
    <w:rPr>
      <w:rFonts w:ascii="Times New Roman" w:eastAsia="Times New Roman" w:hAnsi="Times New Roman"/>
      <w:sz w:val="24"/>
    </w:rPr>
  </w:style>
  <w:style w:type="paragraph" w:customStyle="1" w:styleId="hook1">
    <w:name w:val="hook1"/>
    <w:basedOn w:val="Normal"/>
    <w:rsid w:val="00AB127A"/>
    <w:pPr>
      <w:spacing w:before="30" w:after="450"/>
    </w:pPr>
    <w:rPr>
      <w:rFonts w:ascii="Times New Roman" w:eastAsia="Times New Roman" w:hAnsi="Times New Roman"/>
      <w:color w:val="666666"/>
      <w:sz w:val="27"/>
      <w:szCs w:val="27"/>
    </w:rPr>
  </w:style>
  <w:style w:type="paragraph" w:customStyle="1" w:styleId="octicon50">
    <w:name w:val="octicon50"/>
    <w:basedOn w:val="Normal"/>
    <w:rsid w:val="00AB127A"/>
    <w:pPr>
      <w:spacing w:before="0" w:after="150"/>
      <w:ind w:right="150"/>
      <w:textAlignment w:val="center"/>
    </w:pPr>
    <w:rPr>
      <w:rFonts w:ascii="Times New Roman" w:eastAsia="Times New Roman" w:hAnsi="Times New Roman"/>
      <w:color w:val="28A745"/>
      <w:sz w:val="24"/>
    </w:rPr>
  </w:style>
  <w:style w:type="paragraph" w:customStyle="1" w:styleId="nested-discussion-comment-avatar1">
    <w:name w:val="nested-discussion-comment-avatar1"/>
    <w:basedOn w:val="Normal"/>
    <w:rsid w:val="00AB127A"/>
    <w:pPr>
      <w:spacing w:before="0" w:after="150"/>
    </w:pPr>
    <w:rPr>
      <w:rFonts w:ascii="Times New Roman" w:eastAsia="Times New Roman" w:hAnsi="Times New Roman"/>
      <w:sz w:val="24"/>
    </w:rPr>
  </w:style>
  <w:style w:type="paragraph" w:customStyle="1" w:styleId="comment-reactions2">
    <w:name w:val="comment-reactions2"/>
    <w:basedOn w:val="Normal"/>
    <w:rsid w:val="00AB127A"/>
    <w:pPr>
      <w:spacing w:before="0" w:after="150"/>
      <w:ind w:left="240"/>
    </w:pPr>
    <w:rPr>
      <w:rFonts w:ascii="Times New Roman" w:eastAsia="Times New Roman" w:hAnsi="Times New Roman"/>
      <w:vanish/>
      <w:sz w:val="24"/>
    </w:rPr>
  </w:style>
  <w:style w:type="paragraph" w:customStyle="1" w:styleId="reaction-summary-item1">
    <w:name w:val="reaction-summary-item1"/>
    <w:basedOn w:val="Normal"/>
    <w:rsid w:val="00AB127A"/>
    <w:pPr>
      <w:pBdr>
        <w:right w:val="single" w:sz="6" w:space="11" w:color="E1E4E8"/>
      </w:pBdr>
      <w:spacing w:before="0" w:after="240" w:line="270" w:lineRule="atLeast"/>
    </w:pPr>
    <w:rPr>
      <w:rFonts w:ascii="Times New Roman" w:eastAsia="Times New Roman" w:hAnsi="Times New Roman"/>
      <w:sz w:val="24"/>
    </w:rPr>
  </w:style>
  <w:style w:type="paragraph" w:customStyle="1" w:styleId="add-reaction-btn2">
    <w:name w:val="add-reaction-btn2"/>
    <w:basedOn w:val="Normal"/>
    <w:rsid w:val="00AB127A"/>
    <w:pPr>
      <w:spacing w:before="0" w:after="150"/>
    </w:pPr>
    <w:rPr>
      <w:rFonts w:ascii="Times New Roman" w:eastAsia="Times New Roman" w:hAnsi="Times New Roman"/>
      <w:sz w:val="24"/>
    </w:rPr>
  </w:style>
  <w:style w:type="paragraph" w:customStyle="1" w:styleId="previewable-comment-form4">
    <w:name w:val="previewable-comment-form4"/>
    <w:basedOn w:val="Normal"/>
    <w:rsid w:val="00AB127A"/>
    <w:pPr>
      <w:spacing w:before="0" w:after="150"/>
    </w:pPr>
    <w:rPr>
      <w:rFonts w:ascii="Times New Roman" w:eastAsia="Times New Roman" w:hAnsi="Times New Roman"/>
      <w:vanish/>
      <w:sz w:val="24"/>
    </w:rPr>
  </w:style>
  <w:style w:type="paragraph" w:customStyle="1" w:styleId="edit-comment-hide2">
    <w:name w:val="edit-comment-hide2"/>
    <w:basedOn w:val="Normal"/>
    <w:rsid w:val="00AB127A"/>
    <w:pPr>
      <w:spacing w:before="0" w:after="150"/>
    </w:pPr>
    <w:rPr>
      <w:rFonts w:ascii="Times New Roman" w:eastAsia="Times New Roman" w:hAnsi="Times New Roman"/>
      <w:sz w:val="24"/>
    </w:rPr>
  </w:style>
  <w:style w:type="paragraph" w:customStyle="1" w:styleId="timeline-comment-actions4">
    <w:name w:val="timeline-comment-actions4"/>
    <w:basedOn w:val="Normal"/>
    <w:rsid w:val="00AB127A"/>
    <w:pPr>
      <w:spacing w:before="0" w:after="150"/>
      <w:ind w:left="120"/>
    </w:pPr>
    <w:rPr>
      <w:rFonts w:ascii="Times New Roman" w:eastAsia="Times New Roman" w:hAnsi="Times New Roman"/>
      <w:sz w:val="24"/>
    </w:rPr>
  </w:style>
  <w:style w:type="paragraph" w:customStyle="1" w:styleId="other-text-form1">
    <w:name w:val="other-text-form1"/>
    <w:basedOn w:val="Normal"/>
    <w:rsid w:val="00AB127A"/>
    <w:pPr>
      <w:spacing w:before="0" w:after="150"/>
    </w:pPr>
    <w:rPr>
      <w:rFonts w:ascii="Times New Roman" w:eastAsia="Times New Roman" w:hAnsi="Times New Roman"/>
      <w:vanish/>
      <w:sz w:val="24"/>
    </w:rPr>
  </w:style>
  <w:style w:type="paragraph" w:customStyle="1" w:styleId="other-text-form-block1">
    <w:name w:val="other-text-form-block1"/>
    <w:basedOn w:val="Normal"/>
    <w:rsid w:val="00AB127A"/>
    <w:pPr>
      <w:spacing w:before="0" w:after="150"/>
    </w:pPr>
    <w:rPr>
      <w:rFonts w:ascii="Times New Roman" w:eastAsia="Times New Roman" w:hAnsi="Times New Roman"/>
      <w:vanish/>
      <w:sz w:val="24"/>
    </w:rPr>
  </w:style>
  <w:style w:type="paragraph" w:customStyle="1" w:styleId="form-group2">
    <w:name w:val="form-group2"/>
    <w:basedOn w:val="Normal"/>
    <w:rsid w:val="00AB127A"/>
    <w:pPr>
      <w:spacing w:before="0" w:after="450"/>
    </w:pPr>
    <w:rPr>
      <w:rFonts w:ascii="Times New Roman" w:eastAsia="Times New Roman" w:hAnsi="Times New Roman"/>
      <w:sz w:val="24"/>
    </w:rPr>
  </w:style>
  <w:style w:type="paragraph" w:customStyle="1" w:styleId="early-access-setup-list-item1">
    <w:name w:val="early-access-setup-list-item1"/>
    <w:basedOn w:val="Normal"/>
    <w:rsid w:val="00AB127A"/>
    <w:pPr>
      <w:spacing w:before="150" w:after="150"/>
      <w:ind w:left="300"/>
    </w:pPr>
    <w:rPr>
      <w:rFonts w:ascii="Times New Roman" w:eastAsia="Times New Roman" w:hAnsi="Times New Roman"/>
      <w:sz w:val="24"/>
    </w:rPr>
  </w:style>
  <w:style w:type="paragraph" w:customStyle="1" w:styleId="octocat1">
    <w:name w:val="octocat1"/>
    <w:basedOn w:val="Normal"/>
    <w:rsid w:val="00AB127A"/>
    <w:pPr>
      <w:spacing w:before="0" w:after="300"/>
    </w:pPr>
    <w:rPr>
      <w:rFonts w:ascii="Times New Roman" w:eastAsia="Times New Roman" w:hAnsi="Times New Roman"/>
      <w:color w:val="586069"/>
      <w:sz w:val="24"/>
    </w:rPr>
  </w:style>
  <w:style w:type="paragraph" w:customStyle="1" w:styleId="blankslate4">
    <w:name w:val="blankslate4"/>
    <w:basedOn w:val="Normal"/>
    <w:rsid w:val="00AB127A"/>
    <w:pPr>
      <w:spacing w:before="225" w:after="150"/>
      <w:jc w:val="center"/>
    </w:pPr>
    <w:rPr>
      <w:rFonts w:ascii="Times New Roman" w:eastAsia="Times New Roman" w:hAnsi="Times New Roman"/>
      <w:sz w:val="24"/>
    </w:rPr>
  </w:style>
  <w:style w:type="paragraph" w:customStyle="1" w:styleId="notice2">
    <w:name w:val="notice2"/>
    <w:basedOn w:val="Normal"/>
    <w:rsid w:val="00AB127A"/>
    <w:pPr>
      <w:spacing w:before="225" w:after="225"/>
      <w:ind w:left="225" w:right="225"/>
      <w:jc w:val="center"/>
    </w:pPr>
    <w:rPr>
      <w:rFonts w:ascii="Times New Roman" w:eastAsia="Times New Roman" w:hAnsi="Times New Roman"/>
      <w:b/>
      <w:bCs/>
      <w:color w:val="28A745"/>
      <w:sz w:val="24"/>
    </w:rPr>
  </w:style>
  <w:style w:type="paragraph" w:customStyle="1" w:styleId="exploregrid-item-title1">
    <w:name w:val="exploregrid-item-title1"/>
    <w:basedOn w:val="Normal"/>
    <w:rsid w:val="00AB127A"/>
    <w:pPr>
      <w:spacing w:before="0" w:after="75"/>
    </w:pPr>
    <w:rPr>
      <w:rFonts w:ascii="Times New Roman" w:eastAsia="Times New Roman" w:hAnsi="Times New Roman"/>
      <w:color w:val="0366D6"/>
      <w:sz w:val="30"/>
      <w:szCs w:val="30"/>
    </w:rPr>
  </w:style>
  <w:style w:type="paragraph" w:customStyle="1" w:styleId="exploregrid-item-header1">
    <w:name w:val="exploregrid-item-header1"/>
    <w:basedOn w:val="Normal"/>
    <w:rsid w:val="00AB127A"/>
    <w:pPr>
      <w:shd w:val="clear" w:color="auto" w:fill="F5F5F5"/>
      <w:spacing w:before="0" w:after="150"/>
    </w:pPr>
    <w:rPr>
      <w:rFonts w:ascii="Times New Roman" w:eastAsia="Times New Roman" w:hAnsi="Times New Roman"/>
      <w:sz w:val="24"/>
    </w:rPr>
  </w:style>
  <w:style w:type="paragraph" w:customStyle="1" w:styleId="exploregrid-item-title2">
    <w:name w:val="exploregrid-item-title2"/>
    <w:basedOn w:val="Normal"/>
    <w:rsid w:val="00AB127A"/>
    <w:pPr>
      <w:spacing w:before="0" w:after="75"/>
    </w:pPr>
    <w:rPr>
      <w:rFonts w:ascii="Times New Roman" w:eastAsia="Times New Roman" w:hAnsi="Times New Roman"/>
      <w:color w:val="24292E"/>
      <w:sz w:val="24"/>
    </w:rPr>
  </w:style>
  <w:style w:type="paragraph" w:customStyle="1" w:styleId="image1">
    <w:name w:val="image1"/>
    <w:basedOn w:val="Normal"/>
    <w:rsid w:val="00AB127A"/>
    <w:pPr>
      <w:shd w:val="clear" w:color="auto" w:fill="DDDDDD"/>
      <w:spacing w:before="0" w:after="150"/>
      <w:jc w:val="center"/>
    </w:pPr>
    <w:rPr>
      <w:rFonts w:ascii="Times New Roman" w:eastAsia="Times New Roman" w:hAnsi="Times New Roman"/>
      <w:sz w:val="24"/>
    </w:rPr>
  </w:style>
  <w:style w:type="paragraph" w:customStyle="1" w:styleId="border-wrap1">
    <w:name w:val="border-wrap1"/>
    <w:basedOn w:val="Normal"/>
    <w:rsid w:val="00AB127A"/>
    <w:pPr>
      <w:pBdr>
        <w:top w:val="single" w:sz="6" w:space="0" w:color="6A737D"/>
        <w:left w:val="single" w:sz="6" w:space="0" w:color="6A737D"/>
        <w:bottom w:val="single" w:sz="6" w:space="0" w:color="6A737D"/>
        <w:right w:val="single" w:sz="6" w:space="0" w:color="6A737D"/>
      </w:pBdr>
      <w:shd w:val="clear" w:color="auto" w:fill="FFFFFF"/>
      <w:spacing w:before="0" w:after="150" w:line="0" w:lineRule="auto"/>
    </w:pPr>
    <w:rPr>
      <w:rFonts w:ascii="Times New Roman" w:eastAsia="Times New Roman" w:hAnsi="Times New Roman"/>
      <w:sz w:val="24"/>
    </w:rPr>
  </w:style>
  <w:style w:type="paragraph" w:customStyle="1" w:styleId="viewspan1">
    <w:name w:val="view&gt;span1"/>
    <w:basedOn w:val="Normal"/>
    <w:rsid w:val="00AB127A"/>
    <w:pPr>
      <w:spacing w:before="0" w:after="150"/>
      <w:textAlignment w:val="center"/>
    </w:pPr>
    <w:rPr>
      <w:rFonts w:ascii="Times New Roman" w:eastAsia="Times New Roman" w:hAnsi="Times New Roman"/>
      <w:sz w:val="24"/>
    </w:rPr>
  </w:style>
  <w:style w:type="paragraph" w:customStyle="1" w:styleId="empty1">
    <w:name w:val="empty1"/>
    <w:basedOn w:val="Normal"/>
    <w:rsid w:val="00AB127A"/>
    <w:pPr>
      <w:spacing w:before="0" w:after="150"/>
    </w:pPr>
    <w:rPr>
      <w:rFonts w:ascii="Times New Roman" w:eastAsia="Times New Roman" w:hAnsi="Times New Roman"/>
      <w:sz w:val="24"/>
    </w:rPr>
  </w:style>
  <w:style w:type="paragraph" w:customStyle="1" w:styleId="octicon51">
    <w:name w:val="octicon51"/>
    <w:basedOn w:val="Normal"/>
    <w:rsid w:val="00AB127A"/>
    <w:pPr>
      <w:spacing w:before="0" w:after="150"/>
      <w:textAlignment w:val="bottom"/>
    </w:pPr>
    <w:rPr>
      <w:rFonts w:ascii="Times New Roman" w:eastAsia="Times New Roman" w:hAnsi="Times New Roman"/>
      <w:sz w:val="24"/>
    </w:rPr>
  </w:style>
  <w:style w:type="paragraph" w:customStyle="1" w:styleId="dir1">
    <w:name w:val="dir1"/>
    <w:basedOn w:val="Normal"/>
    <w:rsid w:val="00AB127A"/>
    <w:pPr>
      <w:spacing w:before="0" w:after="150"/>
    </w:pPr>
    <w:rPr>
      <w:rFonts w:ascii="Times New Roman" w:eastAsia="Times New Roman" w:hAnsi="Times New Roman"/>
      <w:color w:val="6A737D"/>
      <w:szCs w:val="18"/>
    </w:rPr>
  </w:style>
  <w:style w:type="paragraph" w:customStyle="1" w:styleId="info1">
    <w:name w:val="info1"/>
    <w:basedOn w:val="Normal"/>
    <w:rsid w:val="00AB127A"/>
    <w:pPr>
      <w:spacing w:before="0" w:after="300"/>
    </w:pPr>
    <w:rPr>
      <w:rFonts w:ascii="Times New Roman" w:eastAsia="Times New Roman" w:hAnsi="Times New Roman"/>
      <w:color w:val="586069"/>
      <w:sz w:val="24"/>
    </w:rPr>
  </w:style>
  <w:style w:type="paragraph" w:customStyle="1" w:styleId="activity2">
    <w:name w:val="activity2"/>
    <w:basedOn w:val="Normal"/>
    <w:rsid w:val="00AB127A"/>
    <w:pPr>
      <w:spacing w:before="1500" w:after="0"/>
      <w:jc w:val="center"/>
    </w:pPr>
    <w:rPr>
      <w:rFonts w:ascii="Times New Roman" w:eastAsia="Times New Roman" w:hAnsi="Times New Roman"/>
      <w:color w:val="2F363D"/>
      <w:sz w:val="24"/>
    </w:rPr>
  </w:style>
  <w:style w:type="paragraph" w:customStyle="1" w:styleId="dots5">
    <w:name w:val="dots5"/>
    <w:basedOn w:val="Normal"/>
    <w:rsid w:val="00AB127A"/>
    <w:pPr>
      <w:spacing w:before="0" w:after="0"/>
    </w:pPr>
    <w:rPr>
      <w:rFonts w:ascii="Times New Roman" w:eastAsia="Times New Roman" w:hAnsi="Times New Roman"/>
      <w:sz w:val="24"/>
    </w:rPr>
  </w:style>
  <w:style w:type="paragraph" w:customStyle="1" w:styleId="axis1">
    <w:name w:val="axis1"/>
    <w:basedOn w:val="Normal"/>
    <w:rsid w:val="00AB127A"/>
    <w:pPr>
      <w:spacing w:before="0" w:after="150"/>
    </w:pPr>
    <w:rPr>
      <w:rFonts w:ascii="Times New Roman" w:eastAsia="Times New Roman" w:hAnsi="Times New Roman"/>
      <w:sz w:val="15"/>
      <w:szCs w:val="15"/>
    </w:rPr>
  </w:style>
  <w:style w:type="paragraph" w:customStyle="1" w:styleId="graph-empty1">
    <w:name w:val="graph-empty1"/>
    <w:basedOn w:val="Normal"/>
    <w:rsid w:val="00AB127A"/>
    <w:pPr>
      <w:spacing w:before="0" w:after="150"/>
    </w:pPr>
    <w:rPr>
      <w:rFonts w:ascii="Times New Roman" w:eastAsia="Times New Roman" w:hAnsi="Times New Roman"/>
      <w:vanish/>
      <w:sz w:val="24"/>
    </w:rPr>
  </w:style>
  <w:style w:type="paragraph" w:customStyle="1" w:styleId="graph-error1">
    <w:name w:val="graph-error1"/>
    <w:basedOn w:val="Normal"/>
    <w:rsid w:val="00AB127A"/>
    <w:pPr>
      <w:spacing w:before="0" w:after="150"/>
    </w:pPr>
    <w:rPr>
      <w:rFonts w:ascii="Times New Roman" w:eastAsia="Times New Roman" w:hAnsi="Times New Roman"/>
      <w:vanish/>
      <w:sz w:val="24"/>
    </w:rPr>
  </w:style>
  <w:style w:type="paragraph" w:customStyle="1" w:styleId="graph-loading1">
    <w:name w:val="graph-loading1"/>
    <w:basedOn w:val="Normal"/>
    <w:rsid w:val="00AB127A"/>
    <w:pPr>
      <w:spacing w:before="0" w:after="150"/>
    </w:pPr>
    <w:rPr>
      <w:rFonts w:ascii="Times New Roman" w:eastAsia="Times New Roman" w:hAnsi="Times New Roman"/>
      <w:vanish/>
      <w:sz w:val="24"/>
    </w:rPr>
  </w:style>
  <w:style w:type="paragraph" w:customStyle="1" w:styleId="graph-no-usable-data1">
    <w:name w:val="graph-no-usable-data1"/>
    <w:basedOn w:val="Normal"/>
    <w:rsid w:val="00AB127A"/>
    <w:pPr>
      <w:spacing w:before="0" w:after="150"/>
    </w:pPr>
    <w:rPr>
      <w:rFonts w:ascii="Times New Roman" w:eastAsia="Times New Roman" w:hAnsi="Times New Roman"/>
      <w:vanish/>
      <w:sz w:val="24"/>
    </w:rPr>
  </w:style>
  <w:style w:type="paragraph" w:customStyle="1" w:styleId="delete-topic-button1">
    <w:name w:val="delete-topic-button1"/>
    <w:basedOn w:val="Normal"/>
    <w:rsid w:val="00AB127A"/>
    <w:pPr>
      <w:pBdr>
        <w:left w:val="single" w:sz="6" w:space="0" w:color="CEA0A5"/>
      </w:pBdr>
      <w:shd w:val="clear" w:color="auto" w:fill="FFDCE0"/>
      <w:spacing w:before="0" w:after="150"/>
    </w:pPr>
    <w:rPr>
      <w:rFonts w:ascii="Times New Roman" w:eastAsia="Times New Roman" w:hAnsi="Times New Roman"/>
      <w:color w:val="86181D"/>
      <w:sz w:val="24"/>
    </w:rPr>
  </w:style>
  <w:style w:type="paragraph" w:customStyle="1" w:styleId="delete-topic-button2">
    <w:name w:val="delete-topic-button2"/>
    <w:basedOn w:val="Normal"/>
    <w:rsid w:val="00AB127A"/>
    <w:pPr>
      <w:pBdr>
        <w:left w:val="single" w:sz="6" w:space="0" w:color="CEA0A5"/>
      </w:pBdr>
      <w:shd w:val="clear" w:color="auto" w:fill="FFC8CE"/>
      <w:spacing w:before="0" w:after="150"/>
    </w:pPr>
    <w:rPr>
      <w:rFonts w:ascii="Times New Roman" w:eastAsia="Times New Roman" w:hAnsi="Times New Roman"/>
      <w:color w:val="86181D"/>
      <w:sz w:val="24"/>
    </w:rPr>
  </w:style>
  <w:style w:type="paragraph" w:customStyle="1" w:styleId="add-topic-button1">
    <w:name w:val="add-topic-button1"/>
    <w:basedOn w:val="Normal"/>
    <w:rsid w:val="00AB127A"/>
    <w:pPr>
      <w:pBdr>
        <w:left w:val="single" w:sz="6" w:space="0" w:color="B4D9FF"/>
      </w:pBdr>
      <w:shd w:val="clear" w:color="auto" w:fill="F1F8FF"/>
      <w:spacing w:before="0" w:after="150"/>
    </w:pPr>
    <w:rPr>
      <w:rFonts w:ascii="Times New Roman" w:eastAsia="Times New Roman" w:hAnsi="Times New Roman"/>
      <w:color w:val="6A737D"/>
      <w:sz w:val="23"/>
      <w:szCs w:val="23"/>
    </w:rPr>
  </w:style>
  <w:style w:type="paragraph" w:customStyle="1" w:styleId="remove-topic-button1">
    <w:name w:val="remove-topic-button1"/>
    <w:basedOn w:val="Normal"/>
    <w:rsid w:val="00AB127A"/>
    <w:pPr>
      <w:pBdr>
        <w:left w:val="single" w:sz="6" w:space="0" w:color="B4D9FF"/>
      </w:pBdr>
      <w:shd w:val="clear" w:color="auto" w:fill="F1F8FF"/>
      <w:spacing w:before="0" w:after="150"/>
    </w:pPr>
    <w:rPr>
      <w:rFonts w:ascii="Times New Roman" w:eastAsia="Times New Roman" w:hAnsi="Times New Roman"/>
      <w:color w:val="6A737D"/>
      <w:sz w:val="23"/>
      <w:szCs w:val="23"/>
    </w:rPr>
  </w:style>
  <w:style w:type="paragraph" w:customStyle="1" w:styleId="add-topic-button2">
    <w:name w:val="add-topic-button2"/>
    <w:basedOn w:val="Normal"/>
    <w:rsid w:val="00AB127A"/>
    <w:pPr>
      <w:pBdr>
        <w:left w:val="single" w:sz="6" w:space="0" w:color="B4D9FF"/>
      </w:pBdr>
      <w:shd w:val="clear" w:color="auto" w:fill="28A745"/>
      <w:spacing w:before="0" w:after="150"/>
    </w:pPr>
    <w:rPr>
      <w:rFonts w:ascii="Times New Roman" w:eastAsia="Times New Roman" w:hAnsi="Times New Roman"/>
      <w:color w:val="FFFFFF"/>
      <w:sz w:val="23"/>
      <w:szCs w:val="23"/>
    </w:rPr>
  </w:style>
  <w:style w:type="paragraph" w:customStyle="1" w:styleId="remove-topic-button2">
    <w:name w:val="remove-topic-button2"/>
    <w:basedOn w:val="Normal"/>
    <w:rsid w:val="00AB127A"/>
    <w:pPr>
      <w:pBdr>
        <w:left w:val="single" w:sz="6" w:space="0" w:color="B4D9FF"/>
      </w:pBdr>
      <w:shd w:val="clear" w:color="auto" w:fill="D73A49"/>
      <w:spacing w:before="0" w:after="150"/>
    </w:pPr>
    <w:rPr>
      <w:rFonts w:ascii="Times New Roman" w:eastAsia="Times New Roman" w:hAnsi="Times New Roman"/>
      <w:color w:val="FFFFFF"/>
      <w:sz w:val="23"/>
      <w:szCs w:val="23"/>
    </w:rPr>
  </w:style>
  <w:style w:type="paragraph" w:customStyle="1" w:styleId="tag-input1">
    <w:name w:val="tag-input1"/>
    <w:basedOn w:val="Normal"/>
    <w:rsid w:val="00AB127A"/>
    <w:pPr>
      <w:spacing w:before="0" w:after="150"/>
    </w:pPr>
    <w:rPr>
      <w:rFonts w:ascii="Times New Roman" w:eastAsia="Times New Roman" w:hAnsi="Times New Roman"/>
      <w:sz w:val="24"/>
    </w:rPr>
  </w:style>
  <w:style w:type="paragraph" w:customStyle="1" w:styleId="tag-input-inner1">
    <w:name w:val="tag-input-inner1"/>
    <w:basedOn w:val="Normal"/>
    <w:rsid w:val="00AB127A"/>
    <w:pPr>
      <w:spacing w:before="0" w:after="150"/>
    </w:pPr>
    <w:rPr>
      <w:rFonts w:ascii="Times New Roman" w:eastAsia="Times New Roman" w:hAnsi="Times New Roman"/>
      <w:sz w:val="24"/>
    </w:rPr>
  </w:style>
  <w:style w:type="paragraph" w:customStyle="1" w:styleId="topic-tag1">
    <w:name w:val="topic-tag1"/>
    <w:basedOn w:val="Normal"/>
    <w:rsid w:val="00AB127A"/>
    <w:pPr>
      <w:shd w:val="clear" w:color="auto" w:fill="F1F8FF"/>
      <w:spacing w:before="30" w:after="120"/>
      <w:ind w:right="120"/>
    </w:pPr>
    <w:rPr>
      <w:rFonts w:ascii="Times New Roman" w:eastAsia="Times New Roman" w:hAnsi="Times New Roman"/>
      <w:sz w:val="24"/>
    </w:rPr>
  </w:style>
  <w:style w:type="paragraph" w:customStyle="1" w:styleId="starred1">
    <w:name w:val="starred1"/>
    <w:basedOn w:val="Normal"/>
    <w:rsid w:val="00AB127A"/>
    <w:pPr>
      <w:spacing w:before="0" w:after="150"/>
    </w:pPr>
    <w:rPr>
      <w:rFonts w:ascii="Times New Roman" w:eastAsia="Times New Roman" w:hAnsi="Times New Roman"/>
      <w:color w:val="FFD33D"/>
      <w:sz w:val="24"/>
    </w:rPr>
  </w:style>
  <w:style w:type="paragraph" w:customStyle="1" w:styleId="unstarred1">
    <w:name w:val="unstarred1"/>
    <w:basedOn w:val="Normal"/>
    <w:rsid w:val="00AB127A"/>
    <w:pPr>
      <w:spacing w:before="0" w:after="150"/>
    </w:pPr>
    <w:rPr>
      <w:rFonts w:ascii="Times New Roman" w:eastAsia="Times New Roman" w:hAnsi="Times New Roman"/>
      <w:color w:val="D1D5DA"/>
      <w:sz w:val="24"/>
    </w:rPr>
  </w:style>
  <w:style w:type="paragraph" w:customStyle="1" w:styleId="team-avatar1">
    <w:name w:val="team-avatar1"/>
    <w:basedOn w:val="Normal"/>
    <w:rsid w:val="00AB127A"/>
    <w:pPr>
      <w:spacing w:before="0" w:after="150"/>
    </w:pPr>
    <w:rPr>
      <w:rFonts w:ascii="Times New Roman" w:eastAsia="Times New Roman" w:hAnsi="Times New Roman"/>
      <w:sz w:val="24"/>
    </w:rPr>
  </w:style>
  <w:style w:type="paragraph" w:customStyle="1" w:styleId="comment2">
    <w:name w:val="comment2"/>
    <w:basedOn w:val="Normal"/>
    <w:rsid w:val="00AB127A"/>
    <w:pPr>
      <w:spacing w:before="0" w:after="150"/>
    </w:pPr>
    <w:rPr>
      <w:rFonts w:ascii="Times New Roman" w:eastAsia="Times New Roman" w:hAnsi="Times New Roman"/>
      <w:sz w:val="24"/>
    </w:rPr>
  </w:style>
  <w:style w:type="paragraph" w:customStyle="1" w:styleId="post-author1">
    <w:name w:val="post-author1"/>
    <w:basedOn w:val="Normal"/>
    <w:rsid w:val="00AB127A"/>
    <w:pPr>
      <w:spacing w:before="0" w:after="150"/>
    </w:pPr>
    <w:rPr>
      <w:rFonts w:ascii="Times New Roman" w:eastAsia="Times New Roman" w:hAnsi="Times New Roman"/>
      <w:sz w:val="24"/>
    </w:rPr>
  </w:style>
  <w:style w:type="paragraph" w:customStyle="1" w:styleId="post-author-timestamp1">
    <w:name w:val="post-author-timestamp1"/>
    <w:basedOn w:val="Normal"/>
    <w:rsid w:val="00AB127A"/>
    <w:pPr>
      <w:spacing w:before="0" w:after="150"/>
    </w:pPr>
    <w:rPr>
      <w:rFonts w:ascii="Times New Roman" w:eastAsia="Times New Roman" w:hAnsi="Times New Roman"/>
      <w:sz w:val="24"/>
    </w:rPr>
  </w:style>
  <w:style w:type="paragraph" w:customStyle="1" w:styleId="timeline-inline-comments1">
    <w:name w:val="timeline-inline-comments1"/>
    <w:basedOn w:val="Normal"/>
    <w:rsid w:val="00AB127A"/>
    <w:pPr>
      <w:shd w:val="clear" w:color="auto" w:fill="FAFBFC"/>
      <w:spacing w:before="0" w:after="150"/>
    </w:pPr>
    <w:rPr>
      <w:rFonts w:ascii="Times New Roman" w:eastAsia="Times New Roman" w:hAnsi="Times New Roman"/>
      <w:sz w:val="24"/>
    </w:rPr>
  </w:style>
  <w:style w:type="paragraph" w:customStyle="1" w:styleId="review-comment1">
    <w:name w:val="review-comment1"/>
    <w:basedOn w:val="Normal"/>
    <w:rsid w:val="00AB127A"/>
    <w:pPr>
      <w:spacing w:before="0" w:after="150"/>
    </w:pPr>
    <w:rPr>
      <w:rFonts w:ascii="Times New Roman" w:eastAsia="Times New Roman" w:hAnsi="Times New Roman"/>
      <w:color w:val="24292E"/>
      <w:sz w:val="24"/>
    </w:rPr>
  </w:style>
  <w:style w:type="paragraph" w:customStyle="1" w:styleId="comment-reactions3">
    <w:name w:val="comment-reactions3"/>
    <w:basedOn w:val="Normal"/>
    <w:rsid w:val="00AB127A"/>
    <w:pPr>
      <w:spacing w:before="0" w:after="150"/>
      <w:ind w:left="240"/>
    </w:pPr>
    <w:rPr>
      <w:rFonts w:ascii="Times New Roman" w:eastAsia="Times New Roman" w:hAnsi="Times New Roman"/>
      <w:vanish/>
      <w:sz w:val="24"/>
    </w:rPr>
  </w:style>
  <w:style w:type="paragraph" w:customStyle="1" w:styleId="reaction-summary-item2">
    <w:name w:val="reaction-summary-item2"/>
    <w:basedOn w:val="Normal"/>
    <w:rsid w:val="00AB127A"/>
    <w:pPr>
      <w:pBdr>
        <w:right w:val="single" w:sz="6" w:space="11" w:color="E1E4E8"/>
      </w:pBdr>
      <w:spacing w:before="0" w:after="240" w:line="270" w:lineRule="atLeast"/>
    </w:pPr>
    <w:rPr>
      <w:rFonts w:ascii="Times New Roman" w:eastAsia="Times New Roman" w:hAnsi="Times New Roman"/>
      <w:sz w:val="24"/>
    </w:rPr>
  </w:style>
  <w:style w:type="paragraph" w:customStyle="1" w:styleId="add-reaction-btn3">
    <w:name w:val="add-reaction-btn3"/>
    <w:basedOn w:val="Normal"/>
    <w:rsid w:val="00AB127A"/>
    <w:pPr>
      <w:spacing w:before="0" w:after="150"/>
    </w:pPr>
    <w:rPr>
      <w:rFonts w:ascii="Times New Roman" w:eastAsia="Times New Roman" w:hAnsi="Times New Roman"/>
      <w:sz w:val="24"/>
    </w:rPr>
  </w:style>
  <w:style w:type="paragraph" w:customStyle="1" w:styleId="pinned1">
    <w:name w:val="pinned1"/>
    <w:basedOn w:val="Normal"/>
    <w:rsid w:val="00AB127A"/>
    <w:pPr>
      <w:spacing w:before="0" w:after="150"/>
    </w:pPr>
    <w:rPr>
      <w:rFonts w:ascii="Times New Roman" w:eastAsia="Times New Roman" w:hAnsi="Times New Roman"/>
      <w:color w:val="F66A0A"/>
      <w:sz w:val="24"/>
    </w:rPr>
  </w:style>
  <w:style w:type="paragraph" w:customStyle="1" w:styleId="loading-spinner1">
    <w:name w:val="loading-spinner1"/>
    <w:basedOn w:val="Normal"/>
    <w:rsid w:val="00AB127A"/>
    <w:pPr>
      <w:spacing w:after="150"/>
    </w:pPr>
    <w:rPr>
      <w:rFonts w:ascii="Times New Roman" w:eastAsia="Times New Roman" w:hAnsi="Times New Roman"/>
      <w:vanish/>
      <w:sz w:val="24"/>
    </w:rPr>
  </w:style>
  <w:style w:type="paragraph" w:customStyle="1" w:styleId="loading-spinner2">
    <w:name w:val="loading-spinner2"/>
    <w:basedOn w:val="Normal"/>
    <w:rsid w:val="00AB127A"/>
    <w:pPr>
      <w:spacing w:after="150"/>
    </w:pPr>
    <w:rPr>
      <w:rFonts w:ascii="Times New Roman" w:eastAsia="Times New Roman" w:hAnsi="Times New Roman"/>
      <w:sz w:val="24"/>
    </w:rPr>
  </w:style>
  <w:style w:type="paragraph" w:customStyle="1" w:styleId="boxed-group-inner1">
    <w:name w:val="boxed-group-inner1"/>
    <w:basedOn w:val="Normal"/>
    <w:rsid w:val="00AB127A"/>
    <w:pPr>
      <w:pBdr>
        <w:top w:val="single" w:sz="6" w:space="8" w:color="D1D5DA"/>
        <w:left w:val="single" w:sz="6" w:space="8" w:color="D1D5DA"/>
        <w:bottom w:val="single" w:sz="6" w:space="8" w:color="D1D5DA"/>
        <w:right w:val="single" w:sz="6" w:space="8" w:color="D1D5DA"/>
      </w:pBdr>
      <w:shd w:val="clear" w:color="auto" w:fill="FFFFFF"/>
      <w:spacing w:before="0" w:after="150"/>
    </w:pPr>
    <w:rPr>
      <w:rFonts w:ascii="Times New Roman" w:eastAsia="Times New Roman" w:hAnsi="Times New Roman"/>
      <w:color w:val="586069"/>
      <w:sz w:val="24"/>
    </w:rPr>
  </w:style>
  <w:style w:type="paragraph" w:customStyle="1" w:styleId="item-status1">
    <w:name w:val="item-status1"/>
    <w:basedOn w:val="Normal"/>
    <w:rsid w:val="00AB127A"/>
    <w:pPr>
      <w:spacing w:before="0" w:after="150"/>
      <w:ind w:right="120"/>
      <w:jc w:val="center"/>
    </w:pPr>
    <w:rPr>
      <w:rFonts w:ascii="Times New Roman" w:eastAsia="Times New Roman" w:hAnsi="Times New Roman"/>
      <w:sz w:val="24"/>
    </w:rPr>
  </w:style>
  <w:style w:type="paragraph" w:customStyle="1" w:styleId="description3">
    <w:name w:val="description3"/>
    <w:basedOn w:val="Normal"/>
    <w:rsid w:val="00AB127A"/>
    <w:pPr>
      <w:spacing w:before="0" w:after="150"/>
    </w:pPr>
    <w:rPr>
      <w:rFonts w:ascii="Times New Roman" w:eastAsia="Times New Roman" w:hAnsi="Times New Roman"/>
      <w:color w:val="6A737D"/>
      <w:sz w:val="24"/>
    </w:rPr>
  </w:style>
  <w:style w:type="paragraph" w:customStyle="1" w:styleId="css-truncate-target6">
    <w:name w:val="css-truncate-target6"/>
    <w:basedOn w:val="Normal"/>
    <w:rsid w:val="00AB127A"/>
    <w:pPr>
      <w:spacing w:before="0" w:after="150"/>
    </w:pPr>
    <w:rPr>
      <w:rFonts w:ascii="Times New Roman" w:eastAsia="Times New Roman" w:hAnsi="Times New Roman"/>
      <w:sz w:val="24"/>
    </w:rPr>
  </w:style>
  <w:style w:type="paragraph" w:customStyle="1" w:styleId="icon-for-failure1">
    <w:name w:val="icon-for-failure1"/>
    <w:basedOn w:val="Normal"/>
    <w:rsid w:val="00AB127A"/>
    <w:pPr>
      <w:spacing w:before="0" w:after="150"/>
    </w:pPr>
    <w:rPr>
      <w:rFonts w:ascii="Times New Roman" w:eastAsia="Times New Roman" w:hAnsi="Times New Roman"/>
      <w:vanish/>
      <w:sz w:val="24"/>
    </w:rPr>
  </w:style>
  <w:style w:type="paragraph" w:customStyle="1" w:styleId="icon-for-inactive1">
    <w:name w:val="icon-for-inactive1"/>
    <w:basedOn w:val="Normal"/>
    <w:rsid w:val="00AB127A"/>
    <w:pPr>
      <w:spacing w:before="0" w:after="150"/>
    </w:pPr>
    <w:rPr>
      <w:rFonts w:ascii="Times New Roman" w:eastAsia="Times New Roman" w:hAnsi="Times New Roman"/>
      <w:vanish/>
      <w:sz w:val="24"/>
    </w:rPr>
  </w:style>
  <w:style w:type="paragraph" w:customStyle="1" w:styleId="icon-for-pending1">
    <w:name w:val="icon-for-pending1"/>
    <w:basedOn w:val="Normal"/>
    <w:rsid w:val="00AB127A"/>
    <w:pPr>
      <w:spacing w:before="0" w:after="150"/>
    </w:pPr>
    <w:rPr>
      <w:rFonts w:ascii="Times New Roman" w:eastAsia="Times New Roman" w:hAnsi="Times New Roman"/>
      <w:vanish/>
      <w:sz w:val="24"/>
    </w:rPr>
  </w:style>
  <w:style w:type="paragraph" w:customStyle="1" w:styleId="icon-for-success1">
    <w:name w:val="icon-for-success1"/>
    <w:basedOn w:val="Normal"/>
    <w:rsid w:val="00AB127A"/>
    <w:pPr>
      <w:spacing w:before="0" w:after="150"/>
    </w:pPr>
    <w:rPr>
      <w:rFonts w:ascii="Times New Roman" w:eastAsia="Times New Roman" w:hAnsi="Times New Roman"/>
      <w:vanish/>
      <w:sz w:val="24"/>
    </w:rPr>
  </w:style>
  <w:style w:type="paragraph" w:customStyle="1" w:styleId="icon-for-disabled1">
    <w:name w:val="icon-for-disabled1"/>
    <w:basedOn w:val="Normal"/>
    <w:rsid w:val="00AB127A"/>
    <w:pPr>
      <w:spacing w:before="0" w:after="150"/>
    </w:pPr>
    <w:rPr>
      <w:rFonts w:ascii="Times New Roman" w:eastAsia="Times New Roman" w:hAnsi="Times New Roman"/>
      <w:vanish/>
      <w:sz w:val="24"/>
    </w:rPr>
  </w:style>
  <w:style w:type="paragraph" w:customStyle="1" w:styleId="icon-for-enabled1">
    <w:name w:val="icon-for-enabled1"/>
    <w:basedOn w:val="Normal"/>
    <w:rsid w:val="00AB127A"/>
    <w:pPr>
      <w:spacing w:before="0" w:after="150"/>
    </w:pPr>
    <w:rPr>
      <w:rFonts w:ascii="Times New Roman" w:eastAsia="Times New Roman" w:hAnsi="Times New Roman"/>
      <w:vanish/>
      <w:sz w:val="24"/>
    </w:rPr>
  </w:style>
  <w:style w:type="paragraph" w:customStyle="1" w:styleId="hook-error-message1">
    <w:name w:val="hook-error-message1"/>
    <w:basedOn w:val="Normal"/>
    <w:rsid w:val="00AB127A"/>
    <w:pPr>
      <w:spacing w:before="0" w:after="150"/>
      <w:ind w:left="360"/>
    </w:pPr>
    <w:rPr>
      <w:rFonts w:ascii="Times New Roman" w:eastAsia="Times New Roman" w:hAnsi="Times New Roman"/>
      <w:color w:val="CB2431"/>
      <w:sz w:val="24"/>
    </w:rPr>
  </w:style>
  <w:style w:type="paragraph" w:customStyle="1" w:styleId="hook-event-selector1">
    <w:name w:val="hook-event-selector1"/>
    <w:basedOn w:val="Normal"/>
    <w:rsid w:val="00AB127A"/>
    <w:pPr>
      <w:spacing w:before="0" w:after="150"/>
      <w:ind w:left="150"/>
    </w:pPr>
    <w:rPr>
      <w:rFonts w:ascii="Times New Roman" w:eastAsia="Times New Roman" w:hAnsi="Times New Roman"/>
      <w:vanish/>
      <w:sz w:val="24"/>
    </w:rPr>
  </w:style>
  <w:style w:type="paragraph" w:customStyle="1" w:styleId="hook-secret-standin1">
    <w:name w:val="hook-secret-standin1"/>
    <w:basedOn w:val="Normal"/>
    <w:rsid w:val="00AB127A"/>
    <w:pPr>
      <w:spacing w:before="0" w:after="150"/>
    </w:pPr>
    <w:rPr>
      <w:rFonts w:ascii="Times New Roman" w:eastAsia="Times New Roman" w:hAnsi="Times New Roman"/>
      <w:sz w:val="24"/>
    </w:rPr>
  </w:style>
  <w:style w:type="paragraph" w:customStyle="1" w:styleId="spinner5">
    <w:name w:val="spinner5"/>
    <w:basedOn w:val="Normal"/>
    <w:rsid w:val="00AB127A"/>
    <w:pPr>
      <w:spacing w:before="0" w:after="0"/>
      <w:textAlignment w:val="top"/>
    </w:pPr>
    <w:rPr>
      <w:rFonts w:ascii="Times New Roman" w:eastAsia="Times New Roman" w:hAnsi="Times New Roman"/>
      <w:vanish/>
      <w:sz w:val="24"/>
    </w:rPr>
  </w:style>
  <w:style w:type="paragraph" w:customStyle="1" w:styleId="item-status2">
    <w:name w:val="item-status2"/>
    <w:basedOn w:val="Normal"/>
    <w:rsid w:val="00AB127A"/>
    <w:pPr>
      <w:spacing w:before="0" w:after="150"/>
      <w:ind w:right="75"/>
      <w:jc w:val="center"/>
    </w:pPr>
    <w:rPr>
      <w:rFonts w:ascii="Times New Roman" w:eastAsia="Times New Roman" w:hAnsi="Times New Roman"/>
      <w:sz w:val="24"/>
    </w:rPr>
  </w:style>
  <w:style w:type="paragraph" w:customStyle="1" w:styleId="icon-for-failure2">
    <w:name w:val="icon-for-failure2"/>
    <w:basedOn w:val="Normal"/>
    <w:rsid w:val="00AB127A"/>
    <w:pPr>
      <w:spacing w:before="0" w:after="150"/>
    </w:pPr>
    <w:rPr>
      <w:rFonts w:ascii="Times New Roman" w:eastAsia="Times New Roman" w:hAnsi="Times New Roman"/>
      <w:vanish/>
      <w:sz w:val="24"/>
    </w:rPr>
  </w:style>
  <w:style w:type="paragraph" w:customStyle="1" w:styleId="icon-for-pending2">
    <w:name w:val="icon-for-pending2"/>
    <w:basedOn w:val="Normal"/>
    <w:rsid w:val="00AB127A"/>
    <w:pPr>
      <w:spacing w:before="0" w:after="150"/>
    </w:pPr>
    <w:rPr>
      <w:rFonts w:ascii="Times New Roman" w:eastAsia="Times New Roman" w:hAnsi="Times New Roman"/>
      <w:vanish/>
      <w:sz w:val="24"/>
    </w:rPr>
  </w:style>
  <w:style w:type="paragraph" w:customStyle="1" w:styleId="icon-for-success2">
    <w:name w:val="icon-for-success2"/>
    <w:basedOn w:val="Normal"/>
    <w:rsid w:val="00AB127A"/>
    <w:pPr>
      <w:spacing w:before="0" w:after="150"/>
    </w:pPr>
    <w:rPr>
      <w:rFonts w:ascii="Times New Roman" w:eastAsia="Times New Roman" w:hAnsi="Times New Roman"/>
      <w:vanish/>
      <w:sz w:val="24"/>
    </w:rPr>
  </w:style>
  <w:style w:type="paragraph" w:customStyle="1" w:styleId="hook-delivery-item1">
    <w:name w:val="hook-delivery-item1"/>
    <w:basedOn w:val="Normal"/>
    <w:rsid w:val="00AB127A"/>
    <w:pPr>
      <w:spacing w:before="100" w:beforeAutospacing="1" w:after="100" w:afterAutospacing="1"/>
    </w:pPr>
    <w:rPr>
      <w:rFonts w:ascii="Times New Roman" w:eastAsia="Times New Roman" w:hAnsi="Times New Roman"/>
      <w:sz w:val="24"/>
    </w:rPr>
  </w:style>
  <w:style w:type="paragraph" w:customStyle="1" w:styleId="octicon52">
    <w:name w:val="octicon52"/>
    <w:basedOn w:val="Normal"/>
    <w:rsid w:val="00AB127A"/>
    <w:pPr>
      <w:spacing w:before="15" w:after="0"/>
      <w:ind w:right="-30"/>
      <w:textAlignment w:val="bottom"/>
    </w:pPr>
    <w:rPr>
      <w:rFonts w:ascii="Times New Roman" w:eastAsia="Times New Roman" w:hAnsi="Times New Roman"/>
      <w:color w:val="B0C4CE"/>
      <w:sz w:val="24"/>
    </w:rPr>
  </w:style>
  <w:style w:type="paragraph" w:customStyle="1" w:styleId="tabnav5">
    <w:name w:val="tabnav5"/>
    <w:basedOn w:val="Normal"/>
    <w:rsid w:val="00AB127A"/>
    <w:pPr>
      <w:pBdr>
        <w:bottom w:val="single" w:sz="6" w:space="0" w:color="D1D5DA"/>
      </w:pBdr>
      <w:spacing w:before="150" w:after="150"/>
    </w:pPr>
    <w:rPr>
      <w:rFonts w:ascii="Times New Roman" w:eastAsia="Times New Roman" w:hAnsi="Times New Roman"/>
      <w:sz w:val="24"/>
    </w:rPr>
  </w:style>
  <w:style w:type="paragraph" w:customStyle="1" w:styleId="pending-message1">
    <w:name w:val="pending-message1"/>
    <w:basedOn w:val="Normal"/>
    <w:rsid w:val="00AB127A"/>
    <w:pPr>
      <w:spacing w:before="0" w:after="150"/>
    </w:pPr>
    <w:rPr>
      <w:rFonts w:ascii="Times New Roman" w:eastAsia="Times New Roman" w:hAnsi="Times New Roman"/>
      <w:sz w:val="24"/>
    </w:rPr>
  </w:style>
  <w:style w:type="paragraph" w:customStyle="1" w:styleId="failure-message1">
    <w:name w:val="failure-message1"/>
    <w:basedOn w:val="Normal"/>
    <w:rsid w:val="00AB127A"/>
    <w:pPr>
      <w:spacing w:before="0" w:after="150"/>
    </w:pPr>
    <w:rPr>
      <w:rFonts w:ascii="Times New Roman" w:eastAsia="Times New Roman" w:hAnsi="Times New Roman"/>
      <w:vanish/>
      <w:sz w:val="24"/>
    </w:rPr>
  </w:style>
  <w:style w:type="paragraph" w:customStyle="1" w:styleId="error-message3">
    <w:name w:val="error-message3"/>
    <w:basedOn w:val="Normal"/>
    <w:rsid w:val="00AB127A"/>
    <w:pPr>
      <w:spacing w:before="150" w:after="150"/>
    </w:pPr>
    <w:rPr>
      <w:rFonts w:ascii="Times New Roman" w:eastAsia="Times New Roman" w:hAnsi="Times New Roman"/>
      <w:vanish/>
      <w:sz w:val="24"/>
    </w:rPr>
  </w:style>
  <w:style w:type="paragraph" w:customStyle="1" w:styleId="success-message1">
    <w:name w:val="success-message1"/>
    <w:basedOn w:val="Normal"/>
    <w:rsid w:val="00AB127A"/>
    <w:pPr>
      <w:spacing w:before="150" w:after="150"/>
    </w:pPr>
    <w:rPr>
      <w:rFonts w:ascii="Times New Roman" w:eastAsia="Times New Roman" w:hAnsi="Times New Roman"/>
      <w:vanish/>
      <w:sz w:val="24"/>
    </w:rPr>
  </w:style>
  <w:style w:type="paragraph" w:customStyle="1" w:styleId="secret-standin1">
    <w:name w:val="secret-standin1"/>
    <w:basedOn w:val="Normal"/>
    <w:rsid w:val="00AB127A"/>
    <w:pPr>
      <w:spacing w:before="0" w:after="150"/>
    </w:pPr>
    <w:rPr>
      <w:rFonts w:ascii="Times New Roman" w:eastAsia="Times New Roman" w:hAnsi="Times New Roman"/>
      <w:sz w:val="24"/>
    </w:rPr>
  </w:style>
  <w:style w:type="paragraph" w:customStyle="1" w:styleId="mini-repo-list-item2">
    <w:name w:val="mini-repo-list-item2"/>
    <w:basedOn w:val="Normal"/>
    <w:rsid w:val="00AB127A"/>
    <w:pPr>
      <w:pBdr>
        <w:top w:val="single" w:sz="6" w:space="5" w:color="D1D5DA"/>
      </w:pBdr>
      <w:spacing w:before="0" w:after="150"/>
    </w:pPr>
    <w:rPr>
      <w:rFonts w:ascii="Times New Roman" w:eastAsia="Times New Roman" w:hAnsi="Times New Roman"/>
      <w:sz w:val="21"/>
      <w:szCs w:val="21"/>
    </w:rPr>
  </w:style>
  <w:style w:type="paragraph" w:customStyle="1" w:styleId="owner2">
    <w:name w:val="owner2"/>
    <w:basedOn w:val="Normal"/>
    <w:rsid w:val="00AB127A"/>
    <w:pPr>
      <w:spacing w:before="0" w:after="150"/>
    </w:pPr>
    <w:rPr>
      <w:rFonts w:ascii="Times New Roman" w:eastAsia="Times New Roman" w:hAnsi="Times New Roman"/>
      <w:sz w:val="24"/>
    </w:rPr>
  </w:style>
  <w:style w:type="paragraph" w:customStyle="1" w:styleId="repo1">
    <w:name w:val="repo1"/>
    <w:basedOn w:val="Normal"/>
    <w:rsid w:val="00AB127A"/>
    <w:pPr>
      <w:spacing w:before="0" w:after="150"/>
    </w:pPr>
    <w:rPr>
      <w:rFonts w:ascii="Times New Roman" w:eastAsia="Times New Roman" w:hAnsi="Times New Roman"/>
      <w:b/>
      <w:bCs/>
      <w:sz w:val="24"/>
    </w:rPr>
  </w:style>
  <w:style w:type="paragraph" w:customStyle="1" w:styleId="css-truncate-target7">
    <w:name w:val="css-truncate-target7"/>
    <w:basedOn w:val="Normal"/>
    <w:rsid w:val="00AB127A"/>
    <w:pPr>
      <w:spacing w:before="0" w:after="150"/>
    </w:pPr>
    <w:rPr>
      <w:rFonts w:ascii="Times New Roman" w:eastAsia="Times New Roman" w:hAnsi="Times New Roman"/>
      <w:sz w:val="24"/>
    </w:rPr>
  </w:style>
  <w:style w:type="paragraph" w:customStyle="1" w:styleId="title4">
    <w:name w:val="title4"/>
    <w:basedOn w:val="Normal"/>
    <w:rsid w:val="00AB127A"/>
    <w:pPr>
      <w:spacing w:before="0" w:after="150" w:line="360" w:lineRule="atLeast"/>
      <w:ind w:right="1200"/>
    </w:pPr>
    <w:rPr>
      <w:rFonts w:ascii="Times New Roman" w:eastAsia="Times New Roman" w:hAnsi="Times New Roman"/>
      <w:sz w:val="27"/>
      <w:szCs w:val="27"/>
    </w:rPr>
  </w:style>
  <w:style w:type="paragraph" w:customStyle="1" w:styleId="octicon53">
    <w:name w:val="octicon53"/>
    <w:basedOn w:val="Normal"/>
    <w:rsid w:val="00AB127A"/>
    <w:pPr>
      <w:spacing w:before="0" w:after="150"/>
      <w:textAlignment w:val="bottom"/>
    </w:pPr>
    <w:rPr>
      <w:rFonts w:ascii="Times New Roman" w:eastAsia="Times New Roman" w:hAnsi="Times New Roman"/>
      <w:color w:val="888888"/>
      <w:sz w:val="24"/>
    </w:rPr>
  </w:style>
  <w:style w:type="paragraph" w:customStyle="1" w:styleId="description4">
    <w:name w:val="description4"/>
    <w:basedOn w:val="Normal"/>
    <w:rsid w:val="00AB127A"/>
    <w:pPr>
      <w:spacing w:before="0" w:after="150" w:line="300" w:lineRule="atLeast"/>
    </w:pPr>
    <w:rPr>
      <w:rFonts w:ascii="Times New Roman" w:eastAsia="Times New Roman" w:hAnsi="Times New Roman"/>
      <w:sz w:val="24"/>
    </w:rPr>
  </w:style>
  <w:style w:type="paragraph" w:customStyle="1" w:styleId="issues-reset-query-icon1">
    <w:name w:val="issues-reset-query-icon1"/>
    <w:basedOn w:val="Normal"/>
    <w:rsid w:val="00AB127A"/>
    <w:pPr>
      <w:shd w:val="clear" w:color="auto" w:fill="0366D6"/>
      <w:spacing w:before="0" w:after="150"/>
      <w:ind w:right="45"/>
      <w:jc w:val="center"/>
    </w:pPr>
    <w:rPr>
      <w:rFonts w:ascii="Times New Roman" w:eastAsia="Times New Roman" w:hAnsi="Times New Roman"/>
      <w:color w:val="FFFFFF"/>
      <w:sz w:val="24"/>
    </w:rPr>
  </w:style>
  <w:style w:type="paragraph" w:customStyle="1" w:styleId="table-list-cell1">
    <w:name w:val="table-list-cell1"/>
    <w:basedOn w:val="Normal"/>
    <w:rsid w:val="00AB127A"/>
    <w:pPr>
      <w:pBdr>
        <w:top w:val="single" w:sz="6" w:space="6" w:color="EAECEF"/>
      </w:pBdr>
      <w:spacing w:before="0" w:after="150"/>
      <w:textAlignment w:val="top"/>
    </w:pPr>
    <w:rPr>
      <w:rFonts w:ascii="Times New Roman" w:eastAsia="Times New Roman" w:hAnsi="Times New Roman"/>
      <w:szCs w:val="18"/>
    </w:rPr>
  </w:style>
  <w:style w:type="paragraph" w:customStyle="1" w:styleId="stat1">
    <w:name w:val="stat1"/>
    <w:basedOn w:val="Normal"/>
    <w:rsid w:val="00AB127A"/>
    <w:pPr>
      <w:spacing w:before="0" w:after="150"/>
    </w:pPr>
    <w:rPr>
      <w:rFonts w:ascii="Times New Roman" w:eastAsia="Times New Roman" w:hAnsi="Times New Roman"/>
      <w:b/>
      <w:bCs/>
      <w:color w:val="555555"/>
      <w:sz w:val="21"/>
      <w:szCs w:val="21"/>
    </w:rPr>
  </w:style>
  <w:style w:type="paragraph" w:customStyle="1" w:styleId="stat-label1">
    <w:name w:val="stat-label1"/>
    <w:basedOn w:val="Normal"/>
    <w:rsid w:val="00AB127A"/>
    <w:pPr>
      <w:spacing w:before="0" w:after="150"/>
    </w:pPr>
    <w:rPr>
      <w:rFonts w:ascii="Times New Roman" w:eastAsia="Times New Roman" w:hAnsi="Times New Roman"/>
      <w:color w:val="586069"/>
      <w:sz w:val="24"/>
    </w:rPr>
  </w:style>
  <w:style w:type="paragraph" w:customStyle="1" w:styleId="progress-bar3">
    <w:name w:val="progress-bar3"/>
    <w:basedOn w:val="Normal"/>
    <w:rsid w:val="00AB127A"/>
    <w:pPr>
      <w:shd w:val="clear" w:color="auto" w:fill="EAECEF"/>
      <w:spacing w:before="105"/>
    </w:pPr>
    <w:rPr>
      <w:rFonts w:ascii="Times New Roman" w:eastAsia="Times New Roman" w:hAnsi="Times New Roman"/>
      <w:sz w:val="24"/>
    </w:rPr>
  </w:style>
  <w:style w:type="paragraph" w:customStyle="1" w:styleId="octicon54">
    <w:name w:val="octicon54"/>
    <w:basedOn w:val="Normal"/>
    <w:rsid w:val="00AB127A"/>
    <w:pPr>
      <w:spacing w:before="0" w:after="150"/>
      <w:jc w:val="center"/>
      <w:textAlignment w:val="bottom"/>
    </w:pPr>
    <w:rPr>
      <w:rFonts w:ascii="Times New Roman" w:eastAsia="Times New Roman" w:hAnsi="Times New Roman"/>
      <w:sz w:val="24"/>
    </w:rPr>
  </w:style>
  <w:style w:type="paragraph" w:customStyle="1" w:styleId="expand-more1">
    <w:name w:val="expand-more1"/>
    <w:basedOn w:val="Normal"/>
    <w:rsid w:val="00AB127A"/>
    <w:pPr>
      <w:spacing w:before="0" w:after="150"/>
    </w:pPr>
    <w:rPr>
      <w:rFonts w:ascii="Times New Roman" w:eastAsia="Times New Roman" w:hAnsi="Times New Roman"/>
      <w:color w:val="0366D6"/>
      <w:sz w:val="24"/>
    </w:rPr>
  </w:style>
  <w:style w:type="paragraph" w:customStyle="1" w:styleId="expand-more2">
    <w:name w:val="expand-more2"/>
    <w:basedOn w:val="Normal"/>
    <w:rsid w:val="00AB127A"/>
    <w:pPr>
      <w:spacing w:before="0" w:after="150"/>
    </w:pPr>
    <w:rPr>
      <w:rFonts w:ascii="Times New Roman" w:eastAsia="Times New Roman" w:hAnsi="Times New Roman"/>
      <w:color w:val="0366D6"/>
      <w:sz w:val="24"/>
      <w:u w:val="single"/>
    </w:rPr>
  </w:style>
  <w:style w:type="paragraph" w:customStyle="1" w:styleId="octicon55">
    <w:name w:val="octicon55"/>
    <w:basedOn w:val="Normal"/>
    <w:rsid w:val="00AB127A"/>
    <w:pPr>
      <w:spacing w:before="0" w:after="150"/>
      <w:ind w:right="75"/>
      <w:textAlignment w:val="bottom"/>
    </w:pPr>
    <w:rPr>
      <w:rFonts w:ascii="Times New Roman" w:eastAsia="Times New Roman" w:hAnsi="Times New Roman"/>
      <w:color w:val="999999"/>
      <w:sz w:val="24"/>
    </w:rPr>
  </w:style>
  <w:style w:type="paragraph" w:customStyle="1" w:styleId="progress-bar4">
    <w:name w:val="progress-bar4"/>
    <w:basedOn w:val="Normal"/>
    <w:rsid w:val="00AB127A"/>
    <w:pPr>
      <w:shd w:val="clear" w:color="auto" w:fill="EEEEEE"/>
      <w:spacing w:before="0" w:after="150"/>
    </w:pPr>
    <w:rPr>
      <w:rFonts w:ascii="Times New Roman" w:eastAsia="Times New Roman" w:hAnsi="Times New Roman"/>
      <w:position w:val="3"/>
      <w:sz w:val="24"/>
    </w:rPr>
  </w:style>
  <w:style w:type="paragraph" w:customStyle="1" w:styleId="progress4">
    <w:name w:val="progress4"/>
    <w:basedOn w:val="Normal"/>
    <w:rsid w:val="00AB127A"/>
    <w:pPr>
      <w:shd w:val="clear" w:color="auto" w:fill="CCCCCC"/>
      <w:spacing w:before="0" w:after="150"/>
    </w:pPr>
    <w:rPr>
      <w:rFonts w:ascii="Times New Roman" w:eastAsia="Times New Roman" w:hAnsi="Times New Roman"/>
      <w:sz w:val="24"/>
    </w:rPr>
  </w:style>
  <w:style w:type="paragraph" w:customStyle="1" w:styleId="progress5">
    <w:name w:val="progress5"/>
    <w:basedOn w:val="Normal"/>
    <w:rsid w:val="00AB127A"/>
    <w:pPr>
      <w:shd w:val="clear" w:color="auto" w:fill="0366D6"/>
      <w:spacing w:before="0" w:after="150"/>
    </w:pPr>
    <w:rPr>
      <w:rFonts w:ascii="Times New Roman" w:eastAsia="Times New Roman" w:hAnsi="Times New Roman"/>
      <w:sz w:val="24"/>
    </w:rPr>
  </w:style>
  <w:style w:type="paragraph" w:customStyle="1" w:styleId="octicon56">
    <w:name w:val="octicon56"/>
    <w:basedOn w:val="Normal"/>
    <w:rsid w:val="00AB127A"/>
    <w:pPr>
      <w:spacing w:before="0" w:after="150"/>
      <w:textAlignment w:val="bottom"/>
    </w:pPr>
    <w:rPr>
      <w:rFonts w:ascii="Times New Roman" w:eastAsia="Times New Roman" w:hAnsi="Times New Roman"/>
      <w:color w:val="CCCCCC"/>
      <w:sz w:val="24"/>
    </w:rPr>
  </w:style>
  <w:style w:type="paragraph" w:customStyle="1" w:styleId="css-truncate-target8">
    <w:name w:val="css-truncate-target8"/>
    <w:basedOn w:val="Normal"/>
    <w:rsid w:val="00AB127A"/>
    <w:pPr>
      <w:spacing w:before="0" w:after="150"/>
    </w:pPr>
    <w:rPr>
      <w:rFonts w:ascii="Times New Roman" w:eastAsia="Times New Roman" w:hAnsi="Times New Roman"/>
      <w:sz w:val="24"/>
    </w:rPr>
  </w:style>
  <w:style w:type="paragraph" w:customStyle="1" w:styleId="octicon57">
    <w:name w:val="octicon57"/>
    <w:basedOn w:val="Normal"/>
    <w:rsid w:val="00AB127A"/>
    <w:pPr>
      <w:spacing w:before="0" w:after="150"/>
      <w:textAlignment w:val="bottom"/>
    </w:pPr>
    <w:rPr>
      <w:rFonts w:ascii="Times New Roman" w:eastAsia="Times New Roman" w:hAnsi="Times New Roman"/>
      <w:sz w:val="21"/>
      <w:szCs w:val="21"/>
    </w:rPr>
  </w:style>
  <w:style w:type="paragraph" w:customStyle="1" w:styleId="description5">
    <w:name w:val="description5"/>
    <w:basedOn w:val="Normal"/>
    <w:rsid w:val="00AB127A"/>
    <w:pPr>
      <w:spacing w:before="0" w:after="150"/>
      <w:ind w:left="285"/>
    </w:pPr>
    <w:rPr>
      <w:rFonts w:ascii="Times New Roman" w:eastAsia="Times New Roman" w:hAnsi="Times New Roman"/>
      <w:sz w:val="24"/>
    </w:rPr>
  </w:style>
  <w:style w:type="paragraph" w:customStyle="1" w:styleId="color1">
    <w:name w:val="color1"/>
    <w:basedOn w:val="Normal"/>
    <w:rsid w:val="00AB127A"/>
    <w:pPr>
      <w:spacing w:before="0" w:after="150"/>
      <w:ind w:right="30"/>
      <w:textAlignment w:val="center"/>
    </w:pPr>
    <w:rPr>
      <w:rFonts w:ascii="Times New Roman" w:eastAsia="Times New Roman" w:hAnsi="Times New Roman"/>
      <w:sz w:val="24"/>
    </w:rPr>
  </w:style>
  <w:style w:type="paragraph" w:customStyle="1" w:styleId="lang1">
    <w:name w:val="lang1"/>
    <w:basedOn w:val="Normal"/>
    <w:rsid w:val="00AB127A"/>
    <w:pPr>
      <w:spacing w:before="0" w:after="150"/>
    </w:pPr>
    <w:rPr>
      <w:rFonts w:ascii="Times New Roman" w:eastAsia="Times New Roman" w:hAnsi="Times New Roman"/>
      <w:color w:val="24292E"/>
      <w:sz w:val="24"/>
    </w:rPr>
  </w:style>
  <w:style w:type="paragraph" w:customStyle="1" w:styleId="language-color1">
    <w:name w:val="language-color1"/>
    <w:basedOn w:val="Normal"/>
    <w:rsid w:val="00AB127A"/>
    <w:pPr>
      <w:spacing w:before="0" w:after="150"/>
    </w:pPr>
    <w:rPr>
      <w:rFonts w:ascii="Times New Roman" w:eastAsia="Times New Roman" w:hAnsi="Times New Roman"/>
      <w:sz w:val="24"/>
    </w:rPr>
  </w:style>
  <w:style w:type="paragraph" w:customStyle="1" w:styleId="language-color2">
    <w:name w:val="language-color2"/>
    <w:basedOn w:val="Normal"/>
    <w:rsid w:val="00AB127A"/>
    <w:pPr>
      <w:spacing w:before="0" w:after="150" w:line="120" w:lineRule="atLeast"/>
      <w:ind w:hanging="18913"/>
    </w:pPr>
    <w:rPr>
      <w:rFonts w:ascii="Times New Roman" w:eastAsia="Times New Roman" w:hAnsi="Times New Roman"/>
      <w:sz w:val="24"/>
    </w:rPr>
  </w:style>
  <w:style w:type="paragraph" w:customStyle="1" w:styleId="activity3">
    <w:name w:val="activity3"/>
    <w:basedOn w:val="Normal"/>
    <w:rsid w:val="00AB127A"/>
    <w:pPr>
      <w:spacing w:before="0" w:after="150"/>
    </w:pPr>
    <w:rPr>
      <w:rFonts w:ascii="Times New Roman" w:eastAsia="Times New Roman" w:hAnsi="Times New Roman"/>
      <w:sz w:val="24"/>
    </w:rPr>
  </w:style>
  <w:style w:type="paragraph" w:customStyle="1" w:styleId="map-legend-text1">
    <w:name w:val="map-legend-text1"/>
    <w:basedOn w:val="Normal"/>
    <w:rsid w:val="00AB127A"/>
    <w:pPr>
      <w:spacing w:before="0" w:after="150"/>
    </w:pPr>
    <w:rPr>
      <w:rFonts w:ascii="Times New Roman" w:eastAsia="Times New Roman" w:hAnsi="Times New Roman"/>
      <w:sz w:val="15"/>
      <w:szCs w:val="15"/>
    </w:rPr>
  </w:style>
  <w:style w:type="paragraph" w:customStyle="1" w:styleId="price-note1">
    <w:name w:val="price-note1"/>
    <w:basedOn w:val="Normal"/>
    <w:rsid w:val="00AB127A"/>
    <w:pPr>
      <w:spacing w:before="0" w:after="150"/>
    </w:pPr>
    <w:rPr>
      <w:rFonts w:ascii="Times New Roman" w:eastAsia="Times New Roman" w:hAnsi="Times New Roman"/>
      <w:vanish/>
      <w:sz w:val="24"/>
    </w:rPr>
  </w:style>
  <w:style w:type="paragraph" w:customStyle="1" w:styleId="marketplace-plan-emphasis1">
    <w:name w:val="marketplace-plan-emphasis1"/>
    <w:basedOn w:val="Normal"/>
    <w:rsid w:val="00AB127A"/>
    <w:pPr>
      <w:spacing w:before="0" w:after="150"/>
    </w:pPr>
    <w:rPr>
      <w:rFonts w:ascii="Times New Roman" w:eastAsia="Times New Roman" w:hAnsi="Times New Roman"/>
      <w:color w:val="FFFFFF"/>
      <w:sz w:val="24"/>
    </w:rPr>
  </w:style>
  <w:style w:type="paragraph" w:customStyle="1" w:styleId="branch-action-item-icon1">
    <w:name w:val="branch-action-item-icon1"/>
    <w:basedOn w:val="Normal"/>
    <w:rsid w:val="00AB127A"/>
    <w:pPr>
      <w:shd w:val="clear" w:color="auto" w:fill="E1E4E8"/>
      <w:spacing w:before="0" w:after="150"/>
      <w:ind w:left="-600"/>
    </w:pPr>
    <w:rPr>
      <w:rFonts w:ascii="Times New Roman" w:eastAsia="Times New Roman" w:hAnsi="Times New Roman"/>
      <w:color w:val="586069"/>
      <w:sz w:val="24"/>
    </w:rPr>
  </w:style>
  <w:style w:type="paragraph" w:customStyle="1" w:styleId="menu1">
    <w:name w:val="menu1"/>
    <w:basedOn w:val="Normal"/>
    <w:rsid w:val="00AB127A"/>
    <w:pPr>
      <w:pBdr>
        <w:top w:val="single" w:sz="6" w:space="0" w:color="D1D5DA"/>
        <w:bottom w:val="single" w:sz="6" w:space="0" w:color="D1D5DA"/>
      </w:pBdr>
      <w:shd w:val="clear" w:color="auto" w:fill="FFFFFF"/>
      <w:spacing w:before="0" w:after="225"/>
    </w:pPr>
    <w:rPr>
      <w:rFonts w:ascii="Times New Roman" w:eastAsia="Times New Roman" w:hAnsi="Times New Roman"/>
      <w:sz w:val="24"/>
    </w:rPr>
  </w:style>
  <w:style w:type="paragraph" w:customStyle="1" w:styleId="menu-item1">
    <w:name w:val="menu-item1"/>
    <w:basedOn w:val="Normal"/>
    <w:rsid w:val="00AB127A"/>
    <w:pPr>
      <w:pBdr>
        <w:bottom w:val="single" w:sz="6" w:space="6" w:color="E1E4E8"/>
      </w:pBdr>
      <w:shd w:val="clear" w:color="auto" w:fill="FAFBFC"/>
      <w:spacing w:before="0" w:after="150"/>
    </w:pPr>
    <w:rPr>
      <w:rFonts w:ascii="Times New Roman" w:eastAsia="Times New Roman" w:hAnsi="Times New Roman"/>
      <w:sz w:val="24"/>
    </w:rPr>
  </w:style>
  <w:style w:type="paragraph" w:customStyle="1" w:styleId="menu-item2">
    <w:name w:val="menu-item2"/>
    <w:basedOn w:val="Normal"/>
    <w:rsid w:val="00AB127A"/>
    <w:pPr>
      <w:pBdr>
        <w:bottom w:val="single" w:sz="6" w:space="6" w:color="E1E4E8"/>
      </w:pBdr>
      <w:shd w:val="clear" w:color="auto" w:fill="F6F8FA"/>
      <w:spacing w:before="0" w:after="150"/>
    </w:pPr>
    <w:rPr>
      <w:rFonts w:ascii="Times New Roman" w:eastAsia="Times New Roman" w:hAnsi="Times New Roman"/>
      <w:sz w:val="24"/>
    </w:rPr>
  </w:style>
  <w:style w:type="paragraph" w:customStyle="1" w:styleId="circleicon1">
    <w:name w:val="circleicon1"/>
    <w:basedOn w:val="Normal"/>
    <w:rsid w:val="00AB127A"/>
    <w:pPr>
      <w:shd w:val="clear" w:color="auto" w:fill="E6EBF1"/>
      <w:spacing w:before="0" w:after="150" w:line="480" w:lineRule="atLeast"/>
      <w:jc w:val="center"/>
    </w:pPr>
    <w:rPr>
      <w:rFonts w:ascii="Times New Roman" w:eastAsia="Times New Roman" w:hAnsi="Times New Roman"/>
      <w:b/>
      <w:bCs/>
      <w:color w:val="586069"/>
      <w:sz w:val="24"/>
    </w:rPr>
  </w:style>
  <w:style w:type="paragraph" w:customStyle="1" w:styleId="container6">
    <w:name w:val="container6"/>
    <w:basedOn w:val="Normal"/>
    <w:rsid w:val="00AB127A"/>
    <w:pPr>
      <w:spacing w:before="0" w:after="150"/>
    </w:pPr>
    <w:rPr>
      <w:rFonts w:ascii="Times New Roman" w:eastAsia="Times New Roman" w:hAnsi="Times New Roman"/>
      <w:sz w:val="24"/>
    </w:rPr>
  </w:style>
  <w:style w:type="paragraph" w:customStyle="1" w:styleId="btn-outline-mktg1">
    <w:name w:val="btn-outline-mktg1"/>
    <w:basedOn w:val="Normal"/>
    <w:rsid w:val="00AB127A"/>
    <w:pPr>
      <w:spacing w:before="0" w:after="150"/>
    </w:pPr>
    <w:rPr>
      <w:rFonts w:ascii="Times New Roman" w:eastAsia="Times New Roman" w:hAnsi="Times New Roman"/>
      <w:color w:val="FFFFFF"/>
      <w:sz w:val="24"/>
    </w:rPr>
  </w:style>
  <w:style w:type="paragraph" w:customStyle="1" w:styleId="btn-outline-mktg2">
    <w:name w:val="btn-outline-mktg2"/>
    <w:basedOn w:val="Normal"/>
    <w:rsid w:val="00AB127A"/>
    <w:pPr>
      <w:spacing w:before="0" w:after="150"/>
    </w:pPr>
    <w:rPr>
      <w:rFonts w:ascii="Times New Roman" w:eastAsia="Times New Roman" w:hAnsi="Times New Roman"/>
      <w:color w:val="C8E1FF"/>
      <w:sz w:val="24"/>
    </w:rPr>
  </w:style>
  <w:style w:type="paragraph" w:customStyle="1" w:styleId="delete-topic-link1">
    <w:name w:val="delete-topic-link1"/>
    <w:basedOn w:val="Normal"/>
    <w:rsid w:val="00AB127A"/>
    <w:pPr>
      <w:pBdr>
        <w:left w:val="single" w:sz="6" w:space="0" w:color="B4D9FF"/>
      </w:pBdr>
      <w:shd w:val="clear" w:color="auto" w:fill="C8E1FF"/>
      <w:spacing w:before="0" w:after="150"/>
      <w:ind w:left="120"/>
    </w:pPr>
    <w:rPr>
      <w:rFonts w:ascii="Times New Roman" w:eastAsia="Times New Roman" w:hAnsi="Times New Roman"/>
      <w:color w:val="24292E"/>
      <w:sz w:val="24"/>
    </w:rPr>
  </w:style>
  <w:style w:type="paragraph" w:customStyle="1" w:styleId="delete-topic-link2">
    <w:name w:val="delete-topic-link2"/>
    <w:basedOn w:val="Normal"/>
    <w:rsid w:val="00AB127A"/>
    <w:pPr>
      <w:pBdr>
        <w:left w:val="single" w:sz="6" w:space="0" w:color="B4D9FF"/>
      </w:pBdr>
      <w:shd w:val="clear" w:color="auto" w:fill="79B8FF"/>
      <w:spacing w:before="0" w:after="150"/>
      <w:ind w:left="120"/>
    </w:pPr>
    <w:rPr>
      <w:rFonts w:ascii="Times New Roman" w:eastAsia="Times New Roman" w:hAnsi="Times New Roman"/>
      <w:color w:val="24292E"/>
      <w:sz w:val="24"/>
    </w:rPr>
  </w:style>
  <w:style w:type="paragraph" w:customStyle="1" w:styleId="table-list-cell-checkbox1">
    <w:name w:val="table-list-cell-checkbox1"/>
    <w:basedOn w:val="Normal"/>
    <w:rsid w:val="00AB127A"/>
    <w:pPr>
      <w:spacing w:before="0" w:after="150"/>
      <w:jc w:val="center"/>
    </w:pPr>
    <w:rPr>
      <w:rFonts w:ascii="Times New Roman" w:eastAsia="Times New Roman" w:hAnsi="Times New Roman"/>
      <w:sz w:val="24"/>
    </w:rPr>
  </w:style>
  <w:style w:type="paragraph" w:customStyle="1" w:styleId="member-avatar-cell1">
    <w:name w:val="member-avatar-cell1"/>
    <w:basedOn w:val="Normal"/>
    <w:rsid w:val="00AB127A"/>
    <w:pPr>
      <w:spacing w:before="0" w:after="150"/>
    </w:pPr>
    <w:rPr>
      <w:rFonts w:ascii="Times New Roman" w:eastAsia="Times New Roman" w:hAnsi="Times New Roman"/>
      <w:sz w:val="24"/>
    </w:rPr>
  </w:style>
  <w:style w:type="paragraph" w:customStyle="1" w:styleId="css-truncate-target9">
    <w:name w:val="css-truncate-target9"/>
    <w:basedOn w:val="Normal"/>
    <w:rsid w:val="00AB127A"/>
    <w:pPr>
      <w:spacing w:before="0" w:after="150"/>
    </w:pPr>
    <w:rPr>
      <w:rFonts w:ascii="Times New Roman" w:eastAsia="Times New Roman" w:hAnsi="Times New Roman"/>
      <w:sz w:val="24"/>
    </w:rPr>
  </w:style>
  <w:style w:type="paragraph" w:customStyle="1" w:styleId="select-menu-modal4">
    <w:name w:val="select-menu-modal4"/>
    <w:basedOn w:val="Normal"/>
    <w:rsid w:val="00AB127A"/>
    <w:pPr>
      <w:shd w:val="clear" w:color="auto" w:fill="FFFFFF"/>
      <w:spacing w:before="60" w:after="300"/>
    </w:pPr>
    <w:rPr>
      <w:rFonts w:ascii="Times New Roman" w:eastAsia="Times New Roman" w:hAnsi="Times New Roman"/>
      <w:color w:val="586069"/>
      <w:szCs w:val="18"/>
    </w:rPr>
  </w:style>
  <w:style w:type="paragraph" w:customStyle="1" w:styleId="select-menu-modal-holder1">
    <w:name w:val="select-menu-modal-holder1"/>
    <w:basedOn w:val="Normal"/>
    <w:rsid w:val="00AB127A"/>
    <w:pPr>
      <w:spacing w:before="0" w:after="150"/>
    </w:pPr>
    <w:rPr>
      <w:rFonts w:ascii="Times New Roman" w:eastAsia="Times New Roman" w:hAnsi="Times New Roman"/>
      <w:vanish/>
      <w:sz w:val="24"/>
    </w:rPr>
  </w:style>
  <w:style w:type="paragraph" w:customStyle="1" w:styleId="none-selected1">
    <w:name w:val="none-selected1"/>
    <w:basedOn w:val="Normal"/>
    <w:rsid w:val="00AB127A"/>
    <w:pPr>
      <w:spacing w:before="0" w:after="150"/>
    </w:pPr>
    <w:rPr>
      <w:rFonts w:ascii="Times New Roman" w:eastAsia="Times New Roman" w:hAnsi="Times New Roman"/>
      <w:vanish/>
      <w:sz w:val="24"/>
    </w:rPr>
  </w:style>
  <w:style w:type="paragraph" w:customStyle="1" w:styleId="css-truncate-target10">
    <w:name w:val="css-truncate-target10"/>
    <w:basedOn w:val="Normal"/>
    <w:rsid w:val="00AB127A"/>
    <w:pPr>
      <w:spacing w:before="0" w:after="150"/>
    </w:pPr>
    <w:rPr>
      <w:rFonts w:ascii="Times New Roman" w:eastAsia="Times New Roman" w:hAnsi="Times New Roman"/>
      <w:sz w:val="24"/>
    </w:rPr>
  </w:style>
  <w:style w:type="paragraph" w:customStyle="1" w:styleId="intro1">
    <w:name w:val="intro1"/>
    <w:basedOn w:val="Normal"/>
    <w:rsid w:val="00AB127A"/>
    <w:pPr>
      <w:spacing w:before="0" w:after="0"/>
    </w:pPr>
    <w:rPr>
      <w:rFonts w:ascii="Times New Roman" w:eastAsia="Times New Roman" w:hAnsi="Times New Roman"/>
      <w:sz w:val="24"/>
    </w:rPr>
  </w:style>
  <w:style w:type="paragraph" w:customStyle="1" w:styleId="step2">
    <w:name w:val="step2"/>
    <w:basedOn w:val="Normal"/>
    <w:rsid w:val="00AB127A"/>
    <w:pPr>
      <w:spacing w:before="225" w:after="75"/>
    </w:pPr>
    <w:rPr>
      <w:rFonts w:ascii="Times New Roman" w:eastAsia="Times New Roman" w:hAnsi="Times New Roman"/>
      <w:sz w:val="24"/>
    </w:rPr>
  </w:style>
  <w:style w:type="paragraph" w:customStyle="1" w:styleId="url-box1">
    <w:name w:val="url-box1"/>
    <w:basedOn w:val="Normal"/>
    <w:rsid w:val="00AB127A"/>
    <w:pPr>
      <w:spacing w:before="150" w:after="0"/>
    </w:pPr>
    <w:rPr>
      <w:rFonts w:ascii="Times New Roman" w:eastAsia="Times New Roman" w:hAnsi="Times New Roman"/>
      <w:sz w:val="24"/>
    </w:rPr>
  </w:style>
  <w:style w:type="paragraph" w:customStyle="1" w:styleId="copyable-terminal1">
    <w:name w:val="copyable-terminal1"/>
    <w:basedOn w:val="Normal"/>
    <w:rsid w:val="00AB127A"/>
    <w:pPr>
      <w:shd w:val="clear" w:color="auto" w:fill="F2F2F2"/>
      <w:spacing w:before="0" w:after="0"/>
    </w:pPr>
    <w:rPr>
      <w:rFonts w:ascii="Times New Roman" w:eastAsia="Times New Roman" w:hAnsi="Times New Roman"/>
      <w:sz w:val="24"/>
    </w:rPr>
  </w:style>
  <w:style w:type="paragraph" w:customStyle="1" w:styleId="merge-branch-manually1">
    <w:name w:val="merge-branch-manually1"/>
    <w:basedOn w:val="Normal"/>
    <w:rsid w:val="00AB127A"/>
    <w:pPr>
      <w:pBdr>
        <w:top w:val="single" w:sz="6" w:space="11" w:color="DDDDDD"/>
      </w:pBdr>
      <w:spacing w:before="210" w:after="150"/>
    </w:pPr>
    <w:rPr>
      <w:rFonts w:ascii="Times New Roman" w:eastAsia="Times New Roman" w:hAnsi="Times New Roman"/>
      <w:sz w:val="24"/>
    </w:rPr>
  </w:style>
  <w:style w:type="paragraph" w:customStyle="1" w:styleId="gravatar1">
    <w:name w:val="gravatar1"/>
    <w:basedOn w:val="Normal"/>
    <w:rsid w:val="00AB127A"/>
    <w:pPr>
      <w:spacing w:before="0" w:after="150"/>
      <w:ind w:right="60"/>
      <w:textAlignment w:val="center"/>
    </w:pPr>
    <w:rPr>
      <w:rFonts w:ascii="Times New Roman" w:eastAsia="Times New Roman" w:hAnsi="Times New Roman"/>
      <w:sz w:val="24"/>
    </w:rPr>
  </w:style>
  <w:style w:type="paragraph" w:customStyle="1" w:styleId="network-tree1">
    <w:name w:val="network-tree1"/>
    <w:basedOn w:val="Normal"/>
    <w:rsid w:val="00AB127A"/>
    <w:pPr>
      <w:spacing w:before="0" w:after="150"/>
      <w:textAlignment w:val="center"/>
    </w:pPr>
    <w:rPr>
      <w:rFonts w:ascii="Times New Roman" w:eastAsia="Times New Roman" w:hAnsi="Times New Roman"/>
      <w:sz w:val="24"/>
    </w:rPr>
  </w:style>
  <w:style w:type="paragraph" w:customStyle="1" w:styleId="octicon58">
    <w:name w:val="octicon58"/>
    <w:basedOn w:val="Normal"/>
    <w:rsid w:val="00AB127A"/>
    <w:pPr>
      <w:spacing w:before="0" w:after="150"/>
      <w:ind w:left="30"/>
      <w:jc w:val="center"/>
      <w:textAlignment w:val="center"/>
    </w:pPr>
    <w:rPr>
      <w:rFonts w:ascii="Times New Roman" w:eastAsia="Times New Roman" w:hAnsi="Times New Roman"/>
      <w:sz w:val="24"/>
    </w:rPr>
  </w:style>
  <w:style w:type="paragraph" w:customStyle="1" w:styleId="current-repository1">
    <w:name w:val="current-repository1"/>
    <w:basedOn w:val="Normal"/>
    <w:rsid w:val="00AB127A"/>
    <w:pPr>
      <w:shd w:val="clear" w:color="auto" w:fill="FFF5B1"/>
      <w:spacing w:before="0" w:after="150"/>
    </w:pPr>
    <w:rPr>
      <w:rFonts w:ascii="Times New Roman" w:eastAsia="Times New Roman" w:hAnsi="Times New Roman"/>
      <w:sz w:val="24"/>
    </w:rPr>
  </w:style>
  <w:style w:type="paragraph" w:customStyle="1" w:styleId="octicon-repo3">
    <w:name w:val="octicon-repo3"/>
    <w:basedOn w:val="Normal"/>
    <w:rsid w:val="00AB127A"/>
    <w:pPr>
      <w:spacing w:before="0" w:after="150"/>
    </w:pPr>
    <w:rPr>
      <w:rFonts w:ascii="Times New Roman" w:eastAsia="Times New Roman" w:hAnsi="Times New Roman"/>
      <w:color w:val="959DA5"/>
      <w:sz w:val="24"/>
    </w:rPr>
  </w:style>
  <w:style w:type="paragraph" w:customStyle="1" w:styleId="internal-repo-avatar1">
    <w:name w:val="internal-repo-avatar1"/>
    <w:basedOn w:val="Normal"/>
    <w:rsid w:val="00AB127A"/>
    <w:pPr>
      <w:pBdr>
        <w:top w:val="single" w:sz="12" w:space="0" w:color="FFFFFF"/>
        <w:left w:val="single" w:sz="12" w:space="0" w:color="FFFFFF"/>
        <w:bottom w:val="single" w:sz="12" w:space="0" w:color="FFFFFF"/>
        <w:right w:val="single" w:sz="12" w:space="0" w:color="FFFFFF"/>
      </w:pBdr>
      <w:spacing w:before="0" w:after="150"/>
    </w:pPr>
    <w:rPr>
      <w:rFonts w:ascii="Times New Roman" w:eastAsia="Times New Roman" w:hAnsi="Times New Roman"/>
      <w:sz w:val="24"/>
    </w:rPr>
  </w:style>
  <w:style w:type="paragraph" w:customStyle="1" w:styleId="subhead1">
    <w:name w:val="subhead1"/>
    <w:basedOn w:val="Normal"/>
    <w:rsid w:val="00AB127A"/>
    <w:pPr>
      <w:pBdr>
        <w:bottom w:val="single" w:sz="6" w:space="6" w:color="E1E4E8"/>
      </w:pBdr>
      <w:spacing w:before="0" w:after="450"/>
    </w:pPr>
    <w:rPr>
      <w:rFonts w:ascii="Times New Roman" w:eastAsia="Times New Roman" w:hAnsi="Times New Roman"/>
      <w:sz w:val="24"/>
    </w:rPr>
  </w:style>
  <w:style w:type="paragraph" w:customStyle="1" w:styleId="slash1">
    <w:name w:val="slash1"/>
    <w:basedOn w:val="Normal"/>
    <w:rsid w:val="00AB127A"/>
    <w:pPr>
      <w:spacing w:before="0" w:after="0"/>
      <w:ind w:left="120" w:right="120"/>
    </w:pPr>
    <w:rPr>
      <w:rFonts w:ascii="Times New Roman" w:eastAsia="Times New Roman" w:hAnsi="Times New Roman"/>
      <w:color w:val="586069"/>
      <w:sz w:val="32"/>
      <w:szCs w:val="32"/>
    </w:rPr>
  </w:style>
  <w:style w:type="paragraph" w:customStyle="1" w:styleId="release1">
    <w:name w:val="release1"/>
    <w:basedOn w:val="Normal"/>
    <w:rsid w:val="00AB127A"/>
    <w:pPr>
      <w:spacing w:before="0" w:after="0"/>
    </w:pPr>
    <w:rPr>
      <w:rFonts w:ascii="Times New Roman" w:eastAsia="Times New Roman" w:hAnsi="Times New Roman"/>
      <w:sz w:val="24"/>
    </w:rPr>
  </w:style>
  <w:style w:type="paragraph" w:customStyle="1" w:styleId="alert1">
    <w:name w:val="alert1"/>
    <w:basedOn w:val="Normal"/>
    <w:rsid w:val="00AB127A"/>
    <w:pPr>
      <w:pBdr>
        <w:top w:val="single" w:sz="6" w:space="0" w:color="EFF3F6"/>
      </w:pBdr>
      <w:spacing w:before="0" w:after="150"/>
    </w:pPr>
    <w:rPr>
      <w:rFonts w:ascii="Times New Roman" w:eastAsia="Times New Roman" w:hAnsi="Times New Roman"/>
      <w:sz w:val="24"/>
    </w:rPr>
  </w:style>
  <w:style w:type="paragraph" w:customStyle="1" w:styleId="commits1">
    <w:name w:val="commits1"/>
    <w:basedOn w:val="Normal"/>
    <w:rsid w:val="00AB127A"/>
    <w:pPr>
      <w:spacing w:before="0" w:after="0"/>
    </w:pPr>
    <w:rPr>
      <w:rFonts w:ascii="Times New Roman" w:eastAsia="Times New Roman" w:hAnsi="Times New Roman"/>
      <w:sz w:val="24"/>
    </w:rPr>
  </w:style>
  <w:style w:type="paragraph" w:customStyle="1" w:styleId="octicon59">
    <w:name w:val="octicon59"/>
    <w:basedOn w:val="Normal"/>
    <w:rsid w:val="00AB127A"/>
    <w:pPr>
      <w:spacing w:before="0" w:after="0"/>
      <w:textAlignment w:val="bottom"/>
    </w:pPr>
    <w:rPr>
      <w:rFonts w:ascii="Times New Roman" w:eastAsia="Times New Roman" w:hAnsi="Times New Roman"/>
      <w:color w:val="959DA5"/>
      <w:sz w:val="24"/>
    </w:rPr>
  </w:style>
  <w:style w:type="paragraph" w:customStyle="1" w:styleId="body1">
    <w:name w:val="body1"/>
    <w:basedOn w:val="Normal"/>
    <w:rsid w:val="00AB127A"/>
    <w:pPr>
      <w:spacing w:before="0" w:after="0"/>
    </w:pPr>
    <w:rPr>
      <w:rFonts w:ascii="Times New Roman" w:eastAsia="Times New Roman" w:hAnsi="Times New Roman"/>
      <w:sz w:val="21"/>
      <w:szCs w:val="21"/>
    </w:rPr>
  </w:style>
  <w:style w:type="paragraph" w:customStyle="1" w:styleId="time1">
    <w:name w:val="time1"/>
    <w:basedOn w:val="Normal"/>
    <w:rsid w:val="00AB127A"/>
    <w:pPr>
      <w:spacing w:before="0" w:after="0"/>
    </w:pPr>
    <w:rPr>
      <w:rFonts w:ascii="Times New Roman" w:eastAsia="Times New Roman" w:hAnsi="Times New Roman"/>
      <w:color w:val="959DA5"/>
      <w:szCs w:val="18"/>
    </w:rPr>
  </w:style>
  <w:style w:type="paragraph" w:customStyle="1" w:styleId="title5">
    <w:name w:val="title5"/>
    <w:basedOn w:val="Normal"/>
    <w:rsid w:val="00AB127A"/>
    <w:pPr>
      <w:spacing w:before="0" w:after="0"/>
    </w:pPr>
    <w:rPr>
      <w:rFonts w:ascii="Times New Roman" w:eastAsia="Times New Roman" w:hAnsi="Times New Roman"/>
      <w:b/>
      <w:bCs/>
      <w:sz w:val="24"/>
    </w:rPr>
  </w:style>
  <w:style w:type="paragraph" w:customStyle="1" w:styleId="subtle1">
    <w:name w:val="subtle1"/>
    <w:basedOn w:val="Normal"/>
    <w:rsid w:val="00AB127A"/>
    <w:pPr>
      <w:spacing w:before="0" w:after="0"/>
    </w:pPr>
    <w:rPr>
      <w:rFonts w:ascii="Times New Roman" w:eastAsia="Times New Roman" w:hAnsi="Times New Roman"/>
      <w:color w:val="959DA5"/>
      <w:sz w:val="24"/>
    </w:rPr>
  </w:style>
  <w:style w:type="paragraph" w:customStyle="1" w:styleId="gravatar2">
    <w:name w:val="gravatar2"/>
    <w:basedOn w:val="Normal"/>
    <w:rsid w:val="00AB127A"/>
    <w:pPr>
      <w:shd w:val="clear" w:color="auto" w:fill="FFFFFF"/>
      <w:spacing w:before="0" w:after="0" w:line="0" w:lineRule="auto"/>
      <w:ind w:right="144"/>
    </w:pPr>
    <w:rPr>
      <w:rFonts w:ascii="Times New Roman" w:eastAsia="Times New Roman" w:hAnsi="Times New Roman"/>
      <w:sz w:val="24"/>
    </w:rPr>
  </w:style>
  <w:style w:type="paragraph" w:customStyle="1" w:styleId="title6">
    <w:name w:val="title6"/>
    <w:basedOn w:val="Normal"/>
    <w:rsid w:val="00AB127A"/>
    <w:pPr>
      <w:spacing w:before="0" w:after="0"/>
    </w:pPr>
    <w:rPr>
      <w:rFonts w:ascii="Times New Roman" w:eastAsia="Times New Roman" w:hAnsi="Times New Roman"/>
      <w:color w:val="586069"/>
      <w:sz w:val="20"/>
      <w:szCs w:val="20"/>
    </w:rPr>
  </w:style>
  <w:style w:type="paragraph" w:customStyle="1" w:styleId="done1">
    <w:name w:val="done1"/>
    <w:basedOn w:val="Normal"/>
    <w:rsid w:val="00AB127A"/>
    <w:pPr>
      <w:spacing w:before="0" w:after="150"/>
    </w:pPr>
    <w:rPr>
      <w:rFonts w:ascii="Times New Roman" w:eastAsia="Times New Roman" w:hAnsi="Times New Roman"/>
      <w:strike/>
      <w:color w:val="586069"/>
      <w:sz w:val="24"/>
    </w:rPr>
  </w:style>
  <w:style w:type="paragraph" w:customStyle="1" w:styleId="more1">
    <w:name w:val="more1"/>
    <w:basedOn w:val="Normal"/>
    <w:rsid w:val="00AB127A"/>
    <w:pPr>
      <w:spacing w:before="36" w:after="100" w:afterAutospacing="1"/>
    </w:pPr>
    <w:rPr>
      <w:rFonts w:ascii="Times New Roman" w:eastAsia="Times New Roman" w:hAnsi="Times New Roman"/>
      <w:sz w:val="17"/>
      <w:szCs w:val="17"/>
    </w:rPr>
  </w:style>
  <w:style w:type="paragraph" w:customStyle="1" w:styleId="committer1">
    <w:name w:val="committer1"/>
    <w:basedOn w:val="Normal"/>
    <w:rsid w:val="00AB127A"/>
    <w:pPr>
      <w:spacing w:before="0" w:after="150"/>
    </w:pPr>
    <w:rPr>
      <w:rFonts w:ascii="Times New Roman" w:eastAsia="Times New Roman" w:hAnsi="Times New Roman"/>
      <w:vanish/>
      <w:sz w:val="24"/>
    </w:rPr>
  </w:style>
  <w:style w:type="paragraph" w:customStyle="1" w:styleId="message1">
    <w:name w:val="message1"/>
    <w:basedOn w:val="Normal"/>
    <w:rsid w:val="00AB127A"/>
    <w:pPr>
      <w:spacing w:before="30" w:after="150"/>
      <w:textAlignment w:val="top"/>
    </w:pPr>
    <w:rPr>
      <w:rFonts w:ascii="Times New Roman" w:eastAsia="Times New Roman" w:hAnsi="Times New Roman"/>
      <w:sz w:val="20"/>
      <w:szCs w:val="20"/>
    </w:rPr>
  </w:style>
  <w:style w:type="paragraph" w:customStyle="1" w:styleId="edit-link1">
    <w:name w:val="edit-link1"/>
    <w:basedOn w:val="Normal"/>
    <w:rsid w:val="00AB127A"/>
    <w:pPr>
      <w:spacing w:before="0" w:after="150"/>
      <w:ind w:right="150"/>
    </w:pPr>
    <w:rPr>
      <w:rFonts w:ascii="Times New Roman" w:eastAsia="Times New Roman" w:hAnsi="Times New Roman"/>
      <w:b/>
      <w:bCs/>
      <w:sz w:val="24"/>
    </w:rPr>
  </w:style>
  <w:style w:type="paragraph" w:customStyle="1" w:styleId="btn-sm5">
    <w:name w:val="btn-sm5"/>
    <w:basedOn w:val="Normal"/>
    <w:rsid w:val="00AB127A"/>
    <w:pPr>
      <w:spacing w:before="0" w:after="0" w:line="300" w:lineRule="atLeast"/>
    </w:pPr>
    <w:rPr>
      <w:rFonts w:ascii="Times New Roman" w:eastAsia="Times New Roman" w:hAnsi="Times New Roman"/>
      <w:szCs w:val="18"/>
    </w:rPr>
  </w:style>
  <w:style w:type="paragraph" w:customStyle="1" w:styleId="edit-form1">
    <w:name w:val="edit-form1"/>
    <w:basedOn w:val="Normal"/>
    <w:rsid w:val="00AB127A"/>
    <w:pPr>
      <w:spacing w:before="0" w:after="150"/>
    </w:pPr>
    <w:rPr>
      <w:rFonts w:ascii="Times New Roman" w:eastAsia="Times New Roman" w:hAnsi="Times New Roman"/>
      <w:vanish/>
      <w:sz w:val="24"/>
    </w:rPr>
  </w:style>
  <w:style w:type="paragraph" w:customStyle="1" w:styleId="list-group-item1">
    <w:name w:val="list-group-item1"/>
    <w:basedOn w:val="Normal"/>
    <w:rsid w:val="00AB127A"/>
    <w:pPr>
      <w:pBdr>
        <w:top w:val="single" w:sz="6" w:space="6" w:color="E1E4E8"/>
        <w:left w:val="single" w:sz="2" w:space="26" w:color="E1E4E8"/>
        <w:bottom w:val="single" w:sz="2" w:space="6" w:color="E1E4E8"/>
        <w:right w:val="single" w:sz="2" w:space="8" w:color="E1E4E8"/>
      </w:pBdr>
      <w:spacing w:before="0" w:after="0"/>
    </w:pPr>
    <w:rPr>
      <w:rFonts w:ascii="Times New Roman" w:eastAsia="Times New Roman" w:hAnsi="Times New Roman"/>
      <w:sz w:val="24"/>
    </w:rPr>
  </w:style>
  <w:style w:type="paragraph" w:customStyle="1" w:styleId="list-group-item-name1">
    <w:name w:val="list-group-item-name1"/>
    <w:basedOn w:val="Normal"/>
    <w:rsid w:val="00AB127A"/>
    <w:pPr>
      <w:spacing w:before="0" w:after="30" w:line="360" w:lineRule="atLeast"/>
      <w:ind w:right="900"/>
    </w:pPr>
    <w:rPr>
      <w:rFonts w:ascii="Times New Roman" w:eastAsia="Times New Roman" w:hAnsi="Times New Roman"/>
      <w:sz w:val="21"/>
      <w:szCs w:val="21"/>
    </w:rPr>
  </w:style>
  <w:style w:type="paragraph" w:customStyle="1" w:styleId="notifications-more1">
    <w:name w:val="notifications-more1"/>
    <w:basedOn w:val="Normal"/>
    <w:rsid w:val="00AB127A"/>
    <w:pPr>
      <w:spacing w:before="0" w:after="150"/>
    </w:pPr>
    <w:rPr>
      <w:rFonts w:ascii="Times New Roman" w:eastAsia="Times New Roman" w:hAnsi="Times New Roman"/>
      <w:sz w:val="24"/>
    </w:rPr>
  </w:style>
  <w:style w:type="paragraph" w:customStyle="1" w:styleId="notifications-morea1">
    <w:name w:val="notifications-more&gt;a1"/>
    <w:basedOn w:val="Normal"/>
    <w:rsid w:val="00AB127A"/>
    <w:pPr>
      <w:spacing w:before="0" w:after="150"/>
      <w:jc w:val="center"/>
    </w:pPr>
    <w:rPr>
      <w:rFonts w:ascii="Times New Roman" w:eastAsia="Times New Roman" w:hAnsi="Times New Roman"/>
      <w:b/>
      <w:bCs/>
      <w:color w:val="0366D6"/>
      <w:sz w:val="24"/>
    </w:rPr>
  </w:style>
  <w:style w:type="paragraph" w:customStyle="1" w:styleId="notifications-morea2">
    <w:name w:val="notifications-more&gt;a2"/>
    <w:basedOn w:val="Normal"/>
    <w:rsid w:val="00AB127A"/>
    <w:pPr>
      <w:spacing w:before="0" w:after="150"/>
      <w:jc w:val="center"/>
    </w:pPr>
    <w:rPr>
      <w:rFonts w:ascii="Times New Roman" w:eastAsia="Times New Roman" w:hAnsi="Times New Roman"/>
      <w:b/>
      <w:bCs/>
      <w:color w:val="0366D6"/>
      <w:sz w:val="24"/>
      <w:u w:val="single"/>
    </w:rPr>
  </w:style>
  <w:style w:type="paragraph" w:customStyle="1" w:styleId="mark-as-unread1">
    <w:name w:val="mark-as-unread1"/>
    <w:basedOn w:val="Normal"/>
    <w:rsid w:val="00AB127A"/>
    <w:pPr>
      <w:spacing w:before="0" w:after="150"/>
    </w:pPr>
    <w:rPr>
      <w:rFonts w:ascii="Times New Roman" w:eastAsia="Times New Roman" w:hAnsi="Times New Roman"/>
      <w:vanish/>
      <w:sz w:val="24"/>
    </w:rPr>
  </w:style>
  <w:style w:type="paragraph" w:customStyle="1" w:styleId="list-group-item-namea1">
    <w:name w:val="list-group-item-name&gt;a1"/>
    <w:basedOn w:val="Normal"/>
    <w:rsid w:val="00AB127A"/>
    <w:pPr>
      <w:spacing w:before="0" w:after="150"/>
    </w:pPr>
    <w:rPr>
      <w:rFonts w:ascii="Times New Roman" w:eastAsia="Times New Roman" w:hAnsi="Times New Roman"/>
      <w:color w:val="586069"/>
      <w:sz w:val="24"/>
    </w:rPr>
  </w:style>
  <w:style w:type="paragraph" w:customStyle="1" w:styleId="notification-actions1">
    <w:name w:val="notification-actions1"/>
    <w:basedOn w:val="Normal"/>
    <w:rsid w:val="00AB127A"/>
    <w:pPr>
      <w:spacing w:before="0" w:after="150"/>
    </w:pPr>
    <w:rPr>
      <w:rFonts w:ascii="Times New Roman" w:eastAsia="Times New Roman" w:hAnsi="Times New Roman"/>
      <w:color w:val="586069"/>
      <w:sz w:val="24"/>
    </w:rPr>
  </w:style>
  <w:style w:type="paragraph" w:customStyle="1" w:styleId="undo1">
    <w:name w:val="undo1"/>
    <w:basedOn w:val="Normal"/>
    <w:rsid w:val="00AB127A"/>
    <w:pPr>
      <w:spacing w:before="0" w:after="150"/>
    </w:pPr>
    <w:rPr>
      <w:rFonts w:ascii="Times New Roman" w:eastAsia="Times New Roman" w:hAnsi="Times New Roman"/>
      <w:sz w:val="24"/>
    </w:rPr>
  </w:style>
  <w:style w:type="paragraph" w:customStyle="1" w:styleId="mark-as-unread2">
    <w:name w:val="mark-as-unread2"/>
    <w:basedOn w:val="Normal"/>
    <w:rsid w:val="00AB127A"/>
    <w:pPr>
      <w:spacing w:before="0" w:after="150"/>
    </w:pPr>
    <w:rPr>
      <w:rFonts w:ascii="Times New Roman" w:eastAsia="Times New Roman" w:hAnsi="Times New Roman"/>
      <w:sz w:val="24"/>
    </w:rPr>
  </w:style>
  <w:style w:type="paragraph" w:customStyle="1" w:styleId="mark-as-read1">
    <w:name w:val="mark-as-read1"/>
    <w:basedOn w:val="Normal"/>
    <w:rsid w:val="00AB127A"/>
    <w:pPr>
      <w:spacing w:before="0" w:after="150"/>
    </w:pPr>
    <w:rPr>
      <w:rFonts w:ascii="Times New Roman" w:eastAsia="Times New Roman" w:hAnsi="Times New Roman"/>
      <w:vanish/>
      <w:sz w:val="24"/>
    </w:rPr>
  </w:style>
  <w:style w:type="paragraph" w:customStyle="1" w:styleId="octicon-primitive-dot2">
    <w:name w:val="octicon-primitive-dot2"/>
    <w:basedOn w:val="Normal"/>
    <w:rsid w:val="00AB127A"/>
    <w:pPr>
      <w:spacing w:before="0" w:after="0"/>
      <w:ind w:left="30" w:right="30"/>
    </w:pPr>
    <w:rPr>
      <w:rFonts w:ascii="Times New Roman" w:eastAsia="Times New Roman" w:hAnsi="Times New Roman"/>
      <w:sz w:val="24"/>
    </w:rPr>
  </w:style>
  <w:style w:type="paragraph" w:customStyle="1" w:styleId="unmute1">
    <w:name w:val="unmute1"/>
    <w:basedOn w:val="Normal"/>
    <w:rsid w:val="00AB127A"/>
    <w:pPr>
      <w:spacing w:before="0" w:after="150"/>
    </w:pPr>
    <w:rPr>
      <w:rFonts w:ascii="Times New Roman" w:eastAsia="Times New Roman" w:hAnsi="Times New Roman"/>
      <w:sz w:val="24"/>
    </w:rPr>
  </w:style>
  <w:style w:type="paragraph" w:customStyle="1" w:styleId="mute1">
    <w:name w:val="mute1"/>
    <w:basedOn w:val="Normal"/>
    <w:rsid w:val="00AB127A"/>
    <w:pPr>
      <w:spacing w:before="0" w:after="150"/>
    </w:pPr>
    <w:rPr>
      <w:rFonts w:ascii="Times New Roman" w:eastAsia="Times New Roman" w:hAnsi="Times New Roman"/>
      <w:vanish/>
      <w:sz w:val="24"/>
    </w:rPr>
  </w:style>
  <w:style w:type="paragraph" w:customStyle="1" w:styleId="unmute2">
    <w:name w:val="unmute2"/>
    <w:basedOn w:val="Normal"/>
    <w:rsid w:val="00AB127A"/>
    <w:pPr>
      <w:spacing w:before="0" w:after="150"/>
    </w:pPr>
    <w:rPr>
      <w:rFonts w:ascii="Times New Roman" w:eastAsia="Times New Roman" w:hAnsi="Times New Roman"/>
      <w:vanish/>
      <w:sz w:val="24"/>
    </w:rPr>
  </w:style>
  <w:style w:type="paragraph" w:customStyle="1" w:styleId="no-results1">
    <w:name w:val="no-results1"/>
    <w:basedOn w:val="Normal"/>
    <w:rsid w:val="00AB127A"/>
    <w:pPr>
      <w:spacing w:before="0" w:after="150"/>
    </w:pPr>
    <w:rPr>
      <w:rFonts w:ascii="Times New Roman" w:eastAsia="Times New Roman" w:hAnsi="Times New Roman"/>
      <w:vanish/>
      <w:sz w:val="24"/>
    </w:rPr>
  </w:style>
  <w:style w:type="paragraph" w:customStyle="1" w:styleId="notifications-repo-link1">
    <w:name w:val="notifications-repo-link1"/>
    <w:basedOn w:val="Normal"/>
    <w:rsid w:val="00AB127A"/>
    <w:pPr>
      <w:spacing w:before="0" w:after="150"/>
    </w:pPr>
    <w:rPr>
      <w:rFonts w:ascii="Times New Roman" w:eastAsia="Times New Roman" w:hAnsi="Times New Roman"/>
      <w:sz w:val="24"/>
    </w:rPr>
  </w:style>
  <w:style w:type="paragraph" w:customStyle="1" w:styleId="notification-success1">
    <w:name w:val="notification-success1"/>
    <w:basedOn w:val="Normal"/>
    <w:rsid w:val="00AB127A"/>
    <w:pPr>
      <w:spacing w:before="60" w:after="150"/>
      <w:jc w:val="right"/>
    </w:pPr>
    <w:rPr>
      <w:rFonts w:ascii="Times New Roman" w:eastAsia="Times New Roman" w:hAnsi="Times New Roman"/>
      <w:color w:val="28A745"/>
      <w:sz w:val="20"/>
      <w:szCs w:val="20"/>
    </w:rPr>
  </w:style>
  <w:style w:type="paragraph" w:customStyle="1" w:styleId="mark-all-as-read1">
    <w:name w:val="mark-all-as-read1"/>
    <w:basedOn w:val="Normal"/>
    <w:rsid w:val="00AB127A"/>
    <w:pPr>
      <w:spacing w:before="0" w:after="150" w:line="300" w:lineRule="atLeast"/>
    </w:pPr>
    <w:rPr>
      <w:rFonts w:ascii="Times New Roman" w:eastAsia="Times New Roman" w:hAnsi="Times New Roman"/>
      <w:color w:val="586069"/>
      <w:sz w:val="24"/>
    </w:rPr>
  </w:style>
  <w:style w:type="paragraph" w:customStyle="1" w:styleId="confirmation1">
    <w:name w:val="confirmation1"/>
    <w:basedOn w:val="Normal"/>
    <w:rsid w:val="00AB127A"/>
    <w:pPr>
      <w:spacing w:before="0" w:after="150"/>
      <w:jc w:val="center"/>
    </w:pPr>
    <w:rPr>
      <w:rFonts w:ascii="Times New Roman" w:eastAsia="Times New Roman" w:hAnsi="Times New Roman"/>
      <w:color w:val="666666"/>
      <w:sz w:val="24"/>
    </w:rPr>
  </w:style>
  <w:style w:type="paragraph" w:customStyle="1" w:styleId="age1">
    <w:name w:val="age1"/>
    <w:basedOn w:val="Normal"/>
    <w:rsid w:val="00AB127A"/>
    <w:pPr>
      <w:spacing w:before="0" w:after="150"/>
    </w:pPr>
    <w:rPr>
      <w:rFonts w:ascii="Times New Roman" w:eastAsia="Times New Roman" w:hAnsi="Times New Roman"/>
      <w:color w:val="586069"/>
      <w:szCs w:val="18"/>
    </w:rPr>
  </w:style>
  <w:style w:type="paragraph" w:customStyle="1" w:styleId="undo2">
    <w:name w:val="undo2"/>
    <w:basedOn w:val="Normal"/>
    <w:rsid w:val="00AB127A"/>
    <w:pPr>
      <w:spacing w:before="0" w:after="150"/>
    </w:pPr>
    <w:rPr>
      <w:rFonts w:ascii="Times New Roman" w:eastAsia="Times New Roman" w:hAnsi="Times New Roman"/>
      <w:vanish/>
      <w:sz w:val="24"/>
    </w:rPr>
  </w:style>
  <w:style w:type="paragraph" w:customStyle="1" w:styleId="btn-link5">
    <w:name w:val="btn-link5"/>
    <w:basedOn w:val="Normal"/>
    <w:rsid w:val="00AB127A"/>
    <w:pPr>
      <w:spacing w:before="0" w:after="150"/>
    </w:pPr>
    <w:rPr>
      <w:rFonts w:ascii="Times New Roman" w:eastAsia="Times New Roman" w:hAnsi="Times New Roman"/>
      <w:color w:val="586069"/>
      <w:sz w:val="24"/>
    </w:rPr>
  </w:style>
  <w:style w:type="paragraph" w:customStyle="1" w:styleId="btn-link6">
    <w:name w:val="btn-link6"/>
    <w:basedOn w:val="Normal"/>
    <w:rsid w:val="00AB127A"/>
    <w:pPr>
      <w:spacing w:before="0" w:after="150"/>
    </w:pPr>
    <w:rPr>
      <w:rFonts w:ascii="Times New Roman" w:eastAsia="Times New Roman" w:hAnsi="Times New Roman"/>
      <w:color w:val="0366D6"/>
      <w:sz w:val="24"/>
    </w:rPr>
  </w:style>
  <w:style w:type="paragraph" w:customStyle="1" w:styleId="unsaved-notification1">
    <w:name w:val="unsaved-notification1"/>
    <w:basedOn w:val="Normal"/>
    <w:rsid w:val="00AB127A"/>
    <w:pPr>
      <w:spacing w:before="0" w:after="150"/>
    </w:pPr>
    <w:rPr>
      <w:rFonts w:ascii="Times New Roman" w:eastAsia="Times New Roman" w:hAnsi="Times New Roman"/>
      <w:color w:val="D1D5DA"/>
      <w:sz w:val="24"/>
    </w:rPr>
  </w:style>
  <w:style w:type="paragraph" w:customStyle="1" w:styleId="intro2">
    <w:name w:val="intro2"/>
    <w:basedOn w:val="Normal"/>
    <w:rsid w:val="00AB127A"/>
    <w:pPr>
      <w:spacing w:before="0" w:after="150"/>
    </w:pPr>
    <w:rPr>
      <w:rFonts w:ascii="Times New Roman" w:eastAsia="Times New Roman" w:hAnsi="Times New Roman"/>
      <w:color w:val="666666"/>
      <w:sz w:val="21"/>
      <w:szCs w:val="21"/>
    </w:rPr>
  </w:style>
  <w:style w:type="paragraph" w:customStyle="1" w:styleId="repo-icon1">
    <w:name w:val="repo-icon1"/>
    <w:basedOn w:val="Normal"/>
    <w:rsid w:val="00AB127A"/>
    <w:pPr>
      <w:spacing w:before="0" w:after="150"/>
      <w:ind w:right="75"/>
      <w:textAlignment w:val="center"/>
    </w:pPr>
    <w:rPr>
      <w:rFonts w:ascii="Times New Roman" w:eastAsia="Times New Roman" w:hAnsi="Times New Roman"/>
      <w:color w:val="666666"/>
      <w:sz w:val="24"/>
    </w:rPr>
  </w:style>
  <w:style w:type="paragraph" w:customStyle="1" w:styleId="octicon-radio-tower3">
    <w:name w:val="octicon-radio-tower3"/>
    <w:basedOn w:val="Normal"/>
    <w:rsid w:val="00AB127A"/>
    <w:pPr>
      <w:spacing w:before="0" w:after="150"/>
      <w:ind w:left="60" w:right="150"/>
      <w:textAlignment w:val="center"/>
    </w:pPr>
    <w:rPr>
      <w:rFonts w:ascii="Times New Roman" w:eastAsia="Times New Roman" w:hAnsi="Times New Roman"/>
      <w:color w:val="CCCCCC"/>
      <w:sz w:val="24"/>
    </w:rPr>
  </w:style>
  <w:style w:type="paragraph" w:customStyle="1" w:styleId="reason2">
    <w:name w:val="reason2"/>
    <w:basedOn w:val="Normal"/>
    <w:rsid w:val="00AB127A"/>
    <w:pPr>
      <w:spacing w:before="0" w:after="0"/>
      <w:ind w:left="150" w:right="150"/>
      <w:textAlignment w:val="center"/>
    </w:pPr>
    <w:rPr>
      <w:rFonts w:ascii="Times New Roman" w:eastAsia="Times New Roman" w:hAnsi="Times New Roman"/>
      <w:sz w:val="24"/>
    </w:rPr>
  </w:style>
  <w:style w:type="paragraph" w:customStyle="1" w:styleId="thread-subscribe-form2">
    <w:name w:val="thread-subscribe-form2"/>
    <w:basedOn w:val="Normal"/>
    <w:rsid w:val="00AB127A"/>
    <w:pPr>
      <w:spacing w:before="0" w:after="150"/>
      <w:textAlignment w:val="center"/>
    </w:pPr>
    <w:rPr>
      <w:rFonts w:ascii="Times New Roman" w:eastAsia="Times New Roman" w:hAnsi="Times New Roman"/>
      <w:sz w:val="24"/>
    </w:rPr>
  </w:style>
  <w:style w:type="paragraph" w:customStyle="1" w:styleId="menu-item3">
    <w:name w:val="menu-item3"/>
    <w:basedOn w:val="Normal"/>
    <w:rsid w:val="00AB127A"/>
    <w:pPr>
      <w:pBdr>
        <w:bottom w:val="single" w:sz="6" w:space="6" w:color="E1E4E8"/>
      </w:pBdr>
      <w:spacing w:before="0" w:after="150"/>
    </w:pPr>
    <w:rPr>
      <w:rFonts w:ascii="Times New Roman" w:eastAsia="Times New Roman" w:hAnsi="Times New Roman"/>
      <w:color w:val="6A737D"/>
      <w:sz w:val="24"/>
    </w:rPr>
  </w:style>
  <w:style w:type="paragraph" w:customStyle="1" w:styleId="octicon60">
    <w:name w:val="octicon60"/>
    <w:basedOn w:val="Normal"/>
    <w:rsid w:val="00AB127A"/>
    <w:pPr>
      <w:spacing w:before="0" w:after="150"/>
      <w:ind w:right="75"/>
      <w:jc w:val="center"/>
      <w:textAlignment w:val="bottom"/>
    </w:pPr>
    <w:rPr>
      <w:rFonts w:ascii="Times New Roman" w:eastAsia="Times New Roman" w:hAnsi="Times New Roman"/>
      <w:color w:val="586069"/>
      <w:sz w:val="24"/>
    </w:rPr>
  </w:style>
  <w:style w:type="paragraph" w:customStyle="1" w:styleId="label1">
    <w:name w:val="label1"/>
    <w:basedOn w:val="Normal"/>
    <w:rsid w:val="00AB127A"/>
    <w:pPr>
      <w:spacing w:before="0" w:after="150"/>
    </w:pPr>
    <w:rPr>
      <w:rFonts w:ascii="Times New Roman" w:eastAsia="Times New Roman" w:hAnsi="Times New Roman"/>
      <w:b/>
      <w:bCs/>
      <w:color w:val="FFFFFF"/>
      <w:szCs w:val="18"/>
    </w:rPr>
  </w:style>
  <w:style w:type="paragraph" w:customStyle="1" w:styleId="notification-list-item-unread-indicator1">
    <w:name w:val="notification-list-item-unread-indicator1"/>
    <w:basedOn w:val="Normal"/>
    <w:rsid w:val="00AB127A"/>
    <w:pPr>
      <w:spacing w:before="0" w:after="150"/>
    </w:pPr>
    <w:rPr>
      <w:rFonts w:ascii="Times New Roman" w:eastAsia="Times New Roman" w:hAnsi="Times New Roman"/>
      <w:sz w:val="24"/>
    </w:rPr>
  </w:style>
  <w:style w:type="paragraph" w:customStyle="1" w:styleId="markdown-body3">
    <w:name w:val="markdown-body3"/>
    <w:basedOn w:val="Normal"/>
    <w:rsid w:val="00AB127A"/>
    <w:pPr>
      <w:spacing w:before="0" w:after="150"/>
    </w:pPr>
    <w:rPr>
      <w:rFonts w:ascii="Segoe UI" w:eastAsia="Times New Roman" w:hAnsi="Segoe UI" w:cs="Segoe UI"/>
      <w:sz w:val="20"/>
      <w:szCs w:val="20"/>
    </w:rPr>
  </w:style>
  <w:style w:type="paragraph" w:customStyle="1" w:styleId="content1">
    <w:name w:val="content1"/>
    <w:basedOn w:val="Normal"/>
    <w:rsid w:val="00AB127A"/>
    <w:pPr>
      <w:spacing w:before="0" w:after="150"/>
      <w:ind w:left="675"/>
    </w:pPr>
    <w:rPr>
      <w:rFonts w:ascii="Times New Roman" w:eastAsia="Times New Roman" w:hAnsi="Times New Roman"/>
      <w:vanish/>
      <w:sz w:val="24"/>
    </w:rPr>
  </w:style>
  <w:style w:type="paragraph" w:customStyle="1" w:styleId="form-checkbox1">
    <w:name w:val="form-checkbox1"/>
    <w:basedOn w:val="Normal"/>
    <w:rsid w:val="00AB127A"/>
    <w:pPr>
      <w:spacing w:before="225" w:after="225"/>
      <w:textAlignment w:val="center"/>
    </w:pPr>
    <w:rPr>
      <w:rFonts w:ascii="Times New Roman" w:eastAsia="Times New Roman" w:hAnsi="Times New Roman"/>
      <w:sz w:val="24"/>
    </w:rPr>
  </w:style>
  <w:style w:type="paragraph" w:customStyle="1" w:styleId="octicon61">
    <w:name w:val="octicon61"/>
    <w:basedOn w:val="Normal"/>
    <w:rsid w:val="00AB127A"/>
    <w:pPr>
      <w:spacing w:before="0" w:after="150"/>
      <w:jc w:val="center"/>
      <w:textAlignment w:val="bottom"/>
    </w:pPr>
    <w:rPr>
      <w:rFonts w:ascii="Times New Roman" w:eastAsia="Times New Roman" w:hAnsi="Times New Roman"/>
      <w:color w:val="586069"/>
      <w:sz w:val="24"/>
    </w:rPr>
  </w:style>
  <w:style w:type="paragraph" w:customStyle="1" w:styleId="permission-help1">
    <w:name w:val="permission-help1"/>
    <w:basedOn w:val="Normal"/>
    <w:rsid w:val="00AB127A"/>
    <w:pPr>
      <w:spacing w:before="0" w:after="150"/>
    </w:pPr>
    <w:rPr>
      <w:rFonts w:ascii="Times New Roman" w:eastAsia="Times New Roman" w:hAnsi="Times New Roman"/>
      <w:sz w:val="20"/>
      <w:szCs w:val="20"/>
    </w:rPr>
  </w:style>
  <w:style w:type="paragraph" w:customStyle="1" w:styleId="permission-summary1">
    <w:name w:val="permission-summary1"/>
    <w:basedOn w:val="Normal"/>
    <w:rsid w:val="00AB127A"/>
    <w:pPr>
      <w:spacing w:before="0" w:after="150"/>
      <w:ind w:left="675"/>
    </w:pPr>
    <w:rPr>
      <w:rFonts w:ascii="Times New Roman" w:eastAsia="Times New Roman" w:hAnsi="Times New Roman"/>
      <w:sz w:val="24"/>
    </w:rPr>
  </w:style>
  <w:style w:type="paragraph" w:customStyle="1" w:styleId="access-details1">
    <w:name w:val="access-details1"/>
    <w:basedOn w:val="Normal"/>
    <w:rsid w:val="00AB127A"/>
    <w:pPr>
      <w:spacing w:before="0" w:after="150"/>
    </w:pPr>
    <w:rPr>
      <w:rFonts w:ascii="Times New Roman" w:eastAsia="Times New Roman" w:hAnsi="Times New Roman"/>
      <w:color w:val="586069"/>
      <w:sz w:val="24"/>
    </w:rPr>
  </w:style>
  <w:style w:type="paragraph" w:customStyle="1" w:styleId="permission-title1">
    <w:name w:val="permission-title1"/>
    <w:basedOn w:val="Normal"/>
    <w:rsid w:val="00AB127A"/>
    <w:pPr>
      <w:spacing w:before="0" w:after="150"/>
    </w:pPr>
    <w:rPr>
      <w:rFonts w:ascii="Times New Roman" w:eastAsia="Times New Roman" w:hAnsi="Times New Roman"/>
      <w:color w:val="24292E"/>
      <w:sz w:val="24"/>
    </w:rPr>
  </w:style>
  <w:style w:type="paragraph" w:customStyle="1" w:styleId="octicon-chevron-up1">
    <w:name w:val="octicon-chevron-up1"/>
    <w:basedOn w:val="Normal"/>
    <w:rsid w:val="00AB127A"/>
    <w:pPr>
      <w:spacing w:before="0" w:after="150"/>
    </w:pPr>
    <w:rPr>
      <w:rFonts w:ascii="Times New Roman" w:eastAsia="Times New Roman" w:hAnsi="Times New Roman"/>
      <w:vanish/>
      <w:sz w:val="24"/>
    </w:rPr>
  </w:style>
  <w:style w:type="paragraph" w:customStyle="1" w:styleId="octicon-chevron-down1">
    <w:name w:val="octicon-chevron-down1"/>
    <w:basedOn w:val="Normal"/>
    <w:rsid w:val="00AB127A"/>
    <w:pPr>
      <w:spacing w:before="0" w:after="150"/>
    </w:pPr>
    <w:rPr>
      <w:rFonts w:ascii="Times New Roman" w:eastAsia="Times New Roman" w:hAnsi="Times New Roman"/>
      <w:vanish/>
      <w:sz w:val="24"/>
    </w:rPr>
  </w:style>
  <w:style w:type="paragraph" w:customStyle="1" w:styleId="octicon-chevron-up2">
    <w:name w:val="octicon-chevron-up2"/>
    <w:basedOn w:val="Normal"/>
    <w:rsid w:val="00AB127A"/>
    <w:pPr>
      <w:spacing w:before="0" w:after="150"/>
    </w:pPr>
    <w:rPr>
      <w:rFonts w:ascii="Times New Roman" w:eastAsia="Times New Roman" w:hAnsi="Times New Roman"/>
      <w:sz w:val="24"/>
    </w:rPr>
  </w:style>
  <w:style w:type="paragraph" w:customStyle="1" w:styleId="full-access1">
    <w:name w:val="full-access1"/>
    <w:basedOn w:val="Normal"/>
    <w:rsid w:val="00AB127A"/>
    <w:pPr>
      <w:spacing w:before="0" w:after="150"/>
    </w:pPr>
    <w:rPr>
      <w:rFonts w:ascii="Times New Roman" w:eastAsia="Times New Roman" w:hAnsi="Times New Roman"/>
      <w:vanish/>
      <w:sz w:val="24"/>
    </w:rPr>
  </w:style>
  <w:style w:type="paragraph" w:customStyle="1" w:styleId="limited-access1">
    <w:name w:val="limited-access1"/>
    <w:basedOn w:val="Normal"/>
    <w:rsid w:val="00AB127A"/>
    <w:pPr>
      <w:spacing w:before="0" w:after="150"/>
    </w:pPr>
    <w:rPr>
      <w:rFonts w:ascii="Times New Roman" w:eastAsia="Times New Roman" w:hAnsi="Times New Roman"/>
      <w:vanish/>
      <w:sz w:val="24"/>
    </w:rPr>
  </w:style>
  <w:style w:type="paragraph" w:customStyle="1" w:styleId="limited-access-emails1">
    <w:name w:val="limited-access-emails1"/>
    <w:basedOn w:val="Normal"/>
    <w:rsid w:val="00AB127A"/>
    <w:pPr>
      <w:spacing w:before="0" w:after="150"/>
    </w:pPr>
    <w:rPr>
      <w:rFonts w:ascii="Times New Roman" w:eastAsia="Times New Roman" w:hAnsi="Times New Roman"/>
      <w:vanish/>
      <w:sz w:val="24"/>
    </w:rPr>
  </w:style>
  <w:style w:type="paragraph" w:customStyle="1" w:styleId="limited-access-emails-followers1">
    <w:name w:val="limited-access-emails-followers1"/>
    <w:basedOn w:val="Normal"/>
    <w:rsid w:val="00AB127A"/>
    <w:pPr>
      <w:spacing w:before="0" w:after="150"/>
    </w:pPr>
    <w:rPr>
      <w:rFonts w:ascii="Times New Roman" w:eastAsia="Times New Roman" w:hAnsi="Times New Roman"/>
      <w:vanish/>
      <w:sz w:val="24"/>
    </w:rPr>
  </w:style>
  <w:style w:type="paragraph" w:customStyle="1" w:styleId="limited-access-emails-profile1">
    <w:name w:val="limited-access-emails-profile1"/>
    <w:basedOn w:val="Normal"/>
    <w:rsid w:val="00AB127A"/>
    <w:pPr>
      <w:spacing w:before="0" w:after="150"/>
    </w:pPr>
    <w:rPr>
      <w:rFonts w:ascii="Times New Roman" w:eastAsia="Times New Roman" w:hAnsi="Times New Roman"/>
      <w:vanish/>
      <w:sz w:val="24"/>
    </w:rPr>
  </w:style>
  <w:style w:type="paragraph" w:customStyle="1" w:styleId="limited-access-followers1">
    <w:name w:val="limited-access-followers1"/>
    <w:basedOn w:val="Normal"/>
    <w:rsid w:val="00AB127A"/>
    <w:pPr>
      <w:spacing w:before="0" w:after="150"/>
    </w:pPr>
    <w:rPr>
      <w:rFonts w:ascii="Times New Roman" w:eastAsia="Times New Roman" w:hAnsi="Times New Roman"/>
      <w:vanish/>
      <w:sz w:val="24"/>
    </w:rPr>
  </w:style>
  <w:style w:type="paragraph" w:customStyle="1" w:styleId="limited-access-followers-profile1">
    <w:name w:val="limited-access-followers-profile1"/>
    <w:basedOn w:val="Normal"/>
    <w:rsid w:val="00AB127A"/>
    <w:pPr>
      <w:spacing w:before="0" w:after="150"/>
    </w:pPr>
    <w:rPr>
      <w:rFonts w:ascii="Times New Roman" w:eastAsia="Times New Roman" w:hAnsi="Times New Roman"/>
      <w:vanish/>
      <w:sz w:val="24"/>
    </w:rPr>
  </w:style>
  <w:style w:type="paragraph" w:customStyle="1" w:styleId="limited-access-profile1">
    <w:name w:val="limited-access-profile1"/>
    <w:basedOn w:val="Normal"/>
    <w:rsid w:val="00AB127A"/>
    <w:pPr>
      <w:spacing w:before="0" w:after="150"/>
    </w:pPr>
    <w:rPr>
      <w:rFonts w:ascii="Times New Roman" w:eastAsia="Times New Roman" w:hAnsi="Times New Roman"/>
      <w:vanish/>
      <w:sz w:val="24"/>
    </w:rPr>
  </w:style>
  <w:style w:type="paragraph" w:customStyle="1" w:styleId="no-access1">
    <w:name w:val="no-access1"/>
    <w:basedOn w:val="Normal"/>
    <w:rsid w:val="00AB127A"/>
    <w:pPr>
      <w:spacing w:before="0" w:after="150"/>
    </w:pPr>
    <w:rPr>
      <w:rFonts w:ascii="Times New Roman" w:eastAsia="Times New Roman" w:hAnsi="Times New Roman"/>
      <w:vanish/>
      <w:sz w:val="24"/>
    </w:rPr>
  </w:style>
  <w:style w:type="paragraph" w:customStyle="1" w:styleId="default-access1">
    <w:name w:val="default-access1"/>
    <w:basedOn w:val="Normal"/>
    <w:rsid w:val="00AB127A"/>
    <w:pPr>
      <w:spacing w:before="0" w:after="150"/>
    </w:pPr>
    <w:rPr>
      <w:rFonts w:ascii="Times New Roman" w:eastAsia="Times New Roman" w:hAnsi="Times New Roman"/>
      <w:vanish/>
      <w:sz w:val="24"/>
    </w:rPr>
  </w:style>
  <w:style w:type="paragraph" w:customStyle="1" w:styleId="full-access2">
    <w:name w:val="full-access2"/>
    <w:basedOn w:val="Normal"/>
    <w:rsid w:val="00AB127A"/>
    <w:pPr>
      <w:spacing w:before="0" w:after="150"/>
    </w:pPr>
    <w:rPr>
      <w:rFonts w:ascii="Times New Roman" w:eastAsia="Times New Roman" w:hAnsi="Times New Roman"/>
      <w:vanish/>
      <w:sz w:val="24"/>
    </w:rPr>
  </w:style>
  <w:style w:type="paragraph" w:customStyle="1" w:styleId="limited-repo-invite-access1">
    <w:name w:val="limited-repo-invite-access1"/>
    <w:basedOn w:val="Normal"/>
    <w:rsid w:val="00AB127A"/>
    <w:pPr>
      <w:spacing w:before="0" w:after="150"/>
    </w:pPr>
    <w:rPr>
      <w:rFonts w:ascii="Times New Roman" w:eastAsia="Times New Roman" w:hAnsi="Times New Roman"/>
      <w:vanish/>
      <w:sz w:val="24"/>
    </w:rPr>
  </w:style>
  <w:style w:type="paragraph" w:customStyle="1" w:styleId="public-access1">
    <w:name w:val="public-access1"/>
    <w:basedOn w:val="Normal"/>
    <w:rsid w:val="00AB127A"/>
    <w:pPr>
      <w:spacing w:before="0" w:after="150"/>
    </w:pPr>
    <w:rPr>
      <w:rFonts w:ascii="Times New Roman" w:eastAsia="Times New Roman" w:hAnsi="Times New Roman"/>
      <w:vanish/>
      <w:sz w:val="24"/>
    </w:rPr>
  </w:style>
  <w:style w:type="paragraph" w:customStyle="1" w:styleId="octicon-alert3">
    <w:name w:val="octicon-alert3"/>
    <w:basedOn w:val="Normal"/>
    <w:rsid w:val="00AB127A"/>
    <w:pPr>
      <w:spacing w:before="0" w:after="150"/>
    </w:pPr>
    <w:rPr>
      <w:rFonts w:ascii="Times New Roman" w:eastAsia="Times New Roman" w:hAnsi="Times New Roman"/>
      <w:color w:val="CB2431"/>
      <w:sz w:val="24"/>
    </w:rPr>
  </w:style>
  <w:style w:type="paragraph" w:customStyle="1" w:styleId="no-access2">
    <w:name w:val="no-access2"/>
    <w:basedOn w:val="Normal"/>
    <w:rsid w:val="00AB127A"/>
    <w:pPr>
      <w:spacing w:before="0" w:after="150"/>
    </w:pPr>
    <w:rPr>
      <w:rFonts w:ascii="Times New Roman" w:eastAsia="Times New Roman" w:hAnsi="Times New Roman"/>
      <w:vanish/>
      <w:sz w:val="24"/>
    </w:rPr>
  </w:style>
  <w:style w:type="paragraph" w:customStyle="1" w:styleId="read-access1">
    <w:name w:val="read-access1"/>
    <w:basedOn w:val="Normal"/>
    <w:rsid w:val="00AB127A"/>
    <w:pPr>
      <w:spacing w:before="0" w:after="150"/>
    </w:pPr>
    <w:rPr>
      <w:rFonts w:ascii="Times New Roman" w:eastAsia="Times New Roman" w:hAnsi="Times New Roman"/>
      <w:vanish/>
      <w:sz w:val="24"/>
    </w:rPr>
  </w:style>
  <w:style w:type="paragraph" w:customStyle="1" w:styleId="via-full-access1">
    <w:name w:val="via-full-access1"/>
    <w:basedOn w:val="Normal"/>
    <w:rsid w:val="00AB127A"/>
    <w:pPr>
      <w:spacing w:before="0" w:after="150"/>
    </w:pPr>
    <w:rPr>
      <w:rFonts w:ascii="Times New Roman" w:eastAsia="Times New Roman" w:hAnsi="Times New Roman"/>
      <w:vanish/>
      <w:sz w:val="24"/>
    </w:rPr>
  </w:style>
  <w:style w:type="paragraph" w:customStyle="1" w:styleId="via-public-access1">
    <w:name w:val="via-public-access1"/>
    <w:basedOn w:val="Normal"/>
    <w:rsid w:val="00AB127A"/>
    <w:pPr>
      <w:spacing w:before="0" w:after="150"/>
    </w:pPr>
    <w:rPr>
      <w:rFonts w:ascii="Times New Roman" w:eastAsia="Times New Roman" w:hAnsi="Times New Roman"/>
      <w:vanish/>
      <w:sz w:val="24"/>
    </w:rPr>
  </w:style>
  <w:style w:type="paragraph" w:customStyle="1" w:styleId="full-access3">
    <w:name w:val="full-access3"/>
    <w:basedOn w:val="Normal"/>
    <w:rsid w:val="00AB127A"/>
    <w:pPr>
      <w:spacing w:before="0" w:after="150"/>
    </w:pPr>
    <w:rPr>
      <w:rFonts w:ascii="Times New Roman" w:eastAsia="Times New Roman" w:hAnsi="Times New Roman"/>
      <w:vanish/>
      <w:sz w:val="24"/>
    </w:rPr>
  </w:style>
  <w:style w:type="paragraph" w:customStyle="1" w:styleId="no-access3">
    <w:name w:val="no-access3"/>
    <w:basedOn w:val="Normal"/>
    <w:rsid w:val="00AB127A"/>
    <w:pPr>
      <w:spacing w:before="0" w:after="150"/>
    </w:pPr>
    <w:rPr>
      <w:rFonts w:ascii="Times New Roman" w:eastAsia="Times New Roman" w:hAnsi="Times New Roman"/>
      <w:vanish/>
      <w:sz w:val="24"/>
    </w:rPr>
  </w:style>
  <w:style w:type="paragraph" w:customStyle="1" w:styleId="full-access4">
    <w:name w:val="full-access4"/>
    <w:basedOn w:val="Normal"/>
    <w:rsid w:val="00AB127A"/>
    <w:pPr>
      <w:spacing w:before="0" w:after="150"/>
    </w:pPr>
    <w:rPr>
      <w:rFonts w:ascii="Times New Roman" w:eastAsia="Times New Roman" w:hAnsi="Times New Roman"/>
      <w:vanish/>
      <w:sz w:val="24"/>
    </w:rPr>
  </w:style>
  <w:style w:type="paragraph" w:customStyle="1" w:styleId="no-access4">
    <w:name w:val="no-access4"/>
    <w:basedOn w:val="Normal"/>
    <w:rsid w:val="00AB127A"/>
    <w:pPr>
      <w:spacing w:before="0" w:after="150"/>
    </w:pPr>
    <w:rPr>
      <w:rFonts w:ascii="Times New Roman" w:eastAsia="Times New Roman" w:hAnsi="Times New Roman"/>
      <w:vanish/>
      <w:sz w:val="24"/>
    </w:rPr>
  </w:style>
  <w:style w:type="paragraph" w:customStyle="1" w:styleId="full-access5">
    <w:name w:val="full-access5"/>
    <w:basedOn w:val="Normal"/>
    <w:rsid w:val="00AB127A"/>
    <w:pPr>
      <w:spacing w:before="0" w:after="150"/>
    </w:pPr>
    <w:rPr>
      <w:rFonts w:ascii="Times New Roman" w:eastAsia="Times New Roman" w:hAnsi="Times New Roman"/>
      <w:vanish/>
      <w:sz w:val="24"/>
    </w:rPr>
  </w:style>
  <w:style w:type="paragraph" w:customStyle="1" w:styleId="no-access5">
    <w:name w:val="no-access5"/>
    <w:basedOn w:val="Normal"/>
    <w:rsid w:val="00AB127A"/>
    <w:pPr>
      <w:spacing w:before="0" w:after="150"/>
    </w:pPr>
    <w:rPr>
      <w:rFonts w:ascii="Times New Roman" w:eastAsia="Times New Roman" w:hAnsi="Times New Roman"/>
      <w:vanish/>
      <w:sz w:val="24"/>
    </w:rPr>
  </w:style>
  <w:style w:type="paragraph" w:customStyle="1" w:styleId="full-access6">
    <w:name w:val="full-access6"/>
    <w:basedOn w:val="Normal"/>
    <w:rsid w:val="00AB127A"/>
    <w:pPr>
      <w:spacing w:before="0" w:after="150"/>
    </w:pPr>
    <w:rPr>
      <w:rFonts w:ascii="Times New Roman" w:eastAsia="Times New Roman" w:hAnsi="Times New Roman"/>
      <w:vanish/>
      <w:sz w:val="24"/>
    </w:rPr>
  </w:style>
  <w:style w:type="paragraph" w:customStyle="1" w:styleId="no-access6">
    <w:name w:val="no-access6"/>
    <w:basedOn w:val="Normal"/>
    <w:rsid w:val="00AB127A"/>
    <w:pPr>
      <w:spacing w:before="0" w:after="150"/>
    </w:pPr>
    <w:rPr>
      <w:rFonts w:ascii="Times New Roman" w:eastAsia="Times New Roman" w:hAnsi="Times New Roman"/>
      <w:vanish/>
      <w:sz w:val="24"/>
    </w:rPr>
  </w:style>
  <w:style w:type="paragraph" w:customStyle="1" w:styleId="read-access2">
    <w:name w:val="read-access2"/>
    <w:basedOn w:val="Normal"/>
    <w:rsid w:val="00AB127A"/>
    <w:pPr>
      <w:spacing w:before="0" w:after="150"/>
    </w:pPr>
    <w:rPr>
      <w:rFonts w:ascii="Times New Roman" w:eastAsia="Times New Roman" w:hAnsi="Times New Roman"/>
      <w:vanish/>
      <w:sz w:val="24"/>
    </w:rPr>
  </w:style>
  <w:style w:type="paragraph" w:customStyle="1" w:styleId="write-access1">
    <w:name w:val="write-access1"/>
    <w:basedOn w:val="Normal"/>
    <w:rsid w:val="00AB127A"/>
    <w:pPr>
      <w:spacing w:before="0" w:after="150"/>
    </w:pPr>
    <w:rPr>
      <w:rFonts w:ascii="Times New Roman" w:eastAsia="Times New Roman" w:hAnsi="Times New Roman"/>
      <w:vanish/>
      <w:sz w:val="24"/>
    </w:rPr>
  </w:style>
  <w:style w:type="paragraph" w:customStyle="1" w:styleId="oauth-org-item1">
    <w:name w:val="oauth-org-item1"/>
    <w:basedOn w:val="Normal"/>
    <w:rsid w:val="00AB127A"/>
    <w:pPr>
      <w:shd w:val="clear" w:color="auto" w:fill="FFFFEE"/>
      <w:spacing w:before="0" w:after="150" w:line="360" w:lineRule="atLeast"/>
    </w:pPr>
    <w:rPr>
      <w:rFonts w:ascii="Times New Roman" w:eastAsia="Times New Roman" w:hAnsi="Times New Roman"/>
      <w:sz w:val="24"/>
    </w:rPr>
  </w:style>
  <w:style w:type="paragraph" w:customStyle="1" w:styleId="boxed-group-inner2">
    <w:name w:val="boxed-group-inner2"/>
    <w:basedOn w:val="Normal"/>
    <w:rsid w:val="00AB127A"/>
    <w:pPr>
      <w:shd w:val="clear" w:color="auto" w:fill="FFFFFF"/>
      <w:spacing w:before="0" w:after="150"/>
    </w:pPr>
    <w:rPr>
      <w:rFonts w:ascii="Times New Roman" w:eastAsia="Times New Roman" w:hAnsi="Times New Roman"/>
      <w:color w:val="586069"/>
      <w:sz w:val="24"/>
    </w:rPr>
  </w:style>
  <w:style w:type="paragraph" w:customStyle="1" w:styleId="oauth-org-item2">
    <w:name w:val="oauth-org-item2"/>
    <w:basedOn w:val="Normal"/>
    <w:rsid w:val="00AB127A"/>
    <w:pPr>
      <w:spacing w:before="0" w:after="150" w:line="360" w:lineRule="atLeast"/>
    </w:pPr>
    <w:rPr>
      <w:rFonts w:ascii="Times New Roman" w:eastAsia="Times New Roman" w:hAnsi="Times New Roman"/>
      <w:sz w:val="24"/>
    </w:rPr>
  </w:style>
  <w:style w:type="paragraph" w:customStyle="1" w:styleId="loading-indicator1">
    <w:name w:val="loading-indicator1"/>
    <w:basedOn w:val="Normal"/>
    <w:rsid w:val="00AB127A"/>
    <w:pPr>
      <w:spacing w:before="60" w:after="60"/>
      <w:ind w:left="60" w:right="60"/>
    </w:pPr>
    <w:rPr>
      <w:rFonts w:ascii="Times New Roman" w:eastAsia="Times New Roman" w:hAnsi="Times New Roman"/>
      <w:vanish/>
      <w:sz w:val="24"/>
    </w:rPr>
  </w:style>
  <w:style w:type="paragraph" w:customStyle="1" w:styleId="authorized-tools1">
    <w:name w:val="authorized-tools1"/>
    <w:basedOn w:val="Normal"/>
    <w:rsid w:val="00AB127A"/>
    <w:pPr>
      <w:spacing w:before="0" w:after="150"/>
    </w:pPr>
    <w:rPr>
      <w:rFonts w:ascii="Times New Roman" w:eastAsia="Times New Roman" w:hAnsi="Times New Roman"/>
      <w:vanish/>
      <w:sz w:val="24"/>
    </w:rPr>
  </w:style>
  <w:style w:type="paragraph" w:customStyle="1" w:styleId="unauthorized-tools1">
    <w:name w:val="unauthorized-tools1"/>
    <w:basedOn w:val="Normal"/>
    <w:rsid w:val="00AB127A"/>
    <w:pPr>
      <w:spacing w:before="0" w:after="150"/>
    </w:pPr>
    <w:rPr>
      <w:rFonts w:ascii="Times New Roman" w:eastAsia="Times New Roman" w:hAnsi="Times New Roman"/>
      <w:sz w:val="24"/>
    </w:rPr>
  </w:style>
  <w:style w:type="paragraph" w:customStyle="1" w:styleId="btn10">
    <w:name w:val="btn10"/>
    <w:basedOn w:val="Normal"/>
    <w:rsid w:val="00AB127A"/>
    <w:pPr>
      <w:shd w:val="clear" w:color="auto" w:fill="EFF3F6"/>
      <w:spacing w:before="0" w:after="150" w:line="360" w:lineRule="atLeast"/>
      <w:textAlignment w:val="center"/>
    </w:pPr>
    <w:rPr>
      <w:rFonts w:ascii="Times New Roman" w:eastAsia="Times New Roman" w:hAnsi="Times New Roman"/>
      <w:b/>
      <w:bCs/>
      <w:color w:val="24292E"/>
      <w:sz w:val="21"/>
      <w:szCs w:val="21"/>
    </w:rPr>
  </w:style>
  <w:style w:type="paragraph" w:customStyle="1" w:styleId="octicon62">
    <w:name w:val="octicon62"/>
    <w:basedOn w:val="Normal"/>
    <w:rsid w:val="00AB127A"/>
    <w:pPr>
      <w:spacing w:before="0" w:after="150"/>
      <w:textAlignment w:val="bottom"/>
    </w:pPr>
    <w:rPr>
      <w:rFonts w:ascii="Times New Roman" w:eastAsia="Times New Roman" w:hAnsi="Times New Roman"/>
      <w:color w:val="979797"/>
      <w:sz w:val="24"/>
    </w:rPr>
  </w:style>
  <w:style w:type="paragraph" w:customStyle="1" w:styleId="octicon-check6">
    <w:name w:val="octicon-check6"/>
    <w:basedOn w:val="Normal"/>
    <w:rsid w:val="00AB127A"/>
    <w:pPr>
      <w:spacing w:before="0" w:after="150"/>
    </w:pPr>
    <w:rPr>
      <w:rFonts w:ascii="Times New Roman" w:eastAsia="Times New Roman" w:hAnsi="Times New Roman"/>
      <w:vanish/>
      <w:color w:val="28A745"/>
      <w:sz w:val="24"/>
    </w:rPr>
  </w:style>
  <w:style w:type="paragraph" w:customStyle="1" w:styleId="octicon-x6">
    <w:name w:val="octicon-x6"/>
    <w:basedOn w:val="Normal"/>
    <w:rsid w:val="00AB127A"/>
    <w:pPr>
      <w:spacing w:before="0" w:after="150"/>
    </w:pPr>
    <w:rPr>
      <w:rFonts w:ascii="Times New Roman" w:eastAsia="Times New Roman" w:hAnsi="Times New Roman"/>
      <w:sz w:val="24"/>
    </w:rPr>
  </w:style>
  <w:style w:type="paragraph" w:customStyle="1" w:styleId="request-info1">
    <w:name w:val="request-info1"/>
    <w:basedOn w:val="Normal"/>
    <w:rsid w:val="00AB127A"/>
    <w:pPr>
      <w:spacing w:before="0" w:after="150"/>
    </w:pPr>
    <w:rPr>
      <w:rFonts w:ascii="Times New Roman" w:eastAsia="Times New Roman" w:hAnsi="Times New Roman"/>
      <w:sz w:val="24"/>
    </w:rPr>
  </w:style>
  <w:style w:type="paragraph" w:customStyle="1" w:styleId="application-description1">
    <w:name w:val="application-description1"/>
    <w:basedOn w:val="Normal"/>
    <w:rsid w:val="00AB127A"/>
    <w:pPr>
      <w:spacing w:before="0" w:after="150"/>
    </w:pPr>
    <w:rPr>
      <w:rFonts w:ascii="Times New Roman" w:eastAsia="Times New Roman" w:hAnsi="Times New Roman"/>
      <w:vanish/>
      <w:sz w:val="24"/>
    </w:rPr>
  </w:style>
  <w:style w:type="paragraph" w:customStyle="1" w:styleId="avatar12">
    <w:name w:val="avatar12"/>
    <w:basedOn w:val="Normal"/>
    <w:rsid w:val="00AB127A"/>
    <w:pPr>
      <w:spacing w:before="0" w:after="150"/>
      <w:textAlignment w:val="center"/>
    </w:pPr>
    <w:rPr>
      <w:rFonts w:ascii="Times New Roman" w:eastAsia="Times New Roman" w:hAnsi="Times New Roman"/>
      <w:sz w:val="24"/>
    </w:rPr>
  </w:style>
  <w:style w:type="paragraph" w:customStyle="1" w:styleId="requestor1">
    <w:name w:val="requestor1"/>
    <w:basedOn w:val="Normal"/>
    <w:rsid w:val="00AB127A"/>
    <w:pPr>
      <w:spacing w:before="0" w:after="150"/>
    </w:pPr>
    <w:rPr>
      <w:rFonts w:ascii="Times New Roman" w:eastAsia="Times New Roman" w:hAnsi="Times New Roman"/>
      <w:b/>
      <w:bCs/>
      <w:sz w:val="24"/>
    </w:rPr>
  </w:style>
  <w:style w:type="paragraph" w:customStyle="1" w:styleId="octicon-alert4">
    <w:name w:val="octicon-alert4"/>
    <w:basedOn w:val="Normal"/>
    <w:rsid w:val="00AB127A"/>
    <w:pPr>
      <w:spacing w:before="0" w:after="150"/>
    </w:pPr>
    <w:rPr>
      <w:rFonts w:ascii="Times New Roman" w:eastAsia="Times New Roman" w:hAnsi="Times New Roman"/>
      <w:color w:val="A04100"/>
      <w:sz w:val="24"/>
    </w:rPr>
  </w:style>
  <w:style w:type="paragraph" w:customStyle="1" w:styleId="approved-request1">
    <w:name w:val="approved-request1"/>
    <w:basedOn w:val="Normal"/>
    <w:rsid w:val="00AB127A"/>
    <w:pPr>
      <w:spacing w:before="0" w:after="150"/>
    </w:pPr>
    <w:rPr>
      <w:rFonts w:ascii="Times New Roman" w:eastAsia="Times New Roman" w:hAnsi="Times New Roman"/>
      <w:color w:val="28A745"/>
      <w:sz w:val="24"/>
    </w:rPr>
  </w:style>
  <w:style w:type="paragraph" w:customStyle="1" w:styleId="octicon-check7">
    <w:name w:val="octicon-check7"/>
    <w:basedOn w:val="Normal"/>
    <w:rsid w:val="00AB127A"/>
    <w:pPr>
      <w:spacing w:before="0" w:after="150"/>
    </w:pPr>
    <w:rPr>
      <w:rFonts w:ascii="Times New Roman" w:eastAsia="Times New Roman" w:hAnsi="Times New Roman"/>
      <w:color w:val="28A745"/>
      <w:sz w:val="24"/>
    </w:rPr>
  </w:style>
  <w:style w:type="paragraph" w:customStyle="1" w:styleId="denied-request1">
    <w:name w:val="denied-request1"/>
    <w:basedOn w:val="Normal"/>
    <w:rsid w:val="00AB127A"/>
    <w:pPr>
      <w:spacing w:before="0" w:after="150"/>
    </w:pPr>
    <w:rPr>
      <w:rFonts w:ascii="Times New Roman" w:eastAsia="Times New Roman" w:hAnsi="Times New Roman"/>
      <w:color w:val="CB2431"/>
      <w:sz w:val="24"/>
    </w:rPr>
  </w:style>
  <w:style w:type="paragraph" w:customStyle="1" w:styleId="request-indicator1">
    <w:name w:val="request-indicator1"/>
    <w:basedOn w:val="Normal"/>
    <w:rsid w:val="00AB127A"/>
    <w:pPr>
      <w:spacing w:before="0" w:after="150"/>
      <w:ind w:left="150"/>
    </w:pPr>
    <w:rPr>
      <w:rFonts w:ascii="Times New Roman" w:eastAsia="Times New Roman" w:hAnsi="Times New Roman"/>
      <w:sz w:val="24"/>
    </w:rPr>
  </w:style>
  <w:style w:type="paragraph" w:customStyle="1" w:styleId="edit-link2">
    <w:name w:val="edit-link2"/>
    <w:basedOn w:val="Normal"/>
    <w:rsid w:val="00AB127A"/>
    <w:pPr>
      <w:spacing w:before="0" w:after="150"/>
    </w:pPr>
    <w:rPr>
      <w:rFonts w:ascii="Times New Roman" w:eastAsia="Times New Roman" w:hAnsi="Times New Roman"/>
      <w:color w:val="6A737D"/>
      <w:sz w:val="24"/>
    </w:rPr>
  </w:style>
  <w:style w:type="paragraph" w:customStyle="1" w:styleId="edit-link3">
    <w:name w:val="edit-link3"/>
    <w:basedOn w:val="Normal"/>
    <w:rsid w:val="00AB127A"/>
    <w:pPr>
      <w:spacing w:before="0" w:after="150"/>
    </w:pPr>
    <w:rPr>
      <w:rFonts w:ascii="Times New Roman" w:eastAsia="Times New Roman" w:hAnsi="Times New Roman"/>
      <w:color w:val="0366D6"/>
      <w:sz w:val="24"/>
    </w:rPr>
  </w:style>
  <w:style w:type="paragraph" w:customStyle="1" w:styleId="boxed-group-list1">
    <w:name w:val="boxed-group-list1"/>
    <w:basedOn w:val="Normal"/>
    <w:rsid w:val="00AB127A"/>
    <w:pPr>
      <w:spacing w:before="240" w:after="0"/>
    </w:pPr>
    <w:rPr>
      <w:rFonts w:ascii="Times New Roman" w:eastAsia="Times New Roman" w:hAnsi="Times New Roman"/>
      <w:sz w:val="24"/>
    </w:rPr>
  </w:style>
  <w:style w:type="paragraph" w:customStyle="1" w:styleId="oauth-application-info1">
    <w:name w:val="oauth-application-info1"/>
    <w:basedOn w:val="Normal"/>
    <w:rsid w:val="00AB127A"/>
    <w:pPr>
      <w:spacing w:before="0" w:after="150"/>
    </w:pPr>
    <w:rPr>
      <w:rFonts w:ascii="Times New Roman" w:eastAsia="Times New Roman" w:hAnsi="Times New Roman"/>
      <w:sz w:val="24"/>
    </w:rPr>
  </w:style>
  <w:style w:type="paragraph" w:customStyle="1" w:styleId="application-title1">
    <w:name w:val="application-title1"/>
    <w:basedOn w:val="Normal"/>
    <w:rsid w:val="00AB127A"/>
    <w:pPr>
      <w:spacing w:before="0" w:after="150"/>
    </w:pPr>
    <w:rPr>
      <w:rFonts w:ascii="Times New Roman" w:eastAsia="Times New Roman" w:hAnsi="Times New Roman"/>
      <w:color w:val="24292E"/>
      <w:sz w:val="45"/>
      <w:szCs w:val="45"/>
    </w:rPr>
  </w:style>
  <w:style w:type="paragraph" w:customStyle="1" w:styleId="application-description2">
    <w:name w:val="application-description2"/>
    <w:basedOn w:val="Normal"/>
    <w:rsid w:val="00AB127A"/>
    <w:pPr>
      <w:spacing w:before="45" w:after="0"/>
    </w:pPr>
    <w:rPr>
      <w:rFonts w:ascii="Times New Roman" w:eastAsia="Times New Roman" w:hAnsi="Times New Roman"/>
      <w:sz w:val="24"/>
    </w:rPr>
  </w:style>
  <w:style w:type="paragraph" w:customStyle="1" w:styleId="app-info1">
    <w:name w:val="app-info1"/>
    <w:basedOn w:val="Normal"/>
    <w:rsid w:val="00AB127A"/>
    <w:pPr>
      <w:spacing w:before="0" w:after="150"/>
      <w:ind w:right="150"/>
    </w:pPr>
    <w:rPr>
      <w:rFonts w:ascii="Times New Roman" w:eastAsia="Times New Roman" w:hAnsi="Times New Roman"/>
      <w:color w:val="6A737D"/>
      <w:sz w:val="24"/>
    </w:rPr>
  </w:style>
  <w:style w:type="paragraph" w:customStyle="1" w:styleId="octicon63">
    <w:name w:val="octicon63"/>
    <w:basedOn w:val="Normal"/>
    <w:rsid w:val="00AB127A"/>
    <w:pPr>
      <w:spacing w:before="0" w:after="150"/>
      <w:ind w:right="75"/>
      <w:textAlignment w:val="bottom"/>
    </w:pPr>
    <w:rPr>
      <w:rFonts w:ascii="Times New Roman" w:eastAsia="Times New Roman" w:hAnsi="Times New Roman"/>
      <w:sz w:val="24"/>
    </w:rPr>
  </w:style>
  <w:style w:type="paragraph" w:customStyle="1" w:styleId="app-approved1">
    <w:name w:val="app-approved1"/>
    <w:basedOn w:val="Normal"/>
    <w:rsid w:val="00AB127A"/>
    <w:pPr>
      <w:spacing w:before="0" w:after="150"/>
      <w:ind w:left="150"/>
    </w:pPr>
    <w:rPr>
      <w:rFonts w:ascii="Times New Roman" w:eastAsia="Times New Roman" w:hAnsi="Times New Roman"/>
      <w:color w:val="28A745"/>
      <w:sz w:val="20"/>
      <w:szCs w:val="20"/>
    </w:rPr>
  </w:style>
  <w:style w:type="paragraph" w:customStyle="1" w:styleId="app-denied1">
    <w:name w:val="app-denied1"/>
    <w:basedOn w:val="Normal"/>
    <w:rsid w:val="00AB127A"/>
    <w:pPr>
      <w:spacing w:before="0" w:after="150"/>
      <w:ind w:left="150"/>
    </w:pPr>
    <w:rPr>
      <w:rFonts w:ascii="Times New Roman" w:eastAsia="Times New Roman" w:hAnsi="Times New Roman"/>
      <w:color w:val="A04100"/>
      <w:sz w:val="20"/>
      <w:szCs w:val="20"/>
    </w:rPr>
  </w:style>
  <w:style w:type="paragraph" w:customStyle="1" w:styleId="octicon-check8">
    <w:name w:val="octicon-check8"/>
    <w:basedOn w:val="Normal"/>
    <w:rsid w:val="00AB127A"/>
    <w:pPr>
      <w:spacing w:before="0" w:after="150"/>
    </w:pPr>
    <w:rPr>
      <w:rFonts w:ascii="Times New Roman" w:eastAsia="Times New Roman" w:hAnsi="Times New Roman"/>
      <w:color w:val="28A745"/>
      <w:sz w:val="24"/>
    </w:rPr>
  </w:style>
  <w:style w:type="paragraph" w:customStyle="1" w:styleId="octicon-x7">
    <w:name w:val="octicon-x7"/>
    <w:basedOn w:val="Normal"/>
    <w:rsid w:val="00AB127A"/>
    <w:pPr>
      <w:spacing w:before="0" w:after="150"/>
    </w:pPr>
    <w:rPr>
      <w:rFonts w:ascii="Times New Roman" w:eastAsia="Times New Roman" w:hAnsi="Times New Roman"/>
      <w:color w:val="A04100"/>
      <w:sz w:val="24"/>
    </w:rPr>
  </w:style>
  <w:style w:type="paragraph" w:customStyle="1" w:styleId="developer-app-avatar-cell1">
    <w:name w:val="developer-app-avatar-cell1"/>
    <w:basedOn w:val="Normal"/>
    <w:rsid w:val="00AB127A"/>
    <w:pPr>
      <w:spacing w:before="0" w:after="150"/>
    </w:pPr>
    <w:rPr>
      <w:rFonts w:ascii="Times New Roman" w:eastAsia="Times New Roman" w:hAnsi="Times New Roman"/>
      <w:sz w:val="24"/>
    </w:rPr>
  </w:style>
  <w:style w:type="paragraph" w:customStyle="1" w:styleId="developer-app-name1">
    <w:name w:val="developer-app-name1"/>
    <w:basedOn w:val="Normal"/>
    <w:rsid w:val="00AB127A"/>
    <w:pPr>
      <w:spacing w:before="0" w:after="150"/>
    </w:pPr>
    <w:rPr>
      <w:rFonts w:ascii="Times New Roman" w:eastAsia="Times New Roman" w:hAnsi="Times New Roman"/>
      <w:b/>
      <w:bCs/>
      <w:color w:val="24292E"/>
      <w:sz w:val="23"/>
      <w:szCs w:val="23"/>
    </w:rPr>
  </w:style>
  <w:style w:type="paragraph" w:customStyle="1" w:styleId="developer-app-name2">
    <w:name w:val="developer-app-name2"/>
    <w:basedOn w:val="Normal"/>
    <w:rsid w:val="00AB127A"/>
    <w:pPr>
      <w:spacing w:before="0" w:after="150"/>
    </w:pPr>
    <w:rPr>
      <w:rFonts w:ascii="Times New Roman" w:eastAsia="Times New Roman" w:hAnsi="Times New Roman"/>
      <w:b/>
      <w:bCs/>
      <w:color w:val="0366D6"/>
      <w:sz w:val="23"/>
      <w:szCs w:val="23"/>
    </w:rPr>
  </w:style>
  <w:style w:type="paragraph" w:customStyle="1" w:styleId="developer-app-info-cell1">
    <w:name w:val="developer-app-info-cell1"/>
    <w:basedOn w:val="Normal"/>
    <w:rsid w:val="00AB127A"/>
    <w:pPr>
      <w:spacing w:before="0" w:after="150"/>
    </w:pPr>
    <w:rPr>
      <w:rFonts w:ascii="Times New Roman" w:eastAsia="Times New Roman" w:hAnsi="Times New Roman"/>
      <w:sz w:val="24"/>
    </w:rPr>
  </w:style>
  <w:style w:type="paragraph" w:customStyle="1" w:styleId="developer-app-list-meta1">
    <w:name w:val="developer-app-list-meta1"/>
    <w:basedOn w:val="Normal"/>
    <w:rsid w:val="00AB127A"/>
    <w:pPr>
      <w:spacing w:before="45" w:after="30"/>
    </w:pPr>
    <w:rPr>
      <w:rFonts w:ascii="Times New Roman" w:eastAsia="Times New Roman" w:hAnsi="Times New Roman"/>
      <w:color w:val="6A737D"/>
      <w:sz w:val="24"/>
    </w:rPr>
  </w:style>
  <w:style w:type="paragraph" w:customStyle="1" w:styleId="activity4">
    <w:name w:val="activity4"/>
    <w:basedOn w:val="Normal"/>
    <w:rsid w:val="00AB127A"/>
    <w:pPr>
      <w:spacing w:before="1500" w:after="0"/>
      <w:jc w:val="center"/>
    </w:pPr>
    <w:rPr>
      <w:rFonts w:ascii="Times New Roman" w:eastAsia="Times New Roman" w:hAnsi="Times New Roman"/>
      <w:color w:val="2F363D"/>
      <w:sz w:val="24"/>
    </w:rPr>
  </w:style>
  <w:style w:type="paragraph" w:customStyle="1" w:styleId="dots6">
    <w:name w:val="dots6"/>
    <w:basedOn w:val="Normal"/>
    <w:rsid w:val="00AB127A"/>
    <w:pPr>
      <w:spacing w:before="0" w:after="0"/>
    </w:pPr>
    <w:rPr>
      <w:rFonts w:ascii="Times New Roman" w:eastAsia="Times New Roman" w:hAnsi="Times New Roman"/>
      <w:sz w:val="24"/>
    </w:rPr>
  </w:style>
  <w:style w:type="paragraph" w:customStyle="1" w:styleId="axis2">
    <w:name w:val="axis2"/>
    <w:basedOn w:val="Normal"/>
    <w:rsid w:val="00AB127A"/>
    <w:pPr>
      <w:spacing w:before="0" w:after="150"/>
    </w:pPr>
    <w:rPr>
      <w:rFonts w:ascii="Times New Roman" w:eastAsia="Times New Roman" w:hAnsi="Times New Roman"/>
      <w:sz w:val="15"/>
      <w:szCs w:val="15"/>
    </w:rPr>
  </w:style>
  <w:style w:type="paragraph" w:customStyle="1" w:styleId="graph-loading2">
    <w:name w:val="graph-loading2"/>
    <w:basedOn w:val="Normal"/>
    <w:rsid w:val="00AB127A"/>
    <w:pPr>
      <w:spacing w:before="0" w:after="150"/>
    </w:pPr>
    <w:rPr>
      <w:rFonts w:ascii="Times New Roman" w:eastAsia="Times New Roman" w:hAnsi="Times New Roman"/>
      <w:vanish/>
      <w:sz w:val="24"/>
    </w:rPr>
  </w:style>
  <w:style w:type="paragraph" w:customStyle="1" w:styleId="graph-empty2">
    <w:name w:val="graph-empty2"/>
    <w:basedOn w:val="Normal"/>
    <w:rsid w:val="00AB127A"/>
    <w:pPr>
      <w:spacing w:before="0" w:after="150"/>
    </w:pPr>
    <w:rPr>
      <w:rFonts w:ascii="Times New Roman" w:eastAsia="Times New Roman" w:hAnsi="Times New Roman"/>
      <w:vanish/>
      <w:sz w:val="24"/>
    </w:rPr>
  </w:style>
  <w:style w:type="paragraph" w:customStyle="1" w:styleId="graph-error2">
    <w:name w:val="graph-error2"/>
    <w:basedOn w:val="Normal"/>
    <w:rsid w:val="00AB127A"/>
    <w:pPr>
      <w:spacing w:before="0" w:after="150"/>
    </w:pPr>
    <w:rPr>
      <w:rFonts w:ascii="Times New Roman" w:eastAsia="Times New Roman" w:hAnsi="Times New Roman"/>
      <w:vanish/>
      <w:sz w:val="24"/>
    </w:rPr>
  </w:style>
  <w:style w:type="paragraph" w:customStyle="1" w:styleId="graph-no-usable-data2">
    <w:name w:val="graph-no-usable-data2"/>
    <w:basedOn w:val="Normal"/>
    <w:rsid w:val="00AB127A"/>
    <w:pPr>
      <w:spacing w:before="0" w:after="150"/>
    </w:pPr>
    <w:rPr>
      <w:rFonts w:ascii="Times New Roman" w:eastAsia="Times New Roman" w:hAnsi="Times New Roman"/>
      <w:vanish/>
      <w:sz w:val="24"/>
    </w:rPr>
  </w:style>
  <w:style w:type="paragraph" w:customStyle="1" w:styleId="metric-02">
    <w:name w:val="metric-02"/>
    <w:basedOn w:val="Normal"/>
    <w:rsid w:val="00AB127A"/>
    <w:pPr>
      <w:spacing w:before="0" w:after="150"/>
    </w:pPr>
    <w:rPr>
      <w:rFonts w:ascii="Times New Roman" w:eastAsia="Times New Roman" w:hAnsi="Times New Roman"/>
      <w:color w:val="0366D6"/>
      <w:sz w:val="24"/>
    </w:rPr>
  </w:style>
  <w:style w:type="paragraph" w:customStyle="1" w:styleId="metric-12">
    <w:name w:val="metric-12"/>
    <w:basedOn w:val="Normal"/>
    <w:rsid w:val="00AB127A"/>
    <w:pPr>
      <w:spacing w:before="0" w:after="150"/>
    </w:pPr>
    <w:rPr>
      <w:rFonts w:ascii="Times New Roman" w:eastAsia="Times New Roman" w:hAnsi="Times New Roman"/>
      <w:color w:val="28A745"/>
      <w:sz w:val="24"/>
    </w:rPr>
  </w:style>
  <w:style w:type="paragraph" w:customStyle="1" w:styleId="metric-21">
    <w:name w:val="metric-21"/>
    <w:basedOn w:val="Normal"/>
    <w:rsid w:val="00AB127A"/>
    <w:pPr>
      <w:spacing w:before="0" w:after="150"/>
    </w:pPr>
    <w:rPr>
      <w:rFonts w:ascii="Times New Roman" w:eastAsia="Times New Roman" w:hAnsi="Times New Roman"/>
      <w:color w:val="E36209"/>
      <w:sz w:val="24"/>
    </w:rPr>
  </w:style>
  <w:style w:type="paragraph" w:customStyle="1" w:styleId="metric-31">
    <w:name w:val="metric-31"/>
    <w:basedOn w:val="Normal"/>
    <w:rsid w:val="00AB127A"/>
    <w:pPr>
      <w:spacing w:before="0" w:after="150"/>
    </w:pPr>
    <w:rPr>
      <w:rFonts w:ascii="Times New Roman" w:eastAsia="Times New Roman" w:hAnsi="Times New Roman"/>
      <w:color w:val="6F42C1"/>
      <w:sz w:val="24"/>
    </w:rPr>
  </w:style>
  <w:style w:type="paragraph" w:customStyle="1" w:styleId="boxed-group3">
    <w:name w:val="boxed-group3"/>
    <w:basedOn w:val="Normal"/>
    <w:rsid w:val="00AB127A"/>
    <w:pPr>
      <w:spacing w:before="150" w:after="150"/>
    </w:pPr>
    <w:rPr>
      <w:rFonts w:ascii="Times New Roman" w:eastAsia="Times New Roman" w:hAnsi="Times New Roman"/>
      <w:sz w:val="24"/>
    </w:rPr>
  </w:style>
  <w:style w:type="paragraph" w:customStyle="1" w:styleId="org-insights-card-legend1">
    <w:name w:val="org-insights-card-legend1"/>
    <w:basedOn w:val="Normal"/>
    <w:rsid w:val="00AB127A"/>
    <w:pPr>
      <w:spacing w:before="0" w:after="150"/>
    </w:pPr>
    <w:rPr>
      <w:rFonts w:ascii="Times New Roman" w:eastAsia="Times New Roman" w:hAnsi="Times New Roman"/>
      <w:vanish/>
      <w:color w:val="959DA5"/>
      <w:sz w:val="24"/>
    </w:rPr>
  </w:style>
  <w:style w:type="paragraph" w:customStyle="1" w:styleId="repository-lang-stats-graph1">
    <w:name w:val="repository-lang-stats-graph1"/>
    <w:basedOn w:val="Normal"/>
    <w:rsid w:val="00AB127A"/>
    <w:pPr>
      <w:spacing w:before="0" w:after="150"/>
    </w:pPr>
    <w:rPr>
      <w:rFonts w:ascii="Times New Roman" w:eastAsia="Times New Roman" w:hAnsi="Times New Roman"/>
      <w:sz w:val="24"/>
    </w:rPr>
  </w:style>
  <w:style w:type="paragraph" w:customStyle="1" w:styleId="language-color3">
    <w:name w:val="language-color3"/>
    <w:basedOn w:val="Normal"/>
    <w:rsid w:val="00AB127A"/>
    <w:pPr>
      <w:pBdr>
        <w:top w:val="single" w:sz="12" w:space="0" w:color="FFFFFF"/>
        <w:left w:val="single" w:sz="12" w:space="0" w:color="FFFFFF"/>
        <w:bottom w:val="single" w:sz="12" w:space="0" w:color="FFFFFF"/>
        <w:right w:val="single" w:sz="12" w:space="0" w:color="FFFFFF"/>
      </w:pBdr>
      <w:spacing w:before="0" w:after="150" w:line="120" w:lineRule="atLeast"/>
      <w:ind w:right="-90" w:hanging="18913"/>
    </w:pPr>
    <w:rPr>
      <w:rFonts w:ascii="Times New Roman" w:eastAsia="Times New Roman" w:hAnsi="Times New Roman"/>
      <w:sz w:val="24"/>
    </w:rPr>
  </w:style>
  <w:style w:type="paragraph" w:customStyle="1" w:styleId="org-insights-card-legend2">
    <w:name w:val="org-insights-card-legend2"/>
    <w:basedOn w:val="Normal"/>
    <w:rsid w:val="00AB127A"/>
    <w:pPr>
      <w:spacing w:before="0" w:after="150"/>
    </w:pPr>
    <w:rPr>
      <w:rFonts w:ascii="Times New Roman" w:eastAsia="Times New Roman" w:hAnsi="Times New Roman"/>
      <w:color w:val="959DA5"/>
      <w:sz w:val="24"/>
    </w:rPr>
  </w:style>
  <w:style w:type="paragraph" w:customStyle="1" w:styleId="octicon-arrow-down2">
    <w:name w:val="octicon-arrow-down2"/>
    <w:basedOn w:val="Normal"/>
    <w:rsid w:val="00AB127A"/>
    <w:pPr>
      <w:spacing w:before="0" w:after="150"/>
    </w:pPr>
    <w:rPr>
      <w:rFonts w:ascii="Times New Roman" w:eastAsia="Times New Roman" w:hAnsi="Times New Roman"/>
      <w:vanish/>
      <w:sz w:val="24"/>
    </w:rPr>
  </w:style>
  <w:style w:type="paragraph" w:customStyle="1" w:styleId="octicon-arrow-up2">
    <w:name w:val="octicon-arrow-up2"/>
    <w:basedOn w:val="Normal"/>
    <w:rsid w:val="00AB127A"/>
    <w:pPr>
      <w:spacing w:before="0" w:after="150"/>
    </w:pPr>
    <w:rPr>
      <w:rFonts w:ascii="Times New Roman" w:eastAsia="Times New Roman" w:hAnsi="Times New Roman"/>
      <w:vanish/>
      <w:sz w:val="24"/>
    </w:rPr>
  </w:style>
  <w:style w:type="paragraph" w:customStyle="1" w:styleId="dots7">
    <w:name w:val="dots7"/>
    <w:basedOn w:val="Normal"/>
    <w:rsid w:val="00AB127A"/>
    <w:pPr>
      <w:spacing w:before="0" w:after="0"/>
    </w:pPr>
    <w:rPr>
      <w:rFonts w:ascii="Times New Roman" w:eastAsia="Times New Roman" w:hAnsi="Times New Roman"/>
      <w:sz w:val="24"/>
    </w:rPr>
  </w:style>
  <w:style w:type="paragraph" w:customStyle="1" w:styleId="bleed-flush2">
    <w:name w:val="bleed-flush2"/>
    <w:basedOn w:val="Normal"/>
    <w:rsid w:val="00AB127A"/>
    <w:pPr>
      <w:spacing w:before="0" w:after="150"/>
      <w:ind w:left="-300"/>
    </w:pPr>
    <w:rPr>
      <w:rFonts w:ascii="Times New Roman" w:eastAsia="Times New Roman" w:hAnsi="Times New Roman"/>
      <w:sz w:val="24"/>
    </w:rPr>
  </w:style>
  <w:style w:type="paragraph" w:customStyle="1" w:styleId="orgnav1">
    <w:name w:val="orgnav1"/>
    <w:basedOn w:val="Normal"/>
    <w:rsid w:val="00AB127A"/>
    <w:pPr>
      <w:spacing w:before="150" w:after="150"/>
    </w:pPr>
    <w:rPr>
      <w:rFonts w:ascii="Times New Roman" w:eastAsia="Times New Roman" w:hAnsi="Times New Roman"/>
      <w:sz w:val="24"/>
    </w:rPr>
  </w:style>
  <w:style w:type="paragraph" w:customStyle="1" w:styleId="tableobject-item--primary3">
    <w:name w:val="tableobject-item--primary3"/>
    <w:basedOn w:val="Normal"/>
    <w:rsid w:val="00AB127A"/>
    <w:pPr>
      <w:spacing w:before="0" w:after="150"/>
    </w:pPr>
    <w:rPr>
      <w:rFonts w:ascii="Times New Roman" w:eastAsia="Times New Roman" w:hAnsi="Times New Roman"/>
      <w:sz w:val="24"/>
    </w:rPr>
  </w:style>
  <w:style w:type="paragraph" w:customStyle="1" w:styleId="tableobject-item--primary4">
    <w:name w:val="tableobject-item--primary4"/>
    <w:basedOn w:val="Normal"/>
    <w:rsid w:val="00AB127A"/>
    <w:pPr>
      <w:spacing w:before="0" w:after="150"/>
    </w:pPr>
    <w:rPr>
      <w:rFonts w:ascii="Times New Roman" w:eastAsia="Times New Roman" w:hAnsi="Times New Roman"/>
      <w:sz w:val="24"/>
    </w:rPr>
  </w:style>
  <w:style w:type="paragraph" w:customStyle="1" w:styleId="avatar13">
    <w:name w:val="avatar13"/>
    <w:basedOn w:val="Normal"/>
    <w:rsid w:val="00AB127A"/>
    <w:pPr>
      <w:spacing w:before="0" w:after="150"/>
      <w:textAlignment w:val="center"/>
    </w:pPr>
    <w:rPr>
      <w:rFonts w:ascii="Times New Roman" w:eastAsia="Times New Roman" w:hAnsi="Times New Roman"/>
      <w:sz w:val="24"/>
    </w:rPr>
  </w:style>
  <w:style w:type="paragraph" w:customStyle="1" w:styleId="member-info1">
    <w:name w:val="member-info1"/>
    <w:basedOn w:val="Normal"/>
    <w:rsid w:val="00AB127A"/>
    <w:pPr>
      <w:spacing w:before="0" w:after="150"/>
    </w:pPr>
    <w:rPr>
      <w:rFonts w:ascii="Times New Roman" w:eastAsia="Times New Roman" w:hAnsi="Times New Roman"/>
      <w:sz w:val="24"/>
    </w:rPr>
  </w:style>
  <w:style w:type="paragraph" w:customStyle="1" w:styleId="member-avatar1">
    <w:name w:val="member-avatar1"/>
    <w:basedOn w:val="Normal"/>
    <w:rsid w:val="00AB127A"/>
    <w:pPr>
      <w:spacing w:before="15" w:after="15"/>
      <w:ind w:left="15" w:right="225"/>
    </w:pPr>
    <w:rPr>
      <w:rFonts w:ascii="Times New Roman" w:eastAsia="Times New Roman" w:hAnsi="Times New Roman"/>
      <w:sz w:val="24"/>
    </w:rPr>
  </w:style>
  <w:style w:type="paragraph" w:customStyle="1" w:styleId="member-link2">
    <w:name w:val="member-link2"/>
    <w:basedOn w:val="Normal"/>
    <w:rsid w:val="00AB127A"/>
    <w:pPr>
      <w:spacing w:before="0" w:after="150"/>
    </w:pPr>
    <w:rPr>
      <w:rFonts w:ascii="Times New Roman" w:eastAsia="Times New Roman" w:hAnsi="Times New Roman"/>
      <w:sz w:val="24"/>
    </w:rPr>
  </w:style>
  <w:style w:type="paragraph" w:customStyle="1" w:styleId="member-list-avatar1">
    <w:name w:val="member-list-avatar1"/>
    <w:basedOn w:val="Normal"/>
    <w:rsid w:val="00AB127A"/>
    <w:pPr>
      <w:spacing w:before="0" w:after="150"/>
    </w:pPr>
    <w:rPr>
      <w:rFonts w:ascii="Times New Roman" w:eastAsia="Times New Roman" w:hAnsi="Times New Roman"/>
      <w:sz w:val="24"/>
    </w:rPr>
  </w:style>
  <w:style w:type="paragraph" w:customStyle="1" w:styleId="ghost1">
    <w:name w:val="ghost1"/>
    <w:basedOn w:val="Normal"/>
    <w:rsid w:val="00AB127A"/>
    <w:pPr>
      <w:spacing w:before="0" w:after="150"/>
    </w:pPr>
    <w:rPr>
      <w:rFonts w:ascii="Times New Roman" w:eastAsia="Times New Roman" w:hAnsi="Times New Roman"/>
      <w:color w:val="586069"/>
      <w:sz w:val="24"/>
    </w:rPr>
  </w:style>
  <w:style w:type="paragraph" w:customStyle="1" w:styleId="export-phrase1">
    <w:name w:val="export-phrase1"/>
    <w:basedOn w:val="Normal"/>
    <w:rsid w:val="00AB127A"/>
    <w:pPr>
      <w:spacing w:before="75" w:after="75"/>
    </w:pPr>
    <w:rPr>
      <w:rFonts w:ascii="Times New Roman" w:eastAsia="Times New Roman" w:hAnsi="Times New Roman"/>
      <w:sz w:val="24"/>
    </w:rPr>
  </w:style>
  <w:style w:type="paragraph" w:customStyle="1" w:styleId="issues-reset-query1">
    <w:name w:val="issues-reset-query1"/>
    <w:basedOn w:val="Normal"/>
    <w:rsid w:val="00AB127A"/>
    <w:pPr>
      <w:spacing w:before="0" w:after="0"/>
    </w:pPr>
    <w:rPr>
      <w:rFonts w:ascii="Times New Roman" w:eastAsia="Times New Roman" w:hAnsi="Times New Roman"/>
      <w:b/>
      <w:bCs/>
      <w:color w:val="586069"/>
      <w:sz w:val="24"/>
    </w:rPr>
  </w:style>
  <w:style w:type="paragraph" w:customStyle="1" w:styleId="octicon64">
    <w:name w:val="octicon64"/>
    <w:basedOn w:val="Normal"/>
    <w:rsid w:val="00AB127A"/>
    <w:pPr>
      <w:spacing w:before="0" w:after="150"/>
      <w:ind w:right="45"/>
      <w:textAlignment w:val="bottom"/>
    </w:pPr>
    <w:rPr>
      <w:rFonts w:ascii="Times New Roman" w:eastAsia="Times New Roman" w:hAnsi="Times New Roman"/>
      <w:sz w:val="24"/>
    </w:rPr>
  </w:style>
  <w:style w:type="paragraph" w:customStyle="1" w:styleId="repo2">
    <w:name w:val="repo2"/>
    <w:basedOn w:val="Normal"/>
    <w:rsid w:val="00AB127A"/>
    <w:pPr>
      <w:spacing w:before="0" w:after="150"/>
    </w:pPr>
    <w:rPr>
      <w:rFonts w:ascii="Times New Roman" w:eastAsia="Times New Roman" w:hAnsi="Times New Roman"/>
      <w:color w:val="A04100"/>
      <w:sz w:val="24"/>
    </w:rPr>
  </w:style>
  <w:style w:type="paragraph" w:customStyle="1" w:styleId="team1">
    <w:name w:val="team1"/>
    <w:basedOn w:val="Normal"/>
    <w:rsid w:val="00AB127A"/>
    <w:pPr>
      <w:spacing w:before="0" w:after="150"/>
    </w:pPr>
    <w:rPr>
      <w:rFonts w:ascii="Times New Roman" w:eastAsia="Times New Roman" w:hAnsi="Times New Roman"/>
      <w:color w:val="28A745"/>
      <w:sz w:val="24"/>
    </w:rPr>
  </w:style>
  <w:style w:type="paragraph" w:customStyle="1" w:styleId="user2">
    <w:name w:val="user2"/>
    <w:basedOn w:val="Normal"/>
    <w:rsid w:val="00AB127A"/>
    <w:pPr>
      <w:spacing w:before="0" w:after="150"/>
    </w:pPr>
    <w:rPr>
      <w:rFonts w:ascii="Times New Roman" w:eastAsia="Times New Roman" w:hAnsi="Times New Roman"/>
      <w:color w:val="6F42C1"/>
      <w:sz w:val="24"/>
    </w:rPr>
  </w:style>
  <w:style w:type="paragraph" w:customStyle="1" w:styleId="oauthaccess1">
    <w:name w:val="oauth_access1"/>
    <w:basedOn w:val="Normal"/>
    <w:rsid w:val="00AB127A"/>
    <w:pPr>
      <w:spacing w:before="0" w:after="150"/>
    </w:pPr>
    <w:rPr>
      <w:rFonts w:ascii="Times New Roman" w:eastAsia="Times New Roman" w:hAnsi="Times New Roman"/>
      <w:color w:val="CB2431"/>
      <w:sz w:val="24"/>
    </w:rPr>
  </w:style>
  <w:style w:type="paragraph" w:customStyle="1" w:styleId="hook2">
    <w:name w:val="hook2"/>
    <w:basedOn w:val="Normal"/>
    <w:rsid w:val="00AB127A"/>
    <w:pPr>
      <w:spacing w:before="0" w:after="150"/>
    </w:pPr>
    <w:rPr>
      <w:rFonts w:ascii="Times New Roman" w:eastAsia="Times New Roman" w:hAnsi="Times New Roman"/>
      <w:color w:val="E1BF4E"/>
      <w:sz w:val="24"/>
    </w:rPr>
  </w:style>
  <w:style w:type="paragraph" w:customStyle="1" w:styleId="loading-spinner3">
    <w:name w:val="loading-spinner3"/>
    <w:basedOn w:val="Normal"/>
    <w:rsid w:val="00AB127A"/>
    <w:pPr>
      <w:spacing w:before="0" w:after="0"/>
      <w:ind w:left="-300"/>
      <w:textAlignment w:val="center"/>
    </w:pPr>
    <w:rPr>
      <w:rFonts w:ascii="Times New Roman" w:eastAsia="Times New Roman" w:hAnsi="Times New Roman"/>
      <w:sz w:val="24"/>
    </w:rPr>
  </w:style>
  <w:style w:type="paragraph" w:customStyle="1" w:styleId="test-status-indicator1">
    <w:name w:val="test-status-indicator1"/>
    <w:basedOn w:val="Normal"/>
    <w:rsid w:val="00AB127A"/>
    <w:pPr>
      <w:spacing w:before="0" w:after="150"/>
    </w:pPr>
    <w:rPr>
      <w:rFonts w:ascii="Times New Roman" w:eastAsia="Times New Roman" w:hAnsi="Times New Roman"/>
      <w:sz w:val="24"/>
    </w:rPr>
  </w:style>
  <w:style w:type="paragraph" w:customStyle="1" w:styleId="octicon65">
    <w:name w:val="octicon65"/>
    <w:basedOn w:val="Normal"/>
    <w:rsid w:val="00AB127A"/>
    <w:pPr>
      <w:spacing w:before="105" w:after="150"/>
      <w:textAlignment w:val="bottom"/>
    </w:pPr>
    <w:rPr>
      <w:rFonts w:ascii="Times New Roman" w:eastAsia="Times New Roman" w:hAnsi="Times New Roman"/>
      <w:sz w:val="24"/>
    </w:rPr>
  </w:style>
  <w:style w:type="paragraph" w:customStyle="1" w:styleId="test-status-indicator-error1">
    <w:name w:val="test-status-indicator-error1"/>
    <w:basedOn w:val="Normal"/>
    <w:rsid w:val="00AB127A"/>
    <w:pPr>
      <w:shd w:val="clear" w:color="auto" w:fill="CB2431"/>
      <w:spacing w:before="0" w:after="150"/>
    </w:pPr>
    <w:rPr>
      <w:rFonts w:ascii="Times New Roman" w:eastAsia="Times New Roman" w:hAnsi="Times New Roman"/>
      <w:color w:val="FFFFFF"/>
      <w:sz w:val="24"/>
    </w:rPr>
  </w:style>
  <w:style w:type="paragraph" w:customStyle="1" w:styleId="test-status-indicator-success1">
    <w:name w:val="test-status-indicator-success1"/>
    <w:basedOn w:val="Normal"/>
    <w:rsid w:val="00AB127A"/>
    <w:pPr>
      <w:shd w:val="clear" w:color="auto" w:fill="28A745"/>
      <w:spacing w:before="0" w:after="150"/>
    </w:pPr>
    <w:rPr>
      <w:rFonts w:ascii="Times New Roman" w:eastAsia="Times New Roman" w:hAnsi="Times New Roman"/>
      <w:color w:val="FFFFFF"/>
      <w:sz w:val="24"/>
    </w:rPr>
  </w:style>
  <w:style w:type="paragraph" w:customStyle="1" w:styleId="method-field1">
    <w:name w:val="method-field1"/>
    <w:basedOn w:val="Normal"/>
    <w:rsid w:val="00AB127A"/>
    <w:pPr>
      <w:spacing w:before="0" w:after="150"/>
    </w:pPr>
    <w:rPr>
      <w:rFonts w:ascii="Times New Roman" w:eastAsia="Times New Roman" w:hAnsi="Times New Roman"/>
      <w:vanish/>
      <w:sz w:val="24"/>
    </w:rPr>
  </w:style>
  <w:style w:type="paragraph" w:customStyle="1" w:styleId="method-label1">
    <w:name w:val="method-label1"/>
    <w:basedOn w:val="Normal"/>
    <w:rsid w:val="00AB127A"/>
    <w:pPr>
      <w:spacing w:before="0" w:after="150"/>
    </w:pPr>
    <w:rPr>
      <w:rFonts w:ascii="Times New Roman" w:eastAsia="Times New Roman" w:hAnsi="Times New Roman"/>
      <w:sz w:val="24"/>
    </w:rPr>
  </w:style>
  <w:style w:type="paragraph" w:customStyle="1" w:styleId="subnav-search1">
    <w:name w:val="subnav-search1"/>
    <w:basedOn w:val="Normal"/>
    <w:rsid w:val="00AB127A"/>
    <w:pPr>
      <w:spacing w:before="0" w:after="150"/>
      <w:ind w:right="300"/>
    </w:pPr>
    <w:rPr>
      <w:rFonts w:ascii="Times New Roman" w:eastAsia="Times New Roman" w:hAnsi="Times New Roman"/>
      <w:sz w:val="24"/>
    </w:rPr>
  </w:style>
  <w:style w:type="paragraph" w:customStyle="1" w:styleId="subnav-search-input2">
    <w:name w:val="subnav-search-input2"/>
    <w:basedOn w:val="Normal"/>
    <w:rsid w:val="00AB127A"/>
    <w:pPr>
      <w:spacing w:before="0" w:after="150"/>
    </w:pPr>
    <w:rPr>
      <w:rFonts w:ascii="Times New Roman" w:eastAsia="Times New Roman" w:hAnsi="Times New Roman"/>
      <w:color w:val="586069"/>
      <w:sz w:val="24"/>
    </w:rPr>
  </w:style>
  <w:style w:type="paragraph" w:customStyle="1" w:styleId="subnav-search2">
    <w:name w:val="subnav-search2"/>
    <w:basedOn w:val="Normal"/>
    <w:rsid w:val="00AB127A"/>
    <w:pPr>
      <w:spacing w:before="0" w:after="150"/>
      <w:ind w:left="150"/>
    </w:pPr>
    <w:rPr>
      <w:rFonts w:ascii="Times New Roman" w:eastAsia="Times New Roman" w:hAnsi="Times New Roman"/>
      <w:sz w:val="24"/>
    </w:rPr>
  </w:style>
  <w:style w:type="paragraph" w:customStyle="1" w:styleId="auto-search-input1">
    <w:name w:val="auto-search-input1"/>
    <w:basedOn w:val="Normal"/>
    <w:rsid w:val="00AB127A"/>
    <w:pPr>
      <w:spacing w:before="0" w:after="150"/>
    </w:pPr>
    <w:rPr>
      <w:rFonts w:ascii="Times New Roman" w:eastAsia="Times New Roman" w:hAnsi="Times New Roman"/>
      <w:sz w:val="24"/>
    </w:rPr>
  </w:style>
  <w:style w:type="paragraph" w:customStyle="1" w:styleId="spinner6">
    <w:name w:val="spinner6"/>
    <w:basedOn w:val="Normal"/>
    <w:rsid w:val="00AB127A"/>
    <w:pPr>
      <w:shd w:val="clear" w:color="auto" w:fill="FFFFFF"/>
      <w:spacing w:before="0" w:after="150"/>
    </w:pPr>
    <w:rPr>
      <w:rFonts w:ascii="Times New Roman" w:eastAsia="Times New Roman" w:hAnsi="Times New Roman"/>
      <w:vanish/>
      <w:sz w:val="24"/>
    </w:rPr>
  </w:style>
  <w:style w:type="paragraph" w:customStyle="1" w:styleId="list-item1">
    <w:name w:val="list-item1"/>
    <w:basedOn w:val="Normal"/>
    <w:rsid w:val="00AB127A"/>
    <w:pPr>
      <w:pBdr>
        <w:bottom w:val="single" w:sz="6" w:space="11" w:color="EEEEEE"/>
      </w:pBdr>
      <w:spacing w:before="0" w:after="150"/>
    </w:pPr>
    <w:rPr>
      <w:rFonts w:ascii="Times New Roman" w:eastAsia="Times New Roman" w:hAnsi="Times New Roman"/>
      <w:sz w:val="24"/>
    </w:rPr>
  </w:style>
  <w:style w:type="paragraph" w:customStyle="1" w:styleId="org-repo-name1">
    <w:name w:val="org-repo-name1"/>
    <w:basedOn w:val="Normal"/>
    <w:rsid w:val="00AB127A"/>
    <w:pPr>
      <w:spacing w:before="0" w:after="0"/>
    </w:pPr>
    <w:rPr>
      <w:rFonts w:ascii="Times New Roman" w:eastAsia="Times New Roman" w:hAnsi="Times New Roman"/>
      <w:sz w:val="21"/>
      <w:szCs w:val="21"/>
    </w:rPr>
  </w:style>
  <w:style w:type="paragraph" w:customStyle="1" w:styleId="octicon-repo4">
    <w:name w:val="octicon-repo4"/>
    <w:basedOn w:val="Normal"/>
    <w:rsid w:val="00AB127A"/>
    <w:pPr>
      <w:spacing w:before="0" w:after="150"/>
    </w:pPr>
    <w:rPr>
      <w:rFonts w:ascii="Times New Roman" w:eastAsia="Times New Roman" w:hAnsi="Times New Roman"/>
      <w:color w:val="586069"/>
      <w:sz w:val="24"/>
    </w:rPr>
  </w:style>
  <w:style w:type="paragraph" w:customStyle="1" w:styleId="repo-prefix1">
    <w:name w:val="repo-prefix1"/>
    <w:basedOn w:val="Normal"/>
    <w:rsid w:val="00AB127A"/>
    <w:pPr>
      <w:spacing w:before="0" w:after="150"/>
    </w:pPr>
    <w:rPr>
      <w:rFonts w:ascii="Times New Roman" w:eastAsia="Times New Roman" w:hAnsi="Times New Roman"/>
      <w:sz w:val="24"/>
    </w:rPr>
  </w:style>
  <w:style w:type="paragraph" w:customStyle="1" w:styleId="repo-slash1">
    <w:name w:val="repo-slash1"/>
    <w:basedOn w:val="Normal"/>
    <w:rsid w:val="00AB127A"/>
    <w:pPr>
      <w:spacing w:before="0" w:after="150"/>
      <w:ind w:left="-60" w:right="-60"/>
    </w:pPr>
    <w:rPr>
      <w:rFonts w:ascii="Times New Roman" w:eastAsia="Times New Roman" w:hAnsi="Times New Roman"/>
      <w:sz w:val="24"/>
    </w:rPr>
  </w:style>
  <w:style w:type="paragraph" w:customStyle="1" w:styleId="table-list-cell-checkbox2">
    <w:name w:val="table-list-cell-checkbox2"/>
    <w:basedOn w:val="Normal"/>
    <w:rsid w:val="00AB127A"/>
    <w:pPr>
      <w:spacing w:before="0" w:after="150"/>
      <w:jc w:val="center"/>
      <w:textAlignment w:val="top"/>
    </w:pPr>
    <w:rPr>
      <w:rFonts w:ascii="Times New Roman" w:eastAsia="Times New Roman" w:hAnsi="Times New Roman"/>
      <w:sz w:val="24"/>
    </w:rPr>
  </w:style>
  <w:style w:type="paragraph" w:customStyle="1" w:styleId="select-menu-button2">
    <w:name w:val="select-menu-button2"/>
    <w:basedOn w:val="Normal"/>
    <w:rsid w:val="00AB127A"/>
    <w:pPr>
      <w:spacing w:before="0" w:after="150"/>
    </w:pPr>
    <w:rPr>
      <w:rFonts w:ascii="Times New Roman" w:eastAsia="Times New Roman" w:hAnsi="Times New Roman"/>
      <w:sz w:val="24"/>
    </w:rPr>
  </w:style>
  <w:style w:type="paragraph" w:customStyle="1" w:styleId="reinstate-lead1">
    <w:name w:val="reinstate-lead1"/>
    <w:basedOn w:val="Normal"/>
    <w:rsid w:val="00AB127A"/>
    <w:pPr>
      <w:spacing w:before="0" w:after="450"/>
    </w:pPr>
    <w:rPr>
      <w:rFonts w:ascii="Times New Roman" w:eastAsia="Times New Roman" w:hAnsi="Times New Roman"/>
      <w:sz w:val="24"/>
    </w:rPr>
  </w:style>
  <w:style w:type="paragraph" w:customStyle="1" w:styleId="reinstate-detail-container1">
    <w:name w:val="reinstate-detail-container1"/>
    <w:basedOn w:val="Normal"/>
    <w:rsid w:val="00AB127A"/>
    <w:pPr>
      <w:spacing w:before="225" w:after="225"/>
    </w:pPr>
    <w:rPr>
      <w:rFonts w:ascii="Times New Roman" w:eastAsia="Times New Roman" w:hAnsi="Times New Roman"/>
      <w:sz w:val="24"/>
    </w:rPr>
  </w:style>
  <w:style w:type="paragraph" w:customStyle="1" w:styleId="reinstate-title1">
    <w:name w:val="reinstate-title1"/>
    <w:basedOn w:val="Normal"/>
    <w:rsid w:val="00AB127A"/>
    <w:pPr>
      <w:spacing w:before="0" w:after="150"/>
    </w:pPr>
    <w:rPr>
      <w:rFonts w:ascii="Times New Roman" w:eastAsia="Times New Roman" w:hAnsi="Times New Roman"/>
      <w:color w:val="333333"/>
      <w:sz w:val="24"/>
    </w:rPr>
  </w:style>
  <w:style w:type="paragraph" w:customStyle="1" w:styleId="octicon66">
    <w:name w:val="octicon66"/>
    <w:basedOn w:val="Normal"/>
    <w:rsid w:val="00AB127A"/>
    <w:pPr>
      <w:spacing w:before="0" w:after="150"/>
      <w:ind w:right="150"/>
      <w:textAlignment w:val="bottom"/>
    </w:pPr>
    <w:rPr>
      <w:rFonts w:ascii="Times New Roman" w:eastAsia="Times New Roman" w:hAnsi="Times New Roman"/>
      <w:color w:val="999999"/>
      <w:sz w:val="24"/>
    </w:rPr>
  </w:style>
  <w:style w:type="paragraph" w:customStyle="1" w:styleId="available-seats1">
    <w:name w:val="available-seats1"/>
    <w:basedOn w:val="Normal"/>
    <w:rsid w:val="00AB127A"/>
    <w:pPr>
      <w:spacing w:before="0" w:after="150"/>
    </w:pPr>
    <w:rPr>
      <w:rFonts w:ascii="Times New Roman" w:eastAsia="Times New Roman" w:hAnsi="Times New Roman"/>
      <w:color w:val="586069"/>
      <w:sz w:val="24"/>
    </w:rPr>
  </w:style>
  <w:style w:type="paragraph" w:customStyle="1" w:styleId="team-row-header1">
    <w:name w:val="team-row-header1"/>
    <w:basedOn w:val="Normal"/>
    <w:rsid w:val="00AB127A"/>
    <w:pPr>
      <w:shd w:val="clear" w:color="auto" w:fill="FAFAFA"/>
      <w:spacing w:before="0" w:after="150"/>
      <w:jc w:val="right"/>
    </w:pPr>
    <w:rPr>
      <w:rFonts w:ascii="Times New Roman" w:eastAsia="Times New Roman" w:hAnsi="Times New Roman"/>
      <w:szCs w:val="18"/>
    </w:rPr>
  </w:style>
  <w:style w:type="paragraph" w:customStyle="1" w:styleId="team-row-teams1">
    <w:name w:val="team-row-teams1"/>
    <w:basedOn w:val="Normal"/>
    <w:rsid w:val="00AB127A"/>
    <w:pPr>
      <w:spacing w:before="0" w:after="150"/>
      <w:ind w:right="3675"/>
    </w:pPr>
    <w:rPr>
      <w:rFonts w:ascii="Times New Roman" w:eastAsia="Times New Roman" w:hAnsi="Times New Roman"/>
      <w:sz w:val="24"/>
    </w:rPr>
  </w:style>
  <w:style w:type="paragraph" w:customStyle="1" w:styleId="team-row-members1">
    <w:name w:val="team-row-members1"/>
    <w:basedOn w:val="Normal"/>
    <w:rsid w:val="00AB127A"/>
    <w:pPr>
      <w:spacing w:before="0" w:after="150"/>
      <w:ind w:right="525"/>
    </w:pPr>
    <w:rPr>
      <w:rFonts w:ascii="Times New Roman" w:eastAsia="Times New Roman" w:hAnsi="Times New Roman"/>
      <w:sz w:val="24"/>
    </w:rPr>
  </w:style>
  <w:style w:type="paragraph" w:customStyle="1" w:styleId="team2">
    <w:name w:val="team2"/>
    <w:basedOn w:val="Normal"/>
    <w:rsid w:val="00AB127A"/>
    <w:pPr>
      <w:spacing w:before="0" w:after="150"/>
    </w:pPr>
    <w:rPr>
      <w:rFonts w:ascii="Times New Roman" w:eastAsia="Times New Roman" w:hAnsi="Times New Roman"/>
      <w:sz w:val="24"/>
    </w:rPr>
  </w:style>
  <w:style w:type="paragraph" w:customStyle="1" w:styleId="team-info1">
    <w:name w:val="team-info1"/>
    <w:basedOn w:val="Normal"/>
    <w:rsid w:val="00AB127A"/>
    <w:pPr>
      <w:spacing w:before="0" w:after="150"/>
    </w:pPr>
    <w:rPr>
      <w:rFonts w:ascii="Times New Roman" w:eastAsia="Times New Roman" w:hAnsi="Times New Roman"/>
      <w:color w:val="24292E"/>
      <w:sz w:val="24"/>
    </w:rPr>
  </w:style>
  <w:style w:type="paragraph" w:customStyle="1" w:styleId="team-meta1">
    <w:name w:val="team-meta1"/>
    <w:basedOn w:val="Normal"/>
    <w:rsid w:val="00AB127A"/>
    <w:pPr>
      <w:spacing w:before="30" w:after="30"/>
    </w:pPr>
    <w:rPr>
      <w:rFonts w:ascii="Times New Roman" w:eastAsia="Times New Roman" w:hAnsi="Times New Roman"/>
      <w:color w:val="586069"/>
      <w:sz w:val="24"/>
    </w:rPr>
  </w:style>
  <w:style w:type="paragraph" w:customStyle="1" w:styleId="team-description1">
    <w:name w:val="team-description1"/>
    <w:basedOn w:val="Normal"/>
    <w:rsid w:val="00AB127A"/>
    <w:pPr>
      <w:spacing w:before="30" w:after="30"/>
    </w:pPr>
    <w:rPr>
      <w:rFonts w:ascii="Times New Roman" w:eastAsia="Times New Roman" w:hAnsi="Times New Roman"/>
      <w:sz w:val="24"/>
    </w:rPr>
  </w:style>
  <w:style w:type="paragraph" w:customStyle="1" w:styleId="table-list-cell-checkbox3">
    <w:name w:val="table-list-cell-checkbox3"/>
    <w:basedOn w:val="Normal"/>
    <w:rsid w:val="00AB127A"/>
    <w:pPr>
      <w:spacing w:before="0" w:after="150"/>
      <w:jc w:val="center"/>
    </w:pPr>
    <w:rPr>
      <w:rFonts w:ascii="Times New Roman" w:eastAsia="Times New Roman" w:hAnsi="Times New Roman"/>
      <w:sz w:val="24"/>
    </w:rPr>
  </w:style>
  <w:style w:type="paragraph" w:customStyle="1" w:styleId="team-toggler1">
    <w:name w:val="team-toggler1"/>
    <w:basedOn w:val="Normal"/>
    <w:rsid w:val="00AB127A"/>
    <w:pPr>
      <w:spacing w:before="0" w:after="150"/>
    </w:pPr>
    <w:rPr>
      <w:rFonts w:ascii="Times New Roman" w:eastAsia="Times New Roman" w:hAnsi="Times New Roman"/>
      <w:sz w:val="24"/>
    </w:rPr>
  </w:style>
  <w:style w:type="paragraph" w:customStyle="1" w:styleId="team-info2">
    <w:name w:val="team-info2"/>
    <w:basedOn w:val="Normal"/>
    <w:rsid w:val="00AB127A"/>
    <w:pPr>
      <w:spacing w:before="0" w:after="150"/>
    </w:pPr>
    <w:rPr>
      <w:rFonts w:ascii="Times New Roman" w:eastAsia="Times New Roman" w:hAnsi="Times New Roman"/>
      <w:sz w:val="24"/>
    </w:rPr>
  </w:style>
  <w:style w:type="paragraph" w:customStyle="1" w:styleId="team-description2">
    <w:name w:val="team-description2"/>
    <w:basedOn w:val="Normal"/>
    <w:rsid w:val="00AB127A"/>
    <w:pPr>
      <w:spacing w:before="0" w:after="150"/>
    </w:pPr>
    <w:rPr>
      <w:rFonts w:ascii="Times New Roman" w:eastAsia="Times New Roman" w:hAnsi="Times New Roman"/>
      <w:sz w:val="24"/>
    </w:rPr>
  </w:style>
  <w:style w:type="paragraph" w:customStyle="1" w:styleId="team-meta2">
    <w:name w:val="team-meta2"/>
    <w:basedOn w:val="Normal"/>
    <w:rsid w:val="00AB127A"/>
    <w:pPr>
      <w:spacing w:before="0" w:after="150"/>
      <w:textAlignment w:val="center"/>
    </w:pPr>
    <w:rPr>
      <w:rFonts w:ascii="Times New Roman" w:eastAsia="Times New Roman" w:hAnsi="Times New Roman"/>
      <w:sz w:val="24"/>
    </w:rPr>
  </w:style>
  <w:style w:type="paragraph" w:customStyle="1" w:styleId="team-link1">
    <w:name w:val="team-link1"/>
    <w:basedOn w:val="Normal"/>
    <w:rsid w:val="00AB127A"/>
    <w:pPr>
      <w:spacing w:before="0" w:after="150"/>
      <w:jc w:val="right"/>
    </w:pPr>
    <w:rPr>
      <w:rFonts w:ascii="Times New Roman" w:eastAsia="Times New Roman" w:hAnsi="Times New Roman"/>
      <w:color w:val="0366D6"/>
      <w:sz w:val="24"/>
    </w:rPr>
  </w:style>
  <w:style w:type="paragraph" w:customStyle="1" w:styleId="stat-number1">
    <w:name w:val="stat-number1"/>
    <w:basedOn w:val="Normal"/>
    <w:rsid w:val="00AB127A"/>
    <w:pPr>
      <w:spacing w:before="0" w:after="150"/>
    </w:pPr>
    <w:rPr>
      <w:rFonts w:ascii="Times New Roman" w:eastAsia="Times New Roman" w:hAnsi="Times New Roman"/>
      <w:color w:val="0366D6"/>
      <w:sz w:val="24"/>
    </w:rPr>
  </w:style>
  <w:style w:type="paragraph" w:customStyle="1" w:styleId="table-list-cell2">
    <w:name w:val="table-list-cell2"/>
    <w:basedOn w:val="Normal"/>
    <w:rsid w:val="00AB127A"/>
    <w:pPr>
      <w:pBdr>
        <w:top w:val="single" w:sz="6" w:space="6" w:color="EAECEF"/>
      </w:pBdr>
      <w:spacing w:before="0" w:after="150"/>
      <w:textAlignment w:val="top"/>
    </w:pPr>
    <w:rPr>
      <w:rFonts w:ascii="Times New Roman" w:eastAsia="Times New Roman" w:hAnsi="Times New Roman"/>
      <w:szCs w:val="18"/>
    </w:rPr>
  </w:style>
  <w:style w:type="paragraph" w:customStyle="1" w:styleId="team-member-content1">
    <w:name w:val="team-member-content1"/>
    <w:basedOn w:val="Normal"/>
    <w:rsid w:val="00AB127A"/>
    <w:pPr>
      <w:spacing w:before="0" w:after="150"/>
      <w:ind w:left="750"/>
    </w:pPr>
    <w:rPr>
      <w:rFonts w:ascii="Times New Roman" w:eastAsia="Times New Roman" w:hAnsi="Times New Roman"/>
      <w:sz w:val="24"/>
    </w:rPr>
  </w:style>
  <w:style w:type="paragraph" w:customStyle="1" w:styleId="team-member-username1">
    <w:name w:val="team-member-username1"/>
    <w:basedOn w:val="Normal"/>
    <w:rsid w:val="00AB127A"/>
    <w:pPr>
      <w:spacing w:before="0" w:after="0" w:line="300" w:lineRule="atLeast"/>
    </w:pPr>
    <w:rPr>
      <w:rFonts w:ascii="Times New Roman" w:eastAsia="Times New Roman" w:hAnsi="Times New Roman"/>
      <w:b/>
      <w:bCs/>
      <w:sz w:val="21"/>
      <w:szCs w:val="21"/>
    </w:rPr>
  </w:style>
  <w:style w:type="paragraph" w:customStyle="1" w:styleId="invite-icon1">
    <w:name w:val="invite-icon1"/>
    <w:basedOn w:val="Normal"/>
    <w:rsid w:val="00AB127A"/>
    <w:pPr>
      <w:spacing w:before="0" w:after="150"/>
    </w:pPr>
    <w:rPr>
      <w:rFonts w:ascii="Times New Roman" w:eastAsia="Times New Roman" w:hAnsi="Times New Roman"/>
      <w:color w:val="959DA5"/>
      <w:sz w:val="24"/>
    </w:rPr>
  </w:style>
  <w:style w:type="paragraph" w:customStyle="1" w:styleId="octicon67">
    <w:name w:val="octicon67"/>
    <w:basedOn w:val="Normal"/>
    <w:rsid w:val="00AB127A"/>
    <w:pPr>
      <w:spacing w:before="0" w:after="150"/>
      <w:textAlignment w:val="bottom"/>
    </w:pPr>
    <w:rPr>
      <w:rFonts w:ascii="Times New Roman" w:eastAsia="Times New Roman" w:hAnsi="Times New Roman"/>
      <w:color w:val="959DA5"/>
      <w:sz w:val="24"/>
    </w:rPr>
  </w:style>
  <w:style w:type="paragraph" w:customStyle="1" w:styleId="css-truncate-target11">
    <w:name w:val="css-truncate-target11"/>
    <w:basedOn w:val="Normal"/>
    <w:rsid w:val="00AB127A"/>
    <w:pPr>
      <w:spacing w:before="0" w:after="150"/>
    </w:pPr>
    <w:rPr>
      <w:rFonts w:ascii="Times New Roman" w:eastAsia="Times New Roman" w:hAnsi="Times New Roman"/>
      <w:sz w:val="24"/>
    </w:rPr>
  </w:style>
  <w:style w:type="paragraph" w:customStyle="1" w:styleId="private-fork-count1">
    <w:name w:val="private-fork-count1"/>
    <w:basedOn w:val="Normal"/>
    <w:rsid w:val="00AB127A"/>
    <w:pPr>
      <w:spacing w:before="0" w:after="150"/>
    </w:pPr>
    <w:rPr>
      <w:rFonts w:ascii="Times New Roman" w:eastAsia="Times New Roman" w:hAnsi="Times New Roman"/>
      <w:color w:val="586069"/>
      <w:szCs w:val="18"/>
    </w:rPr>
  </w:style>
  <w:style w:type="paragraph" w:customStyle="1" w:styleId="deleting-private-forks-warning1">
    <w:name w:val="deleting-private-forks-warning1"/>
    <w:basedOn w:val="Normal"/>
    <w:rsid w:val="00AB127A"/>
    <w:pPr>
      <w:spacing w:before="0" w:after="150"/>
    </w:pPr>
    <w:rPr>
      <w:rFonts w:ascii="Times New Roman" w:eastAsia="Times New Roman" w:hAnsi="Times New Roman"/>
      <w:sz w:val="24"/>
    </w:rPr>
  </w:style>
  <w:style w:type="paragraph" w:customStyle="1" w:styleId="octicon68">
    <w:name w:val="octicon68"/>
    <w:basedOn w:val="Normal"/>
    <w:rsid w:val="00AB127A"/>
    <w:pPr>
      <w:spacing w:before="0" w:after="150"/>
      <w:textAlignment w:val="bottom"/>
    </w:pPr>
    <w:rPr>
      <w:rFonts w:ascii="Times New Roman" w:eastAsia="Times New Roman" w:hAnsi="Times New Roman"/>
      <w:color w:val="CB2431"/>
      <w:sz w:val="24"/>
    </w:rPr>
  </w:style>
  <w:style w:type="paragraph" w:customStyle="1" w:styleId="octicon69">
    <w:name w:val="octicon69"/>
    <w:basedOn w:val="Normal"/>
    <w:rsid w:val="00AB127A"/>
    <w:pPr>
      <w:spacing w:before="0" w:after="150"/>
      <w:ind w:right="45"/>
      <w:textAlignment w:val="bottom"/>
    </w:pPr>
    <w:rPr>
      <w:rFonts w:ascii="Times New Roman" w:eastAsia="Times New Roman" w:hAnsi="Times New Roman"/>
      <w:color w:val="586069"/>
      <w:sz w:val="24"/>
    </w:rPr>
  </w:style>
  <w:style w:type="paragraph" w:customStyle="1" w:styleId="octicon70">
    <w:name w:val="octicon70"/>
    <w:basedOn w:val="Normal"/>
    <w:rsid w:val="00AB127A"/>
    <w:pPr>
      <w:spacing w:before="0" w:after="150"/>
      <w:ind w:right="45"/>
      <w:textAlignment w:val="bottom"/>
    </w:pPr>
    <w:rPr>
      <w:rFonts w:ascii="Times New Roman" w:eastAsia="Times New Roman" w:hAnsi="Times New Roman"/>
      <w:color w:val="586069"/>
      <w:sz w:val="24"/>
    </w:rPr>
  </w:style>
  <w:style w:type="paragraph" w:customStyle="1" w:styleId="btn-link7">
    <w:name w:val="btn-link7"/>
    <w:basedOn w:val="Normal"/>
    <w:rsid w:val="00AB127A"/>
    <w:pPr>
      <w:spacing w:before="0" w:after="150"/>
    </w:pPr>
    <w:rPr>
      <w:rFonts w:ascii="Times New Roman" w:eastAsia="Times New Roman" w:hAnsi="Times New Roman"/>
      <w:color w:val="586069"/>
      <w:sz w:val="24"/>
    </w:rPr>
  </w:style>
  <w:style w:type="paragraph" w:customStyle="1" w:styleId="octicon71">
    <w:name w:val="octicon71"/>
    <w:basedOn w:val="Normal"/>
    <w:rsid w:val="00AB127A"/>
    <w:pPr>
      <w:spacing w:before="0" w:after="150"/>
      <w:textAlignment w:val="bottom"/>
    </w:pPr>
    <w:rPr>
      <w:rFonts w:ascii="Times New Roman" w:eastAsia="Times New Roman" w:hAnsi="Times New Roman"/>
      <w:color w:val="586069"/>
      <w:sz w:val="24"/>
    </w:rPr>
  </w:style>
  <w:style w:type="paragraph" w:customStyle="1" w:styleId="btn11">
    <w:name w:val="btn11"/>
    <w:basedOn w:val="Normal"/>
    <w:rsid w:val="00AB127A"/>
    <w:pPr>
      <w:shd w:val="clear" w:color="auto" w:fill="EFF3F6"/>
      <w:spacing w:before="120" w:after="150" w:line="300" w:lineRule="atLeast"/>
      <w:textAlignment w:val="center"/>
    </w:pPr>
    <w:rPr>
      <w:rFonts w:ascii="Times New Roman" w:eastAsia="Times New Roman" w:hAnsi="Times New Roman"/>
      <w:b/>
      <w:bCs/>
      <w:color w:val="24292E"/>
      <w:sz w:val="21"/>
      <w:szCs w:val="21"/>
    </w:rPr>
  </w:style>
  <w:style w:type="paragraph" w:customStyle="1" w:styleId="octicon72">
    <w:name w:val="octicon72"/>
    <w:basedOn w:val="Normal"/>
    <w:rsid w:val="00AB127A"/>
    <w:pPr>
      <w:spacing w:before="0" w:after="150"/>
      <w:textAlignment w:val="bottom"/>
    </w:pPr>
    <w:rPr>
      <w:rFonts w:ascii="Times New Roman" w:eastAsia="Times New Roman" w:hAnsi="Times New Roman"/>
      <w:color w:val="CCCCCC"/>
      <w:sz w:val="21"/>
      <w:szCs w:val="21"/>
    </w:rPr>
  </w:style>
  <w:style w:type="paragraph" w:customStyle="1" w:styleId="manage-repo-access-icon1">
    <w:name w:val="manage-repo-access-icon1"/>
    <w:basedOn w:val="Normal"/>
    <w:rsid w:val="00AB127A"/>
    <w:pPr>
      <w:shd w:val="clear" w:color="auto" w:fill="F9F9F9"/>
      <w:spacing w:before="0" w:after="150"/>
      <w:ind w:left="-375"/>
    </w:pPr>
    <w:rPr>
      <w:rFonts w:ascii="Times New Roman" w:eastAsia="Times New Roman" w:hAnsi="Times New Roman"/>
      <w:sz w:val="24"/>
    </w:rPr>
  </w:style>
  <w:style w:type="paragraph" w:customStyle="1" w:styleId="blankslate5">
    <w:name w:val="blankslate5"/>
    <w:basedOn w:val="Normal"/>
    <w:rsid w:val="00AB127A"/>
    <w:pPr>
      <w:spacing w:before="0" w:after="150"/>
      <w:jc w:val="center"/>
    </w:pPr>
    <w:rPr>
      <w:rFonts w:ascii="Times New Roman" w:eastAsia="Times New Roman" w:hAnsi="Times New Roman"/>
      <w:vanish/>
      <w:sz w:val="24"/>
    </w:rPr>
  </w:style>
  <w:style w:type="paragraph" w:customStyle="1" w:styleId="table-list-cell3">
    <w:name w:val="table-list-cell3"/>
    <w:basedOn w:val="Normal"/>
    <w:rsid w:val="00AB127A"/>
    <w:pPr>
      <w:pBdr>
        <w:top w:val="single" w:sz="6" w:space="6" w:color="EAECEF"/>
      </w:pBdr>
      <w:spacing w:before="0" w:after="150"/>
      <w:textAlignment w:val="center"/>
    </w:pPr>
    <w:rPr>
      <w:rFonts w:ascii="Times New Roman" w:eastAsia="Times New Roman" w:hAnsi="Times New Roman"/>
      <w:sz w:val="20"/>
      <w:szCs w:val="20"/>
    </w:rPr>
  </w:style>
  <w:style w:type="paragraph" w:customStyle="1" w:styleId="ldap-list-team-name1">
    <w:name w:val="ldap-list-team-name1"/>
    <w:basedOn w:val="Normal"/>
    <w:rsid w:val="00AB127A"/>
    <w:pPr>
      <w:spacing w:before="0" w:after="150"/>
    </w:pPr>
    <w:rPr>
      <w:rFonts w:ascii="Times New Roman" w:eastAsia="Times New Roman" w:hAnsi="Times New Roman"/>
      <w:sz w:val="24"/>
    </w:rPr>
  </w:style>
  <w:style w:type="paragraph" w:customStyle="1" w:styleId="ldap-group-dn1">
    <w:name w:val="ldap-group-dn1"/>
    <w:basedOn w:val="Normal"/>
    <w:rsid w:val="00AB127A"/>
    <w:pPr>
      <w:spacing w:before="0" w:after="150"/>
    </w:pPr>
    <w:rPr>
      <w:rFonts w:ascii="Times New Roman" w:eastAsia="Times New Roman" w:hAnsi="Times New Roman"/>
      <w:color w:val="AAAAAA"/>
      <w:sz w:val="17"/>
      <w:szCs w:val="17"/>
    </w:rPr>
  </w:style>
  <w:style w:type="paragraph" w:customStyle="1" w:styleId="ldap-mention-as1">
    <w:name w:val="ldap-mention-as1"/>
    <w:basedOn w:val="Normal"/>
    <w:rsid w:val="00AB127A"/>
    <w:pPr>
      <w:spacing w:before="0" w:after="150"/>
    </w:pPr>
    <w:rPr>
      <w:rFonts w:ascii="Times New Roman" w:eastAsia="Times New Roman" w:hAnsi="Times New Roman"/>
      <w:sz w:val="24"/>
    </w:rPr>
  </w:style>
  <w:style w:type="paragraph" w:customStyle="1" w:styleId="edit1">
    <w:name w:val="edit1"/>
    <w:basedOn w:val="Normal"/>
    <w:rsid w:val="00AB127A"/>
    <w:pPr>
      <w:spacing w:before="0" w:after="150"/>
      <w:ind w:left="-495"/>
    </w:pPr>
    <w:rPr>
      <w:rFonts w:ascii="Times New Roman" w:eastAsia="Times New Roman" w:hAnsi="Times New Roman"/>
      <w:color w:val="0366D6"/>
      <w:sz w:val="24"/>
    </w:rPr>
  </w:style>
  <w:style w:type="paragraph" w:customStyle="1" w:styleId="edit-fields1">
    <w:name w:val="edit-fields1"/>
    <w:basedOn w:val="Normal"/>
    <w:rsid w:val="00AB127A"/>
    <w:pPr>
      <w:spacing w:before="0" w:after="150"/>
    </w:pPr>
    <w:rPr>
      <w:rFonts w:ascii="Times New Roman" w:eastAsia="Times New Roman" w:hAnsi="Times New Roman"/>
      <w:vanish/>
      <w:sz w:val="24"/>
    </w:rPr>
  </w:style>
  <w:style w:type="paragraph" w:customStyle="1" w:styleId="edit-hide1">
    <w:name w:val="edit-hide1"/>
    <w:basedOn w:val="Normal"/>
    <w:rsid w:val="00AB127A"/>
    <w:pPr>
      <w:spacing w:before="0" w:after="150"/>
    </w:pPr>
    <w:rPr>
      <w:rFonts w:ascii="Times New Roman" w:eastAsia="Times New Roman" w:hAnsi="Times New Roman"/>
      <w:vanish/>
      <w:sz w:val="24"/>
    </w:rPr>
  </w:style>
  <w:style w:type="paragraph" w:customStyle="1" w:styleId="edit-fields2">
    <w:name w:val="edit-fields2"/>
    <w:basedOn w:val="Normal"/>
    <w:rsid w:val="00AB127A"/>
    <w:pPr>
      <w:spacing w:before="0" w:after="150"/>
    </w:pPr>
    <w:rPr>
      <w:rFonts w:ascii="Times New Roman" w:eastAsia="Times New Roman" w:hAnsi="Times New Roman"/>
      <w:sz w:val="24"/>
    </w:rPr>
  </w:style>
  <w:style w:type="paragraph" w:customStyle="1" w:styleId="spinner7">
    <w:name w:val="spinner7"/>
    <w:basedOn w:val="Normal"/>
    <w:rsid w:val="00AB127A"/>
    <w:pPr>
      <w:spacing w:before="0" w:after="150"/>
      <w:ind w:left="225"/>
      <w:textAlignment w:val="center"/>
    </w:pPr>
    <w:rPr>
      <w:rFonts w:ascii="Times New Roman" w:eastAsia="Times New Roman" w:hAnsi="Times New Roman"/>
      <w:vanish/>
      <w:sz w:val="24"/>
    </w:rPr>
  </w:style>
  <w:style w:type="paragraph" w:customStyle="1" w:styleId="team-member-list1">
    <w:name w:val="team-member-list1"/>
    <w:basedOn w:val="Normal"/>
    <w:rsid w:val="00AB127A"/>
    <w:pPr>
      <w:spacing w:before="0" w:after="0"/>
    </w:pPr>
    <w:rPr>
      <w:rFonts w:ascii="Times New Roman" w:eastAsia="Times New Roman" w:hAnsi="Times New Roman"/>
      <w:sz w:val="24"/>
    </w:rPr>
  </w:style>
  <w:style w:type="paragraph" w:customStyle="1" w:styleId="list-item2">
    <w:name w:val="list-item2"/>
    <w:basedOn w:val="Normal"/>
    <w:rsid w:val="00AB127A"/>
    <w:pPr>
      <w:pBdr>
        <w:bottom w:val="single" w:sz="6" w:space="8" w:color="EEEEEE"/>
      </w:pBdr>
      <w:spacing w:before="0" w:after="150"/>
    </w:pPr>
    <w:rPr>
      <w:rFonts w:ascii="Times New Roman" w:eastAsia="Times New Roman" w:hAnsi="Times New Roman"/>
      <w:sz w:val="24"/>
    </w:rPr>
  </w:style>
  <w:style w:type="paragraph" w:customStyle="1" w:styleId="edit-invitation1">
    <w:name w:val="edit-invitation1"/>
    <w:basedOn w:val="Normal"/>
    <w:rsid w:val="00AB127A"/>
    <w:pPr>
      <w:spacing w:before="90" w:after="150"/>
    </w:pPr>
    <w:rPr>
      <w:rFonts w:ascii="Times New Roman" w:eastAsia="Times New Roman" w:hAnsi="Times New Roman"/>
      <w:sz w:val="24"/>
    </w:rPr>
  </w:style>
  <w:style w:type="paragraph" w:customStyle="1" w:styleId="btn-sm6">
    <w:name w:val="btn-sm6"/>
    <w:basedOn w:val="Normal"/>
    <w:rsid w:val="00AB127A"/>
    <w:pPr>
      <w:spacing w:before="0" w:after="150"/>
      <w:ind w:left="75"/>
    </w:pPr>
    <w:rPr>
      <w:rFonts w:ascii="Times New Roman" w:eastAsia="Times New Roman" w:hAnsi="Times New Roman"/>
      <w:sz w:val="23"/>
      <w:szCs w:val="23"/>
    </w:rPr>
  </w:style>
  <w:style w:type="paragraph" w:customStyle="1" w:styleId="inviter-link1">
    <w:name w:val="inviter-link1"/>
    <w:basedOn w:val="Normal"/>
    <w:rsid w:val="00AB127A"/>
    <w:pPr>
      <w:spacing w:before="0" w:after="150"/>
    </w:pPr>
    <w:rPr>
      <w:rFonts w:ascii="Times New Roman" w:eastAsia="Times New Roman" w:hAnsi="Times New Roman"/>
      <w:b/>
      <w:bCs/>
      <w:sz w:val="23"/>
      <w:szCs w:val="23"/>
    </w:rPr>
  </w:style>
  <w:style w:type="paragraph" w:customStyle="1" w:styleId="for-hiding1">
    <w:name w:val="for-hiding1"/>
    <w:basedOn w:val="Normal"/>
    <w:rsid w:val="00AB127A"/>
    <w:pPr>
      <w:spacing w:before="0" w:after="150"/>
    </w:pPr>
    <w:rPr>
      <w:rFonts w:ascii="Times New Roman" w:eastAsia="Times New Roman" w:hAnsi="Times New Roman"/>
      <w:vanish/>
      <w:sz w:val="24"/>
    </w:rPr>
  </w:style>
  <w:style w:type="paragraph" w:customStyle="1" w:styleId="theme-toggle1">
    <w:name w:val="theme-toggle1"/>
    <w:basedOn w:val="Normal"/>
    <w:rsid w:val="00AB127A"/>
    <w:pPr>
      <w:spacing w:before="0" w:after="150"/>
      <w:textAlignment w:val="center"/>
    </w:pPr>
    <w:rPr>
      <w:rFonts w:ascii="Times New Roman" w:eastAsia="Times New Roman" w:hAnsi="Times New Roman"/>
      <w:color w:val="CCCCCC"/>
      <w:sz w:val="24"/>
    </w:rPr>
  </w:style>
  <w:style w:type="paragraph" w:customStyle="1" w:styleId="header2">
    <w:name w:val="header2"/>
    <w:basedOn w:val="Normal"/>
    <w:rsid w:val="00AB127A"/>
    <w:pPr>
      <w:shd w:val="clear" w:color="auto" w:fill="24292E"/>
      <w:spacing w:before="0" w:after="150"/>
    </w:pPr>
    <w:rPr>
      <w:rFonts w:ascii="Times New Roman" w:eastAsia="Times New Roman" w:hAnsi="Times New Roman"/>
      <w:sz w:val="21"/>
      <w:szCs w:val="21"/>
    </w:rPr>
  </w:style>
  <w:style w:type="paragraph" w:customStyle="1" w:styleId="header-old2">
    <w:name w:val="header-old2"/>
    <w:basedOn w:val="Normal"/>
    <w:rsid w:val="00AB127A"/>
    <w:pPr>
      <w:shd w:val="clear" w:color="auto" w:fill="24292E"/>
      <w:spacing w:before="0" w:after="150"/>
    </w:pPr>
    <w:rPr>
      <w:rFonts w:ascii="Times New Roman" w:eastAsia="Times New Roman" w:hAnsi="Times New Roman"/>
      <w:sz w:val="24"/>
    </w:rPr>
  </w:style>
  <w:style w:type="paragraph" w:customStyle="1" w:styleId="pagehead2">
    <w:name w:val="pagehead2"/>
    <w:basedOn w:val="Normal"/>
    <w:rsid w:val="00AB127A"/>
    <w:pPr>
      <w:pBdr>
        <w:bottom w:val="single" w:sz="6" w:space="18" w:color="E1E4E8"/>
      </w:pBdr>
      <w:spacing w:before="0" w:after="360"/>
    </w:pPr>
    <w:rPr>
      <w:rFonts w:ascii="Times New Roman" w:eastAsia="Times New Roman" w:hAnsi="Times New Roman"/>
      <w:sz w:val="24"/>
    </w:rPr>
  </w:style>
  <w:style w:type="paragraph" w:customStyle="1" w:styleId="project-header1">
    <w:name w:val="project-header1"/>
    <w:basedOn w:val="Normal"/>
    <w:rsid w:val="00AB127A"/>
    <w:pPr>
      <w:shd w:val="clear" w:color="auto" w:fill="EFF1F3"/>
      <w:spacing w:before="0" w:after="150"/>
    </w:pPr>
    <w:rPr>
      <w:rFonts w:ascii="Times New Roman" w:eastAsia="Times New Roman" w:hAnsi="Times New Roman"/>
      <w:sz w:val="24"/>
    </w:rPr>
  </w:style>
  <w:style w:type="paragraph" w:customStyle="1" w:styleId="pending-cards-status1">
    <w:name w:val="pending-cards-status1"/>
    <w:basedOn w:val="Normal"/>
    <w:rsid w:val="00AB127A"/>
    <w:pPr>
      <w:pBdr>
        <w:top w:val="single" w:sz="12" w:space="0" w:color="24292E"/>
        <w:left w:val="single" w:sz="12" w:space="0" w:color="24292E"/>
        <w:bottom w:val="single" w:sz="12" w:space="0" w:color="24292E"/>
        <w:right w:val="single" w:sz="12" w:space="0" w:color="24292E"/>
      </w:pBdr>
      <w:spacing w:before="0" w:after="150"/>
    </w:pPr>
    <w:rPr>
      <w:rFonts w:ascii="Times New Roman" w:eastAsia="Times New Roman" w:hAnsi="Times New Roman"/>
      <w:sz w:val="24"/>
    </w:rPr>
  </w:style>
  <w:style w:type="paragraph" w:customStyle="1" w:styleId="loading-indicator2">
    <w:name w:val="loading-indicator2"/>
    <w:basedOn w:val="Normal"/>
    <w:rsid w:val="00AB127A"/>
    <w:pPr>
      <w:spacing w:before="0" w:after="150"/>
    </w:pPr>
    <w:rPr>
      <w:rFonts w:ascii="Times New Roman" w:eastAsia="Times New Roman" w:hAnsi="Times New Roman"/>
      <w:vanish/>
      <w:sz w:val="24"/>
    </w:rPr>
  </w:style>
  <w:style w:type="paragraph" w:customStyle="1" w:styleId="contains-task-list1">
    <w:name w:val="contains-task-list1"/>
    <w:basedOn w:val="Normal"/>
    <w:rsid w:val="00AB127A"/>
    <w:pPr>
      <w:spacing w:before="0" w:after="150"/>
      <w:ind w:left="360"/>
    </w:pPr>
    <w:rPr>
      <w:rFonts w:ascii="Times New Roman" w:eastAsia="Times New Roman" w:hAnsi="Times New Roman"/>
      <w:sz w:val="24"/>
    </w:rPr>
  </w:style>
  <w:style w:type="paragraph" w:customStyle="1" w:styleId="archived-header1">
    <w:name w:val="archived-header1"/>
    <w:basedOn w:val="Normal"/>
    <w:rsid w:val="00AB127A"/>
    <w:pPr>
      <w:spacing w:before="0" w:after="150"/>
    </w:pPr>
    <w:rPr>
      <w:rFonts w:ascii="Times New Roman" w:eastAsia="Times New Roman" w:hAnsi="Times New Roman"/>
      <w:color w:val="735C0F"/>
      <w:sz w:val="24"/>
    </w:rPr>
  </w:style>
  <w:style w:type="paragraph" w:customStyle="1" w:styleId="archive-dropdown-item1">
    <w:name w:val="archive-dropdown-item1"/>
    <w:basedOn w:val="Normal"/>
    <w:rsid w:val="00AB127A"/>
    <w:pPr>
      <w:spacing w:before="0" w:after="150"/>
    </w:pPr>
    <w:rPr>
      <w:rFonts w:ascii="Times New Roman" w:eastAsia="Times New Roman" w:hAnsi="Times New Roman"/>
      <w:vanish/>
      <w:sz w:val="24"/>
    </w:rPr>
  </w:style>
  <w:style w:type="paragraph" w:customStyle="1" w:styleId="from-avatar1">
    <w:name w:val="from-avatar1"/>
    <w:basedOn w:val="Normal"/>
    <w:rsid w:val="00AB127A"/>
    <w:pPr>
      <w:spacing w:before="0" w:after="150"/>
      <w:ind w:right="-60"/>
    </w:pPr>
    <w:rPr>
      <w:rFonts w:ascii="Times New Roman" w:eastAsia="Times New Roman" w:hAnsi="Times New Roman"/>
      <w:sz w:val="24"/>
    </w:rPr>
  </w:style>
  <w:style w:type="paragraph" w:customStyle="1" w:styleId="redacted-activity1">
    <w:name w:val="redacted-activity1"/>
    <w:basedOn w:val="Normal"/>
    <w:rsid w:val="00AB127A"/>
    <w:pPr>
      <w:pBdr>
        <w:bottom w:val="dotted" w:sz="6" w:space="0" w:color="959DA5"/>
      </w:pBdr>
      <w:spacing w:before="0" w:after="150"/>
    </w:pPr>
    <w:rPr>
      <w:rFonts w:ascii="Times New Roman" w:eastAsia="Times New Roman" w:hAnsi="Times New Roman"/>
      <w:sz w:val="24"/>
    </w:rPr>
  </w:style>
  <w:style w:type="paragraph" w:customStyle="1" w:styleId="projects-reset-query-icon1">
    <w:name w:val="projects-reset-query-icon1"/>
    <w:basedOn w:val="Normal"/>
    <w:rsid w:val="00AB127A"/>
    <w:pPr>
      <w:shd w:val="clear" w:color="auto" w:fill="0366D6"/>
      <w:spacing w:before="0" w:after="150"/>
    </w:pPr>
    <w:rPr>
      <w:rFonts w:ascii="Times New Roman" w:eastAsia="Times New Roman" w:hAnsi="Times New Roman"/>
      <w:sz w:val="24"/>
    </w:rPr>
  </w:style>
  <w:style w:type="paragraph" w:customStyle="1" w:styleId="comment-md-support-link1">
    <w:name w:val="comment-md-support-link1"/>
    <w:basedOn w:val="Normal"/>
    <w:rsid w:val="00AB127A"/>
    <w:pPr>
      <w:spacing w:before="0" w:after="150"/>
      <w:jc w:val="center"/>
    </w:pPr>
    <w:rPr>
      <w:rFonts w:ascii="Times New Roman" w:eastAsia="Times New Roman" w:hAnsi="Times New Roman"/>
      <w:sz w:val="24"/>
    </w:rPr>
  </w:style>
  <w:style w:type="paragraph" w:customStyle="1" w:styleId="comment-form-actions1">
    <w:name w:val="comment-form-actions1"/>
    <w:basedOn w:val="Normal"/>
    <w:rsid w:val="00AB127A"/>
    <w:pPr>
      <w:spacing w:before="0" w:after="150"/>
    </w:pPr>
    <w:rPr>
      <w:rFonts w:ascii="Times New Roman" w:eastAsia="Times New Roman" w:hAnsi="Times New Roman"/>
      <w:sz w:val="24"/>
    </w:rPr>
  </w:style>
  <w:style w:type="paragraph" w:customStyle="1" w:styleId="comment-form-head2">
    <w:name w:val="comment-form-head2"/>
    <w:basedOn w:val="Normal"/>
    <w:rsid w:val="00AB127A"/>
    <w:pPr>
      <w:spacing w:before="0" w:after="150"/>
    </w:pPr>
    <w:rPr>
      <w:rFonts w:ascii="Times New Roman" w:eastAsia="Times New Roman" w:hAnsi="Times New Roman"/>
      <w:sz w:val="24"/>
    </w:rPr>
  </w:style>
  <w:style w:type="paragraph" w:customStyle="1" w:styleId="tabnav-tabs3">
    <w:name w:val="tabnav-tabs3"/>
    <w:basedOn w:val="Normal"/>
    <w:rsid w:val="00AB127A"/>
    <w:pPr>
      <w:spacing w:before="0" w:after="0"/>
    </w:pPr>
    <w:rPr>
      <w:rFonts w:ascii="Times New Roman" w:eastAsia="Times New Roman" w:hAnsi="Times New Roman"/>
      <w:sz w:val="24"/>
    </w:rPr>
  </w:style>
  <w:style w:type="paragraph" w:customStyle="1" w:styleId="toolbar-commenting1">
    <w:name w:val="toolbar-commenting1"/>
    <w:basedOn w:val="Normal"/>
    <w:rsid w:val="00AB127A"/>
    <w:pPr>
      <w:pBdr>
        <w:top w:val="single" w:sz="6" w:space="3" w:color="D1D5DA"/>
      </w:pBdr>
      <w:shd w:val="clear" w:color="auto" w:fill="FFFFFF"/>
      <w:spacing w:before="0" w:after="150"/>
      <w:jc w:val="center"/>
    </w:pPr>
    <w:rPr>
      <w:rFonts w:ascii="Times New Roman" w:eastAsia="Times New Roman" w:hAnsi="Times New Roman"/>
      <w:sz w:val="24"/>
    </w:rPr>
  </w:style>
  <w:style w:type="paragraph" w:customStyle="1" w:styleId="preview-content2">
    <w:name w:val="preview-content2"/>
    <w:basedOn w:val="Normal"/>
    <w:rsid w:val="00AB127A"/>
    <w:pPr>
      <w:pBdr>
        <w:top w:val="single" w:sz="6" w:space="0" w:color="D1D5DA"/>
      </w:pBdr>
      <w:spacing w:before="0" w:after="0"/>
    </w:pPr>
    <w:rPr>
      <w:rFonts w:ascii="Times New Roman" w:eastAsia="Times New Roman" w:hAnsi="Times New Roman"/>
      <w:sz w:val="24"/>
    </w:rPr>
  </w:style>
  <w:style w:type="paragraph" w:customStyle="1" w:styleId="comment-body3">
    <w:name w:val="comment-body3"/>
    <w:basedOn w:val="Normal"/>
    <w:rsid w:val="00AB127A"/>
    <w:pPr>
      <w:spacing w:before="0" w:after="150"/>
    </w:pPr>
    <w:rPr>
      <w:rFonts w:ascii="Times New Roman" w:eastAsia="Times New Roman" w:hAnsi="Times New Roman"/>
      <w:sz w:val="21"/>
      <w:szCs w:val="21"/>
    </w:rPr>
  </w:style>
  <w:style w:type="paragraph" w:customStyle="1" w:styleId="project-issue-body-blur1">
    <w:name w:val="project-issue-body-blur1"/>
    <w:basedOn w:val="Normal"/>
    <w:rsid w:val="00AB127A"/>
    <w:pPr>
      <w:spacing w:before="0" w:after="150"/>
    </w:pPr>
    <w:rPr>
      <w:rFonts w:ascii="Times New Roman" w:eastAsia="Times New Roman" w:hAnsi="Times New Roman"/>
      <w:sz w:val="24"/>
    </w:rPr>
  </w:style>
  <w:style w:type="paragraph" w:customStyle="1" w:styleId="octicon-pencil1">
    <w:name w:val="octicon-pencil1"/>
    <w:basedOn w:val="Normal"/>
    <w:rsid w:val="00AB127A"/>
    <w:pPr>
      <w:spacing w:before="0" w:after="150"/>
    </w:pPr>
    <w:rPr>
      <w:rFonts w:ascii="Times New Roman" w:eastAsia="Times New Roman" w:hAnsi="Times New Roman"/>
      <w:color w:val="0366D6"/>
      <w:sz w:val="24"/>
    </w:rPr>
  </w:style>
  <w:style w:type="paragraph" w:customStyle="1" w:styleId="octicon-pencil2">
    <w:name w:val="octicon-pencil2"/>
    <w:basedOn w:val="Normal"/>
    <w:rsid w:val="00AB127A"/>
    <w:pPr>
      <w:spacing w:before="0" w:after="150"/>
    </w:pPr>
    <w:rPr>
      <w:rFonts w:ascii="Times New Roman" w:eastAsia="Times New Roman" w:hAnsi="Times New Roman"/>
      <w:color w:val="0366D6"/>
      <w:sz w:val="24"/>
    </w:rPr>
  </w:style>
  <w:style w:type="paragraph" w:customStyle="1" w:styleId="timeline-comment-action1">
    <w:name w:val="timeline-comment-action1"/>
    <w:basedOn w:val="Normal"/>
    <w:rsid w:val="00AB127A"/>
    <w:pPr>
      <w:spacing w:before="0" w:after="150"/>
    </w:pPr>
    <w:rPr>
      <w:rFonts w:ascii="Times New Roman" w:eastAsia="Times New Roman" w:hAnsi="Times New Roman"/>
      <w:color w:val="6A737D"/>
      <w:sz w:val="24"/>
    </w:rPr>
  </w:style>
  <w:style w:type="paragraph" w:customStyle="1" w:styleId="reaction-summary-item3">
    <w:name w:val="reaction-summary-item3"/>
    <w:basedOn w:val="Normal"/>
    <w:rsid w:val="00AB127A"/>
    <w:pPr>
      <w:pBdr>
        <w:right w:val="single" w:sz="6" w:space="11" w:color="E1E4E8"/>
      </w:pBdr>
      <w:spacing w:before="0" w:after="150" w:line="270" w:lineRule="atLeast"/>
    </w:pPr>
    <w:rPr>
      <w:rFonts w:ascii="Times New Roman" w:eastAsia="Times New Roman" w:hAnsi="Times New Roman"/>
      <w:sz w:val="24"/>
    </w:rPr>
  </w:style>
  <w:style w:type="paragraph" w:customStyle="1" w:styleId="octicon73">
    <w:name w:val="octicon73"/>
    <w:basedOn w:val="Normal"/>
    <w:rsid w:val="00AB127A"/>
    <w:pPr>
      <w:spacing w:before="45" w:after="150"/>
      <w:ind w:left="-330"/>
      <w:jc w:val="center"/>
      <w:textAlignment w:val="bottom"/>
    </w:pPr>
    <w:rPr>
      <w:rFonts w:ascii="Times New Roman" w:eastAsia="Times New Roman" w:hAnsi="Times New Roman"/>
      <w:color w:val="6A737D"/>
      <w:sz w:val="24"/>
    </w:rPr>
  </w:style>
  <w:style w:type="paragraph" w:customStyle="1" w:styleId="underlinenav-item2">
    <w:name w:val="underlinenav-item2"/>
    <w:basedOn w:val="Normal"/>
    <w:rsid w:val="00AB127A"/>
    <w:pPr>
      <w:spacing w:before="0" w:after="150" w:line="300" w:lineRule="atLeast"/>
      <w:ind w:right="240"/>
      <w:jc w:val="center"/>
    </w:pPr>
    <w:rPr>
      <w:rFonts w:ascii="Times New Roman" w:eastAsia="Times New Roman" w:hAnsi="Times New Roman"/>
      <w:color w:val="586069"/>
      <w:sz w:val="21"/>
      <w:szCs w:val="21"/>
    </w:rPr>
  </w:style>
  <w:style w:type="paragraph" w:customStyle="1" w:styleId="pinned-item-handle1">
    <w:name w:val="pinned-item-handle1"/>
    <w:basedOn w:val="Normal"/>
    <w:rsid w:val="00AB127A"/>
    <w:pPr>
      <w:spacing w:before="0" w:after="150"/>
    </w:pPr>
    <w:rPr>
      <w:rFonts w:ascii="Times New Roman" w:eastAsia="Times New Roman" w:hAnsi="Times New Roman"/>
      <w:color w:val="586069"/>
      <w:sz w:val="24"/>
    </w:rPr>
  </w:style>
  <w:style w:type="paragraph" w:customStyle="1" w:styleId="progress-bar5">
    <w:name w:val="progress-bar5"/>
    <w:basedOn w:val="Normal"/>
    <w:rsid w:val="00AB127A"/>
    <w:pPr>
      <w:shd w:val="clear" w:color="auto" w:fill="EAECEF"/>
      <w:spacing w:before="0" w:after="150"/>
    </w:pPr>
    <w:rPr>
      <w:rFonts w:ascii="Times New Roman" w:eastAsia="Times New Roman" w:hAnsi="Times New Roman"/>
      <w:sz w:val="24"/>
    </w:rPr>
  </w:style>
  <w:style w:type="paragraph" w:customStyle="1" w:styleId="octicon74">
    <w:name w:val="octicon74"/>
    <w:basedOn w:val="Normal"/>
    <w:rsid w:val="00AB127A"/>
    <w:pPr>
      <w:spacing w:before="0" w:after="150"/>
      <w:textAlignment w:val="center"/>
    </w:pPr>
    <w:rPr>
      <w:rFonts w:ascii="Times New Roman" w:eastAsia="Times New Roman" w:hAnsi="Times New Roman"/>
      <w:color w:val="6A737D"/>
      <w:sz w:val="24"/>
    </w:rPr>
  </w:style>
  <w:style w:type="paragraph" w:customStyle="1" w:styleId="progress-bar6">
    <w:name w:val="progress-bar6"/>
    <w:basedOn w:val="Normal"/>
    <w:rsid w:val="00AB127A"/>
    <w:pPr>
      <w:shd w:val="clear" w:color="auto" w:fill="EAECEF"/>
      <w:spacing w:before="0" w:after="150"/>
    </w:pPr>
    <w:rPr>
      <w:rFonts w:ascii="Times New Roman" w:eastAsia="Times New Roman" w:hAnsi="Times New Roman"/>
      <w:sz w:val="24"/>
    </w:rPr>
  </w:style>
  <w:style w:type="paragraph" w:customStyle="1" w:styleId="link-gray-dark-underline1">
    <w:name w:val="link-gray-dark-underline1"/>
    <w:basedOn w:val="Normal"/>
    <w:rsid w:val="00AB127A"/>
    <w:pPr>
      <w:spacing w:before="0" w:after="150"/>
    </w:pPr>
    <w:rPr>
      <w:rFonts w:ascii="Times New Roman" w:eastAsia="Times New Roman" w:hAnsi="Times New Roman"/>
      <w:sz w:val="24"/>
      <w:u w:val="single"/>
    </w:rPr>
  </w:style>
  <w:style w:type="paragraph" w:customStyle="1" w:styleId="explain1">
    <w:name w:val="explain1"/>
    <w:basedOn w:val="Normal"/>
    <w:rsid w:val="00AB127A"/>
    <w:pPr>
      <w:spacing w:before="0" w:after="0"/>
    </w:pPr>
    <w:rPr>
      <w:rFonts w:ascii="Times New Roman" w:eastAsia="Times New Roman" w:hAnsi="Times New Roman"/>
      <w:color w:val="586069"/>
      <w:szCs w:val="18"/>
    </w:rPr>
  </w:style>
  <w:style w:type="paragraph" w:customStyle="1" w:styleId="container7">
    <w:name w:val="container7"/>
    <w:basedOn w:val="Normal"/>
    <w:rsid w:val="00AB127A"/>
    <w:pPr>
      <w:spacing w:before="0" w:after="150"/>
    </w:pPr>
    <w:rPr>
      <w:rFonts w:ascii="Times New Roman" w:eastAsia="Times New Roman" w:hAnsi="Times New Roman"/>
      <w:sz w:val="24"/>
    </w:rPr>
  </w:style>
  <w:style w:type="paragraph" w:customStyle="1" w:styleId="container8">
    <w:name w:val="container8"/>
    <w:basedOn w:val="Normal"/>
    <w:rsid w:val="00AB127A"/>
    <w:pPr>
      <w:spacing w:before="0" w:after="150"/>
    </w:pPr>
    <w:rPr>
      <w:rFonts w:ascii="Times New Roman" w:eastAsia="Times New Roman" w:hAnsi="Times New Roman"/>
      <w:sz w:val="24"/>
    </w:rPr>
  </w:style>
  <w:style w:type="paragraph" w:customStyle="1" w:styleId="subset-files-tab1">
    <w:name w:val="subset-files-tab1"/>
    <w:basedOn w:val="Normal"/>
    <w:rsid w:val="00AB127A"/>
    <w:pPr>
      <w:spacing w:before="0" w:after="150"/>
    </w:pPr>
    <w:rPr>
      <w:rFonts w:ascii="Times New Roman" w:eastAsia="Times New Roman" w:hAnsi="Times New Roman"/>
      <w:sz w:val="20"/>
      <w:szCs w:val="20"/>
    </w:rPr>
  </w:style>
  <w:style w:type="paragraph" w:customStyle="1" w:styleId="diffbar-item1">
    <w:name w:val="diffbar-item1"/>
    <w:basedOn w:val="Normal"/>
    <w:rsid w:val="00AB127A"/>
    <w:pPr>
      <w:spacing w:before="0" w:after="150"/>
      <w:ind w:left="240"/>
      <w:textAlignment w:val="center"/>
    </w:pPr>
    <w:rPr>
      <w:rFonts w:ascii="Times New Roman" w:eastAsia="Times New Roman" w:hAnsi="Times New Roman"/>
      <w:sz w:val="20"/>
      <w:szCs w:val="20"/>
    </w:rPr>
  </w:style>
  <w:style w:type="paragraph" w:customStyle="1" w:styleId="file1">
    <w:name w:val="file1"/>
    <w:basedOn w:val="Normal"/>
    <w:rsid w:val="00AB127A"/>
    <w:pPr>
      <w:pBdr>
        <w:top w:val="single" w:sz="6" w:space="0" w:color="DDDDDD"/>
        <w:left w:val="single" w:sz="6" w:space="0" w:color="DDDDDD"/>
        <w:bottom w:val="single" w:sz="6" w:space="0" w:color="DDDDDD"/>
        <w:right w:val="single" w:sz="6" w:space="0" w:color="DDDDDD"/>
      </w:pBdr>
      <w:spacing w:before="0" w:after="300"/>
    </w:pPr>
    <w:rPr>
      <w:rFonts w:ascii="Times New Roman" w:eastAsia="Times New Roman" w:hAnsi="Times New Roman"/>
      <w:sz w:val="24"/>
    </w:rPr>
  </w:style>
  <w:style w:type="paragraph" w:customStyle="1" w:styleId="full-commit1">
    <w:name w:val="full-commit1"/>
    <w:basedOn w:val="Normal"/>
    <w:rsid w:val="00AB127A"/>
    <w:pPr>
      <w:shd w:val="clear" w:color="auto" w:fill="EAF5FF"/>
      <w:spacing w:before="0" w:after="300"/>
    </w:pPr>
    <w:rPr>
      <w:rFonts w:ascii="Times New Roman" w:eastAsia="Times New Roman" w:hAnsi="Times New Roman"/>
      <w:sz w:val="21"/>
      <w:szCs w:val="21"/>
    </w:rPr>
  </w:style>
  <w:style w:type="paragraph" w:customStyle="1" w:styleId="show-if-stuck1">
    <w:name w:val="show-if-stuck1"/>
    <w:basedOn w:val="Normal"/>
    <w:rsid w:val="00AB127A"/>
    <w:pPr>
      <w:spacing w:before="0" w:after="150"/>
    </w:pPr>
    <w:rPr>
      <w:rFonts w:ascii="Times New Roman" w:eastAsia="Times New Roman" w:hAnsi="Times New Roman"/>
      <w:vanish/>
      <w:sz w:val="24"/>
    </w:rPr>
  </w:style>
  <w:style w:type="paragraph" w:customStyle="1" w:styleId="container9">
    <w:name w:val="container9"/>
    <w:basedOn w:val="Normal"/>
    <w:rsid w:val="00AB127A"/>
    <w:pPr>
      <w:spacing w:before="0" w:after="150"/>
    </w:pPr>
    <w:rPr>
      <w:rFonts w:ascii="Times New Roman" w:eastAsia="Times New Roman" w:hAnsi="Times New Roman"/>
      <w:sz w:val="24"/>
    </w:rPr>
  </w:style>
  <w:style w:type="paragraph" w:customStyle="1" w:styleId="table-of-contents1">
    <w:name w:val="table-of-contents1"/>
    <w:basedOn w:val="Normal"/>
    <w:rsid w:val="00AB127A"/>
    <w:pPr>
      <w:spacing w:before="225" w:after="0"/>
    </w:pPr>
    <w:rPr>
      <w:rFonts w:ascii="Times New Roman" w:eastAsia="Times New Roman" w:hAnsi="Times New Roman"/>
      <w:sz w:val="24"/>
    </w:rPr>
  </w:style>
  <w:style w:type="paragraph" w:customStyle="1" w:styleId="diffbar1">
    <w:name w:val="diffbar1"/>
    <w:basedOn w:val="Normal"/>
    <w:rsid w:val="00AB127A"/>
    <w:pPr>
      <w:shd w:val="clear" w:color="auto" w:fill="FFFFFF"/>
      <w:spacing w:before="0" w:after="150"/>
    </w:pPr>
    <w:rPr>
      <w:rFonts w:ascii="Times New Roman" w:eastAsia="Times New Roman" w:hAnsi="Times New Roman"/>
      <w:sz w:val="24"/>
    </w:rPr>
  </w:style>
  <w:style w:type="paragraph" w:customStyle="1" w:styleId="show-if-stuck2">
    <w:name w:val="show-if-stuck2"/>
    <w:basedOn w:val="Normal"/>
    <w:rsid w:val="00AB127A"/>
    <w:pPr>
      <w:spacing w:before="0" w:after="150"/>
    </w:pPr>
    <w:rPr>
      <w:rFonts w:ascii="Times New Roman" w:eastAsia="Times New Roman" w:hAnsi="Times New Roman"/>
      <w:sz w:val="24"/>
    </w:rPr>
  </w:style>
  <w:style w:type="paragraph" w:customStyle="1" w:styleId="diffstat1">
    <w:name w:val="diffstat1"/>
    <w:basedOn w:val="Normal"/>
    <w:rsid w:val="00AB127A"/>
    <w:pPr>
      <w:spacing w:before="0" w:after="150"/>
    </w:pPr>
    <w:rPr>
      <w:rFonts w:ascii="Times New Roman" w:eastAsia="Times New Roman" w:hAnsi="Times New Roman"/>
      <w:b/>
      <w:bCs/>
      <w:vanish/>
      <w:color w:val="586069"/>
      <w:szCs w:val="18"/>
    </w:rPr>
  </w:style>
  <w:style w:type="paragraph" w:customStyle="1" w:styleId="pr-review-tools1">
    <w:name w:val="pr-review-tools1"/>
    <w:basedOn w:val="Normal"/>
    <w:rsid w:val="00AB127A"/>
    <w:pPr>
      <w:spacing w:before="120" w:after="150"/>
    </w:pPr>
    <w:rPr>
      <w:rFonts w:ascii="Times New Roman" w:eastAsia="Times New Roman" w:hAnsi="Times New Roman"/>
      <w:sz w:val="24"/>
    </w:rPr>
  </w:style>
  <w:style w:type="paragraph" w:customStyle="1" w:styleId="stale-files-tab1">
    <w:name w:val="stale-files-tab1"/>
    <w:basedOn w:val="Normal"/>
    <w:rsid w:val="00AB127A"/>
    <w:pPr>
      <w:shd w:val="clear" w:color="auto" w:fill="FFF8F2"/>
      <w:spacing w:before="0" w:after="0"/>
    </w:pPr>
    <w:rPr>
      <w:rFonts w:ascii="Times New Roman" w:eastAsia="Times New Roman" w:hAnsi="Times New Roman"/>
      <w:color w:val="A04100"/>
      <w:sz w:val="24"/>
    </w:rPr>
  </w:style>
  <w:style w:type="paragraph" w:customStyle="1" w:styleId="select-menu-modal5">
    <w:name w:val="select-menu-modal5"/>
    <w:basedOn w:val="Normal"/>
    <w:rsid w:val="00AB127A"/>
    <w:pPr>
      <w:shd w:val="clear" w:color="auto" w:fill="FFFFFF"/>
      <w:spacing w:before="60" w:after="300"/>
    </w:pPr>
    <w:rPr>
      <w:rFonts w:ascii="Times New Roman" w:eastAsia="Times New Roman" w:hAnsi="Times New Roman"/>
      <w:color w:val="586069"/>
      <w:szCs w:val="18"/>
    </w:rPr>
  </w:style>
  <w:style w:type="paragraph" w:customStyle="1" w:styleId="css-truncate-target12">
    <w:name w:val="css-truncate-target12"/>
    <w:basedOn w:val="Normal"/>
    <w:rsid w:val="00AB127A"/>
    <w:pPr>
      <w:spacing w:before="0" w:after="150"/>
    </w:pPr>
    <w:rPr>
      <w:rFonts w:ascii="Times New Roman" w:eastAsia="Times New Roman" w:hAnsi="Times New Roman"/>
      <w:sz w:val="24"/>
    </w:rPr>
  </w:style>
  <w:style w:type="paragraph" w:customStyle="1" w:styleId="emoji2">
    <w:name w:val="emoji2"/>
    <w:basedOn w:val="Normal"/>
    <w:rsid w:val="00AB127A"/>
    <w:pPr>
      <w:spacing w:before="0" w:after="150"/>
      <w:textAlignment w:val="bottom"/>
    </w:pPr>
    <w:rPr>
      <w:rFonts w:ascii="Times New Roman" w:eastAsia="Times New Roman" w:hAnsi="Times New Roman"/>
      <w:sz w:val="24"/>
    </w:rPr>
  </w:style>
  <w:style w:type="paragraph" w:customStyle="1" w:styleId="is-range-selected1">
    <w:name w:val="is-range-selected1"/>
    <w:basedOn w:val="Normal"/>
    <w:rsid w:val="00AB127A"/>
    <w:pPr>
      <w:shd w:val="clear" w:color="auto" w:fill="FFFBDD"/>
      <w:spacing w:before="0" w:after="150"/>
    </w:pPr>
    <w:rPr>
      <w:rFonts w:ascii="Times New Roman" w:eastAsia="Times New Roman" w:hAnsi="Times New Roman"/>
      <w:color w:val="735C0F"/>
      <w:sz w:val="24"/>
    </w:rPr>
  </w:style>
  <w:style w:type="paragraph" w:customStyle="1" w:styleId="text-emphasized1">
    <w:name w:val="text-emphasized1"/>
    <w:basedOn w:val="Normal"/>
    <w:rsid w:val="00AB127A"/>
    <w:pPr>
      <w:spacing w:before="0" w:after="150"/>
    </w:pPr>
    <w:rPr>
      <w:rFonts w:ascii="Times New Roman" w:eastAsia="Times New Roman" w:hAnsi="Times New Roman"/>
      <w:b/>
      <w:bCs/>
      <w:color w:val="776521"/>
      <w:sz w:val="24"/>
    </w:rPr>
  </w:style>
  <w:style w:type="paragraph" w:customStyle="1" w:styleId="is-last-in-range1">
    <w:name w:val="is-last-in-range1"/>
    <w:basedOn w:val="Normal"/>
    <w:rsid w:val="00AB127A"/>
    <w:pPr>
      <w:shd w:val="clear" w:color="auto" w:fill="FFF5B1"/>
      <w:spacing w:before="0" w:after="150"/>
    </w:pPr>
    <w:rPr>
      <w:rFonts w:ascii="Times New Roman" w:eastAsia="Times New Roman" w:hAnsi="Times New Roman"/>
      <w:sz w:val="24"/>
    </w:rPr>
  </w:style>
  <w:style w:type="paragraph" w:customStyle="1" w:styleId="file-header1">
    <w:name w:val="file-header1"/>
    <w:basedOn w:val="Normal"/>
    <w:rsid w:val="00AB127A"/>
    <w:pPr>
      <w:pBdr>
        <w:bottom w:val="single" w:sz="6" w:space="4" w:color="E1E4E8"/>
      </w:pBdr>
      <w:shd w:val="clear" w:color="auto" w:fill="FAFBFC"/>
      <w:spacing w:before="0" w:after="150"/>
    </w:pPr>
    <w:rPr>
      <w:rFonts w:ascii="Times New Roman" w:eastAsia="Times New Roman" w:hAnsi="Times New Roman"/>
      <w:sz w:val="24"/>
    </w:rPr>
  </w:style>
  <w:style w:type="paragraph" w:customStyle="1" w:styleId="discussion-item-icon2">
    <w:name w:val="discussion-item-icon2"/>
    <w:basedOn w:val="Normal"/>
    <w:rsid w:val="00AB127A"/>
    <w:pPr>
      <w:pBdr>
        <w:top w:val="single" w:sz="12" w:space="0" w:color="FFFFFF"/>
        <w:left w:val="single" w:sz="12" w:space="0" w:color="FFFFFF"/>
        <w:bottom w:val="single" w:sz="12" w:space="0" w:color="FFFFFF"/>
        <w:right w:val="single" w:sz="12" w:space="0" w:color="FFFFFF"/>
      </w:pBdr>
      <w:shd w:val="clear" w:color="auto" w:fill="E1E4E8"/>
      <w:spacing w:before="0" w:after="150" w:line="420" w:lineRule="atLeast"/>
      <w:ind w:left="-585"/>
      <w:jc w:val="center"/>
    </w:pPr>
    <w:rPr>
      <w:rFonts w:ascii="Times New Roman" w:eastAsia="Times New Roman" w:hAnsi="Times New Roman"/>
      <w:vanish/>
      <w:color w:val="24292E"/>
      <w:sz w:val="24"/>
    </w:rPr>
  </w:style>
  <w:style w:type="paragraph" w:customStyle="1" w:styleId="octicon75">
    <w:name w:val="octicon75"/>
    <w:basedOn w:val="Normal"/>
    <w:rsid w:val="00AB127A"/>
    <w:pPr>
      <w:spacing w:before="0" w:after="150"/>
      <w:textAlignment w:val="bottom"/>
    </w:pPr>
    <w:rPr>
      <w:rFonts w:ascii="Times New Roman" w:eastAsia="Times New Roman" w:hAnsi="Times New Roman"/>
      <w:sz w:val="24"/>
    </w:rPr>
  </w:style>
  <w:style w:type="paragraph" w:customStyle="1" w:styleId="file-actions1">
    <w:name w:val="file-actions1"/>
    <w:basedOn w:val="Normal"/>
    <w:rsid w:val="00AB127A"/>
    <w:pPr>
      <w:spacing w:before="0" w:after="150"/>
    </w:pPr>
    <w:rPr>
      <w:rFonts w:ascii="Times New Roman" w:eastAsia="Times New Roman" w:hAnsi="Times New Roman"/>
      <w:vanish/>
      <w:sz w:val="20"/>
      <w:szCs w:val="20"/>
    </w:rPr>
  </w:style>
  <w:style w:type="paragraph" w:customStyle="1" w:styleId="resolved-notice1">
    <w:name w:val="resolved-notice1"/>
    <w:basedOn w:val="Normal"/>
    <w:rsid w:val="00AB127A"/>
    <w:pPr>
      <w:spacing w:before="0" w:after="150"/>
    </w:pPr>
    <w:rPr>
      <w:rFonts w:ascii="Times New Roman" w:eastAsia="Times New Roman" w:hAnsi="Times New Roman"/>
      <w:sz w:val="24"/>
    </w:rPr>
  </w:style>
  <w:style w:type="paragraph" w:customStyle="1" w:styleId="start-review-label1">
    <w:name w:val="start-review-label1"/>
    <w:basedOn w:val="Normal"/>
    <w:rsid w:val="00AB127A"/>
    <w:pPr>
      <w:spacing w:before="0" w:after="150"/>
    </w:pPr>
    <w:rPr>
      <w:rFonts w:ascii="Times New Roman" w:eastAsia="Times New Roman" w:hAnsi="Times New Roman"/>
      <w:vanish/>
      <w:sz w:val="24"/>
    </w:rPr>
  </w:style>
  <w:style w:type="paragraph" w:customStyle="1" w:styleId="review-simple-reply-button1">
    <w:name w:val="review-simple-reply-button1"/>
    <w:basedOn w:val="Normal"/>
    <w:rsid w:val="00AB127A"/>
    <w:pPr>
      <w:spacing w:before="0" w:after="150"/>
    </w:pPr>
    <w:rPr>
      <w:rFonts w:ascii="Times New Roman" w:eastAsia="Times New Roman" w:hAnsi="Times New Roman"/>
      <w:vanish/>
      <w:sz w:val="24"/>
    </w:rPr>
  </w:style>
  <w:style w:type="paragraph" w:customStyle="1" w:styleId="review-cancel-button1">
    <w:name w:val="review-cancel-button1"/>
    <w:basedOn w:val="Normal"/>
    <w:rsid w:val="00AB127A"/>
    <w:pPr>
      <w:spacing w:before="0" w:after="150"/>
    </w:pPr>
    <w:rPr>
      <w:rFonts w:ascii="Times New Roman" w:eastAsia="Times New Roman" w:hAnsi="Times New Roman"/>
      <w:sz w:val="24"/>
    </w:rPr>
  </w:style>
  <w:style w:type="paragraph" w:customStyle="1" w:styleId="review-title-with-count1">
    <w:name w:val="review-title-with-count1"/>
    <w:basedOn w:val="Normal"/>
    <w:rsid w:val="00AB127A"/>
    <w:pPr>
      <w:spacing w:before="0" w:after="150"/>
    </w:pPr>
    <w:rPr>
      <w:rFonts w:ascii="Times New Roman" w:eastAsia="Times New Roman" w:hAnsi="Times New Roman"/>
      <w:sz w:val="24"/>
    </w:rPr>
  </w:style>
  <w:style w:type="paragraph" w:customStyle="1" w:styleId="counter11">
    <w:name w:val="counter11"/>
    <w:basedOn w:val="Normal"/>
    <w:rsid w:val="00AB127A"/>
    <w:pPr>
      <w:spacing w:before="0" w:after="150"/>
    </w:pPr>
    <w:rPr>
      <w:rFonts w:ascii="Times New Roman" w:eastAsia="Times New Roman" w:hAnsi="Times New Roman"/>
      <w:b/>
      <w:bCs/>
      <w:vanish/>
      <w:color w:val="586069"/>
      <w:szCs w:val="18"/>
    </w:rPr>
  </w:style>
  <w:style w:type="paragraph" w:customStyle="1" w:styleId="comment-body4">
    <w:name w:val="comment-body4"/>
    <w:basedOn w:val="Normal"/>
    <w:rsid w:val="00AB127A"/>
    <w:pPr>
      <w:spacing w:before="0" w:after="150"/>
    </w:pPr>
    <w:rPr>
      <w:rFonts w:ascii="Times New Roman" w:eastAsia="Times New Roman" w:hAnsi="Times New Roman"/>
      <w:sz w:val="21"/>
      <w:szCs w:val="21"/>
    </w:rPr>
  </w:style>
  <w:style w:type="paragraph" w:customStyle="1" w:styleId="comment-reactions4">
    <w:name w:val="comment-reactions4"/>
    <w:basedOn w:val="Normal"/>
    <w:rsid w:val="00AB127A"/>
    <w:pPr>
      <w:spacing w:before="75" w:after="150"/>
    </w:pPr>
    <w:rPr>
      <w:rFonts w:ascii="Times New Roman" w:eastAsia="Times New Roman" w:hAnsi="Times New Roman"/>
      <w:vanish/>
      <w:sz w:val="24"/>
    </w:rPr>
  </w:style>
  <w:style w:type="paragraph" w:customStyle="1" w:styleId="add-reaction-btn4">
    <w:name w:val="add-reaction-btn4"/>
    <w:basedOn w:val="Normal"/>
    <w:rsid w:val="00AB127A"/>
    <w:pPr>
      <w:spacing w:before="0" w:after="150"/>
    </w:pPr>
    <w:rPr>
      <w:rFonts w:ascii="Times New Roman" w:eastAsia="Times New Roman" w:hAnsi="Times New Roman"/>
      <w:sz w:val="24"/>
    </w:rPr>
  </w:style>
  <w:style w:type="paragraph" w:customStyle="1" w:styleId="timeline-comment-action2">
    <w:name w:val="timeline-comment-action2"/>
    <w:basedOn w:val="Normal"/>
    <w:rsid w:val="00AB127A"/>
    <w:pPr>
      <w:spacing w:before="0" w:after="150"/>
    </w:pPr>
    <w:rPr>
      <w:rFonts w:ascii="Times New Roman" w:eastAsia="Times New Roman" w:hAnsi="Times New Roman"/>
      <w:color w:val="6A737D"/>
      <w:sz w:val="24"/>
    </w:rPr>
  </w:style>
  <w:style w:type="paragraph" w:customStyle="1" w:styleId="timeline-comment-label1">
    <w:name w:val="timeline-comment-label1"/>
    <w:basedOn w:val="Normal"/>
    <w:rsid w:val="00AB127A"/>
    <w:pPr>
      <w:spacing w:before="0" w:after="150"/>
      <w:ind w:left="60"/>
    </w:pPr>
    <w:rPr>
      <w:rFonts w:ascii="Times New Roman" w:eastAsia="Times New Roman" w:hAnsi="Times New Roman"/>
      <w:szCs w:val="18"/>
    </w:rPr>
  </w:style>
  <w:style w:type="paragraph" w:customStyle="1" w:styleId="pending-batched-suggestion-label1">
    <w:name w:val="pending-batched-suggestion-label1"/>
    <w:basedOn w:val="Normal"/>
    <w:rsid w:val="00AB127A"/>
    <w:pPr>
      <w:shd w:val="clear" w:color="auto" w:fill="FFFDEF"/>
      <w:spacing w:before="0" w:after="150"/>
    </w:pPr>
    <w:rPr>
      <w:rFonts w:ascii="Times New Roman" w:eastAsia="Times New Roman" w:hAnsi="Times New Roman"/>
      <w:color w:val="B08800"/>
      <w:sz w:val="24"/>
    </w:rPr>
  </w:style>
  <w:style w:type="paragraph" w:customStyle="1" w:styleId="is-comment-editing1">
    <w:name w:val="is-comment-editing1"/>
    <w:basedOn w:val="Normal"/>
    <w:rsid w:val="00AB127A"/>
    <w:pPr>
      <w:pBdr>
        <w:top w:val="single" w:sz="6" w:space="0" w:color="E1E4E8"/>
        <w:left w:val="single" w:sz="6" w:space="0" w:color="E1E4E8"/>
        <w:bottom w:val="single" w:sz="6" w:space="0" w:color="E1E4E8"/>
        <w:right w:val="single" w:sz="6" w:space="0" w:color="E1E4E8"/>
      </w:pBdr>
      <w:shd w:val="clear" w:color="auto" w:fill="FFFFFF"/>
      <w:spacing w:before="0" w:after="150"/>
    </w:pPr>
    <w:rPr>
      <w:rFonts w:ascii="Times New Roman" w:eastAsia="Times New Roman" w:hAnsi="Times New Roman"/>
      <w:sz w:val="24"/>
    </w:rPr>
  </w:style>
  <w:style w:type="paragraph" w:customStyle="1" w:styleId="edit-comment-hide3">
    <w:name w:val="edit-comment-hide3"/>
    <w:basedOn w:val="Normal"/>
    <w:rsid w:val="00AB127A"/>
    <w:pPr>
      <w:spacing w:before="0" w:after="150"/>
    </w:pPr>
    <w:rPr>
      <w:rFonts w:ascii="Times New Roman" w:eastAsia="Times New Roman" w:hAnsi="Times New Roman"/>
      <w:vanish/>
      <w:sz w:val="24"/>
    </w:rPr>
  </w:style>
  <w:style w:type="paragraph" w:customStyle="1" w:styleId="timeline-comment-actions5">
    <w:name w:val="timeline-comment-actions5"/>
    <w:basedOn w:val="Normal"/>
    <w:rsid w:val="00AB127A"/>
    <w:pPr>
      <w:spacing w:before="0" w:after="150"/>
      <w:ind w:left="120"/>
    </w:pPr>
    <w:rPr>
      <w:rFonts w:ascii="Times New Roman" w:eastAsia="Times New Roman" w:hAnsi="Times New Roman"/>
      <w:vanish/>
      <w:sz w:val="24"/>
    </w:rPr>
  </w:style>
  <w:style w:type="paragraph" w:customStyle="1" w:styleId="previewable-comment-form5">
    <w:name w:val="previewable-comment-form5"/>
    <w:basedOn w:val="Normal"/>
    <w:rsid w:val="00AB127A"/>
    <w:pPr>
      <w:spacing w:before="0" w:after="150"/>
    </w:pPr>
    <w:rPr>
      <w:rFonts w:ascii="Times New Roman" w:eastAsia="Times New Roman" w:hAnsi="Times New Roman"/>
      <w:sz w:val="24"/>
    </w:rPr>
  </w:style>
  <w:style w:type="paragraph" w:customStyle="1" w:styleId="inline-comment-form2">
    <w:name w:val="inline-comment-form2"/>
    <w:basedOn w:val="Normal"/>
    <w:rsid w:val="00AB127A"/>
    <w:pPr>
      <w:shd w:val="clear" w:color="auto" w:fill="FFFFFF"/>
      <w:spacing w:before="0" w:after="0"/>
      <w:ind w:left="-240" w:right="-240"/>
    </w:pPr>
    <w:rPr>
      <w:rFonts w:ascii="Times New Roman" w:eastAsia="Times New Roman" w:hAnsi="Times New Roman"/>
      <w:sz w:val="24"/>
    </w:rPr>
  </w:style>
  <w:style w:type="paragraph" w:customStyle="1" w:styleId="review-summary-form-wrapper1">
    <w:name w:val="review-summary-form-wrapper1"/>
    <w:basedOn w:val="Normal"/>
    <w:rsid w:val="00AB127A"/>
    <w:pPr>
      <w:pBdr>
        <w:top w:val="single" w:sz="6" w:space="0" w:color="E1E4E8"/>
        <w:left w:val="single" w:sz="6" w:space="0" w:color="E1E4E8"/>
        <w:bottom w:val="single" w:sz="6" w:space="0" w:color="E1E4E8"/>
        <w:right w:val="single" w:sz="6" w:space="0" w:color="E1E4E8"/>
      </w:pBdr>
      <w:shd w:val="clear" w:color="auto" w:fill="FFFFFF"/>
      <w:spacing w:before="0" w:after="360"/>
      <w:ind w:left="-285"/>
    </w:pPr>
    <w:rPr>
      <w:rFonts w:ascii="Times New Roman" w:eastAsia="Times New Roman" w:hAnsi="Times New Roman"/>
      <w:sz w:val="24"/>
    </w:rPr>
  </w:style>
  <w:style w:type="paragraph" w:customStyle="1" w:styleId="review-summary-form-wrapper2">
    <w:name w:val="review-summary-form-wrapper2"/>
    <w:basedOn w:val="Normal"/>
    <w:rsid w:val="00AB127A"/>
    <w:pPr>
      <w:pBdr>
        <w:top w:val="single" w:sz="6" w:space="0" w:color="D9D0A5"/>
        <w:left w:val="single" w:sz="6" w:space="0" w:color="D9D0A5"/>
        <w:bottom w:val="single" w:sz="6" w:space="0" w:color="D9D0A5"/>
        <w:right w:val="single" w:sz="6" w:space="0" w:color="D9D0A5"/>
      </w:pBdr>
      <w:shd w:val="clear" w:color="auto" w:fill="FFFFFF"/>
      <w:spacing w:before="0" w:after="360"/>
      <w:ind w:left="-285"/>
    </w:pPr>
    <w:rPr>
      <w:rFonts w:ascii="Times New Roman" w:eastAsia="Times New Roman" w:hAnsi="Times New Roman"/>
      <w:sz w:val="24"/>
    </w:rPr>
  </w:style>
  <w:style w:type="paragraph" w:customStyle="1" w:styleId="insertions1">
    <w:name w:val="insertions1"/>
    <w:basedOn w:val="Normal"/>
    <w:rsid w:val="00AB127A"/>
    <w:pPr>
      <w:spacing w:before="0" w:after="150"/>
    </w:pPr>
    <w:rPr>
      <w:rFonts w:ascii="Times New Roman" w:eastAsia="Times New Roman" w:hAnsi="Times New Roman"/>
      <w:color w:val="28A745"/>
      <w:sz w:val="24"/>
    </w:rPr>
  </w:style>
  <w:style w:type="paragraph" w:customStyle="1" w:styleId="deletions1">
    <w:name w:val="deletions1"/>
    <w:basedOn w:val="Normal"/>
    <w:rsid w:val="00AB127A"/>
    <w:pPr>
      <w:spacing w:before="0" w:after="150"/>
    </w:pPr>
    <w:rPr>
      <w:rFonts w:ascii="Times New Roman" w:eastAsia="Times New Roman" w:hAnsi="Times New Roman"/>
      <w:color w:val="CB2431"/>
      <w:sz w:val="24"/>
    </w:rPr>
  </w:style>
  <w:style w:type="paragraph" w:customStyle="1" w:styleId="section1">
    <w:name w:val="section1"/>
    <w:basedOn w:val="Normal"/>
    <w:rsid w:val="00AB127A"/>
    <w:pPr>
      <w:spacing w:before="0" w:after="150"/>
    </w:pPr>
    <w:rPr>
      <w:rFonts w:ascii="Times New Roman" w:eastAsia="Times New Roman" w:hAnsi="Times New Roman"/>
      <w:sz w:val="24"/>
    </w:rPr>
  </w:style>
  <w:style w:type="paragraph" w:customStyle="1" w:styleId="dots8">
    <w:name w:val="dots8"/>
    <w:basedOn w:val="Normal"/>
    <w:rsid w:val="00AB127A"/>
    <w:pPr>
      <w:spacing w:before="0" w:after="0"/>
    </w:pPr>
    <w:rPr>
      <w:rFonts w:ascii="Times New Roman" w:eastAsia="Times New Roman" w:hAnsi="Times New Roman"/>
      <w:sz w:val="24"/>
    </w:rPr>
  </w:style>
  <w:style w:type="paragraph" w:customStyle="1" w:styleId="octicon-git-pull-request1">
    <w:name w:val="octicon-git-pull-request1"/>
    <w:basedOn w:val="Normal"/>
    <w:rsid w:val="00AB127A"/>
    <w:pPr>
      <w:spacing w:before="0" w:after="150"/>
    </w:pPr>
    <w:rPr>
      <w:rFonts w:ascii="Times New Roman" w:eastAsia="Times New Roman" w:hAnsi="Times New Roman"/>
      <w:color w:val="6F42C1"/>
      <w:sz w:val="24"/>
    </w:rPr>
  </w:style>
  <w:style w:type="paragraph" w:customStyle="1" w:styleId="octicon-git-branch1">
    <w:name w:val="octicon-git-branch1"/>
    <w:basedOn w:val="Normal"/>
    <w:rsid w:val="00AB127A"/>
    <w:pPr>
      <w:spacing w:before="0" w:after="150"/>
    </w:pPr>
    <w:rPr>
      <w:rFonts w:ascii="Times New Roman" w:eastAsia="Times New Roman" w:hAnsi="Times New Roman"/>
      <w:color w:val="28A745"/>
      <w:sz w:val="24"/>
    </w:rPr>
  </w:style>
  <w:style w:type="paragraph" w:customStyle="1" w:styleId="octicon-issue-closed1">
    <w:name w:val="octicon-issue-closed1"/>
    <w:basedOn w:val="Normal"/>
    <w:rsid w:val="00AB127A"/>
    <w:pPr>
      <w:spacing w:before="0" w:after="150"/>
    </w:pPr>
    <w:rPr>
      <w:rFonts w:ascii="Times New Roman" w:eastAsia="Times New Roman" w:hAnsi="Times New Roman"/>
      <w:color w:val="CB2431"/>
      <w:sz w:val="24"/>
    </w:rPr>
  </w:style>
  <w:style w:type="paragraph" w:customStyle="1" w:styleId="octicon-issue-opened1">
    <w:name w:val="octicon-issue-opened1"/>
    <w:basedOn w:val="Normal"/>
    <w:rsid w:val="00AB127A"/>
    <w:pPr>
      <w:spacing w:before="0" w:after="150"/>
    </w:pPr>
    <w:rPr>
      <w:rFonts w:ascii="Times New Roman" w:eastAsia="Times New Roman" w:hAnsi="Times New Roman"/>
      <w:color w:val="28A745"/>
      <w:sz w:val="24"/>
    </w:rPr>
  </w:style>
  <w:style w:type="paragraph" w:customStyle="1" w:styleId="num3">
    <w:name w:val="num3"/>
    <w:basedOn w:val="Normal"/>
    <w:rsid w:val="00AB127A"/>
    <w:pPr>
      <w:spacing w:before="0" w:after="150"/>
    </w:pPr>
    <w:rPr>
      <w:rFonts w:ascii="Times New Roman" w:eastAsia="Times New Roman" w:hAnsi="Times New Roman"/>
      <w:b/>
      <w:bCs/>
      <w:color w:val="24292E"/>
      <w:sz w:val="24"/>
    </w:rPr>
  </w:style>
  <w:style w:type="paragraph" w:customStyle="1" w:styleId="repo-file-upload-meter1">
    <w:name w:val="repo-file-upload-meter1"/>
    <w:basedOn w:val="Normal"/>
    <w:rsid w:val="00AB127A"/>
    <w:pPr>
      <w:shd w:val="clear" w:color="auto" w:fill="D8E8F7"/>
      <w:spacing w:before="0" w:after="150"/>
    </w:pPr>
    <w:rPr>
      <w:rFonts w:ascii="Times New Roman" w:eastAsia="Times New Roman" w:hAnsi="Times New Roman"/>
      <w:sz w:val="24"/>
    </w:rPr>
  </w:style>
  <w:style w:type="paragraph" w:customStyle="1" w:styleId="repo-file-upload-info1">
    <w:name w:val="repo-file-upload-info1"/>
    <w:basedOn w:val="Normal"/>
    <w:rsid w:val="00AB127A"/>
    <w:pPr>
      <w:spacing w:before="0" w:after="150"/>
    </w:pPr>
    <w:rPr>
      <w:rFonts w:ascii="Times New Roman" w:eastAsia="Times New Roman" w:hAnsi="Times New Roman"/>
      <w:b/>
      <w:bCs/>
      <w:sz w:val="24"/>
    </w:rPr>
  </w:style>
  <w:style w:type="paragraph" w:customStyle="1" w:styleId="repo-file-upload-meter-filename1">
    <w:name w:val="repo-file-upload-meter-filename1"/>
    <w:basedOn w:val="Normal"/>
    <w:rsid w:val="00AB127A"/>
    <w:pPr>
      <w:spacing w:before="0" w:after="0"/>
    </w:pPr>
    <w:rPr>
      <w:rFonts w:ascii="Times New Roman" w:eastAsia="Times New Roman" w:hAnsi="Times New Roman"/>
      <w:sz w:val="24"/>
    </w:rPr>
  </w:style>
  <w:style w:type="paragraph" w:customStyle="1" w:styleId="repo-file-upload-drop-text1">
    <w:name w:val="repo-file-upload-drop-text1"/>
    <w:basedOn w:val="Normal"/>
    <w:rsid w:val="00AB127A"/>
    <w:pPr>
      <w:spacing w:before="0" w:after="75"/>
    </w:pPr>
    <w:rPr>
      <w:rFonts w:ascii="Times New Roman" w:eastAsia="Times New Roman" w:hAnsi="Times New Roman"/>
      <w:vanish/>
      <w:sz w:val="24"/>
    </w:rPr>
  </w:style>
  <w:style w:type="paragraph" w:customStyle="1" w:styleId="repo-file-upload-text1">
    <w:name w:val="repo-file-upload-text1"/>
    <w:basedOn w:val="Normal"/>
    <w:rsid w:val="00AB127A"/>
    <w:pPr>
      <w:spacing w:before="0" w:after="75"/>
    </w:pPr>
    <w:rPr>
      <w:rFonts w:ascii="Times New Roman" w:eastAsia="Times New Roman" w:hAnsi="Times New Roman"/>
      <w:sz w:val="24"/>
    </w:rPr>
  </w:style>
  <w:style w:type="paragraph" w:customStyle="1" w:styleId="repo-file-upload-choose1">
    <w:name w:val="repo-file-upload-choose1"/>
    <w:basedOn w:val="Normal"/>
    <w:rsid w:val="00AB127A"/>
    <w:pPr>
      <w:spacing w:before="0" w:after="150"/>
    </w:pPr>
    <w:rPr>
      <w:rFonts w:ascii="Times New Roman" w:eastAsia="Times New Roman" w:hAnsi="Times New Roman"/>
      <w:sz w:val="27"/>
      <w:szCs w:val="27"/>
    </w:rPr>
  </w:style>
  <w:style w:type="paragraph" w:customStyle="1" w:styleId="manual-file-chooser2">
    <w:name w:val="manual-file-chooser2"/>
    <w:basedOn w:val="Normal"/>
    <w:rsid w:val="00AB127A"/>
    <w:pPr>
      <w:spacing w:before="0" w:after="150"/>
    </w:pPr>
    <w:rPr>
      <w:rFonts w:ascii="Times New Roman" w:eastAsia="Times New Roman" w:hAnsi="Times New Roman"/>
      <w:sz w:val="24"/>
    </w:rPr>
  </w:style>
  <w:style w:type="paragraph" w:customStyle="1" w:styleId="repo-file-upload-outline1">
    <w:name w:val="repo-file-upload-outline1"/>
    <w:basedOn w:val="Normal"/>
    <w:rsid w:val="00AB127A"/>
    <w:pPr>
      <w:spacing w:before="0" w:after="150"/>
    </w:pPr>
    <w:rPr>
      <w:rFonts w:ascii="Times New Roman" w:eastAsia="Times New Roman" w:hAnsi="Times New Roman"/>
      <w:sz w:val="24"/>
    </w:rPr>
  </w:style>
  <w:style w:type="paragraph" w:customStyle="1" w:styleId="error3">
    <w:name w:val="error3"/>
    <w:basedOn w:val="Normal"/>
    <w:rsid w:val="00AB127A"/>
    <w:pPr>
      <w:spacing w:before="0" w:after="150"/>
    </w:pPr>
    <w:rPr>
      <w:rFonts w:ascii="Times New Roman" w:eastAsia="Times New Roman" w:hAnsi="Times New Roman"/>
      <w:vanish/>
      <w:sz w:val="24"/>
    </w:rPr>
  </w:style>
  <w:style w:type="paragraph" w:customStyle="1" w:styleId="repo-file-upload-errors1">
    <w:name w:val="repo-file-upload-errors1"/>
    <w:basedOn w:val="Normal"/>
    <w:rsid w:val="00AB127A"/>
    <w:pPr>
      <w:pBdr>
        <w:top w:val="single" w:sz="6" w:space="4" w:color="E5E5E5"/>
      </w:pBdr>
      <w:shd w:val="clear" w:color="auto" w:fill="FFFFFF"/>
      <w:spacing w:before="0" w:after="150"/>
    </w:pPr>
    <w:rPr>
      <w:rFonts w:ascii="Times New Roman" w:eastAsia="Times New Roman" w:hAnsi="Times New Roman"/>
      <w:sz w:val="24"/>
    </w:rPr>
  </w:style>
  <w:style w:type="paragraph" w:customStyle="1" w:styleId="repo-file-upload-errors2">
    <w:name w:val="repo-file-upload-errors2"/>
    <w:basedOn w:val="Normal"/>
    <w:rsid w:val="00AB127A"/>
    <w:pPr>
      <w:pBdr>
        <w:top w:val="single" w:sz="6" w:space="4" w:color="E5E5E5"/>
      </w:pBdr>
      <w:shd w:val="clear" w:color="auto" w:fill="FFFFFF"/>
      <w:spacing w:before="0" w:after="150"/>
    </w:pPr>
    <w:rPr>
      <w:rFonts w:ascii="Times New Roman" w:eastAsia="Times New Roman" w:hAnsi="Times New Roman"/>
      <w:sz w:val="24"/>
    </w:rPr>
  </w:style>
  <w:style w:type="paragraph" w:customStyle="1" w:styleId="repo-file-upload-errors3">
    <w:name w:val="repo-file-upload-errors3"/>
    <w:basedOn w:val="Normal"/>
    <w:rsid w:val="00AB127A"/>
    <w:pPr>
      <w:pBdr>
        <w:top w:val="single" w:sz="6" w:space="4" w:color="E5E5E5"/>
      </w:pBdr>
      <w:shd w:val="clear" w:color="auto" w:fill="FFFFFF"/>
      <w:spacing w:before="0" w:after="150"/>
    </w:pPr>
    <w:rPr>
      <w:rFonts w:ascii="Times New Roman" w:eastAsia="Times New Roman" w:hAnsi="Times New Roman"/>
      <w:sz w:val="24"/>
    </w:rPr>
  </w:style>
  <w:style w:type="paragraph" w:customStyle="1" w:styleId="repo-file-upload-errors4">
    <w:name w:val="repo-file-upload-errors4"/>
    <w:basedOn w:val="Normal"/>
    <w:rsid w:val="00AB127A"/>
    <w:pPr>
      <w:pBdr>
        <w:top w:val="single" w:sz="6" w:space="4" w:color="E5E5E5"/>
      </w:pBdr>
      <w:shd w:val="clear" w:color="auto" w:fill="FFFFFF"/>
      <w:spacing w:before="0" w:after="150"/>
    </w:pPr>
    <w:rPr>
      <w:rFonts w:ascii="Times New Roman" w:eastAsia="Times New Roman" w:hAnsi="Times New Roman"/>
      <w:sz w:val="24"/>
    </w:rPr>
  </w:style>
  <w:style w:type="paragraph" w:customStyle="1" w:styleId="repo-file-upload-errors5">
    <w:name w:val="repo-file-upload-errors5"/>
    <w:basedOn w:val="Normal"/>
    <w:rsid w:val="00AB127A"/>
    <w:pPr>
      <w:pBdr>
        <w:top w:val="single" w:sz="6" w:space="4" w:color="E5E5E5"/>
      </w:pBdr>
      <w:shd w:val="clear" w:color="auto" w:fill="FFFFFF"/>
      <w:spacing w:before="0" w:after="150"/>
    </w:pPr>
    <w:rPr>
      <w:rFonts w:ascii="Times New Roman" w:eastAsia="Times New Roman" w:hAnsi="Times New Roman"/>
      <w:sz w:val="24"/>
    </w:rPr>
  </w:style>
  <w:style w:type="paragraph" w:customStyle="1" w:styleId="repo-file-upload-errors6">
    <w:name w:val="repo-file-upload-errors6"/>
    <w:basedOn w:val="Normal"/>
    <w:rsid w:val="00AB127A"/>
    <w:pPr>
      <w:pBdr>
        <w:top w:val="single" w:sz="6" w:space="4" w:color="E5E5E5"/>
      </w:pBdr>
      <w:shd w:val="clear" w:color="auto" w:fill="FFFFFF"/>
      <w:spacing w:before="0" w:after="150"/>
    </w:pPr>
    <w:rPr>
      <w:rFonts w:ascii="Times New Roman" w:eastAsia="Times New Roman" w:hAnsi="Times New Roman"/>
      <w:sz w:val="24"/>
    </w:rPr>
  </w:style>
  <w:style w:type="paragraph" w:customStyle="1" w:styleId="repo-file-upload-outline2">
    <w:name w:val="repo-file-upload-outline2"/>
    <w:basedOn w:val="Normal"/>
    <w:rsid w:val="00AB127A"/>
    <w:pPr>
      <w:pBdr>
        <w:top w:val="dashed" w:sz="36" w:space="0" w:color="DDDDDD"/>
        <w:left w:val="dashed" w:sz="36" w:space="0" w:color="DDDDDD"/>
        <w:bottom w:val="dashed" w:sz="36" w:space="0" w:color="DDDDDD"/>
        <w:right w:val="dashed" w:sz="36" w:space="0" w:color="DDDDDD"/>
      </w:pBdr>
      <w:spacing w:before="0" w:after="150"/>
    </w:pPr>
    <w:rPr>
      <w:rFonts w:ascii="Times New Roman" w:eastAsia="Times New Roman" w:hAnsi="Times New Roman"/>
      <w:sz w:val="24"/>
    </w:rPr>
  </w:style>
  <w:style w:type="paragraph" w:customStyle="1" w:styleId="name2">
    <w:name w:val="name2"/>
    <w:basedOn w:val="Normal"/>
    <w:rsid w:val="00AB127A"/>
    <w:pPr>
      <w:spacing w:before="0" w:after="150"/>
    </w:pPr>
    <w:rPr>
      <w:rFonts w:ascii="Times New Roman" w:eastAsia="Times New Roman" w:hAnsi="Times New Roman"/>
      <w:color w:val="888888"/>
      <w:sz w:val="24"/>
    </w:rPr>
  </w:style>
  <w:style w:type="paragraph" w:customStyle="1" w:styleId="actions1">
    <w:name w:val="actions1"/>
    <w:basedOn w:val="Normal"/>
    <w:rsid w:val="00AB127A"/>
    <w:pPr>
      <w:spacing w:before="0" w:after="150"/>
      <w:jc w:val="right"/>
    </w:pPr>
    <w:rPr>
      <w:rFonts w:ascii="Times New Roman" w:eastAsia="Times New Roman" w:hAnsi="Times New Roman"/>
      <w:sz w:val="24"/>
    </w:rPr>
  </w:style>
  <w:style w:type="paragraph" w:customStyle="1" w:styleId="remove-file1">
    <w:name w:val="remove-file1"/>
    <w:basedOn w:val="Normal"/>
    <w:rsid w:val="00AB127A"/>
    <w:pPr>
      <w:spacing w:before="0" w:after="150"/>
    </w:pPr>
    <w:rPr>
      <w:rFonts w:ascii="Times New Roman" w:eastAsia="Times New Roman" w:hAnsi="Times New Roman"/>
      <w:color w:val="888888"/>
      <w:sz w:val="24"/>
    </w:rPr>
  </w:style>
  <w:style w:type="paragraph" w:customStyle="1" w:styleId="remove-file2">
    <w:name w:val="remove-file2"/>
    <w:basedOn w:val="Normal"/>
    <w:rsid w:val="00AB127A"/>
    <w:pPr>
      <w:spacing w:before="0" w:after="150"/>
    </w:pPr>
    <w:rPr>
      <w:rFonts w:ascii="Times New Roman" w:eastAsia="Times New Roman" w:hAnsi="Times New Roman"/>
      <w:color w:val="666666"/>
      <w:sz w:val="24"/>
    </w:rPr>
  </w:style>
  <w:style w:type="paragraph" w:customStyle="1" w:styleId="blankslate6">
    <w:name w:val="blankslate6"/>
    <w:basedOn w:val="Normal"/>
    <w:rsid w:val="00AB127A"/>
    <w:pPr>
      <w:spacing w:before="0" w:after="150"/>
      <w:jc w:val="center"/>
    </w:pPr>
    <w:rPr>
      <w:rFonts w:ascii="Times New Roman" w:eastAsia="Times New Roman" w:hAnsi="Times New Roman"/>
      <w:vanish/>
      <w:sz w:val="24"/>
    </w:rPr>
  </w:style>
  <w:style w:type="paragraph" w:customStyle="1" w:styleId="sidebar-labels-style1">
    <w:name w:val="sidebar-labels-style1"/>
    <w:basedOn w:val="Normal"/>
    <w:rsid w:val="00AB127A"/>
    <w:pPr>
      <w:spacing w:before="45" w:after="150"/>
    </w:pPr>
    <w:rPr>
      <w:rFonts w:ascii="Times New Roman" w:eastAsia="Times New Roman" w:hAnsi="Times New Roman"/>
      <w:sz w:val="24"/>
    </w:rPr>
  </w:style>
  <w:style w:type="paragraph" w:customStyle="1" w:styleId="g-emoji3">
    <w:name w:val="g-emoji3"/>
    <w:basedOn w:val="Normal"/>
    <w:rsid w:val="00AB127A"/>
    <w:pPr>
      <w:spacing w:before="0" w:after="150"/>
    </w:pPr>
    <w:rPr>
      <w:rFonts w:ascii="Times New Roman" w:eastAsia="Times New Roman" w:hAnsi="Times New Roman"/>
      <w:szCs w:val="18"/>
    </w:rPr>
  </w:style>
  <w:style w:type="paragraph" w:customStyle="1" w:styleId="error4">
    <w:name w:val="error4"/>
    <w:basedOn w:val="Normal"/>
    <w:rsid w:val="00AB127A"/>
    <w:pPr>
      <w:spacing w:before="120" w:after="150"/>
      <w:ind w:left="150"/>
    </w:pPr>
    <w:rPr>
      <w:rFonts w:ascii="Times New Roman" w:eastAsia="Times New Roman" w:hAnsi="Times New Roman"/>
      <w:color w:val="FF0000"/>
      <w:sz w:val="24"/>
    </w:rPr>
  </w:style>
  <w:style w:type="paragraph" w:customStyle="1" w:styleId="owner3">
    <w:name w:val="owner3"/>
    <w:basedOn w:val="Normal"/>
    <w:rsid w:val="00AB127A"/>
    <w:pPr>
      <w:spacing w:before="0" w:after="150"/>
    </w:pPr>
    <w:rPr>
      <w:rFonts w:ascii="Times New Roman" w:eastAsia="Times New Roman" w:hAnsi="Times New Roman"/>
      <w:sz w:val="24"/>
      <w:u w:val="single"/>
    </w:rPr>
  </w:style>
  <w:style w:type="paragraph" w:customStyle="1" w:styleId="repo3">
    <w:name w:val="repo3"/>
    <w:basedOn w:val="Normal"/>
    <w:rsid w:val="00AB127A"/>
    <w:pPr>
      <w:spacing w:before="0" w:after="150"/>
    </w:pPr>
    <w:rPr>
      <w:rFonts w:ascii="Times New Roman" w:eastAsia="Times New Roman" w:hAnsi="Times New Roman"/>
      <w:b/>
      <w:bCs/>
      <w:sz w:val="24"/>
      <w:u w:val="single"/>
    </w:rPr>
  </w:style>
  <w:style w:type="paragraph" w:customStyle="1" w:styleId="repo-icon2">
    <w:name w:val="repo-icon2"/>
    <w:basedOn w:val="Normal"/>
    <w:rsid w:val="00AB127A"/>
    <w:pPr>
      <w:spacing w:before="30" w:after="150"/>
      <w:ind w:left="-300"/>
    </w:pPr>
    <w:rPr>
      <w:rFonts w:ascii="Times New Roman" w:eastAsia="Times New Roman" w:hAnsi="Times New Roman"/>
      <w:color w:val="666666"/>
      <w:sz w:val="24"/>
    </w:rPr>
  </w:style>
  <w:style w:type="paragraph" w:customStyle="1" w:styleId="repo-and-owner1">
    <w:name w:val="repo-and-owner1"/>
    <w:basedOn w:val="Normal"/>
    <w:rsid w:val="00AB127A"/>
    <w:pPr>
      <w:spacing w:before="0" w:after="150"/>
    </w:pPr>
    <w:rPr>
      <w:rFonts w:ascii="Times New Roman" w:eastAsia="Times New Roman" w:hAnsi="Times New Roman"/>
      <w:sz w:val="24"/>
    </w:rPr>
  </w:style>
  <w:style w:type="paragraph" w:customStyle="1" w:styleId="owner4">
    <w:name w:val="owner4"/>
    <w:basedOn w:val="Normal"/>
    <w:rsid w:val="00AB127A"/>
    <w:pPr>
      <w:spacing w:before="0" w:after="150"/>
    </w:pPr>
    <w:rPr>
      <w:rFonts w:ascii="Times New Roman" w:eastAsia="Times New Roman" w:hAnsi="Times New Roman"/>
      <w:sz w:val="24"/>
    </w:rPr>
  </w:style>
  <w:style w:type="paragraph" w:customStyle="1" w:styleId="repo4">
    <w:name w:val="repo4"/>
    <w:basedOn w:val="Normal"/>
    <w:rsid w:val="00AB127A"/>
    <w:pPr>
      <w:spacing w:before="0" w:after="150"/>
    </w:pPr>
    <w:rPr>
      <w:rFonts w:ascii="Times New Roman" w:eastAsia="Times New Roman" w:hAnsi="Times New Roman"/>
      <w:b/>
      <w:bCs/>
      <w:sz w:val="24"/>
    </w:rPr>
  </w:style>
  <w:style w:type="paragraph" w:customStyle="1" w:styleId="stars1">
    <w:name w:val="stars1"/>
    <w:basedOn w:val="Normal"/>
    <w:rsid w:val="00AB127A"/>
    <w:pPr>
      <w:spacing w:before="90" w:after="150"/>
    </w:pPr>
    <w:rPr>
      <w:rFonts w:ascii="Times New Roman" w:eastAsia="Times New Roman" w:hAnsi="Times New Roman"/>
      <w:color w:val="6A737D"/>
      <w:szCs w:val="18"/>
    </w:rPr>
  </w:style>
  <w:style w:type="paragraph" w:customStyle="1" w:styleId="repo-description1">
    <w:name w:val="repo-description1"/>
    <w:basedOn w:val="Normal"/>
    <w:rsid w:val="00AB127A"/>
    <w:pPr>
      <w:spacing w:before="0" w:after="150" w:line="315" w:lineRule="atLeast"/>
    </w:pPr>
    <w:rPr>
      <w:rFonts w:ascii="Times New Roman" w:eastAsia="Times New Roman" w:hAnsi="Times New Roman"/>
      <w:color w:val="586069"/>
      <w:szCs w:val="18"/>
    </w:rPr>
  </w:style>
  <w:style w:type="paragraph" w:customStyle="1" w:styleId="mini-repo-list-item3">
    <w:name w:val="mini-repo-list-item3"/>
    <w:basedOn w:val="Normal"/>
    <w:rsid w:val="00AB127A"/>
    <w:pPr>
      <w:pBdr>
        <w:top w:val="single" w:sz="6" w:space="5" w:color="D1D5DA"/>
      </w:pBdr>
      <w:shd w:val="clear" w:color="auto" w:fill="FFFDEF"/>
      <w:spacing w:before="0" w:after="150"/>
    </w:pPr>
    <w:rPr>
      <w:rFonts w:ascii="Times New Roman" w:eastAsia="Times New Roman" w:hAnsi="Times New Roman"/>
      <w:sz w:val="21"/>
      <w:szCs w:val="21"/>
    </w:rPr>
  </w:style>
  <w:style w:type="paragraph" w:customStyle="1" w:styleId="filter-bar1">
    <w:name w:val="filter-bar1"/>
    <w:basedOn w:val="Normal"/>
    <w:rsid w:val="00AB127A"/>
    <w:pPr>
      <w:pBdr>
        <w:bottom w:val="single" w:sz="6" w:space="8" w:color="E5E5E5"/>
      </w:pBdr>
      <w:shd w:val="clear" w:color="auto" w:fill="FAFBFC"/>
      <w:spacing w:before="0" w:after="150"/>
      <w:jc w:val="center"/>
    </w:pPr>
    <w:rPr>
      <w:rFonts w:ascii="Times New Roman" w:eastAsia="Times New Roman" w:hAnsi="Times New Roman"/>
      <w:sz w:val="24"/>
    </w:rPr>
  </w:style>
  <w:style w:type="paragraph" w:customStyle="1" w:styleId="zeroclipboard-button1">
    <w:name w:val="zeroclipboard-button1"/>
    <w:basedOn w:val="Normal"/>
    <w:rsid w:val="00AB127A"/>
    <w:pPr>
      <w:spacing w:before="0" w:after="150"/>
    </w:pPr>
    <w:rPr>
      <w:rFonts w:ascii="Times New Roman" w:eastAsia="Times New Roman" w:hAnsi="Times New Roman"/>
      <w:sz w:val="24"/>
    </w:rPr>
  </w:style>
  <w:style w:type="paragraph" w:customStyle="1" w:styleId="octicon76">
    <w:name w:val="octicon76"/>
    <w:basedOn w:val="Normal"/>
    <w:rsid w:val="00AB127A"/>
    <w:pPr>
      <w:spacing w:before="0" w:after="150"/>
      <w:textAlignment w:val="bottom"/>
    </w:pPr>
    <w:rPr>
      <w:rFonts w:ascii="Times New Roman" w:eastAsia="Times New Roman" w:hAnsi="Times New Roman"/>
      <w:color w:val="6A737D"/>
      <w:sz w:val="24"/>
    </w:rPr>
  </w:style>
  <w:style w:type="paragraph" w:customStyle="1" w:styleId="octicon77">
    <w:name w:val="octicon77"/>
    <w:basedOn w:val="Normal"/>
    <w:rsid w:val="00AB127A"/>
    <w:pPr>
      <w:spacing w:before="0" w:after="150"/>
      <w:textAlignment w:val="bottom"/>
    </w:pPr>
    <w:rPr>
      <w:rFonts w:ascii="Times New Roman" w:eastAsia="Times New Roman" w:hAnsi="Times New Roman"/>
      <w:sz w:val="24"/>
    </w:rPr>
  </w:style>
  <w:style w:type="paragraph" w:customStyle="1" w:styleId="css-truncate-target13">
    <w:name w:val="css-truncate-target13"/>
    <w:basedOn w:val="Normal"/>
    <w:rsid w:val="00AB127A"/>
    <w:pPr>
      <w:spacing w:before="0" w:after="150"/>
    </w:pPr>
    <w:rPr>
      <w:rFonts w:ascii="Times New Roman" w:eastAsia="Times New Roman" w:hAnsi="Times New Roman"/>
      <w:sz w:val="24"/>
    </w:rPr>
  </w:style>
  <w:style w:type="paragraph" w:customStyle="1" w:styleId="breadcrumb1">
    <w:name w:val="breadcrumb1"/>
    <w:basedOn w:val="Normal"/>
    <w:rsid w:val="00AB127A"/>
    <w:pPr>
      <w:spacing w:before="0" w:after="150" w:line="390" w:lineRule="atLeast"/>
      <w:ind w:left="75"/>
    </w:pPr>
    <w:rPr>
      <w:rFonts w:ascii="Times New Roman" w:eastAsia="Times New Roman" w:hAnsi="Times New Roman"/>
      <w:color w:val="586069"/>
      <w:sz w:val="24"/>
    </w:rPr>
  </w:style>
  <w:style w:type="paragraph" w:customStyle="1" w:styleId="https-clone-options1">
    <w:name w:val="https-clone-options1"/>
    <w:basedOn w:val="Normal"/>
    <w:rsid w:val="00AB127A"/>
    <w:pPr>
      <w:spacing w:before="0" w:after="150"/>
    </w:pPr>
    <w:rPr>
      <w:rFonts w:ascii="Times New Roman" w:eastAsia="Times New Roman" w:hAnsi="Times New Roman"/>
      <w:sz w:val="24"/>
    </w:rPr>
  </w:style>
  <w:style w:type="paragraph" w:customStyle="1" w:styleId="btn-change-protocol1">
    <w:name w:val="btn-change-protocol1"/>
    <w:basedOn w:val="Normal"/>
    <w:rsid w:val="00AB127A"/>
    <w:pPr>
      <w:spacing w:before="0" w:after="150"/>
    </w:pPr>
    <w:rPr>
      <w:rFonts w:ascii="Times New Roman" w:eastAsia="Times New Roman" w:hAnsi="Times New Roman"/>
      <w:szCs w:val="18"/>
    </w:rPr>
  </w:style>
  <w:style w:type="paragraph" w:customStyle="1" w:styleId="get-repo-decription-text1">
    <w:name w:val="get-repo-decription-text1"/>
    <w:basedOn w:val="Normal"/>
    <w:rsid w:val="00AB127A"/>
    <w:pPr>
      <w:spacing w:before="0" w:after="150"/>
    </w:pPr>
    <w:rPr>
      <w:rFonts w:ascii="Times New Roman" w:eastAsia="Times New Roman" w:hAnsi="Times New Roman"/>
      <w:sz w:val="20"/>
      <w:szCs w:val="20"/>
    </w:rPr>
  </w:style>
  <w:style w:type="paragraph" w:customStyle="1" w:styleId="get-repo-btn1">
    <w:name w:val="get-repo-btn1"/>
    <w:basedOn w:val="Normal"/>
    <w:rsid w:val="00AB127A"/>
    <w:pPr>
      <w:pBdr>
        <w:top w:val="single" w:sz="6" w:space="8" w:color="E1E4E8"/>
      </w:pBdr>
      <w:spacing w:before="0" w:after="150"/>
      <w:jc w:val="center"/>
    </w:pPr>
    <w:rPr>
      <w:rFonts w:ascii="Times New Roman" w:eastAsia="Times New Roman" w:hAnsi="Times New Roman"/>
      <w:sz w:val="24"/>
    </w:rPr>
  </w:style>
  <w:style w:type="paragraph" w:customStyle="1" w:styleId="clone-options1">
    <w:name w:val="clone-options1"/>
    <w:basedOn w:val="Normal"/>
    <w:rsid w:val="00AB127A"/>
    <w:pPr>
      <w:spacing w:before="0" w:after="150"/>
    </w:pPr>
    <w:rPr>
      <w:rFonts w:ascii="Times New Roman" w:eastAsia="Times New Roman" w:hAnsi="Times New Roman"/>
      <w:sz w:val="24"/>
    </w:rPr>
  </w:style>
  <w:style w:type="paragraph" w:customStyle="1" w:styleId="spinner8">
    <w:name w:val="spinner8"/>
    <w:basedOn w:val="Normal"/>
    <w:rsid w:val="00AB127A"/>
    <w:pPr>
      <w:spacing w:before="0" w:after="150"/>
      <w:ind w:left="-30"/>
    </w:pPr>
    <w:rPr>
      <w:rFonts w:ascii="Times New Roman" w:eastAsia="Times New Roman" w:hAnsi="Times New Roman"/>
      <w:vanish/>
      <w:sz w:val="24"/>
    </w:rPr>
  </w:style>
  <w:style w:type="paragraph" w:customStyle="1" w:styleId="emoji3">
    <w:name w:val="emoji3"/>
    <w:basedOn w:val="Normal"/>
    <w:rsid w:val="00AB127A"/>
    <w:pPr>
      <w:spacing w:before="0" w:after="150"/>
      <w:textAlignment w:val="top"/>
    </w:pPr>
    <w:rPr>
      <w:rFonts w:ascii="Times New Roman" w:eastAsia="Times New Roman" w:hAnsi="Times New Roman"/>
      <w:sz w:val="24"/>
    </w:rPr>
  </w:style>
  <w:style w:type="paragraph" w:customStyle="1" w:styleId="muted-link1">
    <w:name w:val="muted-link1"/>
    <w:basedOn w:val="Normal"/>
    <w:rsid w:val="00AB127A"/>
    <w:pPr>
      <w:spacing w:before="0" w:after="150"/>
      <w:ind w:left="150"/>
    </w:pPr>
    <w:rPr>
      <w:rFonts w:ascii="Times New Roman" w:eastAsia="Times New Roman" w:hAnsi="Times New Roman"/>
      <w:sz w:val="24"/>
    </w:rPr>
  </w:style>
  <w:style w:type="paragraph" w:customStyle="1" w:styleId="octicon78">
    <w:name w:val="octicon78"/>
    <w:basedOn w:val="Normal"/>
    <w:rsid w:val="00AB127A"/>
    <w:pPr>
      <w:spacing w:before="0" w:after="150"/>
      <w:textAlignment w:val="bottom"/>
    </w:pPr>
    <w:rPr>
      <w:rFonts w:ascii="Times New Roman" w:eastAsia="Times New Roman" w:hAnsi="Times New Roman"/>
      <w:color w:val="959DA5"/>
      <w:sz w:val="24"/>
    </w:rPr>
  </w:style>
  <w:style w:type="paragraph" w:customStyle="1" w:styleId="dropdown-menu6">
    <w:name w:val="dropdown-menu6"/>
    <w:basedOn w:val="Normal"/>
    <w:rsid w:val="00AB127A"/>
    <w:pPr>
      <w:shd w:val="clear" w:color="auto" w:fill="FFFFFF"/>
      <w:spacing w:before="30" w:after="150"/>
    </w:pPr>
    <w:rPr>
      <w:rFonts w:ascii="Times New Roman" w:eastAsia="Times New Roman" w:hAnsi="Times New Roman"/>
      <w:sz w:val="24"/>
    </w:rPr>
  </w:style>
  <w:style w:type="paragraph" w:customStyle="1" w:styleId="dropdown-divider2">
    <w:name w:val="dropdown-divider2"/>
    <w:basedOn w:val="Normal"/>
    <w:rsid w:val="00AB127A"/>
    <w:pPr>
      <w:pBdr>
        <w:top w:val="single" w:sz="6" w:space="0" w:color="E1E4E8"/>
      </w:pBdr>
      <w:spacing w:before="0" w:after="0"/>
    </w:pPr>
    <w:rPr>
      <w:rFonts w:ascii="Times New Roman" w:eastAsia="Times New Roman" w:hAnsi="Times New Roman"/>
      <w:sz w:val="24"/>
    </w:rPr>
  </w:style>
  <w:style w:type="paragraph" w:customStyle="1" w:styleId="select-menu3">
    <w:name w:val="select-menu3"/>
    <w:basedOn w:val="Normal"/>
    <w:rsid w:val="00AB127A"/>
    <w:pPr>
      <w:spacing w:before="0" w:after="0"/>
      <w:textAlignment w:val="center"/>
    </w:pPr>
    <w:rPr>
      <w:rFonts w:ascii="Times New Roman" w:eastAsia="Times New Roman" w:hAnsi="Times New Roman"/>
      <w:sz w:val="24"/>
    </w:rPr>
  </w:style>
  <w:style w:type="paragraph" w:customStyle="1" w:styleId="zeroclipboard-button2">
    <w:name w:val="zeroclipboard-button2"/>
    <w:basedOn w:val="Normal"/>
    <w:rsid w:val="00AB127A"/>
    <w:pPr>
      <w:spacing w:before="0" w:after="150"/>
    </w:pPr>
    <w:rPr>
      <w:rFonts w:ascii="Times New Roman" w:eastAsia="Times New Roman" w:hAnsi="Times New Roman"/>
      <w:sz w:val="24"/>
    </w:rPr>
  </w:style>
  <w:style w:type="paragraph" w:customStyle="1" w:styleId="input-group1">
    <w:name w:val="input-group1"/>
    <w:basedOn w:val="Normal"/>
    <w:rsid w:val="00AB127A"/>
    <w:pPr>
      <w:spacing w:before="0" w:after="150"/>
    </w:pPr>
    <w:rPr>
      <w:rFonts w:ascii="Times New Roman" w:eastAsia="Times New Roman" w:hAnsi="Times New Roman"/>
      <w:sz w:val="24"/>
    </w:rPr>
  </w:style>
  <w:style w:type="paragraph" w:customStyle="1" w:styleId="form-control4">
    <w:name w:val="form-control4"/>
    <w:basedOn w:val="Normal"/>
    <w:rsid w:val="00AB127A"/>
    <w:pPr>
      <w:pBdr>
        <w:top w:val="single" w:sz="6" w:space="5" w:color="D1D5DA"/>
        <w:left w:val="single" w:sz="6" w:space="6" w:color="D1D5DA"/>
        <w:bottom w:val="single" w:sz="6" w:space="5" w:color="D1D5DA"/>
        <w:right w:val="single" w:sz="6" w:space="6" w:color="D1D5DA"/>
      </w:pBdr>
      <w:shd w:val="clear" w:color="auto" w:fill="FFFFFF"/>
      <w:spacing w:before="0" w:after="150" w:line="300" w:lineRule="atLeast"/>
      <w:ind w:left="-15" w:right="-15"/>
      <w:textAlignment w:val="center"/>
    </w:pPr>
    <w:rPr>
      <w:rFonts w:ascii="Times New Roman" w:eastAsia="Times New Roman" w:hAnsi="Times New Roman"/>
      <w:color w:val="24292E"/>
      <w:sz w:val="24"/>
    </w:rPr>
  </w:style>
  <w:style w:type="paragraph" w:customStyle="1" w:styleId="drag-and-drop1">
    <w:name w:val="drag-and-drop1"/>
    <w:basedOn w:val="Normal"/>
    <w:rsid w:val="00AB127A"/>
    <w:pPr>
      <w:pBdr>
        <w:top w:val="single" w:sz="2" w:space="0" w:color="C3C8CF"/>
        <w:left w:val="single" w:sz="2" w:space="0" w:color="C3C8CF"/>
        <w:bottom w:val="single" w:sz="2" w:space="0" w:color="C3C8CF"/>
        <w:right w:val="single" w:sz="2" w:space="0" w:color="C3C8CF"/>
      </w:pBdr>
      <w:shd w:val="clear" w:color="auto" w:fill="FAFBFC"/>
      <w:spacing w:before="0" w:after="0" w:line="240" w:lineRule="atLeast"/>
    </w:pPr>
    <w:rPr>
      <w:rFonts w:ascii="Times New Roman" w:eastAsia="Times New Roman" w:hAnsi="Times New Roman"/>
      <w:color w:val="666666"/>
      <w:sz w:val="20"/>
      <w:szCs w:val="20"/>
    </w:rPr>
  </w:style>
  <w:style w:type="paragraph" w:customStyle="1" w:styleId="manual-file-chooser3">
    <w:name w:val="manual-file-chooser3"/>
    <w:basedOn w:val="Normal"/>
    <w:rsid w:val="00AB127A"/>
    <w:pPr>
      <w:spacing w:before="0" w:after="150"/>
      <w:ind w:left="-1200"/>
    </w:pPr>
    <w:rPr>
      <w:rFonts w:ascii="Times New Roman" w:eastAsia="Times New Roman" w:hAnsi="Times New Roman"/>
      <w:sz w:val="24"/>
    </w:rPr>
  </w:style>
  <w:style w:type="paragraph" w:customStyle="1" w:styleId="flash3">
    <w:name w:val="flash3"/>
    <w:basedOn w:val="Normal"/>
    <w:rsid w:val="00AB127A"/>
    <w:pPr>
      <w:pBdr>
        <w:top w:val="dashed" w:sz="6" w:space="23" w:color="D73A49"/>
        <w:left w:val="dashed" w:sz="6" w:space="11" w:color="D73A49"/>
        <w:bottom w:val="dashed" w:sz="6" w:space="23" w:color="D73A49"/>
        <w:right w:val="dashed" w:sz="6" w:space="11" w:color="D73A49"/>
      </w:pBdr>
      <w:shd w:val="clear" w:color="auto" w:fill="DBEDFF"/>
      <w:spacing w:before="0" w:after="150"/>
    </w:pPr>
    <w:rPr>
      <w:rFonts w:ascii="Times New Roman" w:eastAsia="Times New Roman" w:hAnsi="Times New Roman"/>
      <w:color w:val="032F62"/>
      <w:sz w:val="24"/>
    </w:rPr>
  </w:style>
  <w:style w:type="paragraph" w:customStyle="1" w:styleId="upload-state1">
    <w:name w:val="upload-state1"/>
    <w:basedOn w:val="Normal"/>
    <w:rsid w:val="00AB127A"/>
    <w:pPr>
      <w:spacing w:before="0" w:after="150"/>
    </w:pPr>
    <w:rPr>
      <w:rFonts w:ascii="Times New Roman" w:eastAsia="Times New Roman" w:hAnsi="Times New Roman"/>
      <w:vanish/>
      <w:sz w:val="24"/>
    </w:rPr>
  </w:style>
  <w:style w:type="paragraph" w:customStyle="1" w:styleId="loading4">
    <w:name w:val="loading4"/>
    <w:basedOn w:val="Normal"/>
    <w:rsid w:val="00AB127A"/>
    <w:pPr>
      <w:spacing w:before="0" w:after="150"/>
    </w:pPr>
    <w:rPr>
      <w:rFonts w:ascii="Times New Roman" w:eastAsia="Times New Roman" w:hAnsi="Times New Roman"/>
      <w:sz w:val="24"/>
    </w:rPr>
  </w:style>
  <w:style w:type="paragraph" w:customStyle="1" w:styleId="button-change-avatar1">
    <w:name w:val="button-change-avatar1"/>
    <w:basedOn w:val="Normal"/>
    <w:rsid w:val="00AB127A"/>
    <w:pPr>
      <w:spacing w:before="0" w:after="150"/>
    </w:pPr>
    <w:rPr>
      <w:rFonts w:ascii="Times New Roman" w:eastAsia="Times New Roman" w:hAnsi="Times New Roman"/>
      <w:vanish/>
      <w:sz w:val="24"/>
    </w:rPr>
  </w:style>
  <w:style w:type="paragraph" w:customStyle="1" w:styleId="bad-dimensions1">
    <w:name w:val="bad-dimensions1"/>
    <w:basedOn w:val="Normal"/>
    <w:rsid w:val="00AB127A"/>
    <w:pPr>
      <w:spacing w:before="0" w:after="0"/>
    </w:pPr>
    <w:rPr>
      <w:rFonts w:ascii="Times New Roman" w:eastAsia="Times New Roman" w:hAnsi="Times New Roman"/>
      <w:sz w:val="24"/>
    </w:rPr>
  </w:style>
  <w:style w:type="paragraph" w:customStyle="1" w:styleId="bad-file1">
    <w:name w:val="bad-file1"/>
    <w:basedOn w:val="Normal"/>
    <w:rsid w:val="00AB127A"/>
    <w:pPr>
      <w:spacing w:before="0" w:after="0"/>
    </w:pPr>
    <w:rPr>
      <w:rFonts w:ascii="Times New Roman" w:eastAsia="Times New Roman" w:hAnsi="Times New Roman"/>
      <w:sz w:val="24"/>
    </w:rPr>
  </w:style>
  <w:style w:type="paragraph" w:customStyle="1" w:styleId="bad-format1">
    <w:name w:val="bad-format1"/>
    <w:basedOn w:val="Normal"/>
    <w:rsid w:val="00AB127A"/>
    <w:pPr>
      <w:spacing w:before="0" w:after="0"/>
    </w:pPr>
    <w:rPr>
      <w:rFonts w:ascii="Times New Roman" w:eastAsia="Times New Roman" w:hAnsi="Times New Roman"/>
      <w:sz w:val="24"/>
    </w:rPr>
  </w:style>
  <w:style w:type="paragraph" w:customStyle="1" w:styleId="file-empty1">
    <w:name w:val="file-empty1"/>
    <w:basedOn w:val="Normal"/>
    <w:rsid w:val="00AB127A"/>
    <w:pPr>
      <w:spacing w:before="0" w:after="0"/>
    </w:pPr>
    <w:rPr>
      <w:rFonts w:ascii="Times New Roman" w:eastAsia="Times New Roman" w:hAnsi="Times New Roman"/>
      <w:sz w:val="24"/>
    </w:rPr>
  </w:style>
  <w:style w:type="paragraph" w:customStyle="1" w:styleId="failed-request1">
    <w:name w:val="failed-request1"/>
    <w:basedOn w:val="Normal"/>
    <w:rsid w:val="00AB127A"/>
    <w:pPr>
      <w:spacing w:before="0" w:after="0"/>
    </w:pPr>
    <w:rPr>
      <w:rFonts w:ascii="Times New Roman" w:eastAsia="Times New Roman" w:hAnsi="Times New Roman"/>
      <w:sz w:val="24"/>
    </w:rPr>
  </w:style>
  <w:style w:type="paragraph" w:customStyle="1" w:styleId="too-big1">
    <w:name w:val="too-big1"/>
    <w:basedOn w:val="Normal"/>
    <w:rsid w:val="00AB127A"/>
    <w:pPr>
      <w:spacing w:before="0" w:after="0"/>
    </w:pPr>
    <w:rPr>
      <w:rFonts w:ascii="Times New Roman" w:eastAsia="Times New Roman" w:hAnsi="Times New Roman"/>
      <w:sz w:val="24"/>
    </w:rPr>
  </w:style>
  <w:style w:type="paragraph" w:customStyle="1" w:styleId="fork-flag2">
    <w:name w:val="fork-flag2"/>
    <w:basedOn w:val="Normal"/>
    <w:rsid w:val="00AB127A"/>
    <w:pPr>
      <w:spacing w:before="0" w:after="150"/>
      <w:ind w:left="240"/>
    </w:pPr>
    <w:rPr>
      <w:rFonts w:ascii="Times New Roman" w:eastAsia="Times New Roman" w:hAnsi="Times New Roman"/>
      <w:color w:val="586069"/>
      <w:szCs w:val="18"/>
    </w:rPr>
  </w:style>
  <w:style w:type="paragraph" w:customStyle="1" w:styleId="overview1">
    <w:name w:val="overview1"/>
    <w:basedOn w:val="Normal"/>
    <w:rsid w:val="00AB127A"/>
    <w:pPr>
      <w:pBdr>
        <w:bottom w:val="single" w:sz="6" w:space="8" w:color="DDDDDD"/>
      </w:pBdr>
      <w:spacing w:before="0" w:after="150"/>
    </w:pPr>
    <w:rPr>
      <w:rFonts w:ascii="Times New Roman" w:eastAsia="Times New Roman" w:hAnsi="Times New Roman"/>
      <w:sz w:val="24"/>
    </w:rPr>
  </w:style>
  <w:style w:type="paragraph" w:customStyle="1" w:styleId="float-left-container1">
    <w:name w:val="float-left-container1"/>
    <w:basedOn w:val="Normal"/>
    <w:rsid w:val="00AB127A"/>
    <w:pPr>
      <w:spacing w:before="0" w:after="150"/>
    </w:pPr>
    <w:rPr>
      <w:rFonts w:ascii="Times New Roman" w:eastAsia="Times New Roman" w:hAnsi="Times New Roman"/>
      <w:sz w:val="24"/>
    </w:rPr>
  </w:style>
  <w:style w:type="paragraph" w:customStyle="1" w:styleId="float-right-container1">
    <w:name w:val="float-right-container1"/>
    <w:basedOn w:val="Normal"/>
    <w:rsid w:val="00AB127A"/>
    <w:pPr>
      <w:spacing w:before="0" w:after="150"/>
      <w:jc w:val="right"/>
    </w:pPr>
    <w:rPr>
      <w:rFonts w:ascii="Times New Roman" w:eastAsia="Times New Roman" w:hAnsi="Times New Roman"/>
      <w:sz w:val="24"/>
    </w:rPr>
  </w:style>
  <w:style w:type="paragraph" w:customStyle="1" w:styleId="user-count1">
    <w:name w:val="user-count1"/>
    <w:basedOn w:val="Normal"/>
    <w:rsid w:val="00AB127A"/>
    <w:pPr>
      <w:spacing w:before="0" w:after="150"/>
    </w:pPr>
    <w:rPr>
      <w:rFonts w:ascii="Times New Roman" w:eastAsia="Times New Roman" w:hAnsi="Times New Roman"/>
      <w:color w:val="586069"/>
      <w:sz w:val="45"/>
      <w:szCs w:val="45"/>
    </w:rPr>
  </w:style>
  <w:style w:type="character" w:customStyle="1" w:styleId="delete1">
    <w:name w:val="delete1"/>
    <w:basedOn w:val="DefaultParagraphFont"/>
    <w:rsid w:val="00AB127A"/>
    <w:rPr>
      <w:vanish/>
      <w:webHidden w:val="0"/>
      <w:specVanish w:val="0"/>
    </w:rPr>
  </w:style>
  <w:style w:type="character" w:customStyle="1" w:styleId="delete2">
    <w:name w:val="delete2"/>
    <w:basedOn w:val="DefaultParagraphFont"/>
    <w:rsid w:val="00AB127A"/>
    <w:rPr>
      <w:vanish/>
      <w:webHidden w:val="0"/>
      <w:color w:val="CB2431"/>
      <w:specVanish w:val="0"/>
    </w:rPr>
  </w:style>
  <w:style w:type="paragraph" w:customStyle="1" w:styleId="manual-file-chooser4">
    <w:name w:val="manual-file-chooser4"/>
    <w:basedOn w:val="Normal"/>
    <w:rsid w:val="00AB127A"/>
    <w:pPr>
      <w:spacing w:before="0" w:after="150"/>
    </w:pPr>
    <w:rPr>
      <w:rFonts w:ascii="Times New Roman" w:eastAsia="Times New Roman" w:hAnsi="Times New Roman"/>
      <w:sz w:val="24"/>
    </w:rPr>
  </w:style>
  <w:style w:type="paragraph" w:customStyle="1" w:styleId="upload-state2">
    <w:name w:val="upload-state2"/>
    <w:basedOn w:val="Normal"/>
    <w:rsid w:val="00AB127A"/>
    <w:pPr>
      <w:spacing w:before="0" w:after="150"/>
    </w:pPr>
    <w:rPr>
      <w:rFonts w:ascii="Times New Roman" w:eastAsia="Times New Roman" w:hAnsi="Times New Roman"/>
      <w:sz w:val="24"/>
    </w:rPr>
  </w:style>
  <w:style w:type="paragraph" w:customStyle="1" w:styleId="logo-placeholder1">
    <w:name w:val="logo-placeholder1"/>
    <w:basedOn w:val="Normal"/>
    <w:rsid w:val="00AB127A"/>
    <w:pPr>
      <w:spacing w:before="0" w:after="150"/>
      <w:jc w:val="center"/>
    </w:pPr>
    <w:rPr>
      <w:rFonts w:ascii="Times New Roman" w:eastAsia="Times New Roman" w:hAnsi="Times New Roman"/>
      <w:vanish/>
      <w:color w:val="586069"/>
      <w:sz w:val="24"/>
    </w:rPr>
  </w:style>
  <w:style w:type="paragraph" w:customStyle="1" w:styleId="or1">
    <w:name w:val="or1"/>
    <w:basedOn w:val="Normal"/>
    <w:rsid w:val="00AB127A"/>
    <w:pPr>
      <w:spacing w:before="0" w:after="150"/>
    </w:pPr>
    <w:rPr>
      <w:rFonts w:ascii="Times New Roman" w:eastAsia="Times New Roman" w:hAnsi="Times New Roman"/>
      <w:vanish/>
      <w:sz w:val="24"/>
    </w:rPr>
  </w:style>
  <w:style w:type="character" w:customStyle="1" w:styleId="delete3">
    <w:name w:val="delete3"/>
    <w:basedOn w:val="DefaultParagraphFont"/>
    <w:rsid w:val="00AB127A"/>
    <w:rPr>
      <w:vanish w:val="0"/>
      <w:webHidden w:val="0"/>
      <w:specVanish w:val="0"/>
    </w:rPr>
  </w:style>
  <w:style w:type="paragraph" w:customStyle="1" w:styleId="form-actions6">
    <w:name w:val="form-actions6"/>
    <w:basedOn w:val="Normal"/>
    <w:rsid w:val="00AB127A"/>
    <w:pPr>
      <w:spacing w:before="0" w:after="120"/>
      <w:ind w:right="150"/>
    </w:pPr>
    <w:rPr>
      <w:rFonts w:ascii="Times New Roman" w:eastAsia="Times New Roman" w:hAnsi="Times New Roman"/>
      <w:sz w:val="24"/>
    </w:rPr>
  </w:style>
  <w:style w:type="paragraph" w:customStyle="1" w:styleId="comment3">
    <w:name w:val="comment3"/>
    <w:basedOn w:val="Normal"/>
    <w:rsid w:val="00AB127A"/>
    <w:pPr>
      <w:spacing w:before="0" w:after="150"/>
    </w:pPr>
    <w:rPr>
      <w:rFonts w:ascii="Times New Roman" w:eastAsia="Times New Roman" w:hAnsi="Times New Roman"/>
      <w:sz w:val="24"/>
    </w:rPr>
  </w:style>
  <w:style w:type="paragraph" w:customStyle="1" w:styleId="comment-body5">
    <w:name w:val="comment-body5"/>
    <w:basedOn w:val="Normal"/>
    <w:rsid w:val="00AB127A"/>
    <w:pPr>
      <w:pBdr>
        <w:bottom w:val="single" w:sz="6" w:space="11" w:color="EAECEF"/>
      </w:pBdr>
      <w:spacing w:before="0" w:after="150"/>
    </w:pPr>
    <w:rPr>
      <w:rFonts w:ascii="Times New Roman" w:eastAsia="Times New Roman" w:hAnsi="Times New Roman"/>
      <w:sz w:val="21"/>
      <w:szCs w:val="21"/>
    </w:rPr>
  </w:style>
  <w:style w:type="paragraph" w:customStyle="1" w:styleId="last-used1">
    <w:name w:val="last-used1"/>
    <w:basedOn w:val="Normal"/>
    <w:rsid w:val="00AB127A"/>
    <w:pPr>
      <w:spacing w:before="0" w:after="150"/>
      <w:ind w:right="150"/>
    </w:pPr>
    <w:rPr>
      <w:rFonts w:ascii="Times New Roman" w:eastAsia="Times New Roman" w:hAnsi="Times New Roman"/>
      <w:sz w:val="24"/>
    </w:rPr>
  </w:style>
  <w:style w:type="paragraph" w:customStyle="1" w:styleId="zeroclipboard-link1">
    <w:name w:val="zeroclipboard-link1"/>
    <w:basedOn w:val="Normal"/>
    <w:rsid w:val="00AB127A"/>
    <w:pPr>
      <w:spacing w:before="0" w:after="0"/>
      <w:textAlignment w:val="bottom"/>
    </w:pPr>
    <w:rPr>
      <w:rFonts w:ascii="Times New Roman" w:eastAsia="Times New Roman" w:hAnsi="Times New Roman"/>
      <w:color w:val="0366D6"/>
      <w:sz w:val="24"/>
    </w:rPr>
  </w:style>
  <w:style w:type="paragraph" w:customStyle="1" w:styleId="token-description1">
    <w:name w:val="token-description1"/>
    <w:basedOn w:val="Normal"/>
    <w:rsid w:val="00AB127A"/>
    <w:pPr>
      <w:spacing w:before="0" w:after="150"/>
    </w:pPr>
    <w:rPr>
      <w:rFonts w:ascii="Times New Roman" w:eastAsia="Times New Roman" w:hAnsi="Times New Roman"/>
      <w:color w:val="24292E"/>
      <w:sz w:val="24"/>
    </w:rPr>
  </w:style>
  <w:style w:type="paragraph" w:customStyle="1" w:styleId="token1">
    <w:name w:val="token1"/>
    <w:basedOn w:val="Normal"/>
    <w:rsid w:val="00AB127A"/>
    <w:pPr>
      <w:spacing w:before="0" w:after="150"/>
    </w:pPr>
    <w:rPr>
      <w:rFonts w:ascii="Times New Roman" w:eastAsia="Times New Roman" w:hAnsi="Times New Roman"/>
      <w:sz w:val="21"/>
      <w:szCs w:val="21"/>
    </w:rPr>
  </w:style>
  <w:style w:type="paragraph" w:customStyle="1" w:styleId="btn-danger1">
    <w:name w:val="btn-danger1"/>
    <w:basedOn w:val="Normal"/>
    <w:rsid w:val="00AB127A"/>
    <w:pPr>
      <w:shd w:val="clear" w:color="auto" w:fill="FAFBFC"/>
      <w:spacing w:before="0" w:after="150"/>
      <w:ind w:left="450"/>
    </w:pPr>
    <w:rPr>
      <w:rFonts w:ascii="Times New Roman" w:eastAsia="Times New Roman" w:hAnsi="Times New Roman"/>
      <w:color w:val="CB2431"/>
      <w:sz w:val="24"/>
    </w:rPr>
  </w:style>
  <w:style w:type="paragraph" w:customStyle="1" w:styleId="child-scopes1">
    <w:name w:val="child-scopes1"/>
    <w:basedOn w:val="Normal"/>
    <w:rsid w:val="00AB127A"/>
    <w:pPr>
      <w:spacing w:before="0" w:after="150"/>
      <w:ind w:left="300"/>
    </w:pPr>
    <w:rPr>
      <w:rFonts w:ascii="Times New Roman" w:eastAsia="Times New Roman" w:hAnsi="Times New Roman"/>
      <w:sz w:val="24"/>
    </w:rPr>
  </w:style>
  <w:style w:type="paragraph" w:customStyle="1" w:styleId="token-scope1">
    <w:name w:val="token-scope1"/>
    <w:basedOn w:val="Normal"/>
    <w:rsid w:val="00AB127A"/>
    <w:pPr>
      <w:spacing w:before="0" w:after="0"/>
    </w:pPr>
    <w:rPr>
      <w:rFonts w:ascii="Times New Roman" w:eastAsia="Times New Roman" w:hAnsi="Times New Roman"/>
      <w:color w:val="24292E"/>
      <w:sz w:val="20"/>
      <w:szCs w:val="20"/>
    </w:rPr>
  </w:style>
  <w:style w:type="paragraph" w:customStyle="1" w:styleId="child-scopes2">
    <w:name w:val="child-scopes2"/>
    <w:basedOn w:val="Normal"/>
    <w:rsid w:val="00AB127A"/>
    <w:pPr>
      <w:spacing w:before="0" w:after="150"/>
    </w:pPr>
    <w:rPr>
      <w:rFonts w:ascii="Times New Roman" w:eastAsia="Times New Roman" w:hAnsi="Times New Roman"/>
      <w:sz w:val="24"/>
    </w:rPr>
  </w:style>
  <w:style w:type="paragraph" w:customStyle="1" w:styleId="form-control5">
    <w:name w:val="form-control5"/>
    <w:basedOn w:val="Normal"/>
    <w:rsid w:val="00AB127A"/>
    <w:pPr>
      <w:pBdr>
        <w:top w:val="single" w:sz="6" w:space="5" w:color="D1D5DA"/>
        <w:left w:val="single" w:sz="6" w:space="6" w:color="D1D5DA"/>
        <w:bottom w:val="single" w:sz="6" w:space="5" w:color="D1D5DA"/>
        <w:right w:val="single" w:sz="6" w:space="6" w:color="D1D5DA"/>
      </w:pBdr>
      <w:shd w:val="clear" w:color="auto" w:fill="FFFFFF"/>
      <w:spacing w:before="0" w:after="150" w:line="300" w:lineRule="atLeast"/>
      <w:textAlignment w:val="center"/>
    </w:pPr>
    <w:rPr>
      <w:rFonts w:ascii="Times New Roman" w:eastAsia="Times New Roman" w:hAnsi="Times New Roman"/>
      <w:color w:val="24292E"/>
      <w:sz w:val="24"/>
    </w:rPr>
  </w:style>
  <w:style w:type="paragraph" w:customStyle="1" w:styleId="octicon79">
    <w:name w:val="octicon79"/>
    <w:basedOn w:val="Normal"/>
    <w:rsid w:val="00AB127A"/>
    <w:pPr>
      <w:spacing w:before="0" w:after="150"/>
      <w:textAlignment w:val="bottom"/>
    </w:pPr>
    <w:rPr>
      <w:rFonts w:ascii="Times New Roman" w:eastAsia="Times New Roman" w:hAnsi="Times New Roman"/>
      <w:sz w:val="24"/>
    </w:rPr>
  </w:style>
  <w:style w:type="paragraph" w:customStyle="1" w:styleId="label2">
    <w:name w:val="label2"/>
    <w:basedOn w:val="Normal"/>
    <w:rsid w:val="00AB127A"/>
    <w:pPr>
      <w:spacing w:before="0" w:after="150"/>
      <w:jc w:val="center"/>
    </w:pPr>
    <w:rPr>
      <w:rFonts w:ascii="Times New Roman" w:eastAsia="Times New Roman" w:hAnsi="Times New Roman"/>
      <w:b/>
      <w:bCs/>
      <w:vanish/>
      <w:color w:val="FFFFFF"/>
      <w:szCs w:val="18"/>
    </w:rPr>
  </w:style>
  <w:style w:type="paragraph" w:customStyle="1" w:styleId="note3">
    <w:name w:val="note3"/>
    <w:basedOn w:val="Normal"/>
    <w:rsid w:val="00AB127A"/>
    <w:pPr>
      <w:spacing w:before="60" w:after="30"/>
    </w:pPr>
    <w:rPr>
      <w:rFonts w:ascii="Times New Roman" w:eastAsia="Times New Roman" w:hAnsi="Times New Roman"/>
      <w:vanish/>
      <w:color w:val="586069"/>
      <w:szCs w:val="18"/>
    </w:rPr>
  </w:style>
  <w:style w:type="paragraph" w:customStyle="1" w:styleId="drag-and-drop2">
    <w:name w:val="drag-and-drop2"/>
    <w:basedOn w:val="Normal"/>
    <w:rsid w:val="00AB127A"/>
    <w:pPr>
      <w:shd w:val="clear" w:color="auto" w:fill="FAFBFC"/>
      <w:spacing w:before="0" w:after="0" w:line="240" w:lineRule="atLeast"/>
    </w:pPr>
    <w:rPr>
      <w:rFonts w:ascii="Times New Roman" w:eastAsia="Times New Roman" w:hAnsi="Times New Roman"/>
      <w:color w:val="586069"/>
      <w:sz w:val="20"/>
      <w:szCs w:val="20"/>
    </w:rPr>
  </w:style>
  <w:style w:type="paragraph" w:customStyle="1" w:styleId="default2">
    <w:name w:val="default2"/>
    <w:basedOn w:val="Normal"/>
    <w:rsid w:val="00AB127A"/>
    <w:pPr>
      <w:spacing w:before="0" w:after="150"/>
    </w:pPr>
    <w:rPr>
      <w:rFonts w:ascii="Times New Roman" w:eastAsia="Times New Roman" w:hAnsi="Times New Roman"/>
      <w:vanish/>
      <w:sz w:val="24"/>
    </w:rPr>
  </w:style>
  <w:style w:type="paragraph" w:customStyle="1" w:styleId="default3">
    <w:name w:val="default3"/>
    <w:basedOn w:val="Normal"/>
    <w:rsid w:val="00AB127A"/>
    <w:pPr>
      <w:spacing w:before="0" w:after="150"/>
    </w:pPr>
    <w:rPr>
      <w:rFonts w:ascii="Times New Roman" w:eastAsia="Times New Roman" w:hAnsi="Times New Roman"/>
      <w:vanish/>
      <w:sz w:val="24"/>
    </w:rPr>
  </w:style>
  <w:style w:type="paragraph" w:customStyle="1" w:styleId="default4">
    <w:name w:val="default4"/>
    <w:basedOn w:val="Normal"/>
    <w:rsid w:val="00AB127A"/>
    <w:pPr>
      <w:spacing w:before="0" w:after="150"/>
    </w:pPr>
    <w:rPr>
      <w:rFonts w:ascii="Times New Roman" w:eastAsia="Times New Roman" w:hAnsi="Times New Roman"/>
      <w:vanish/>
      <w:sz w:val="24"/>
    </w:rPr>
  </w:style>
  <w:style w:type="paragraph" w:customStyle="1" w:styleId="default5">
    <w:name w:val="default5"/>
    <w:basedOn w:val="Normal"/>
    <w:rsid w:val="00AB127A"/>
    <w:pPr>
      <w:spacing w:before="0" w:after="150"/>
    </w:pPr>
    <w:rPr>
      <w:rFonts w:ascii="Times New Roman" w:eastAsia="Times New Roman" w:hAnsi="Times New Roman"/>
      <w:vanish/>
      <w:sz w:val="24"/>
    </w:rPr>
  </w:style>
  <w:style w:type="paragraph" w:customStyle="1" w:styleId="default6">
    <w:name w:val="default6"/>
    <w:basedOn w:val="Normal"/>
    <w:rsid w:val="00AB127A"/>
    <w:pPr>
      <w:spacing w:before="0" w:after="150"/>
    </w:pPr>
    <w:rPr>
      <w:rFonts w:ascii="Times New Roman" w:eastAsia="Times New Roman" w:hAnsi="Times New Roman"/>
      <w:vanish/>
      <w:sz w:val="24"/>
    </w:rPr>
  </w:style>
  <w:style w:type="paragraph" w:customStyle="1" w:styleId="default7">
    <w:name w:val="default7"/>
    <w:basedOn w:val="Normal"/>
    <w:rsid w:val="00AB127A"/>
    <w:pPr>
      <w:spacing w:before="0" w:after="150"/>
    </w:pPr>
    <w:rPr>
      <w:rFonts w:ascii="Times New Roman" w:eastAsia="Times New Roman" w:hAnsi="Times New Roman"/>
      <w:sz w:val="24"/>
    </w:rPr>
  </w:style>
  <w:style w:type="paragraph" w:customStyle="1" w:styleId="create-recovery-token-error1">
    <w:name w:val="create-recovery-token-error1"/>
    <w:basedOn w:val="Normal"/>
    <w:rsid w:val="00AB127A"/>
    <w:pPr>
      <w:spacing w:before="0" w:after="150"/>
    </w:pPr>
    <w:rPr>
      <w:rFonts w:ascii="Times New Roman" w:eastAsia="Times New Roman" w:hAnsi="Times New Roman"/>
      <w:vanish/>
      <w:sz w:val="24"/>
    </w:rPr>
  </w:style>
  <w:style w:type="paragraph" w:customStyle="1" w:styleId="octospinner2">
    <w:name w:val="octospinner2"/>
    <w:basedOn w:val="Normal"/>
    <w:rsid w:val="00AB127A"/>
    <w:pPr>
      <w:spacing w:before="0" w:after="150"/>
    </w:pPr>
    <w:rPr>
      <w:rFonts w:ascii="Times New Roman" w:eastAsia="Times New Roman" w:hAnsi="Times New Roman"/>
      <w:vanish/>
      <w:sz w:val="24"/>
    </w:rPr>
  </w:style>
  <w:style w:type="paragraph" w:customStyle="1" w:styleId="exception1">
    <w:name w:val="exception1"/>
    <w:basedOn w:val="Normal"/>
    <w:rsid w:val="00AB127A"/>
    <w:pPr>
      <w:pBdr>
        <w:top w:val="single" w:sz="6" w:space="4" w:color="EAECEF"/>
      </w:pBdr>
      <w:spacing w:before="0" w:after="150"/>
    </w:pPr>
    <w:rPr>
      <w:rFonts w:ascii="Times New Roman" w:eastAsia="Times New Roman" w:hAnsi="Times New Roman"/>
      <w:sz w:val="24"/>
    </w:rPr>
  </w:style>
  <w:style w:type="paragraph" w:customStyle="1" w:styleId="recovery-code-save-button1">
    <w:name w:val="recovery-code-save-button1"/>
    <w:basedOn w:val="Normal"/>
    <w:rsid w:val="00AB127A"/>
    <w:pPr>
      <w:spacing w:before="0" w:after="150"/>
      <w:ind w:right="225"/>
      <w:jc w:val="center"/>
    </w:pPr>
    <w:rPr>
      <w:rFonts w:ascii="Times New Roman" w:eastAsia="Times New Roman" w:hAnsi="Times New Roman"/>
      <w:sz w:val="24"/>
    </w:rPr>
  </w:style>
  <w:style w:type="paragraph" w:customStyle="1" w:styleId="recovery-codes-warning-octicon1">
    <w:name w:val="recovery-codes-warning-octicon1"/>
    <w:basedOn w:val="Normal"/>
    <w:rsid w:val="00AB127A"/>
    <w:pPr>
      <w:spacing w:before="0" w:after="150"/>
      <w:ind w:right="225"/>
    </w:pPr>
    <w:rPr>
      <w:rFonts w:ascii="Times New Roman" w:eastAsia="Times New Roman" w:hAnsi="Times New Roman"/>
      <w:sz w:val="24"/>
    </w:rPr>
  </w:style>
  <w:style w:type="paragraph" w:customStyle="1" w:styleId="error-icon1">
    <w:name w:val="error-icon1"/>
    <w:basedOn w:val="Normal"/>
    <w:rsid w:val="00AB127A"/>
    <w:pPr>
      <w:spacing w:before="0" w:after="150"/>
    </w:pPr>
    <w:rPr>
      <w:rFonts w:ascii="Times New Roman" w:eastAsia="Times New Roman" w:hAnsi="Times New Roman"/>
      <w:vanish/>
      <w:color w:val="CB2431"/>
      <w:sz w:val="24"/>
    </w:rPr>
  </w:style>
  <w:style w:type="paragraph" w:customStyle="1" w:styleId="sent-message1">
    <w:name w:val="sent-message1"/>
    <w:basedOn w:val="Normal"/>
    <w:rsid w:val="00AB127A"/>
    <w:pPr>
      <w:spacing w:before="0" w:after="150"/>
    </w:pPr>
    <w:rPr>
      <w:rFonts w:ascii="Times New Roman" w:eastAsia="Times New Roman" w:hAnsi="Times New Roman"/>
      <w:vanish/>
      <w:color w:val="28A745"/>
      <w:sz w:val="24"/>
    </w:rPr>
  </w:style>
  <w:style w:type="paragraph" w:customStyle="1" w:styleId="two-factor-status1">
    <w:name w:val="two-factor-status1"/>
    <w:basedOn w:val="Normal"/>
    <w:rsid w:val="00AB127A"/>
    <w:pPr>
      <w:pBdr>
        <w:bottom w:val="single" w:sz="6" w:space="0" w:color="EAEAEA"/>
      </w:pBdr>
      <w:spacing w:before="0" w:after="150"/>
    </w:pPr>
    <w:rPr>
      <w:rFonts w:ascii="Times New Roman" w:eastAsia="Times New Roman" w:hAnsi="Times New Roman"/>
      <w:color w:val="586069"/>
      <w:sz w:val="24"/>
    </w:rPr>
  </w:style>
  <w:style w:type="paragraph" w:customStyle="1" w:styleId="two-factor-on1">
    <w:name w:val="two-factor-on1"/>
    <w:basedOn w:val="Normal"/>
    <w:rsid w:val="00AB127A"/>
    <w:pPr>
      <w:shd w:val="clear" w:color="auto" w:fill="28A745"/>
      <w:spacing w:before="0" w:after="150"/>
      <w:ind w:right="75"/>
    </w:pPr>
    <w:rPr>
      <w:rFonts w:ascii="Times New Roman" w:eastAsia="Times New Roman" w:hAnsi="Times New Roman"/>
      <w:color w:val="FFFFFF"/>
      <w:sz w:val="24"/>
    </w:rPr>
  </w:style>
  <w:style w:type="paragraph" w:customStyle="1" w:styleId="add-u2f-registration-form1">
    <w:name w:val="add-u2f-registration-form1"/>
    <w:basedOn w:val="Normal"/>
    <w:rsid w:val="00AB127A"/>
    <w:pPr>
      <w:spacing w:before="0" w:after="150"/>
    </w:pPr>
    <w:rPr>
      <w:rFonts w:ascii="Times New Roman" w:eastAsia="Times New Roman" w:hAnsi="Times New Roman"/>
      <w:vanish/>
      <w:sz w:val="24"/>
    </w:rPr>
  </w:style>
  <w:style w:type="paragraph" w:customStyle="1" w:styleId="u2f-request-error1">
    <w:name w:val="u2f-request-error1"/>
    <w:basedOn w:val="Normal"/>
    <w:rsid w:val="00AB127A"/>
    <w:pPr>
      <w:spacing w:before="0" w:after="150"/>
    </w:pPr>
    <w:rPr>
      <w:rFonts w:ascii="Times New Roman" w:eastAsia="Times New Roman" w:hAnsi="Times New Roman"/>
      <w:vanish/>
      <w:sz w:val="24"/>
    </w:rPr>
  </w:style>
  <w:style w:type="paragraph" w:customStyle="1" w:styleId="u2f-request-interaction1">
    <w:name w:val="u2f-request-interaction1"/>
    <w:basedOn w:val="Normal"/>
    <w:rsid w:val="00AB127A"/>
    <w:pPr>
      <w:spacing w:before="0" w:after="150"/>
    </w:pPr>
    <w:rPr>
      <w:rFonts w:ascii="Times New Roman" w:eastAsia="Times New Roman" w:hAnsi="Times New Roman"/>
      <w:vanish/>
      <w:sz w:val="24"/>
    </w:rPr>
  </w:style>
  <w:style w:type="paragraph" w:customStyle="1" w:styleId="u2f-message-icon1">
    <w:name w:val="u2f-message-icon1"/>
    <w:basedOn w:val="Normal"/>
    <w:rsid w:val="00AB127A"/>
    <w:pPr>
      <w:spacing w:before="0" w:after="150"/>
    </w:pPr>
    <w:rPr>
      <w:rFonts w:ascii="Times New Roman" w:eastAsia="Times New Roman" w:hAnsi="Times New Roman"/>
      <w:sz w:val="96"/>
      <w:szCs w:val="96"/>
    </w:rPr>
  </w:style>
  <w:style w:type="paragraph" w:customStyle="1" w:styleId="u2f-sorry1">
    <w:name w:val="u2f-sorry1"/>
    <w:basedOn w:val="Normal"/>
    <w:rsid w:val="00AB127A"/>
    <w:pPr>
      <w:spacing w:before="0" w:after="150"/>
    </w:pPr>
    <w:rPr>
      <w:rFonts w:ascii="Times New Roman" w:eastAsia="Times New Roman" w:hAnsi="Times New Roman"/>
      <w:sz w:val="24"/>
    </w:rPr>
  </w:style>
  <w:style w:type="paragraph" w:customStyle="1" w:styleId="octicon80">
    <w:name w:val="octicon80"/>
    <w:basedOn w:val="Normal"/>
    <w:rsid w:val="00AB127A"/>
    <w:pPr>
      <w:spacing w:before="0" w:after="150"/>
      <w:textAlignment w:val="bottom"/>
    </w:pPr>
    <w:rPr>
      <w:rFonts w:ascii="Times New Roman" w:eastAsia="Times New Roman" w:hAnsi="Times New Roman"/>
      <w:color w:val="CB2431"/>
      <w:sz w:val="24"/>
    </w:rPr>
  </w:style>
  <w:style w:type="paragraph" w:customStyle="1" w:styleId="sms-error-message1">
    <w:name w:val="sms-error-message1"/>
    <w:basedOn w:val="Normal"/>
    <w:rsid w:val="00AB127A"/>
    <w:pPr>
      <w:spacing w:before="225" w:after="150"/>
    </w:pPr>
    <w:rPr>
      <w:rFonts w:ascii="Times New Roman" w:eastAsia="Times New Roman" w:hAnsi="Times New Roman"/>
      <w:sz w:val="24"/>
    </w:rPr>
  </w:style>
  <w:style w:type="paragraph" w:customStyle="1" w:styleId="black1">
    <w:name w:val="black1"/>
    <w:basedOn w:val="Normal"/>
    <w:rsid w:val="00AB127A"/>
    <w:pPr>
      <w:shd w:val="clear" w:color="auto" w:fill="000000"/>
      <w:spacing w:before="0" w:after="150"/>
    </w:pPr>
    <w:rPr>
      <w:rFonts w:ascii="Times New Roman" w:eastAsia="Times New Roman" w:hAnsi="Times New Roman"/>
      <w:sz w:val="24"/>
    </w:rPr>
  </w:style>
  <w:style w:type="paragraph" w:customStyle="1" w:styleId="white1">
    <w:name w:val="white1"/>
    <w:basedOn w:val="Normal"/>
    <w:rsid w:val="00AB127A"/>
    <w:pPr>
      <w:shd w:val="clear" w:color="auto" w:fill="FFFFFF"/>
      <w:spacing w:before="0" w:after="150"/>
    </w:pPr>
    <w:rPr>
      <w:rFonts w:ascii="Times New Roman" w:eastAsia="Times New Roman" w:hAnsi="Times New Roman"/>
      <w:sz w:val="24"/>
    </w:rPr>
  </w:style>
  <w:style w:type="paragraph" w:customStyle="1" w:styleId="btn12">
    <w:name w:val="btn12"/>
    <w:basedOn w:val="Normal"/>
    <w:rsid w:val="00AB127A"/>
    <w:pPr>
      <w:shd w:val="clear" w:color="auto" w:fill="EFF3F6"/>
      <w:spacing w:before="60" w:after="150" w:line="300" w:lineRule="atLeast"/>
      <w:textAlignment w:val="center"/>
    </w:pPr>
    <w:rPr>
      <w:rFonts w:ascii="Times New Roman" w:eastAsia="Times New Roman" w:hAnsi="Times New Roman"/>
      <w:b/>
      <w:bCs/>
      <w:color w:val="24292E"/>
      <w:sz w:val="21"/>
      <w:szCs w:val="21"/>
    </w:rPr>
  </w:style>
  <w:style w:type="paragraph" w:customStyle="1" w:styleId="session-state-indicator1">
    <w:name w:val="session-state-indicator1"/>
    <w:basedOn w:val="Normal"/>
    <w:rsid w:val="00AB127A"/>
    <w:pPr>
      <w:spacing w:before="150" w:after="150"/>
    </w:pPr>
    <w:rPr>
      <w:rFonts w:ascii="Times New Roman" w:eastAsia="Times New Roman" w:hAnsi="Times New Roman"/>
      <w:sz w:val="24"/>
    </w:rPr>
  </w:style>
  <w:style w:type="paragraph" w:customStyle="1" w:styleId="session-icon1">
    <w:name w:val="session-icon1"/>
    <w:basedOn w:val="Normal"/>
    <w:rsid w:val="00AB127A"/>
    <w:pPr>
      <w:spacing w:before="15" w:after="150"/>
      <w:ind w:left="225"/>
      <w:jc w:val="center"/>
    </w:pPr>
    <w:rPr>
      <w:rFonts w:ascii="Times New Roman" w:eastAsia="Times New Roman" w:hAnsi="Times New Roman"/>
      <w:color w:val="BBBBBB"/>
      <w:sz w:val="24"/>
    </w:rPr>
  </w:style>
  <w:style w:type="paragraph" w:customStyle="1" w:styleId="sessions-more-info1">
    <w:name w:val="sessions-more-info1"/>
    <w:basedOn w:val="Normal"/>
    <w:rsid w:val="00AB127A"/>
    <w:pPr>
      <w:spacing w:before="150" w:after="150"/>
    </w:pPr>
    <w:rPr>
      <w:rFonts w:ascii="Times New Roman" w:eastAsia="Times New Roman" w:hAnsi="Times New Roman"/>
      <w:sz w:val="24"/>
    </w:rPr>
  </w:style>
  <w:style w:type="paragraph" w:customStyle="1" w:styleId="octicon81">
    <w:name w:val="octicon81"/>
    <w:basedOn w:val="Normal"/>
    <w:rsid w:val="00AB127A"/>
    <w:pPr>
      <w:spacing w:before="0" w:after="150"/>
      <w:textAlignment w:val="bottom"/>
    </w:pPr>
    <w:rPr>
      <w:rFonts w:ascii="Times New Roman" w:eastAsia="Times New Roman" w:hAnsi="Times New Roman"/>
      <w:color w:val="0366D6"/>
      <w:sz w:val="24"/>
    </w:rPr>
  </w:style>
  <w:style w:type="paragraph" w:customStyle="1" w:styleId="collab-list1">
    <w:name w:val="collab-list1"/>
    <w:basedOn w:val="Normal"/>
    <w:rsid w:val="00AB127A"/>
    <w:pPr>
      <w:spacing w:before="0" w:after="150"/>
    </w:pPr>
    <w:rPr>
      <w:rFonts w:ascii="Times New Roman" w:eastAsia="Times New Roman" w:hAnsi="Times New Roman"/>
      <w:sz w:val="24"/>
    </w:rPr>
  </w:style>
  <w:style w:type="paragraph" w:customStyle="1" w:styleId="collab-list-cell1">
    <w:name w:val="collab-list-cell1"/>
    <w:basedOn w:val="Normal"/>
    <w:rsid w:val="00AB127A"/>
    <w:pPr>
      <w:spacing w:before="0" w:after="150"/>
      <w:textAlignment w:val="center"/>
    </w:pPr>
    <w:rPr>
      <w:rFonts w:ascii="Times New Roman" w:eastAsia="Times New Roman" w:hAnsi="Times New Roman"/>
      <w:sz w:val="24"/>
    </w:rPr>
  </w:style>
  <w:style w:type="paragraph" w:customStyle="1" w:styleId="collab-meta1">
    <w:name w:val="collab-meta1"/>
    <w:basedOn w:val="Normal"/>
    <w:rsid w:val="00AB127A"/>
    <w:pPr>
      <w:spacing w:before="0" w:after="150"/>
    </w:pPr>
    <w:rPr>
      <w:rFonts w:ascii="Times New Roman" w:eastAsia="Times New Roman" w:hAnsi="Times New Roman"/>
      <w:sz w:val="24"/>
    </w:rPr>
  </w:style>
  <w:style w:type="paragraph" w:customStyle="1" w:styleId="collab-remove1">
    <w:name w:val="collab-remove1"/>
    <w:basedOn w:val="Normal"/>
    <w:rsid w:val="00AB127A"/>
    <w:pPr>
      <w:spacing w:before="0" w:after="150"/>
      <w:jc w:val="right"/>
    </w:pPr>
    <w:rPr>
      <w:rFonts w:ascii="Times New Roman" w:eastAsia="Times New Roman" w:hAnsi="Times New Roman"/>
      <w:sz w:val="24"/>
    </w:rPr>
  </w:style>
  <w:style w:type="paragraph" w:customStyle="1" w:styleId="remove-link1">
    <w:name w:val="remove-link1"/>
    <w:basedOn w:val="Normal"/>
    <w:rsid w:val="00AB127A"/>
    <w:pPr>
      <w:spacing w:before="0" w:after="150"/>
    </w:pPr>
    <w:rPr>
      <w:rFonts w:ascii="Times New Roman" w:eastAsia="Times New Roman" w:hAnsi="Times New Roman"/>
      <w:color w:val="586069"/>
      <w:sz w:val="24"/>
    </w:rPr>
  </w:style>
  <w:style w:type="paragraph" w:customStyle="1" w:styleId="remove-link2">
    <w:name w:val="remove-link2"/>
    <w:basedOn w:val="Normal"/>
    <w:rsid w:val="00AB127A"/>
    <w:pPr>
      <w:spacing w:before="0" w:after="150"/>
    </w:pPr>
    <w:rPr>
      <w:rFonts w:ascii="Times New Roman" w:eastAsia="Times New Roman" w:hAnsi="Times New Roman"/>
      <w:color w:val="CB2431"/>
      <w:sz w:val="24"/>
    </w:rPr>
  </w:style>
  <w:style w:type="paragraph" w:customStyle="1" w:styleId="collab-team-link1">
    <w:name w:val="collab-team-link1"/>
    <w:basedOn w:val="Normal"/>
    <w:rsid w:val="00AB127A"/>
    <w:pPr>
      <w:spacing w:before="0" w:after="150"/>
    </w:pPr>
    <w:rPr>
      <w:rFonts w:ascii="Times New Roman" w:eastAsia="Times New Roman" w:hAnsi="Times New Roman"/>
      <w:sz w:val="24"/>
    </w:rPr>
  </w:style>
  <w:style w:type="paragraph" w:customStyle="1" w:styleId="collab-team-link2">
    <w:name w:val="collab-team-link2"/>
    <w:basedOn w:val="Normal"/>
    <w:rsid w:val="00AB127A"/>
    <w:pPr>
      <w:spacing w:before="0" w:after="150"/>
    </w:pPr>
    <w:rPr>
      <w:rFonts w:ascii="Times New Roman" w:eastAsia="Times New Roman" w:hAnsi="Times New Roman"/>
      <w:sz w:val="24"/>
    </w:rPr>
  </w:style>
  <w:style w:type="paragraph" w:customStyle="1" w:styleId="avatar14">
    <w:name w:val="avatar14"/>
    <w:basedOn w:val="Normal"/>
    <w:rsid w:val="00AB127A"/>
    <w:pPr>
      <w:spacing w:before="15" w:after="150"/>
      <w:ind w:right="150"/>
      <w:textAlignment w:val="center"/>
    </w:pPr>
    <w:rPr>
      <w:rFonts w:ascii="Times New Roman" w:eastAsia="Times New Roman" w:hAnsi="Times New Roman"/>
      <w:sz w:val="24"/>
    </w:rPr>
  </w:style>
  <w:style w:type="paragraph" w:customStyle="1" w:styleId="collab-info1">
    <w:name w:val="collab-info1"/>
    <w:basedOn w:val="Normal"/>
    <w:rsid w:val="00AB127A"/>
    <w:pPr>
      <w:spacing w:before="0" w:after="150"/>
    </w:pPr>
    <w:rPr>
      <w:rFonts w:ascii="Times New Roman" w:eastAsia="Times New Roman" w:hAnsi="Times New Roman"/>
      <w:color w:val="666666"/>
      <w:sz w:val="24"/>
    </w:rPr>
  </w:style>
  <w:style w:type="paragraph" w:customStyle="1" w:styleId="description6">
    <w:name w:val="description6"/>
    <w:basedOn w:val="Normal"/>
    <w:rsid w:val="00AB127A"/>
    <w:pPr>
      <w:spacing w:before="45" w:after="45"/>
    </w:pPr>
    <w:rPr>
      <w:rFonts w:ascii="Times New Roman" w:eastAsia="Times New Roman" w:hAnsi="Times New Roman"/>
      <w:sz w:val="24"/>
    </w:rPr>
  </w:style>
  <w:style w:type="paragraph" w:customStyle="1" w:styleId="collab-name1">
    <w:name w:val="collab-name1"/>
    <w:basedOn w:val="Normal"/>
    <w:rsid w:val="00AB127A"/>
    <w:pPr>
      <w:spacing w:before="0" w:after="150"/>
    </w:pPr>
    <w:rPr>
      <w:rFonts w:ascii="Times New Roman" w:eastAsia="Times New Roman" w:hAnsi="Times New Roman"/>
      <w:sz w:val="21"/>
      <w:szCs w:val="21"/>
    </w:rPr>
  </w:style>
  <w:style w:type="paragraph" w:customStyle="1" w:styleId="collab-message1">
    <w:name w:val="collab-message1"/>
    <w:basedOn w:val="Normal"/>
    <w:rsid w:val="00AB127A"/>
    <w:pPr>
      <w:spacing w:before="0" w:after="150"/>
    </w:pPr>
    <w:rPr>
      <w:rFonts w:ascii="Times New Roman" w:eastAsia="Times New Roman" w:hAnsi="Times New Roman"/>
      <w:sz w:val="24"/>
    </w:rPr>
  </w:style>
  <w:style w:type="paragraph" w:customStyle="1" w:styleId="copy-invite-modal1">
    <w:name w:val="copy-invite-modal1"/>
    <w:basedOn w:val="Normal"/>
    <w:rsid w:val="00AB127A"/>
    <w:pPr>
      <w:spacing w:before="0" w:after="150"/>
    </w:pPr>
    <w:rPr>
      <w:rFonts w:ascii="Times New Roman" w:eastAsia="Times New Roman" w:hAnsi="Times New Roman"/>
      <w:sz w:val="24"/>
    </w:rPr>
  </w:style>
  <w:style w:type="paragraph" w:customStyle="1" w:styleId="cancel-invite-cell1">
    <w:name w:val="cancel-invite-cell1"/>
    <w:basedOn w:val="Normal"/>
    <w:rsid w:val="00AB127A"/>
    <w:pPr>
      <w:spacing w:before="0" w:after="150"/>
    </w:pPr>
    <w:rPr>
      <w:rFonts w:ascii="Times New Roman" w:eastAsia="Times New Roman" w:hAnsi="Times New Roman"/>
      <w:sz w:val="24"/>
    </w:rPr>
  </w:style>
  <w:style w:type="paragraph" w:customStyle="1" w:styleId="blankslate7">
    <w:name w:val="blankslate7"/>
    <w:basedOn w:val="Normal"/>
    <w:rsid w:val="00AB127A"/>
    <w:pPr>
      <w:spacing w:before="0" w:after="150"/>
      <w:jc w:val="center"/>
    </w:pPr>
    <w:rPr>
      <w:rFonts w:ascii="Times New Roman" w:eastAsia="Times New Roman" w:hAnsi="Times New Roman"/>
      <w:vanish/>
      <w:sz w:val="24"/>
    </w:rPr>
  </w:style>
  <w:style w:type="paragraph" w:customStyle="1" w:styleId="oauth-pending-deletion1">
    <w:name w:val="oauth-pending-deletion1"/>
    <w:basedOn w:val="Normal"/>
    <w:rsid w:val="00AB127A"/>
    <w:pPr>
      <w:spacing w:before="0" w:after="150" w:line="450" w:lineRule="atLeast"/>
    </w:pPr>
    <w:rPr>
      <w:rFonts w:ascii="Times New Roman" w:eastAsia="Times New Roman" w:hAnsi="Times New Roman"/>
      <w:vanish/>
      <w:sz w:val="24"/>
    </w:rPr>
  </w:style>
  <w:style w:type="paragraph" w:customStyle="1" w:styleId="active1">
    <w:name w:val="active1"/>
    <w:basedOn w:val="Normal"/>
    <w:rsid w:val="00AB127A"/>
    <w:pPr>
      <w:spacing w:before="0" w:after="150"/>
    </w:pPr>
    <w:rPr>
      <w:rFonts w:ascii="Times New Roman" w:eastAsia="Times New Roman" w:hAnsi="Times New Roman"/>
      <w:vanish/>
      <w:sz w:val="24"/>
    </w:rPr>
  </w:style>
  <w:style w:type="paragraph" w:customStyle="1" w:styleId="access-level1">
    <w:name w:val="access-level1"/>
    <w:basedOn w:val="Normal"/>
    <w:rsid w:val="00AB127A"/>
    <w:pPr>
      <w:spacing w:before="0" w:after="150"/>
    </w:pPr>
    <w:rPr>
      <w:rFonts w:ascii="Times New Roman" w:eastAsia="Times New Roman" w:hAnsi="Times New Roman"/>
      <w:color w:val="586069"/>
      <w:sz w:val="24"/>
    </w:rPr>
  </w:style>
  <w:style w:type="paragraph" w:customStyle="1" w:styleId="note4">
    <w:name w:val="note4"/>
    <w:basedOn w:val="Normal"/>
    <w:rsid w:val="00AB127A"/>
    <w:pPr>
      <w:spacing w:before="60" w:after="30"/>
    </w:pPr>
    <w:rPr>
      <w:rFonts w:ascii="Times New Roman" w:eastAsia="Times New Roman" w:hAnsi="Times New Roman"/>
      <w:color w:val="586069"/>
      <w:sz w:val="20"/>
      <w:szCs w:val="20"/>
    </w:rPr>
  </w:style>
  <w:style w:type="paragraph" w:customStyle="1" w:styleId="css-truncate-target14">
    <w:name w:val="css-truncate-target14"/>
    <w:basedOn w:val="Normal"/>
    <w:rsid w:val="00AB127A"/>
    <w:pPr>
      <w:spacing w:before="0" w:after="150"/>
    </w:pPr>
    <w:rPr>
      <w:rFonts w:ascii="Times New Roman" w:eastAsia="Times New Roman" w:hAnsi="Times New Roman"/>
      <w:sz w:val="24"/>
    </w:rPr>
  </w:style>
  <w:style w:type="paragraph" w:customStyle="1" w:styleId="listgroup-item1">
    <w:name w:val="listgroup-item1"/>
    <w:basedOn w:val="Normal"/>
    <w:rsid w:val="00AB127A"/>
    <w:pPr>
      <w:spacing w:before="0" w:after="150" w:line="390" w:lineRule="atLeast"/>
    </w:pPr>
    <w:rPr>
      <w:rFonts w:ascii="Times New Roman" w:eastAsia="Times New Roman" w:hAnsi="Times New Roman"/>
      <w:color w:val="586069"/>
      <w:sz w:val="20"/>
      <w:szCs w:val="20"/>
    </w:rPr>
  </w:style>
  <w:style w:type="paragraph" w:customStyle="1" w:styleId="require-approving-reviews1">
    <w:name w:val="require-approving-reviews1"/>
    <w:basedOn w:val="Normal"/>
    <w:rsid w:val="00AB127A"/>
    <w:pPr>
      <w:spacing w:before="0" w:after="150"/>
    </w:pPr>
    <w:rPr>
      <w:rFonts w:ascii="Times New Roman" w:eastAsia="Times New Roman" w:hAnsi="Times New Roman"/>
      <w:vanish/>
      <w:sz w:val="24"/>
    </w:rPr>
  </w:style>
  <w:style w:type="paragraph" w:customStyle="1" w:styleId="require-code-owner-review1">
    <w:name w:val="require-code-owner-review1"/>
    <w:basedOn w:val="Normal"/>
    <w:rsid w:val="00AB127A"/>
    <w:pPr>
      <w:spacing w:before="0" w:after="150"/>
    </w:pPr>
    <w:rPr>
      <w:rFonts w:ascii="Times New Roman" w:eastAsia="Times New Roman" w:hAnsi="Times New Roman"/>
      <w:vanish/>
      <w:sz w:val="24"/>
    </w:rPr>
  </w:style>
  <w:style w:type="paragraph" w:customStyle="1" w:styleId="reviews-dismiss-on-push1">
    <w:name w:val="reviews-dismiss-on-push1"/>
    <w:basedOn w:val="Normal"/>
    <w:rsid w:val="00AB127A"/>
    <w:pPr>
      <w:spacing w:before="0" w:after="150"/>
    </w:pPr>
    <w:rPr>
      <w:rFonts w:ascii="Times New Roman" w:eastAsia="Times New Roman" w:hAnsi="Times New Roman"/>
      <w:vanish/>
      <w:sz w:val="24"/>
    </w:rPr>
  </w:style>
  <w:style w:type="paragraph" w:customStyle="1" w:styleId="reviews-include-dismiss1">
    <w:name w:val="reviews-include-dismiss1"/>
    <w:basedOn w:val="Normal"/>
    <w:rsid w:val="00AB127A"/>
    <w:pPr>
      <w:spacing w:before="0" w:after="150"/>
    </w:pPr>
    <w:rPr>
      <w:rFonts w:ascii="Times New Roman" w:eastAsia="Times New Roman" w:hAnsi="Times New Roman"/>
      <w:vanish/>
      <w:sz w:val="24"/>
    </w:rPr>
  </w:style>
  <w:style w:type="paragraph" w:customStyle="1" w:styleId="add-protected-branch-user-or-team1">
    <w:name w:val="add-protected-branch-user-or-team1"/>
    <w:basedOn w:val="Normal"/>
    <w:rsid w:val="00AB127A"/>
    <w:pPr>
      <w:spacing w:before="0" w:after="150"/>
    </w:pPr>
    <w:rPr>
      <w:rFonts w:ascii="Times New Roman" w:eastAsia="Times New Roman" w:hAnsi="Times New Roman"/>
      <w:sz w:val="24"/>
    </w:rPr>
  </w:style>
  <w:style w:type="paragraph" w:customStyle="1" w:styleId="user-or-team-limit-reached1">
    <w:name w:val="user-or-team-limit-reached1"/>
    <w:basedOn w:val="Normal"/>
    <w:rsid w:val="00AB127A"/>
    <w:pPr>
      <w:spacing w:before="0" w:after="150"/>
    </w:pPr>
    <w:rPr>
      <w:rFonts w:ascii="Times New Roman" w:eastAsia="Times New Roman" w:hAnsi="Times New Roman"/>
      <w:vanish/>
      <w:sz w:val="20"/>
      <w:szCs w:val="20"/>
    </w:rPr>
  </w:style>
  <w:style w:type="paragraph" w:customStyle="1" w:styleId="table-list1">
    <w:name w:val="table-list1"/>
    <w:basedOn w:val="Normal"/>
    <w:rsid w:val="00AB127A"/>
    <w:pPr>
      <w:spacing w:before="0" w:after="150"/>
    </w:pPr>
    <w:rPr>
      <w:rFonts w:ascii="Times New Roman" w:eastAsia="Times New Roman" w:hAnsi="Times New Roman"/>
      <w:color w:val="6A737D"/>
      <w:sz w:val="24"/>
    </w:rPr>
  </w:style>
  <w:style w:type="paragraph" w:customStyle="1" w:styleId="table-list-cell4">
    <w:name w:val="table-list-cell4"/>
    <w:basedOn w:val="Normal"/>
    <w:rsid w:val="00AB127A"/>
    <w:pPr>
      <w:pBdr>
        <w:top w:val="single" w:sz="6" w:space="6" w:color="EAECEF"/>
      </w:pBdr>
      <w:spacing w:before="0" w:after="150"/>
      <w:textAlignment w:val="center"/>
    </w:pPr>
    <w:rPr>
      <w:rFonts w:ascii="Times New Roman" w:eastAsia="Times New Roman" w:hAnsi="Times New Roman"/>
      <w:szCs w:val="18"/>
    </w:rPr>
  </w:style>
  <w:style w:type="paragraph" w:customStyle="1" w:styleId="avatar15">
    <w:name w:val="avatar15"/>
    <w:basedOn w:val="Normal"/>
    <w:rsid w:val="00AB127A"/>
    <w:pPr>
      <w:spacing w:before="0" w:after="150"/>
      <w:ind w:right="150"/>
      <w:jc w:val="center"/>
      <w:textAlignment w:val="center"/>
    </w:pPr>
    <w:rPr>
      <w:rFonts w:ascii="Times New Roman" w:eastAsia="Times New Roman" w:hAnsi="Times New Roman"/>
      <w:sz w:val="24"/>
    </w:rPr>
  </w:style>
  <w:style w:type="paragraph" w:customStyle="1" w:styleId="octicon-jersey1">
    <w:name w:val="octicon-jersey1"/>
    <w:basedOn w:val="Normal"/>
    <w:rsid w:val="00AB127A"/>
    <w:pPr>
      <w:spacing w:before="0" w:after="150"/>
      <w:ind w:right="150"/>
      <w:jc w:val="center"/>
    </w:pPr>
    <w:rPr>
      <w:rFonts w:ascii="Times New Roman" w:eastAsia="Times New Roman" w:hAnsi="Times New Roman"/>
      <w:sz w:val="24"/>
    </w:rPr>
  </w:style>
  <w:style w:type="paragraph" w:customStyle="1" w:styleId="octicon-organization2">
    <w:name w:val="octicon-organization2"/>
    <w:basedOn w:val="Normal"/>
    <w:rsid w:val="00AB127A"/>
    <w:pPr>
      <w:spacing w:before="0" w:after="150"/>
      <w:ind w:right="150"/>
      <w:jc w:val="center"/>
    </w:pPr>
    <w:rPr>
      <w:rFonts w:ascii="Times New Roman" w:eastAsia="Times New Roman" w:hAnsi="Times New Roman"/>
      <w:sz w:val="24"/>
    </w:rPr>
  </w:style>
  <w:style w:type="paragraph" w:customStyle="1" w:styleId="label3">
    <w:name w:val="label3"/>
    <w:basedOn w:val="Normal"/>
    <w:rsid w:val="00AB127A"/>
    <w:pPr>
      <w:spacing w:before="60" w:after="150"/>
    </w:pPr>
    <w:rPr>
      <w:rFonts w:ascii="Times New Roman" w:eastAsia="Times New Roman" w:hAnsi="Times New Roman"/>
      <w:b/>
      <w:bCs/>
      <w:color w:val="FFFFFF"/>
      <w:szCs w:val="18"/>
    </w:rPr>
  </w:style>
  <w:style w:type="paragraph" w:customStyle="1" w:styleId="octicon82">
    <w:name w:val="octicon82"/>
    <w:basedOn w:val="Normal"/>
    <w:rsid w:val="00AB127A"/>
    <w:pPr>
      <w:spacing w:before="0" w:after="150"/>
      <w:textAlignment w:val="bottom"/>
    </w:pPr>
    <w:rPr>
      <w:rFonts w:ascii="Times New Roman" w:eastAsia="Times New Roman" w:hAnsi="Times New Roman"/>
      <w:color w:val="BBBBBB"/>
      <w:sz w:val="24"/>
    </w:rPr>
  </w:style>
  <w:style w:type="paragraph" w:customStyle="1" w:styleId="lead2">
    <w:name w:val="lead2"/>
    <w:basedOn w:val="Normal"/>
    <w:rsid w:val="00AB127A"/>
    <w:pPr>
      <w:spacing w:before="30" w:after="0"/>
    </w:pPr>
    <w:rPr>
      <w:rFonts w:ascii="Times New Roman" w:eastAsia="Times New Roman" w:hAnsi="Times New Roman"/>
      <w:color w:val="586069"/>
      <w:sz w:val="32"/>
      <w:szCs w:val="32"/>
    </w:rPr>
  </w:style>
  <w:style w:type="paragraph" w:customStyle="1" w:styleId="info2">
    <w:name w:val="info2"/>
    <w:basedOn w:val="Normal"/>
    <w:rsid w:val="00AB127A"/>
    <w:pPr>
      <w:spacing w:before="0" w:after="150" w:line="270" w:lineRule="atLeast"/>
      <w:jc w:val="center"/>
    </w:pPr>
    <w:rPr>
      <w:rFonts w:ascii="Times New Roman" w:eastAsia="Times New Roman" w:hAnsi="Times New Roman"/>
      <w:color w:val="586069"/>
      <w:szCs w:val="18"/>
    </w:rPr>
  </w:style>
  <w:style w:type="paragraph" w:customStyle="1" w:styleId="price1">
    <w:name w:val="price1"/>
    <w:basedOn w:val="Normal"/>
    <w:rsid w:val="00AB127A"/>
    <w:pPr>
      <w:spacing w:before="225" w:after="225"/>
    </w:pPr>
    <w:rPr>
      <w:rFonts w:ascii="Times New Roman" w:eastAsia="Times New Roman" w:hAnsi="Times New Roman"/>
      <w:b/>
      <w:bCs/>
      <w:color w:val="586069"/>
      <w:sz w:val="24"/>
    </w:rPr>
  </w:style>
  <w:style w:type="paragraph" w:customStyle="1" w:styleId="setup-info-note1">
    <w:name w:val="setup-info-note1"/>
    <w:basedOn w:val="Normal"/>
    <w:rsid w:val="00AB127A"/>
    <w:pPr>
      <w:pBdr>
        <w:top w:val="single" w:sz="6" w:space="1" w:color="E0E0E0"/>
      </w:pBdr>
      <w:shd w:val="clear" w:color="auto" w:fill="F9F9F9"/>
      <w:spacing w:before="0" w:after="0"/>
    </w:pPr>
    <w:rPr>
      <w:rFonts w:ascii="Times New Roman" w:eastAsia="Times New Roman" w:hAnsi="Times New Roman"/>
      <w:sz w:val="24"/>
    </w:rPr>
  </w:style>
  <w:style w:type="paragraph" w:customStyle="1" w:styleId="list-divider1">
    <w:name w:val="list-divider1"/>
    <w:basedOn w:val="Normal"/>
    <w:rsid w:val="00AB127A"/>
    <w:pPr>
      <w:pBdr>
        <w:top w:val="single" w:sz="6" w:space="0" w:color="EEEEEE"/>
      </w:pBdr>
      <w:spacing w:before="225" w:after="225"/>
      <w:ind w:left="-225" w:right="-225"/>
    </w:pPr>
    <w:rPr>
      <w:rFonts w:ascii="Times New Roman" w:eastAsia="Times New Roman" w:hAnsi="Times New Roman"/>
      <w:sz w:val="24"/>
    </w:rPr>
  </w:style>
  <w:style w:type="paragraph" w:customStyle="1" w:styleId="octicon-check9">
    <w:name w:val="octicon-check9"/>
    <w:basedOn w:val="Normal"/>
    <w:rsid w:val="00AB127A"/>
    <w:pPr>
      <w:spacing w:before="0" w:after="150"/>
      <w:ind w:right="75"/>
    </w:pPr>
    <w:rPr>
      <w:rFonts w:ascii="Times New Roman" w:eastAsia="Times New Roman" w:hAnsi="Times New Roman"/>
      <w:color w:val="60B044"/>
      <w:sz w:val="24"/>
    </w:rPr>
  </w:style>
  <w:style w:type="paragraph" w:customStyle="1" w:styleId="octicon-question1">
    <w:name w:val="octicon-question1"/>
    <w:basedOn w:val="Normal"/>
    <w:rsid w:val="00AB127A"/>
    <w:pPr>
      <w:spacing w:before="0" w:after="150"/>
    </w:pPr>
    <w:rPr>
      <w:rFonts w:ascii="Times New Roman" w:eastAsia="Times New Roman" w:hAnsi="Times New Roman"/>
      <w:color w:val="555555"/>
      <w:szCs w:val="18"/>
    </w:rPr>
  </w:style>
  <w:style w:type="paragraph" w:customStyle="1" w:styleId="setup-form-title1">
    <w:name w:val="setup-form-title1"/>
    <w:basedOn w:val="Normal"/>
    <w:rsid w:val="00AB127A"/>
    <w:pPr>
      <w:spacing w:before="0" w:after="150"/>
    </w:pPr>
    <w:rPr>
      <w:rFonts w:ascii="Times New Roman" w:eastAsia="Times New Roman" w:hAnsi="Times New Roman"/>
      <w:sz w:val="24"/>
    </w:rPr>
  </w:style>
  <w:style w:type="paragraph" w:customStyle="1" w:styleId="secure2">
    <w:name w:val="secure2"/>
    <w:basedOn w:val="Normal"/>
    <w:rsid w:val="00AB127A"/>
    <w:pPr>
      <w:spacing w:before="30" w:after="150"/>
    </w:pPr>
    <w:rPr>
      <w:rFonts w:ascii="Times New Roman" w:eastAsia="Times New Roman" w:hAnsi="Times New Roman"/>
      <w:caps/>
      <w:color w:val="60B044"/>
      <w:sz w:val="17"/>
      <w:szCs w:val="17"/>
    </w:rPr>
  </w:style>
  <w:style w:type="paragraph" w:customStyle="1" w:styleId="form-actions7">
    <w:name w:val="form-actions7"/>
    <w:basedOn w:val="Normal"/>
    <w:rsid w:val="00AB127A"/>
    <w:pPr>
      <w:spacing w:before="0" w:after="150"/>
    </w:pPr>
    <w:rPr>
      <w:rFonts w:ascii="Times New Roman" w:eastAsia="Times New Roman" w:hAnsi="Times New Roman"/>
      <w:sz w:val="24"/>
    </w:rPr>
  </w:style>
  <w:style w:type="paragraph" w:customStyle="1" w:styleId="team-member-username2">
    <w:name w:val="team-member-username2"/>
    <w:basedOn w:val="Normal"/>
    <w:rsid w:val="00AB127A"/>
    <w:pPr>
      <w:spacing w:before="0" w:after="150"/>
    </w:pPr>
    <w:rPr>
      <w:rFonts w:ascii="Times New Roman" w:eastAsia="Times New Roman" w:hAnsi="Times New Roman"/>
      <w:sz w:val="24"/>
    </w:rPr>
  </w:style>
  <w:style w:type="paragraph" w:customStyle="1" w:styleId="form-control6">
    <w:name w:val="form-control6"/>
    <w:basedOn w:val="Normal"/>
    <w:rsid w:val="00AB127A"/>
    <w:pPr>
      <w:pBdr>
        <w:top w:val="single" w:sz="6" w:space="5" w:color="D1D5DA"/>
        <w:left w:val="single" w:sz="6" w:space="6" w:color="D1D5DA"/>
        <w:bottom w:val="single" w:sz="6" w:space="5" w:color="D1D5DA"/>
        <w:right w:val="single" w:sz="6" w:space="6" w:color="D1D5DA"/>
      </w:pBdr>
      <w:shd w:val="clear" w:color="auto" w:fill="FAFBFC"/>
      <w:spacing w:before="0" w:after="150" w:line="300" w:lineRule="atLeast"/>
      <w:ind w:right="75"/>
      <w:textAlignment w:val="center"/>
    </w:pPr>
    <w:rPr>
      <w:rFonts w:ascii="Times New Roman" w:eastAsia="Times New Roman" w:hAnsi="Times New Roman"/>
      <w:color w:val="24292E"/>
      <w:sz w:val="24"/>
    </w:rPr>
  </w:style>
  <w:style w:type="paragraph" w:customStyle="1" w:styleId="octicon-alert5">
    <w:name w:val="octicon-alert5"/>
    <w:basedOn w:val="Normal"/>
    <w:rsid w:val="00AB127A"/>
    <w:pPr>
      <w:spacing w:before="0" w:after="150"/>
    </w:pPr>
    <w:rPr>
      <w:rFonts w:ascii="Times New Roman" w:eastAsia="Times New Roman" w:hAnsi="Times New Roman"/>
      <w:color w:val="CB2431"/>
      <w:sz w:val="24"/>
    </w:rPr>
  </w:style>
  <w:style w:type="paragraph" w:customStyle="1" w:styleId="octicon-check10">
    <w:name w:val="octicon-check10"/>
    <w:basedOn w:val="Normal"/>
    <w:rsid w:val="00AB127A"/>
    <w:pPr>
      <w:spacing w:before="0" w:after="150"/>
    </w:pPr>
    <w:rPr>
      <w:rFonts w:ascii="Times New Roman" w:eastAsia="Times New Roman" w:hAnsi="Times New Roman"/>
      <w:color w:val="28A745"/>
      <w:sz w:val="24"/>
    </w:rPr>
  </w:style>
  <w:style w:type="paragraph" w:customStyle="1" w:styleId="setup-organization-next1">
    <w:name w:val="setup-organization-next1"/>
    <w:basedOn w:val="Normal"/>
    <w:rsid w:val="00AB127A"/>
    <w:pPr>
      <w:pBdr>
        <w:top w:val="single" w:sz="6" w:space="0" w:color="EEEEEE"/>
        <w:bottom w:val="single" w:sz="6" w:space="0" w:color="EEEEEE"/>
      </w:pBdr>
      <w:spacing w:before="225" w:after="225"/>
    </w:pPr>
    <w:rPr>
      <w:rFonts w:ascii="Times New Roman" w:eastAsia="Times New Roman" w:hAnsi="Times New Roman"/>
      <w:sz w:val="24"/>
    </w:rPr>
  </w:style>
  <w:style w:type="paragraph" w:customStyle="1" w:styleId="tos-info1">
    <w:name w:val="tos-info1"/>
    <w:basedOn w:val="Normal"/>
    <w:rsid w:val="00AB127A"/>
    <w:pPr>
      <w:pBdr>
        <w:top w:val="single" w:sz="6" w:space="0" w:color="EEEEEE"/>
        <w:bottom w:val="single" w:sz="6" w:space="0" w:color="EEEEEE"/>
      </w:pBdr>
      <w:spacing w:before="225" w:after="225"/>
    </w:pPr>
    <w:rPr>
      <w:rFonts w:ascii="Times New Roman" w:eastAsia="Times New Roman" w:hAnsi="Times New Roman"/>
      <w:sz w:val="24"/>
    </w:rPr>
  </w:style>
  <w:style w:type="paragraph" w:customStyle="1" w:styleId="setup-plans1">
    <w:name w:val="setup-plans1"/>
    <w:basedOn w:val="Normal"/>
    <w:rsid w:val="00AB127A"/>
    <w:pPr>
      <w:pBdr>
        <w:top w:val="single" w:sz="6" w:space="0" w:color="D1D5DA"/>
        <w:left w:val="single" w:sz="6" w:space="0" w:color="D1D5DA"/>
        <w:bottom w:val="single" w:sz="6" w:space="0" w:color="D1D5DA"/>
        <w:right w:val="single" w:sz="6" w:space="0" w:color="D1D5DA"/>
      </w:pBdr>
      <w:spacing w:before="0" w:after="150"/>
    </w:pPr>
    <w:rPr>
      <w:rFonts w:ascii="Times New Roman" w:eastAsia="Times New Roman" w:hAnsi="Times New Roman"/>
      <w:sz w:val="24"/>
    </w:rPr>
  </w:style>
  <w:style w:type="paragraph" w:customStyle="1" w:styleId="name3">
    <w:name w:val="name3"/>
    <w:basedOn w:val="Normal"/>
    <w:rsid w:val="00AB127A"/>
    <w:pPr>
      <w:spacing w:before="0" w:after="150"/>
    </w:pPr>
    <w:rPr>
      <w:rFonts w:ascii="Times New Roman" w:eastAsia="Times New Roman" w:hAnsi="Times New Roman"/>
      <w:b/>
      <w:bCs/>
      <w:sz w:val="24"/>
    </w:rPr>
  </w:style>
  <w:style w:type="paragraph" w:customStyle="1" w:styleId="country-form1">
    <w:name w:val="country-form1"/>
    <w:basedOn w:val="Normal"/>
    <w:rsid w:val="00AB127A"/>
    <w:pPr>
      <w:spacing w:before="0" w:after="225"/>
    </w:pPr>
    <w:rPr>
      <w:rFonts w:ascii="Times New Roman" w:eastAsia="Times New Roman" w:hAnsi="Times New Roman"/>
      <w:sz w:val="24"/>
    </w:rPr>
  </w:style>
  <w:style w:type="paragraph" w:customStyle="1" w:styleId="state-form1">
    <w:name w:val="state-form1"/>
    <w:basedOn w:val="Normal"/>
    <w:rsid w:val="00AB127A"/>
    <w:pPr>
      <w:spacing w:before="0" w:after="0"/>
    </w:pPr>
    <w:rPr>
      <w:rFonts w:ascii="Times New Roman" w:eastAsia="Times New Roman" w:hAnsi="Times New Roman"/>
      <w:sz w:val="24"/>
    </w:rPr>
  </w:style>
  <w:style w:type="paragraph" w:customStyle="1" w:styleId="postal-code-form1">
    <w:name w:val="postal-code-form1"/>
    <w:basedOn w:val="Normal"/>
    <w:rsid w:val="00AB127A"/>
    <w:pPr>
      <w:spacing w:before="0" w:after="225"/>
    </w:pPr>
    <w:rPr>
      <w:rFonts w:ascii="Times New Roman" w:eastAsia="Times New Roman" w:hAnsi="Times New Roman"/>
      <w:sz w:val="24"/>
    </w:rPr>
  </w:style>
  <w:style w:type="paragraph" w:customStyle="1" w:styleId="input-vat1">
    <w:name w:val="input-vat1"/>
    <w:basedOn w:val="Normal"/>
    <w:rsid w:val="00AB127A"/>
    <w:pPr>
      <w:spacing w:before="0" w:after="150"/>
    </w:pPr>
    <w:rPr>
      <w:rFonts w:ascii="Times New Roman" w:eastAsia="Times New Roman" w:hAnsi="Times New Roman"/>
      <w:sz w:val="24"/>
    </w:rPr>
  </w:style>
  <w:style w:type="paragraph" w:customStyle="1" w:styleId="vat-field2">
    <w:name w:val="vat-field2"/>
    <w:basedOn w:val="Normal"/>
    <w:rsid w:val="00AB127A"/>
    <w:pPr>
      <w:spacing w:before="0" w:after="150"/>
    </w:pPr>
    <w:rPr>
      <w:rFonts w:ascii="Times New Roman" w:eastAsia="Times New Roman" w:hAnsi="Times New Roman"/>
      <w:vanish/>
      <w:sz w:val="24"/>
    </w:rPr>
  </w:style>
  <w:style w:type="paragraph" w:customStyle="1" w:styleId="help-text1">
    <w:name w:val="help-text1"/>
    <w:basedOn w:val="Normal"/>
    <w:rsid w:val="00AB127A"/>
    <w:pPr>
      <w:spacing w:before="0" w:after="150"/>
    </w:pPr>
    <w:rPr>
      <w:rFonts w:ascii="Times New Roman" w:eastAsia="Times New Roman" w:hAnsi="Times New Roman"/>
      <w:color w:val="586069"/>
      <w:sz w:val="19"/>
      <w:szCs w:val="19"/>
    </w:rPr>
  </w:style>
  <w:style w:type="paragraph" w:customStyle="1" w:styleId="question1">
    <w:name w:val="question1"/>
    <w:basedOn w:val="Normal"/>
    <w:rsid w:val="00AB127A"/>
    <w:pPr>
      <w:spacing w:before="0" w:after="450"/>
    </w:pPr>
    <w:rPr>
      <w:rFonts w:ascii="Times New Roman" w:eastAsia="Times New Roman" w:hAnsi="Times New Roman"/>
      <w:sz w:val="24"/>
    </w:rPr>
  </w:style>
  <w:style w:type="paragraph" w:customStyle="1" w:styleId="question2">
    <w:name w:val="question2"/>
    <w:basedOn w:val="Normal"/>
    <w:rsid w:val="00AB127A"/>
    <w:pPr>
      <w:spacing w:before="0" w:after="450"/>
    </w:pPr>
    <w:rPr>
      <w:rFonts w:ascii="Times New Roman" w:eastAsia="Times New Roman" w:hAnsi="Times New Roman"/>
      <w:sz w:val="24"/>
    </w:rPr>
  </w:style>
  <w:style w:type="paragraph" w:customStyle="1" w:styleId="question-title1">
    <w:name w:val="question-title1"/>
    <w:basedOn w:val="Normal"/>
    <w:rsid w:val="00AB127A"/>
    <w:pPr>
      <w:spacing w:before="0" w:after="150"/>
    </w:pPr>
    <w:rPr>
      <w:rFonts w:ascii="Times New Roman" w:eastAsia="Times New Roman" w:hAnsi="Times New Roman"/>
      <w:sz w:val="21"/>
      <w:szCs w:val="21"/>
    </w:rPr>
  </w:style>
  <w:style w:type="paragraph" w:customStyle="1" w:styleId="question-title2">
    <w:name w:val="question-title2"/>
    <w:basedOn w:val="Normal"/>
    <w:rsid w:val="00AB127A"/>
    <w:pPr>
      <w:spacing w:before="0" w:after="150"/>
    </w:pPr>
    <w:rPr>
      <w:rFonts w:ascii="Times New Roman" w:eastAsia="Times New Roman" w:hAnsi="Times New Roman"/>
      <w:sz w:val="21"/>
      <w:szCs w:val="21"/>
    </w:rPr>
  </w:style>
  <w:style w:type="paragraph" w:customStyle="1" w:styleId="form-checkbox2">
    <w:name w:val="form-checkbox2"/>
    <w:basedOn w:val="Normal"/>
    <w:rsid w:val="00AB127A"/>
    <w:pPr>
      <w:spacing w:before="120" w:after="120"/>
      <w:textAlignment w:val="center"/>
    </w:pPr>
    <w:rPr>
      <w:rFonts w:ascii="Times New Roman" w:eastAsia="Times New Roman" w:hAnsi="Times New Roman"/>
      <w:sz w:val="24"/>
    </w:rPr>
  </w:style>
  <w:style w:type="paragraph" w:customStyle="1" w:styleId="form-checkbox3">
    <w:name w:val="form-checkbox3"/>
    <w:basedOn w:val="Normal"/>
    <w:rsid w:val="00AB127A"/>
    <w:pPr>
      <w:spacing w:before="120" w:after="120"/>
      <w:textAlignment w:val="center"/>
    </w:pPr>
    <w:rPr>
      <w:rFonts w:ascii="Times New Roman" w:eastAsia="Times New Roman" w:hAnsi="Times New Roman"/>
      <w:sz w:val="24"/>
    </w:rPr>
  </w:style>
  <w:style w:type="paragraph" w:customStyle="1" w:styleId="alternate-action1">
    <w:name w:val="alternate-action1"/>
    <w:basedOn w:val="Normal"/>
    <w:rsid w:val="00AB127A"/>
    <w:pPr>
      <w:spacing w:before="0" w:after="150" w:line="510" w:lineRule="atLeast"/>
      <w:ind w:left="150"/>
    </w:pPr>
    <w:rPr>
      <w:rFonts w:ascii="Times New Roman" w:eastAsia="Times New Roman" w:hAnsi="Times New Roman"/>
      <w:sz w:val="24"/>
    </w:rPr>
  </w:style>
  <w:style w:type="paragraph" w:customStyle="1" w:styleId="alternate-action2">
    <w:name w:val="alternate-action2"/>
    <w:basedOn w:val="Normal"/>
    <w:rsid w:val="00AB127A"/>
    <w:pPr>
      <w:spacing w:before="0" w:after="150" w:line="510" w:lineRule="atLeast"/>
      <w:ind w:left="150"/>
    </w:pPr>
    <w:rPr>
      <w:rFonts w:ascii="Times New Roman" w:eastAsia="Times New Roman" w:hAnsi="Times New Roman"/>
      <w:sz w:val="24"/>
    </w:rPr>
  </w:style>
  <w:style w:type="paragraph" w:customStyle="1" w:styleId="disclaimer1">
    <w:name w:val="disclaimer1"/>
    <w:basedOn w:val="Normal"/>
    <w:rsid w:val="00AB127A"/>
    <w:pPr>
      <w:spacing w:before="600" w:after="0"/>
      <w:jc w:val="center"/>
    </w:pPr>
    <w:rPr>
      <w:rFonts w:ascii="Times New Roman" w:eastAsia="Times New Roman" w:hAnsi="Times New Roman"/>
      <w:sz w:val="24"/>
    </w:rPr>
  </w:style>
  <w:style w:type="paragraph" w:customStyle="1" w:styleId="disclaimer2">
    <w:name w:val="disclaimer2"/>
    <w:basedOn w:val="Normal"/>
    <w:rsid w:val="00AB127A"/>
    <w:pPr>
      <w:spacing w:before="600" w:after="0"/>
      <w:jc w:val="center"/>
    </w:pPr>
    <w:rPr>
      <w:rFonts w:ascii="Times New Roman" w:eastAsia="Times New Roman" w:hAnsi="Times New Roman"/>
      <w:sz w:val="24"/>
    </w:rPr>
  </w:style>
  <w:style w:type="paragraph" w:customStyle="1" w:styleId="close-button3">
    <w:name w:val="close-button3"/>
    <w:basedOn w:val="Normal"/>
    <w:rsid w:val="00AB127A"/>
    <w:pPr>
      <w:spacing w:before="0" w:after="150"/>
    </w:pPr>
    <w:rPr>
      <w:rFonts w:ascii="Times New Roman" w:eastAsia="Times New Roman" w:hAnsi="Times New Roman"/>
      <w:sz w:val="24"/>
    </w:rPr>
  </w:style>
  <w:style w:type="paragraph" w:customStyle="1" w:styleId="close-button4">
    <w:name w:val="close-button4"/>
    <w:basedOn w:val="Normal"/>
    <w:rsid w:val="00AB127A"/>
    <w:pPr>
      <w:spacing w:before="0" w:after="150"/>
    </w:pPr>
    <w:rPr>
      <w:rFonts w:ascii="Times New Roman" w:eastAsia="Times New Roman" w:hAnsi="Times New Roman"/>
      <w:color w:val="24292E"/>
      <w:sz w:val="24"/>
    </w:rPr>
  </w:style>
  <w:style w:type="paragraph" w:customStyle="1" w:styleId="orgs-help-title1">
    <w:name w:val="orgs-help-title1"/>
    <w:basedOn w:val="Normal"/>
    <w:rsid w:val="00AB127A"/>
    <w:pPr>
      <w:spacing w:before="0" w:after="0"/>
    </w:pPr>
    <w:rPr>
      <w:rFonts w:ascii="Times New Roman" w:eastAsia="Times New Roman" w:hAnsi="Times New Roman"/>
      <w:sz w:val="45"/>
      <w:szCs w:val="45"/>
    </w:rPr>
  </w:style>
  <w:style w:type="paragraph" w:customStyle="1" w:styleId="orgs-help-lead1">
    <w:name w:val="orgs-help-lead1"/>
    <w:basedOn w:val="Normal"/>
    <w:rsid w:val="00AB127A"/>
    <w:pPr>
      <w:spacing w:before="150" w:after="450"/>
    </w:pPr>
    <w:rPr>
      <w:rFonts w:ascii="Times New Roman" w:eastAsia="Times New Roman" w:hAnsi="Times New Roman"/>
      <w:color w:val="586069"/>
      <w:sz w:val="27"/>
      <w:szCs w:val="27"/>
    </w:rPr>
  </w:style>
  <w:style w:type="paragraph" w:customStyle="1" w:styleId="orgs-help-divider1">
    <w:name w:val="orgs-help-divider1"/>
    <w:basedOn w:val="Normal"/>
    <w:rsid w:val="00AB127A"/>
    <w:pPr>
      <w:pBdr>
        <w:top w:val="single" w:sz="6" w:space="0" w:color="D1D5DA"/>
      </w:pBdr>
      <w:spacing w:before="600" w:after="600"/>
    </w:pPr>
    <w:rPr>
      <w:rFonts w:ascii="Times New Roman" w:eastAsia="Times New Roman" w:hAnsi="Times New Roman"/>
      <w:sz w:val="24"/>
    </w:rPr>
  </w:style>
  <w:style w:type="paragraph" w:customStyle="1" w:styleId="octicon83">
    <w:name w:val="octicon83"/>
    <w:basedOn w:val="Normal"/>
    <w:rsid w:val="00AB127A"/>
    <w:pPr>
      <w:spacing w:before="300" w:after="150"/>
      <w:textAlignment w:val="bottom"/>
    </w:pPr>
    <w:rPr>
      <w:rFonts w:ascii="Times New Roman" w:eastAsia="Times New Roman" w:hAnsi="Times New Roman"/>
      <w:color w:val="0366D6"/>
      <w:sz w:val="24"/>
    </w:rPr>
  </w:style>
  <w:style w:type="paragraph" w:customStyle="1" w:styleId="signup-plan-card-light-text1">
    <w:name w:val="signup-plan-card-light-text1"/>
    <w:basedOn w:val="Normal"/>
    <w:rsid w:val="00AB127A"/>
    <w:pPr>
      <w:spacing w:before="0" w:after="150"/>
    </w:pPr>
    <w:rPr>
      <w:rFonts w:ascii="Times New Roman" w:eastAsia="Times New Roman" w:hAnsi="Times New Roman"/>
      <w:sz w:val="24"/>
    </w:rPr>
  </w:style>
  <w:style w:type="paragraph" w:customStyle="1" w:styleId="repo-health-loading1">
    <w:name w:val="repo-health-loading1"/>
    <w:basedOn w:val="Normal"/>
    <w:rsid w:val="00AB127A"/>
    <w:pPr>
      <w:spacing w:before="0" w:after="150"/>
    </w:pPr>
    <w:rPr>
      <w:rFonts w:ascii="Times New Roman" w:eastAsia="Times New Roman" w:hAnsi="Times New Roman"/>
      <w:i/>
      <w:iCs/>
      <w:vanish/>
      <w:sz w:val="24"/>
    </w:rPr>
  </w:style>
  <w:style w:type="paragraph" w:customStyle="1" w:styleId="sso-title1">
    <w:name w:val="sso-title1"/>
    <w:basedOn w:val="Normal"/>
    <w:rsid w:val="00AB127A"/>
    <w:pPr>
      <w:spacing w:before="0" w:after="150"/>
    </w:pPr>
    <w:rPr>
      <w:rFonts w:ascii="Times New Roman" w:eastAsia="Times New Roman" w:hAnsi="Times New Roman"/>
      <w:spacing w:val="-8"/>
      <w:sz w:val="36"/>
      <w:szCs w:val="36"/>
    </w:rPr>
  </w:style>
  <w:style w:type="paragraph" w:customStyle="1" w:styleId="sso-title2">
    <w:name w:val="sso-title2"/>
    <w:basedOn w:val="Normal"/>
    <w:rsid w:val="00AB127A"/>
    <w:pPr>
      <w:spacing w:before="0" w:after="150"/>
    </w:pPr>
    <w:rPr>
      <w:rFonts w:ascii="Times New Roman" w:eastAsia="Times New Roman" w:hAnsi="Times New Roman"/>
      <w:spacing w:val="-8"/>
      <w:sz w:val="36"/>
      <w:szCs w:val="36"/>
    </w:rPr>
  </w:style>
  <w:style w:type="paragraph" w:customStyle="1" w:styleId="business-sso-panel1">
    <w:name w:val="business-sso-panel1"/>
    <w:basedOn w:val="Normal"/>
    <w:rsid w:val="00AB127A"/>
    <w:pPr>
      <w:pBdr>
        <w:top w:val="single" w:sz="6" w:space="15" w:color="E1E4E8"/>
        <w:left w:val="single" w:sz="6" w:space="15" w:color="E1E4E8"/>
        <w:bottom w:val="single" w:sz="6" w:space="15" w:color="E1E4E8"/>
        <w:right w:val="single" w:sz="6" w:space="15" w:color="E1E4E8"/>
      </w:pBdr>
      <w:shd w:val="clear" w:color="auto" w:fill="FFFFFF"/>
      <w:spacing w:before="0" w:after="150"/>
    </w:pPr>
    <w:rPr>
      <w:rFonts w:ascii="Times New Roman" w:eastAsia="Times New Roman" w:hAnsi="Times New Roman"/>
      <w:sz w:val="24"/>
    </w:rPr>
  </w:style>
  <w:style w:type="paragraph" w:customStyle="1" w:styleId="org-sso-panel1">
    <w:name w:val="org-sso-panel1"/>
    <w:basedOn w:val="Normal"/>
    <w:rsid w:val="00AB127A"/>
    <w:pPr>
      <w:pBdr>
        <w:top w:val="single" w:sz="6" w:space="15" w:color="E1E4E8"/>
        <w:left w:val="single" w:sz="6" w:space="15" w:color="E1E4E8"/>
        <w:bottom w:val="single" w:sz="6" w:space="15" w:color="E1E4E8"/>
        <w:right w:val="single" w:sz="6" w:space="15" w:color="E1E4E8"/>
      </w:pBdr>
      <w:shd w:val="clear" w:color="auto" w:fill="FFFFFF"/>
      <w:spacing w:before="0" w:after="150"/>
    </w:pPr>
    <w:rPr>
      <w:rFonts w:ascii="Times New Roman" w:eastAsia="Times New Roman" w:hAnsi="Times New Roman"/>
      <w:sz w:val="24"/>
    </w:rPr>
  </w:style>
  <w:style w:type="paragraph" w:customStyle="1" w:styleId="business-sso-panel2">
    <w:name w:val="business-sso-panel2"/>
    <w:basedOn w:val="Normal"/>
    <w:rsid w:val="00AB127A"/>
    <w:pPr>
      <w:pBdr>
        <w:top w:val="single" w:sz="6" w:space="15" w:color="E1E4E8"/>
        <w:left w:val="single" w:sz="6" w:space="15" w:color="E1E4E8"/>
        <w:bottom w:val="single" w:sz="6" w:space="15" w:color="E1E4E8"/>
        <w:right w:val="single" w:sz="6" w:space="15" w:color="E1E4E8"/>
      </w:pBdr>
      <w:shd w:val="clear" w:color="auto" w:fill="FFFFFF"/>
      <w:spacing w:before="0" w:after="150"/>
    </w:pPr>
    <w:rPr>
      <w:rFonts w:ascii="Times New Roman" w:eastAsia="Times New Roman" w:hAnsi="Times New Roman"/>
      <w:sz w:val="24"/>
    </w:rPr>
  </w:style>
  <w:style w:type="paragraph" w:customStyle="1" w:styleId="org-sso-panel2">
    <w:name w:val="org-sso-panel2"/>
    <w:basedOn w:val="Normal"/>
    <w:rsid w:val="00AB127A"/>
    <w:pPr>
      <w:pBdr>
        <w:top w:val="single" w:sz="6" w:space="15" w:color="E1E4E8"/>
        <w:left w:val="single" w:sz="6" w:space="15" w:color="E1E4E8"/>
        <w:bottom w:val="single" w:sz="6" w:space="15" w:color="E1E4E8"/>
        <w:right w:val="single" w:sz="6" w:space="15" w:color="E1E4E8"/>
      </w:pBdr>
      <w:shd w:val="clear" w:color="auto" w:fill="FFFFFF"/>
      <w:spacing w:before="0" w:after="150"/>
    </w:pPr>
    <w:rPr>
      <w:rFonts w:ascii="Times New Roman" w:eastAsia="Times New Roman" w:hAnsi="Times New Roman"/>
      <w:sz w:val="24"/>
    </w:rPr>
  </w:style>
  <w:style w:type="paragraph" w:customStyle="1" w:styleId="sso-recovery-callout1">
    <w:name w:val="sso-recovery-callout1"/>
    <w:basedOn w:val="Normal"/>
    <w:rsid w:val="00AB127A"/>
    <w:pPr>
      <w:pBdr>
        <w:top w:val="single" w:sz="6" w:space="11" w:color="D1D5DA"/>
        <w:left w:val="single" w:sz="6" w:space="8" w:color="D1D5DA"/>
        <w:bottom w:val="single" w:sz="6" w:space="11" w:color="D1D5DA"/>
        <w:right w:val="single" w:sz="6" w:space="8" w:color="D1D5DA"/>
      </w:pBdr>
      <w:spacing w:before="0" w:after="150"/>
      <w:jc w:val="center"/>
    </w:pPr>
    <w:rPr>
      <w:rFonts w:ascii="Times New Roman" w:eastAsia="Times New Roman" w:hAnsi="Times New Roman"/>
      <w:sz w:val="24"/>
    </w:rPr>
  </w:style>
  <w:style w:type="paragraph" w:customStyle="1" w:styleId="sso-recovery-callout2">
    <w:name w:val="sso-recovery-callout2"/>
    <w:basedOn w:val="Normal"/>
    <w:rsid w:val="00AB127A"/>
    <w:pPr>
      <w:pBdr>
        <w:top w:val="single" w:sz="6" w:space="11" w:color="D1D5DA"/>
        <w:left w:val="single" w:sz="6" w:space="8" w:color="D1D5DA"/>
        <w:bottom w:val="single" w:sz="6" w:space="11" w:color="D1D5DA"/>
        <w:right w:val="single" w:sz="6" w:space="8" w:color="D1D5DA"/>
      </w:pBdr>
      <w:spacing w:before="0" w:after="150"/>
      <w:jc w:val="center"/>
    </w:pPr>
    <w:rPr>
      <w:rFonts w:ascii="Times New Roman" w:eastAsia="Times New Roman" w:hAnsi="Times New Roman"/>
      <w:sz w:val="24"/>
    </w:rPr>
  </w:style>
  <w:style w:type="paragraph" w:customStyle="1" w:styleId="business-sso1">
    <w:name w:val="business-sso1"/>
    <w:basedOn w:val="Normal"/>
    <w:rsid w:val="00AB127A"/>
    <w:pPr>
      <w:spacing w:before="0" w:after="0"/>
    </w:pPr>
    <w:rPr>
      <w:rFonts w:ascii="Times New Roman" w:eastAsia="Times New Roman" w:hAnsi="Times New Roman"/>
      <w:sz w:val="24"/>
    </w:rPr>
  </w:style>
  <w:style w:type="paragraph" w:customStyle="1" w:styleId="org-sso1">
    <w:name w:val="org-sso1"/>
    <w:basedOn w:val="Normal"/>
    <w:rsid w:val="00AB127A"/>
    <w:pPr>
      <w:spacing w:before="0" w:after="0"/>
    </w:pPr>
    <w:rPr>
      <w:rFonts w:ascii="Times New Roman" w:eastAsia="Times New Roman" w:hAnsi="Times New Roman"/>
      <w:sz w:val="24"/>
    </w:rPr>
  </w:style>
  <w:style w:type="paragraph" w:customStyle="1" w:styleId="business-sso-panel3">
    <w:name w:val="business-sso-panel3"/>
    <w:basedOn w:val="Normal"/>
    <w:rsid w:val="00AB127A"/>
    <w:pPr>
      <w:shd w:val="clear" w:color="auto" w:fill="FFFFFF"/>
      <w:spacing w:before="0" w:after="150"/>
    </w:pPr>
    <w:rPr>
      <w:rFonts w:ascii="Times New Roman" w:eastAsia="Times New Roman" w:hAnsi="Times New Roman"/>
      <w:sz w:val="24"/>
    </w:rPr>
  </w:style>
  <w:style w:type="paragraph" w:customStyle="1" w:styleId="org-sso-panel3">
    <w:name w:val="org-sso-panel3"/>
    <w:basedOn w:val="Normal"/>
    <w:rsid w:val="00AB127A"/>
    <w:pPr>
      <w:shd w:val="clear" w:color="auto" w:fill="FFFFFF"/>
      <w:spacing w:before="0" w:after="150"/>
    </w:pPr>
    <w:rPr>
      <w:rFonts w:ascii="Times New Roman" w:eastAsia="Times New Roman" w:hAnsi="Times New Roman"/>
      <w:sz w:val="24"/>
    </w:rPr>
  </w:style>
  <w:style w:type="paragraph" w:customStyle="1" w:styleId="suggester1">
    <w:name w:val="suggester1"/>
    <w:basedOn w:val="Normal"/>
    <w:rsid w:val="00AB127A"/>
    <w:pPr>
      <w:pBdr>
        <w:top w:val="single" w:sz="6" w:space="0" w:color="E1E4E8"/>
        <w:left w:val="single" w:sz="6" w:space="0" w:color="E1E4E8"/>
        <w:bottom w:val="single" w:sz="6" w:space="0" w:color="E1E4E8"/>
        <w:right w:val="single" w:sz="6" w:space="0" w:color="E1E4E8"/>
      </w:pBdr>
      <w:shd w:val="clear" w:color="auto" w:fill="FFFFFF"/>
      <w:spacing w:before="0" w:after="0"/>
    </w:pPr>
    <w:rPr>
      <w:rFonts w:ascii="Times New Roman" w:eastAsia="Times New Roman" w:hAnsi="Times New Roman"/>
      <w:sz w:val="24"/>
    </w:rPr>
  </w:style>
  <w:style w:type="paragraph" w:customStyle="1" w:styleId="handle1">
    <w:name w:val="handle1"/>
    <w:basedOn w:val="Normal"/>
    <w:rsid w:val="00AB127A"/>
    <w:pPr>
      <w:spacing w:before="0" w:after="150"/>
    </w:pPr>
    <w:rPr>
      <w:rFonts w:ascii="Times New Roman" w:eastAsia="Times New Roman" w:hAnsi="Times New Roman"/>
      <w:vanish/>
      <w:sz w:val="24"/>
    </w:rPr>
  </w:style>
  <w:style w:type="paragraph" w:customStyle="1" w:styleId="contains-task-list2">
    <w:name w:val="contains-task-list2"/>
    <w:basedOn w:val="Normal"/>
    <w:rsid w:val="00AB127A"/>
    <w:pPr>
      <w:spacing w:before="0" w:after="150"/>
    </w:pPr>
    <w:rPr>
      <w:rFonts w:ascii="Times New Roman" w:eastAsia="Times New Roman" w:hAnsi="Times New Roman"/>
      <w:sz w:val="24"/>
    </w:rPr>
  </w:style>
  <w:style w:type="paragraph" w:customStyle="1" w:styleId="task-list-item1">
    <w:name w:val="task-list-item1"/>
    <w:basedOn w:val="Normal"/>
    <w:rsid w:val="00AB127A"/>
    <w:pPr>
      <w:spacing w:before="0" w:after="150"/>
      <w:ind w:left="-225" w:right="-225"/>
    </w:pPr>
    <w:rPr>
      <w:rFonts w:ascii="Times New Roman" w:eastAsia="Times New Roman" w:hAnsi="Times New Roman"/>
      <w:sz w:val="24"/>
    </w:rPr>
  </w:style>
  <w:style w:type="paragraph" w:customStyle="1" w:styleId="contains-task-list3">
    <w:name w:val="contains-task-list3"/>
    <w:basedOn w:val="Normal"/>
    <w:rsid w:val="00AB127A"/>
    <w:pPr>
      <w:spacing w:before="0" w:after="150"/>
    </w:pPr>
    <w:rPr>
      <w:rFonts w:ascii="Times New Roman" w:eastAsia="Times New Roman" w:hAnsi="Times New Roman"/>
      <w:sz w:val="24"/>
    </w:rPr>
  </w:style>
  <w:style w:type="paragraph" w:customStyle="1" w:styleId="handle2">
    <w:name w:val="handle2"/>
    <w:basedOn w:val="Normal"/>
    <w:rsid w:val="00AB127A"/>
    <w:pPr>
      <w:spacing w:before="0" w:after="150"/>
      <w:ind w:left="-645"/>
    </w:pPr>
    <w:rPr>
      <w:rFonts w:ascii="Times New Roman" w:eastAsia="Times New Roman" w:hAnsi="Times New Roman"/>
      <w:sz w:val="24"/>
    </w:rPr>
  </w:style>
  <w:style w:type="paragraph" w:customStyle="1" w:styleId="task-list-item2">
    <w:name w:val="task-list-item2"/>
    <w:basedOn w:val="Normal"/>
    <w:rsid w:val="00AB127A"/>
    <w:pPr>
      <w:spacing w:before="0" w:after="150"/>
      <w:ind w:left="-180" w:right="-180"/>
    </w:pPr>
    <w:rPr>
      <w:rFonts w:ascii="Times New Roman" w:eastAsia="Times New Roman" w:hAnsi="Times New Roman"/>
      <w:sz w:val="24"/>
    </w:rPr>
  </w:style>
  <w:style w:type="paragraph" w:customStyle="1" w:styleId="nested-teams-checkbox1">
    <w:name w:val="nested-teams-checkbox1"/>
    <w:basedOn w:val="Normal"/>
    <w:rsid w:val="00AB127A"/>
    <w:pPr>
      <w:spacing w:before="0" w:after="150"/>
    </w:pPr>
    <w:rPr>
      <w:rFonts w:ascii="Times New Roman" w:eastAsia="Times New Roman" w:hAnsi="Times New Roman"/>
      <w:sz w:val="24"/>
    </w:rPr>
  </w:style>
  <w:style w:type="paragraph" w:customStyle="1" w:styleId="team-info3">
    <w:name w:val="team-info3"/>
    <w:basedOn w:val="Normal"/>
    <w:rsid w:val="00AB127A"/>
    <w:pPr>
      <w:spacing w:before="0" w:after="150"/>
    </w:pPr>
    <w:rPr>
      <w:rFonts w:ascii="Times New Roman" w:eastAsia="Times New Roman" w:hAnsi="Times New Roman"/>
      <w:sz w:val="24"/>
    </w:rPr>
  </w:style>
  <w:style w:type="paragraph" w:customStyle="1" w:styleId="nested-team-info1">
    <w:name w:val="nested-team-info1"/>
    <w:basedOn w:val="Normal"/>
    <w:rsid w:val="00AB127A"/>
    <w:pPr>
      <w:spacing w:before="0" w:after="150"/>
    </w:pPr>
    <w:rPr>
      <w:rFonts w:ascii="Times New Roman" w:eastAsia="Times New Roman" w:hAnsi="Times New Roman"/>
      <w:sz w:val="24"/>
    </w:rPr>
  </w:style>
  <w:style w:type="paragraph" w:customStyle="1" w:styleId="nested-team-name1">
    <w:name w:val="nested-team-name1"/>
    <w:basedOn w:val="Normal"/>
    <w:rsid w:val="00AB127A"/>
    <w:pPr>
      <w:spacing w:before="0" w:after="150"/>
    </w:pPr>
    <w:rPr>
      <w:rFonts w:ascii="Times New Roman" w:eastAsia="Times New Roman" w:hAnsi="Times New Roman"/>
      <w:sz w:val="24"/>
    </w:rPr>
  </w:style>
  <w:style w:type="paragraph" w:customStyle="1" w:styleId="shortened-teams-avatars1">
    <w:name w:val="shortened-teams-avatars1"/>
    <w:basedOn w:val="Normal"/>
    <w:rsid w:val="00AB127A"/>
    <w:pPr>
      <w:spacing w:before="0" w:after="150"/>
    </w:pPr>
    <w:rPr>
      <w:rFonts w:ascii="Times New Roman" w:eastAsia="Times New Roman" w:hAnsi="Times New Roman"/>
      <w:sz w:val="24"/>
    </w:rPr>
  </w:style>
  <w:style w:type="paragraph" w:customStyle="1" w:styleId="team-members-count1">
    <w:name w:val="team-members-count1"/>
    <w:basedOn w:val="Normal"/>
    <w:rsid w:val="00AB127A"/>
    <w:pPr>
      <w:spacing w:before="0" w:after="150"/>
    </w:pPr>
    <w:rPr>
      <w:rFonts w:ascii="Times New Roman" w:eastAsia="Times New Roman" w:hAnsi="Times New Roman"/>
      <w:sz w:val="24"/>
    </w:rPr>
  </w:style>
  <w:style w:type="paragraph" w:customStyle="1" w:styleId="team-show-more-cell1">
    <w:name w:val="team-show-more-cell1"/>
    <w:basedOn w:val="Normal"/>
    <w:rsid w:val="00AB127A"/>
    <w:pPr>
      <w:spacing w:before="0" w:after="150"/>
    </w:pPr>
    <w:rPr>
      <w:rFonts w:ascii="Times New Roman" w:eastAsia="Times New Roman" w:hAnsi="Times New Roman"/>
      <w:sz w:val="24"/>
    </w:rPr>
  </w:style>
  <w:style w:type="paragraph" w:customStyle="1" w:styleId="team-buttons1">
    <w:name w:val="team-buttons1"/>
    <w:basedOn w:val="Normal"/>
    <w:rsid w:val="00AB127A"/>
    <w:pPr>
      <w:spacing w:before="0" w:after="150"/>
    </w:pPr>
    <w:rPr>
      <w:rFonts w:ascii="Times New Roman" w:eastAsia="Times New Roman" w:hAnsi="Times New Roman"/>
      <w:sz w:val="24"/>
    </w:rPr>
  </w:style>
  <w:style w:type="paragraph" w:customStyle="1" w:styleId="octicon-wrapper1">
    <w:name w:val="octicon-wrapper1"/>
    <w:basedOn w:val="Normal"/>
    <w:rsid w:val="00AB127A"/>
    <w:pPr>
      <w:spacing w:before="0" w:after="150"/>
    </w:pPr>
    <w:rPr>
      <w:rFonts w:ascii="Times New Roman" w:eastAsia="Times New Roman" w:hAnsi="Times New Roman"/>
      <w:sz w:val="24"/>
    </w:rPr>
  </w:style>
  <w:style w:type="paragraph" w:customStyle="1" w:styleId="expand-nested-team1">
    <w:name w:val="expand-nested-team1"/>
    <w:basedOn w:val="Normal"/>
    <w:rsid w:val="00AB127A"/>
    <w:pPr>
      <w:spacing w:before="0" w:after="150"/>
    </w:pPr>
    <w:rPr>
      <w:rFonts w:ascii="Times New Roman" w:eastAsia="Times New Roman" w:hAnsi="Times New Roman"/>
      <w:b/>
      <w:bCs/>
      <w:sz w:val="24"/>
    </w:rPr>
  </w:style>
  <w:style w:type="paragraph" w:customStyle="1" w:styleId="token-scanning-reset-query-icon1">
    <w:name w:val="token-scanning-reset-query-icon1"/>
    <w:basedOn w:val="Normal"/>
    <w:rsid w:val="00AB127A"/>
    <w:pPr>
      <w:shd w:val="clear" w:color="auto" w:fill="0366D6"/>
      <w:spacing w:before="0" w:after="150"/>
    </w:pPr>
    <w:rPr>
      <w:rFonts w:ascii="Times New Roman" w:eastAsia="Times New Roman" w:hAnsi="Times New Roman"/>
      <w:sz w:val="24"/>
    </w:rPr>
  </w:style>
  <w:style w:type="paragraph" w:customStyle="1" w:styleId="activity5">
    <w:name w:val="activity5"/>
    <w:basedOn w:val="Normal"/>
    <w:rsid w:val="00AB127A"/>
    <w:pPr>
      <w:spacing w:before="0" w:after="150"/>
    </w:pPr>
    <w:rPr>
      <w:rFonts w:ascii="Times New Roman" w:eastAsia="Times New Roman" w:hAnsi="Times New Roman"/>
      <w:sz w:val="24"/>
    </w:rPr>
  </w:style>
  <w:style w:type="paragraph" w:customStyle="1" w:styleId="dots9">
    <w:name w:val="dots9"/>
    <w:basedOn w:val="Normal"/>
    <w:rsid w:val="00AB127A"/>
    <w:pPr>
      <w:spacing w:before="600" w:after="150"/>
    </w:pPr>
    <w:rPr>
      <w:rFonts w:ascii="Times New Roman" w:eastAsia="Times New Roman" w:hAnsi="Times New Roman"/>
      <w:sz w:val="24"/>
    </w:rPr>
  </w:style>
  <w:style w:type="paragraph" w:customStyle="1" w:styleId="date2">
    <w:name w:val="date2"/>
    <w:basedOn w:val="Normal"/>
    <w:rsid w:val="00AB127A"/>
    <w:pPr>
      <w:spacing w:before="0" w:after="150"/>
    </w:pPr>
    <w:rPr>
      <w:rFonts w:ascii="Times New Roman" w:eastAsia="Times New Roman" w:hAnsi="Times New Roman"/>
      <w:color w:val="FFFFFF"/>
      <w:sz w:val="24"/>
    </w:rPr>
  </w:style>
  <w:style w:type="paragraph" w:customStyle="1" w:styleId="dots10">
    <w:name w:val="dots10"/>
    <w:basedOn w:val="Normal"/>
    <w:rsid w:val="00AB127A"/>
    <w:pPr>
      <w:spacing w:before="2505" w:after="0"/>
    </w:pPr>
    <w:rPr>
      <w:rFonts w:ascii="Times New Roman" w:eastAsia="Times New Roman" w:hAnsi="Times New Roman"/>
      <w:sz w:val="24"/>
    </w:rPr>
  </w:style>
  <w:style w:type="paragraph" w:customStyle="1" w:styleId="favicon1">
    <w:name w:val="favicon1"/>
    <w:basedOn w:val="Normal"/>
    <w:rsid w:val="00AB127A"/>
    <w:pPr>
      <w:spacing w:before="0" w:after="0"/>
      <w:ind w:left="75" w:right="75"/>
      <w:textAlignment w:val="center"/>
    </w:pPr>
    <w:rPr>
      <w:rFonts w:ascii="Times New Roman" w:eastAsia="Times New Roman" w:hAnsi="Times New Roman"/>
      <w:sz w:val="24"/>
    </w:rPr>
  </w:style>
  <w:style w:type="paragraph" w:customStyle="1" w:styleId="octicon84">
    <w:name w:val="octicon84"/>
    <w:basedOn w:val="Normal"/>
    <w:rsid w:val="00AB127A"/>
    <w:pPr>
      <w:spacing w:before="0" w:after="150"/>
      <w:ind w:right="150"/>
      <w:textAlignment w:val="bottom"/>
    </w:pPr>
    <w:rPr>
      <w:rFonts w:ascii="Times New Roman" w:eastAsia="Times New Roman" w:hAnsi="Times New Roman"/>
      <w:color w:val="444D56"/>
      <w:position w:val="-2"/>
      <w:sz w:val="24"/>
    </w:rPr>
  </w:style>
  <w:style w:type="paragraph" w:customStyle="1" w:styleId="summary-stats2">
    <w:name w:val="summary-stats2"/>
    <w:basedOn w:val="Normal"/>
    <w:rsid w:val="00AB127A"/>
    <w:pPr>
      <w:spacing w:before="0" w:after="150"/>
    </w:pPr>
    <w:rPr>
      <w:rFonts w:ascii="Times New Roman" w:eastAsia="Times New Roman" w:hAnsi="Times New Roman"/>
      <w:sz w:val="24"/>
    </w:rPr>
  </w:style>
  <w:style w:type="paragraph" w:customStyle="1" w:styleId="octicon-chevron-right1">
    <w:name w:val="octicon-chevron-right1"/>
    <w:basedOn w:val="Normal"/>
    <w:rsid w:val="00AB127A"/>
    <w:pPr>
      <w:spacing w:before="0" w:after="150"/>
    </w:pPr>
    <w:rPr>
      <w:rFonts w:ascii="Times New Roman" w:eastAsia="Times New Roman" w:hAnsi="Times New Roman"/>
      <w:color w:val="0366D6"/>
      <w:sz w:val="24"/>
    </w:rPr>
  </w:style>
  <w:style w:type="paragraph" w:customStyle="1" w:styleId="css-truncate-target15">
    <w:name w:val="css-truncate-target15"/>
    <w:basedOn w:val="Normal"/>
    <w:rsid w:val="00AB127A"/>
    <w:pPr>
      <w:spacing w:before="0" w:after="150"/>
    </w:pPr>
    <w:rPr>
      <w:rFonts w:ascii="Times New Roman" w:eastAsia="Times New Roman" w:hAnsi="Times New Roman"/>
      <w:sz w:val="24"/>
    </w:rPr>
  </w:style>
  <w:style w:type="paragraph" w:customStyle="1" w:styleId="dropdown-menu-s1">
    <w:name w:val="dropdown-menu-s1"/>
    <w:basedOn w:val="Normal"/>
    <w:rsid w:val="00AB127A"/>
    <w:pPr>
      <w:spacing w:before="0" w:after="150"/>
    </w:pPr>
    <w:rPr>
      <w:rFonts w:ascii="Times New Roman" w:eastAsia="Times New Roman" w:hAnsi="Times New Roman"/>
      <w:sz w:val="24"/>
    </w:rPr>
  </w:style>
  <w:style w:type="paragraph" w:customStyle="1" w:styleId="dropdown-item2">
    <w:name w:val="dropdown-item2"/>
    <w:basedOn w:val="Normal"/>
    <w:rsid w:val="00AB127A"/>
    <w:pPr>
      <w:spacing w:before="0" w:after="150" w:line="240" w:lineRule="atLeast"/>
    </w:pPr>
    <w:rPr>
      <w:rFonts w:ascii="Times New Roman" w:eastAsia="Times New Roman" w:hAnsi="Times New Roman"/>
      <w:b/>
      <w:bCs/>
      <w:color w:val="24292E"/>
      <w:sz w:val="24"/>
    </w:rPr>
  </w:style>
  <w:style w:type="paragraph" w:customStyle="1" w:styleId="dropdown-item3">
    <w:name w:val="dropdown-item3"/>
    <w:basedOn w:val="Normal"/>
    <w:rsid w:val="00AB127A"/>
    <w:pPr>
      <w:spacing w:before="0" w:after="150" w:line="240" w:lineRule="atLeast"/>
    </w:pPr>
    <w:rPr>
      <w:rFonts w:ascii="Times New Roman" w:eastAsia="Times New Roman" w:hAnsi="Times New Roman"/>
      <w:b/>
      <w:bCs/>
      <w:color w:val="0366D6"/>
      <w:sz w:val="24"/>
    </w:rPr>
  </w:style>
  <w:style w:type="paragraph" w:customStyle="1" w:styleId="select-menu-modal6">
    <w:name w:val="select-menu-modal6"/>
    <w:basedOn w:val="Normal"/>
    <w:rsid w:val="00AB127A"/>
    <w:pPr>
      <w:shd w:val="clear" w:color="auto" w:fill="FFFFFF"/>
      <w:spacing w:before="30" w:after="300"/>
    </w:pPr>
    <w:rPr>
      <w:rFonts w:ascii="Times New Roman" w:eastAsia="Times New Roman" w:hAnsi="Times New Roman"/>
      <w:color w:val="586069"/>
      <w:szCs w:val="18"/>
    </w:rPr>
  </w:style>
  <w:style w:type="paragraph" w:customStyle="1" w:styleId="select-menu-item1">
    <w:name w:val="select-menu-item1"/>
    <w:basedOn w:val="Normal"/>
    <w:rsid w:val="00AB127A"/>
    <w:pPr>
      <w:pBdr>
        <w:bottom w:val="single" w:sz="6" w:space="6" w:color="EAECEF"/>
      </w:pBdr>
      <w:shd w:val="clear" w:color="auto" w:fill="FFFFFF"/>
      <w:spacing w:before="0" w:after="150"/>
    </w:pPr>
    <w:rPr>
      <w:rFonts w:ascii="Times New Roman" w:eastAsia="Times New Roman" w:hAnsi="Times New Roman"/>
      <w:sz w:val="24"/>
    </w:rPr>
  </w:style>
  <w:style w:type="paragraph" w:customStyle="1" w:styleId="menu-target1">
    <w:name w:val="menu-target1"/>
    <w:basedOn w:val="Normal"/>
    <w:rsid w:val="00AB127A"/>
    <w:pPr>
      <w:spacing w:before="0" w:after="150"/>
    </w:pPr>
    <w:rPr>
      <w:rFonts w:ascii="Times New Roman" w:eastAsia="Times New Roman" w:hAnsi="Times New Roman"/>
      <w:color w:val="586069"/>
      <w:sz w:val="24"/>
    </w:rPr>
  </w:style>
  <w:style w:type="paragraph" w:customStyle="1" w:styleId="menu-target2">
    <w:name w:val="menu-target2"/>
    <w:basedOn w:val="Normal"/>
    <w:rsid w:val="00AB127A"/>
    <w:pPr>
      <w:spacing w:before="0" w:after="150"/>
    </w:pPr>
    <w:rPr>
      <w:rFonts w:ascii="Times New Roman" w:eastAsia="Times New Roman" w:hAnsi="Times New Roman"/>
      <w:color w:val="0366D6"/>
      <w:sz w:val="24"/>
    </w:rPr>
  </w:style>
  <w:style w:type="paragraph" w:customStyle="1" w:styleId="octicon-link7">
    <w:name w:val="octicon-link7"/>
    <w:basedOn w:val="Normal"/>
    <w:rsid w:val="00AB127A"/>
    <w:pPr>
      <w:spacing w:before="0" w:after="150"/>
      <w:ind w:left="-45"/>
    </w:pPr>
    <w:rPr>
      <w:rFonts w:ascii="Times New Roman" w:eastAsia="Times New Roman" w:hAnsi="Times New Roman"/>
      <w:sz w:val="24"/>
    </w:rPr>
  </w:style>
  <w:style w:type="paragraph" w:customStyle="1" w:styleId="octicon-tasklist1">
    <w:name w:val="octicon-tasklist1"/>
    <w:basedOn w:val="Normal"/>
    <w:rsid w:val="00AB127A"/>
    <w:pPr>
      <w:spacing w:before="0" w:after="150"/>
      <w:ind w:left="-45"/>
    </w:pPr>
    <w:rPr>
      <w:rFonts w:ascii="Times New Roman" w:eastAsia="Times New Roman" w:hAnsi="Times New Roman"/>
      <w:sz w:val="24"/>
    </w:rPr>
  </w:style>
  <w:style w:type="paragraph" w:customStyle="1" w:styleId="octicon-mention1">
    <w:name w:val="octicon-mention1"/>
    <w:basedOn w:val="Normal"/>
    <w:rsid w:val="00AB127A"/>
    <w:pPr>
      <w:spacing w:before="0" w:after="150"/>
      <w:ind w:left="-60"/>
    </w:pPr>
    <w:rPr>
      <w:rFonts w:ascii="Times New Roman" w:eastAsia="Times New Roman" w:hAnsi="Times New Roman"/>
      <w:sz w:val="24"/>
    </w:rPr>
  </w:style>
  <w:style w:type="paragraph" w:customStyle="1" w:styleId="octicon-bold1">
    <w:name w:val="octicon-bold1"/>
    <w:basedOn w:val="Normal"/>
    <w:rsid w:val="00AB127A"/>
    <w:pPr>
      <w:spacing w:before="0" w:after="150"/>
      <w:ind w:left="-30"/>
    </w:pPr>
    <w:rPr>
      <w:rFonts w:ascii="Times New Roman" w:eastAsia="Times New Roman" w:hAnsi="Times New Roman"/>
      <w:sz w:val="24"/>
    </w:rPr>
  </w:style>
  <w:style w:type="paragraph" w:customStyle="1" w:styleId="avatar16">
    <w:name w:val="avatar16"/>
    <w:basedOn w:val="Normal"/>
    <w:rsid w:val="00AB127A"/>
    <w:pPr>
      <w:spacing w:before="0" w:after="150"/>
      <w:ind w:left="-510" w:right="150"/>
      <w:textAlignment w:val="center"/>
    </w:pPr>
    <w:rPr>
      <w:rFonts w:ascii="Times New Roman" w:eastAsia="Times New Roman" w:hAnsi="Times New Roman"/>
      <w:sz w:val="24"/>
    </w:rPr>
  </w:style>
  <w:style w:type="paragraph" w:customStyle="1" w:styleId="member-suggestion-info1">
    <w:name w:val="member-suggestion-info1"/>
    <w:basedOn w:val="Normal"/>
    <w:rsid w:val="00AB127A"/>
    <w:pPr>
      <w:spacing w:before="30" w:after="0"/>
    </w:pPr>
    <w:rPr>
      <w:rFonts w:ascii="Times New Roman" w:eastAsia="Times New Roman" w:hAnsi="Times New Roman"/>
      <w:sz w:val="24"/>
    </w:rPr>
  </w:style>
  <w:style w:type="paragraph" w:customStyle="1" w:styleId="member-name1">
    <w:name w:val="member-name1"/>
    <w:basedOn w:val="Normal"/>
    <w:rsid w:val="00AB127A"/>
    <w:pPr>
      <w:spacing w:before="0" w:after="150"/>
    </w:pPr>
    <w:rPr>
      <w:rFonts w:ascii="Times New Roman" w:eastAsia="Times New Roman" w:hAnsi="Times New Roman"/>
      <w:color w:val="586069"/>
      <w:szCs w:val="18"/>
    </w:rPr>
  </w:style>
  <w:style w:type="paragraph" w:customStyle="1" w:styleId="member-email1">
    <w:name w:val="member-email1"/>
    <w:basedOn w:val="Normal"/>
    <w:rsid w:val="00AB127A"/>
    <w:pPr>
      <w:spacing w:before="0" w:after="0"/>
    </w:pPr>
    <w:rPr>
      <w:rFonts w:ascii="Times New Roman" w:eastAsia="Times New Roman" w:hAnsi="Times New Roman"/>
      <w:sz w:val="24"/>
    </w:rPr>
  </w:style>
  <w:style w:type="paragraph" w:customStyle="1" w:styleId="octicon-check11">
    <w:name w:val="octicon-check11"/>
    <w:basedOn w:val="Normal"/>
    <w:rsid w:val="00AB127A"/>
    <w:pPr>
      <w:spacing w:before="0" w:after="150"/>
    </w:pPr>
    <w:rPr>
      <w:rFonts w:ascii="Times New Roman" w:eastAsia="Times New Roman" w:hAnsi="Times New Roman"/>
      <w:color w:val="DDDDDD"/>
      <w:sz w:val="24"/>
    </w:rPr>
  </w:style>
  <w:style w:type="paragraph" w:customStyle="1" w:styleId="octicon-plus1">
    <w:name w:val="octicon-plus1"/>
    <w:basedOn w:val="Normal"/>
    <w:rsid w:val="00AB127A"/>
    <w:pPr>
      <w:spacing w:before="0" w:after="150"/>
    </w:pPr>
    <w:rPr>
      <w:rFonts w:ascii="Times New Roman" w:eastAsia="Times New Roman" w:hAnsi="Times New Roman"/>
      <w:color w:val="DDDDDD"/>
      <w:sz w:val="24"/>
    </w:rPr>
  </w:style>
  <w:style w:type="paragraph" w:customStyle="1" w:styleId="already-member-note1">
    <w:name w:val="already-member-note1"/>
    <w:basedOn w:val="Normal"/>
    <w:rsid w:val="00AB127A"/>
    <w:pPr>
      <w:spacing w:before="0" w:after="0"/>
    </w:pPr>
    <w:rPr>
      <w:rFonts w:ascii="Times New Roman" w:eastAsia="Times New Roman" w:hAnsi="Times New Roman"/>
      <w:color w:val="586069"/>
      <w:sz w:val="24"/>
    </w:rPr>
  </w:style>
  <w:style w:type="paragraph" w:customStyle="1" w:styleId="non-member-action1">
    <w:name w:val="non-member-action1"/>
    <w:basedOn w:val="Normal"/>
    <w:rsid w:val="00AB127A"/>
    <w:pPr>
      <w:spacing w:before="0" w:after="0"/>
    </w:pPr>
    <w:rPr>
      <w:rFonts w:ascii="Times New Roman" w:eastAsia="Times New Roman" w:hAnsi="Times New Roman"/>
      <w:vanish/>
      <w:color w:val="586069"/>
      <w:sz w:val="24"/>
    </w:rPr>
  </w:style>
  <w:style w:type="paragraph" w:customStyle="1" w:styleId="non-member-note1">
    <w:name w:val="non-member-note1"/>
    <w:basedOn w:val="Normal"/>
    <w:rsid w:val="00AB127A"/>
    <w:pPr>
      <w:spacing w:before="0" w:after="0"/>
    </w:pPr>
    <w:rPr>
      <w:rFonts w:ascii="Times New Roman" w:eastAsia="Times New Roman" w:hAnsi="Times New Roman"/>
      <w:color w:val="586069"/>
      <w:sz w:val="24"/>
    </w:rPr>
  </w:style>
  <w:style w:type="paragraph" w:customStyle="1" w:styleId="octicon85">
    <w:name w:val="octicon85"/>
    <w:basedOn w:val="Normal"/>
    <w:rsid w:val="00AB127A"/>
    <w:pPr>
      <w:spacing w:before="30" w:after="150"/>
      <w:ind w:left="-330"/>
      <w:textAlignment w:val="bottom"/>
    </w:pPr>
    <w:rPr>
      <w:rFonts w:ascii="Times New Roman" w:eastAsia="Times New Roman" w:hAnsi="Times New Roman"/>
      <w:sz w:val="24"/>
    </w:rPr>
  </w:style>
  <w:style w:type="paragraph" w:customStyle="1" w:styleId="team-suggestion-info1">
    <w:name w:val="team-suggestion-info1"/>
    <w:basedOn w:val="Normal"/>
    <w:rsid w:val="00AB127A"/>
    <w:pPr>
      <w:spacing w:before="30" w:after="0"/>
    </w:pPr>
    <w:rPr>
      <w:rFonts w:ascii="Times New Roman" w:eastAsia="Times New Roman" w:hAnsi="Times New Roman"/>
      <w:sz w:val="24"/>
    </w:rPr>
  </w:style>
  <w:style w:type="paragraph" w:customStyle="1" w:styleId="team-description3">
    <w:name w:val="team-description3"/>
    <w:basedOn w:val="Normal"/>
    <w:rsid w:val="00AB127A"/>
    <w:pPr>
      <w:spacing w:before="0" w:after="150"/>
    </w:pPr>
    <w:rPr>
      <w:rFonts w:ascii="Times New Roman" w:eastAsia="Times New Roman" w:hAnsi="Times New Roman"/>
      <w:color w:val="586069"/>
      <w:szCs w:val="18"/>
    </w:rPr>
  </w:style>
  <w:style w:type="paragraph" w:customStyle="1" w:styleId="team-size1">
    <w:name w:val="team-size1"/>
    <w:basedOn w:val="Normal"/>
    <w:rsid w:val="00AB127A"/>
    <w:pPr>
      <w:spacing w:before="0" w:after="150"/>
    </w:pPr>
    <w:rPr>
      <w:rFonts w:ascii="Times New Roman" w:eastAsia="Times New Roman" w:hAnsi="Times New Roman"/>
      <w:color w:val="586069"/>
      <w:szCs w:val="18"/>
    </w:rPr>
  </w:style>
  <w:style w:type="paragraph" w:customStyle="1" w:styleId="octicon-mail1">
    <w:name w:val="octicon-mail1"/>
    <w:basedOn w:val="Normal"/>
    <w:rsid w:val="00AB127A"/>
    <w:pPr>
      <w:spacing w:before="0" w:after="150"/>
      <w:ind w:left="-300"/>
    </w:pPr>
    <w:rPr>
      <w:rFonts w:ascii="Times New Roman" w:eastAsia="Times New Roman" w:hAnsi="Times New Roman"/>
      <w:color w:val="959DA5"/>
      <w:sz w:val="24"/>
    </w:rPr>
  </w:style>
  <w:style w:type="paragraph" w:customStyle="1" w:styleId="member-suggestion-info2">
    <w:name w:val="member-suggestion-info2"/>
    <w:basedOn w:val="Normal"/>
    <w:rsid w:val="00AB127A"/>
    <w:pPr>
      <w:spacing w:before="15" w:after="150"/>
    </w:pPr>
    <w:rPr>
      <w:rFonts w:ascii="Times New Roman" w:eastAsia="Times New Roman" w:hAnsi="Times New Roman"/>
      <w:sz w:val="24"/>
    </w:rPr>
  </w:style>
  <w:style w:type="paragraph" w:customStyle="1" w:styleId="team-name1">
    <w:name w:val="team-name1"/>
    <w:basedOn w:val="Normal"/>
    <w:rsid w:val="00AB127A"/>
    <w:pPr>
      <w:spacing w:before="0" w:after="150"/>
    </w:pPr>
    <w:rPr>
      <w:rFonts w:ascii="Times New Roman" w:eastAsia="Times New Roman" w:hAnsi="Times New Roman"/>
      <w:sz w:val="20"/>
      <w:szCs w:val="20"/>
    </w:rPr>
  </w:style>
  <w:style w:type="paragraph" w:customStyle="1" w:styleId="team-description4">
    <w:name w:val="team-description4"/>
    <w:basedOn w:val="Normal"/>
    <w:rsid w:val="00AB127A"/>
    <w:pPr>
      <w:spacing w:before="0" w:after="150"/>
    </w:pPr>
    <w:rPr>
      <w:rFonts w:ascii="Times New Roman" w:eastAsia="Times New Roman" w:hAnsi="Times New Roman"/>
      <w:color w:val="586069"/>
      <w:szCs w:val="18"/>
    </w:rPr>
  </w:style>
  <w:style w:type="paragraph" w:customStyle="1" w:styleId="team-size2">
    <w:name w:val="team-size2"/>
    <w:basedOn w:val="Normal"/>
    <w:rsid w:val="00AB127A"/>
    <w:pPr>
      <w:spacing w:before="0" w:after="150"/>
    </w:pPr>
    <w:rPr>
      <w:rFonts w:ascii="Times New Roman" w:eastAsia="Times New Roman" w:hAnsi="Times New Roman"/>
      <w:color w:val="586069"/>
      <w:szCs w:val="18"/>
    </w:rPr>
  </w:style>
  <w:style w:type="paragraph" w:customStyle="1" w:styleId="follow-list-item1">
    <w:name w:val="follow-list-item1"/>
    <w:basedOn w:val="Normal"/>
    <w:rsid w:val="00AB127A"/>
    <w:pPr>
      <w:spacing w:before="0" w:after="300"/>
      <w:ind w:right="300"/>
    </w:pPr>
    <w:rPr>
      <w:rFonts w:ascii="Times New Roman" w:eastAsia="Times New Roman" w:hAnsi="Times New Roman"/>
      <w:sz w:val="24"/>
    </w:rPr>
  </w:style>
  <w:style w:type="paragraph" w:customStyle="1" w:styleId="follower-list-align-top1">
    <w:name w:val="follower-list-align-top1"/>
    <w:basedOn w:val="Normal"/>
    <w:rsid w:val="00AB127A"/>
    <w:pPr>
      <w:spacing w:before="0" w:after="150"/>
      <w:textAlignment w:val="top"/>
    </w:pPr>
    <w:rPr>
      <w:rFonts w:ascii="Times New Roman" w:eastAsia="Times New Roman" w:hAnsi="Times New Roman"/>
      <w:sz w:val="24"/>
    </w:rPr>
  </w:style>
  <w:style w:type="paragraph" w:customStyle="1" w:styleId="flagged-banner1">
    <w:name w:val="flagged-banner1"/>
    <w:basedOn w:val="Normal"/>
    <w:rsid w:val="00AB127A"/>
    <w:pPr>
      <w:shd w:val="clear" w:color="auto" w:fill="CB2431"/>
      <w:spacing w:before="0" w:after="150"/>
    </w:pPr>
    <w:rPr>
      <w:rFonts w:ascii="Times New Roman" w:eastAsia="Times New Roman" w:hAnsi="Times New Roman"/>
      <w:b/>
      <w:bCs/>
      <w:caps/>
      <w:color w:val="FFFFFF"/>
      <w:sz w:val="15"/>
      <w:szCs w:val="15"/>
    </w:rPr>
  </w:style>
  <w:style w:type="paragraph" w:customStyle="1" w:styleId="follow-list-name1">
    <w:name w:val="follow-list-name1"/>
    <w:basedOn w:val="Normal"/>
    <w:rsid w:val="00AB127A"/>
    <w:pPr>
      <w:spacing w:before="0" w:after="15"/>
    </w:pPr>
    <w:rPr>
      <w:rFonts w:ascii="Times New Roman" w:eastAsia="Times New Roman" w:hAnsi="Times New Roman"/>
      <w:sz w:val="24"/>
    </w:rPr>
  </w:style>
  <w:style w:type="paragraph" w:customStyle="1" w:styleId="follow-list-info1">
    <w:name w:val="follow-list-info1"/>
    <w:basedOn w:val="Normal"/>
    <w:rsid w:val="00AB127A"/>
    <w:pPr>
      <w:spacing w:before="0" w:after="144"/>
    </w:pPr>
    <w:rPr>
      <w:rFonts w:ascii="Times New Roman" w:eastAsia="Times New Roman" w:hAnsi="Times New Roman"/>
      <w:color w:val="586069"/>
      <w:szCs w:val="18"/>
    </w:rPr>
  </w:style>
  <w:style w:type="paragraph" w:customStyle="1" w:styleId="team-mention1">
    <w:name w:val="team-mention1"/>
    <w:basedOn w:val="Normal"/>
    <w:rsid w:val="00AB127A"/>
    <w:pPr>
      <w:spacing w:before="0" w:after="150"/>
    </w:pPr>
    <w:rPr>
      <w:rFonts w:ascii="Times New Roman" w:eastAsia="Times New Roman" w:hAnsi="Times New Roman"/>
      <w:b/>
      <w:bCs/>
      <w:color w:val="24292E"/>
      <w:sz w:val="24"/>
    </w:rPr>
  </w:style>
  <w:style w:type="paragraph" w:customStyle="1" w:styleId="user-mention3">
    <w:name w:val="user-mention3"/>
    <w:basedOn w:val="Normal"/>
    <w:rsid w:val="00AB127A"/>
    <w:pPr>
      <w:spacing w:before="0" w:after="150"/>
    </w:pPr>
    <w:rPr>
      <w:rFonts w:ascii="Times New Roman" w:eastAsia="Times New Roman" w:hAnsi="Times New Roman"/>
      <w:b/>
      <w:bCs/>
      <w:color w:val="24292E"/>
      <w:sz w:val="24"/>
    </w:rPr>
  </w:style>
  <w:style w:type="paragraph" w:customStyle="1" w:styleId="btn13">
    <w:name w:val="btn13"/>
    <w:basedOn w:val="Normal"/>
    <w:rsid w:val="00AB127A"/>
    <w:pPr>
      <w:shd w:val="clear" w:color="auto" w:fill="EFF3F6"/>
      <w:spacing w:before="0" w:after="150" w:line="0" w:lineRule="auto"/>
      <w:textAlignment w:val="center"/>
    </w:pPr>
    <w:rPr>
      <w:rFonts w:ascii="Times New Roman" w:eastAsia="Times New Roman" w:hAnsi="Times New Roman"/>
      <w:b/>
      <w:bCs/>
      <w:color w:val="24292E"/>
      <w:sz w:val="21"/>
      <w:szCs w:val="21"/>
    </w:rPr>
  </w:style>
  <w:style w:type="paragraph" w:customStyle="1" w:styleId="underlinenav-octicon1">
    <w:name w:val="underlinenav-octicon1"/>
    <w:basedOn w:val="Normal"/>
    <w:rsid w:val="00AB127A"/>
    <w:pPr>
      <w:spacing w:before="0" w:after="150"/>
    </w:pPr>
    <w:rPr>
      <w:rFonts w:ascii="Times New Roman" w:eastAsia="Times New Roman" w:hAnsi="Times New Roman"/>
      <w:color w:val="6A737D"/>
      <w:sz w:val="24"/>
    </w:rPr>
  </w:style>
  <w:style w:type="paragraph" w:customStyle="1" w:styleId="emoji-icon1">
    <w:name w:val="emoji-icon1"/>
    <w:basedOn w:val="Normal"/>
    <w:rsid w:val="00AB127A"/>
    <w:pPr>
      <w:spacing w:before="0" w:after="150"/>
      <w:textAlignment w:val="center"/>
    </w:pPr>
    <w:rPr>
      <w:rFonts w:ascii="Times New Roman" w:eastAsia="Times New Roman" w:hAnsi="Times New Roman"/>
      <w:sz w:val="24"/>
    </w:rPr>
  </w:style>
  <w:style w:type="paragraph" w:customStyle="1" w:styleId="user-status-org-detail1">
    <w:name w:val="user-status-org-detail1"/>
    <w:basedOn w:val="Normal"/>
    <w:rsid w:val="00AB127A"/>
    <w:pPr>
      <w:spacing w:before="0" w:after="150"/>
    </w:pPr>
    <w:rPr>
      <w:rFonts w:ascii="Times New Roman" w:eastAsia="Times New Roman" w:hAnsi="Times New Roman"/>
      <w:color w:val="586069"/>
      <w:sz w:val="24"/>
    </w:rPr>
  </w:style>
  <w:style w:type="paragraph" w:customStyle="1" w:styleId="anchor9">
    <w:name w:val="anchor9"/>
    <w:basedOn w:val="Normal"/>
    <w:rsid w:val="00AB127A"/>
    <w:pPr>
      <w:spacing w:before="0" w:after="150"/>
      <w:ind w:left="-300"/>
    </w:pPr>
    <w:rPr>
      <w:rFonts w:ascii="Times New Roman" w:eastAsia="Times New Roman" w:hAnsi="Times New Roman"/>
      <w:vanish/>
      <w:sz w:val="24"/>
    </w:rPr>
  </w:style>
  <w:style w:type="paragraph" w:customStyle="1" w:styleId="markdown-body4">
    <w:name w:val="markdown-body4"/>
    <w:basedOn w:val="Normal"/>
    <w:rsid w:val="00AB127A"/>
    <w:pPr>
      <w:spacing w:before="0" w:after="150"/>
    </w:pPr>
    <w:rPr>
      <w:rFonts w:ascii="Segoe UI" w:eastAsia="Times New Roman" w:hAnsi="Segoe UI" w:cs="Segoe UI"/>
      <w:sz w:val="20"/>
      <w:szCs w:val="20"/>
    </w:rPr>
  </w:style>
  <w:style w:type="paragraph" w:customStyle="1" w:styleId="markdown-body5">
    <w:name w:val="markdown-body5"/>
    <w:basedOn w:val="Normal"/>
    <w:rsid w:val="00AB127A"/>
    <w:pPr>
      <w:spacing w:before="0" w:after="150"/>
    </w:pPr>
    <w:rPr>
      <w:rFonts w:ascii="Segoe UI" w:eastAsia="Times New Roman" w:hAnsi="Segoe UI" w:cs="Segoe UI"/>
      <w:sz w:val="20"/>
      <w:szCs w:val="20"/>
    </w:rPr>
  </w:style>
  <w:style w:type="paragraph" w:customStyle="1" w:styleId="wiki-more-pages1">
    <w:name w:val="wiki-more-pages1"/>
    <w:basedOn w:val="Normal"/>
    <w:rsid w:val="00AB127A"/>
    <w:pPr>
      <w:spacing w:before="0" w:after="150"/>
    </w:pPr>
    <w:rPr>
      <w:rFonts w:ascii="Times New Roman" w:eastAsia="Times New Roman" w:hAnsi="Times New Roman"/>
      <w:vanish/>
      <w:sz w:val="24"/>
    </w:rPr>
  </w:style>
  <w:style w:type="paragraph" w:customStyle="1" w:styleId="avatar17">
    <w:name w:val="avatar17"/>
    <w:basedOn w:val="Normal"/>
    <w:rsid w:val="00AB127A"/>
    <w:pPr>
      <w:pBdr>
        <w:right w:val="single" w:sz="6" w:space="0" w:color="FFFFFF"/>
      </w:pBdr>
      <w:shd w:val="clear" w:color="auto" w:fill="FFFFFF"/>
      <w:spacing w:before="0" w:after="150"/>
      <w:ind w:right="-420"/>
      <w:textAlignment w:val="center"/>
    </w:pPr>
    <w:rPr>
      <w:rFonts w:ascii="Times New Roman" w:eastAsia="Times New Roman" w:hAnsi="Times New Roman"/>
      <w:sz w:val="24"/>
    </w:rPr>
  </w:style>
  <w:style w:type="paragraph" w:customStyle="1" w:styleId="avatar18">
    <w:name w:val="avatar18"/>
    <w:basedOn w:val="Normal"/>
    <w:rsid w:val="00AB127A"/>
    <w:pPr>
      <w:pBdr>
        <w:right w:val="single" w:sz="6" w:space="0" w:color="FFFFFF"/>
      </w:pBdr>
      <w:shd w:val="clear" w:color="auto" w:fill="FFFFFF"/>
      <w:spacing w:before="0" w:after="150"/>
      <w:ind w:right="60"/>
      <w:textAlignment w:val="center"/>
    </w:pPr>
    <w:rPr>
      <w:rFonts w:ascii="Times New Roman" w:eastAsia="Times New Roman" w:hAnsi="Times New Roman"/>
      <w:sz w:val="24"/>
    </w:rPr>
  </w:style>
  <w:style w:type="paragraph" w:customStyle="1" w:styleId="avatar19">
    <w:name w:val="avatar19"/>
    <w:basedOn w:val="Normal"/>
    <w:rsid w:val="00AB127A"/>
    <w:pPr>
      <w:pBdr>
        <w:top w:val="single" w:sz="12" w:space="0" w:color="FFFFFF"/>
        <w:left w:val="single" w:sz="12" w:space="0" w:color="FFFFFF"/>
        <w:bottom w:val="single" w:sz="12" w:space="0" w:color="FFFFFF"/>
        <w:right w:val="single" w:sz="12" w:space="0" w:color="FFFFFF"/>
      </w:pBdr>
      <w:shd w:val="clear" w:color="auto" w:fill="FFFFFF"/>
      <w:spacing w:before="0" w:after="150"/>
      <w:textAlignment w:val="center"/>
    </w:pPr>
    <w:rPr>
      <w:rFonts w:ascii="Times New Roman" w:eastAsia="Times New Roman" w:hAnsi="Times New Roman"/>
      <w:sz w:val="24"/>
    </w:rPr>
  </w:style>
  <w:style w:type="paragraph" w:customStyle="1" w:styleId="hxbadge-input1">
    <w:name w:val="hx_badge-input1"/>
    <w:basedOn w:val="Normal"/>
    <w:rsid w:val="00AB127A"/>
    <w:pPr>
      <w:spacing w:before="0" w:after="150"/>
    </w:pPr>
    <w:rPr>
      <w:rFonts w:ascii="Times New Roman" w:eastAsia="Times New Roman" w:hAnsi="Times New Roman"/>
      <w:sz w:val="24"/>
    </w:rPr>
  </w:style>
  <w:style w:type="paragraph" w:customStyle="1" w:styleId="hxbadge-input-inline1">
    <w:name w:val="hx_badge-input-inline1"/>
    <w:basedOn w:val="Normal"/>
    <w:rsid w:val="00AB127A"/>
    <w:pPr>
      <w:spacing w:before="0" w:after="150"/>
    </w:pPr>
    <w:rPr>
      <w:rFonts w:ascii="Times New Roman" w:eastAsia="Times New Roman" w:hAnsi="Times New Roman"/>
      <w:sz w:val="24"/>
    </w:rPr>
  </w:style>
  <w:style w:type="paragraph" w:customStyle="1" w:styleId="form-control7">
    <w:name w:val="form-control7"/>
    <w:basedOn w:val="Normal"/>
    <w:rsid w:val="00AB127A"/>
    <w:pPr>
      <w:pBdr>
        <w:top w:val="single" w:sz="6" w:space="5" w:color="D1D5DA"/>
        <w:left w:val="single" w:sz="6" w:space="6" w:color="D1D5DA"/>
        <w:bottom w:val="single" w:sz="6" w:space="5" w:color="D1D5DA"/>
        <w:right w:val="single" w:sz="6" w:space="6" w:color="D1D5DA"/>
      </w:pBdr>
      <w:shd w:val="clear" w:color="auto" w:fill="FFFFFF"/>
      <w:spacing w:before="0" w:after="150" w:line="300" w:lineRule="atLeast"/>
      <w:textAlignment w:val="center"/>
    </w:pPr>
    <w:rPr>
      <w:rFonts w:ascii="Times New Roman" w:eastAsia="Times New Roman" w:hAnsi="Times New Roman"/>
      <w:color w:val="24292E"/>
      <w:sz w:val="24"/>
    </w:rPr>
  </w:style>
  <w:style w:type="paragraph" w:customStyle="1" w:styleId="reponav-item2">
    <w:name w:val="reponav-item2"/>
    <w:basedOn w:val="Normal"/>
    <w:rsid w:val="00AB127A"/>
    <w:pPr>
      <w:spacing w:before="0" w:after="0"/>
    </w:pPr>
    <w:rPr>
      <w:rFonts w:ascii="Times New Roman" w:eastAsia="Times New Roman" w:hAnsi="Times New Roman"/>
      <w:color w:val="586069"/>
      <w:sz w:val="24"/>
    </w:rPr>
  </w:style>
  <w:style w:type="paragraph" w:customStyle="1" w:styleId="underlinenav-item3">
    <w:name w:val="underlinenav-item3"/>
    <w:basedOn w:val="Normal"/>
    <w:rsid w:val="00AB127A"/>
    <w:pPr>
      <w:spacing w:before="0" w:after="0"/>
      <w:jc w:val="center"/>
    </w:pPr>
    <w:rPr>
      <w:rFonts w:ascii="Times New Roman" w:eastAsia="Times New Roman" w:hAnsi="Times New Roman"/>
      <w:color w:val="586069"/>
      <w:sz w:val="21"/>
      <w:szCs w:val="21"/>
    </w:rPr>
  </w:style>
  <w:style w:type="paragraph" w:customStyle="1" w:styleId="box-header5">
    <w:name w:val="box-header5"/>
    <w:basedOn w:val="Normal"/>
    <w:rsid w:val="00AB127A"/>
    <w:pPr>
      <w:pBdr>
        <w:top w:val="single" w:sz="6" w:space="12" w:color="D1D5DA"/>
        <w:left w:val="single" w:sz="2" w:space="12" w:color="D1D5DA"/>
        <w:bottom w:val="single" w:sz="6" w:space="12" w:color="D1D5DA"/>
        <w:right w:val="single" w:sz="2" w:space="12" w:color="D1D5DA"/>
      </w:pBdr>
      <w:shd w:val="clear" w:color="auto" w:fill="F6F8FA"/>
      <w:spacing w:before="0" w:after="0"/>
      <w:ind w:left="-15" w:right="-15"/>
    </w:pPr>
    <w:rPr>
      <w:rFonts w:ascii="Times New Roman" w:eastAsia="Times New Roman" w:hAnsi="Times New Roman"/>
      <w:sz w:val="24"/>
    </w:rPr>
  </w:style>
  <w:style w:type="paragraph" w:customStyle="1" w:styleId="pagination10">
    <w:name w:val="pagination&gt;*1"/>
    <w:basedOn w:val="Normal"/>
    <w:rsid w:val="00AB127A"/>
    <w:pPr>
      <w:spacing w:before="0" w:after="150"/>
    </w:pPr>
    <w:rPr>
      <w:rFonts w:ascii="Times New Roman" w:eastAsia="Times New Roman" w:hAnsi="Times New Roman"/>
      <w:vanish/>
      <w:sz w:val="24"/>
    </w:rPr>
  </w:style>
  <w:style w:type="paragraph" w:customStyle="1" w:styleId="tabnav--responsive1">
    <w:name w:val="tabnav--responsive1"/>
    <w:basedOn w:val="Normal"/>
    <w:rsid w:val="00AB127A"/>
    <w:pPr>
      <w:pBdr>
        <w:bottom w:val="single" w:sz="6" w:space="0" w:color="E1E4E8"/>
      </w:pBdr>
      <w:spacing w:before="0" w:after="150"/>
    </w:pPr>
    <w:rPr>
      <w:rFonts w:ascii="Times New Roman" w:eastAsia="Times New Roman" w:hAnsi="Times New Roman"/>
      <w:sz w:val="24"/>
    </w:rPr>
  </w:style>
  <w:style w:type="paragraph" w:customStyle="1" w:styleId="underlinenav-octicon2">
    <w:name w:val="underlinenav-octicon2"/>
    <w:basedOn w:val="Normal"/>
    <w:rsid w:val="00AB127A"/>
    <w:pPr>
      <w:spacing w:before="0" w:after="150"/>
      <w:ind w:right="60"/>
    </w:pPr>
    <w:rPr>
      <w:rFonts w:ascii="Times New Roman" w:eastAsia="Times New Roman" w:hAnsi="Times New Roman"/>
      <w:color w:val="959DA5"/>
      <w:sz w:val="24"/>
    </w:rPr>
  </w:style>
  <w:style w:type="paragraph" w:customStyle="1" w:styleId="counter12">
    <w:name w:val="counter12"/>
    <w:basedOn w:val="Normal"/>
    <w:rsid w:val="00AB127A"/>
    <w:pPr>
      <w:spacing w:before="0" w:after="150"/>
      <w:ind w:left="60"/>
    </w:pPr>
    <w:rPr>
      <w:rFonts w:ascii="Times New Roman" w:eastAsia="Times New Roman" w:hAnsi="Times New Roman"/>
      <w:b/>
      <w:bCs/>
      <w:color w:val="586069"/>
      <w:szCs w:val="18"/>
    </w:rPr>
  </w:style>
  <w:style w:type="paragraph" w:customStyle="1" w:styleId="toast-icon4">
    <w:name w:val="toast-icon4"/>
    <w:basedOn w:val="Normal"/>
    <w:rsid w:val="00AB127A"/>
    <w:pPr>
      <w:shd w:val="clear" w:color="auto" w:fill="586069"/>
      <w:spacing w:before="0" w:after="150"/>
    </w:pPr>
    <w:rPr>
      <w:rFonts w:ascii="Times New Roman" w:eastAsia="Times New Roman" w:hAnsi="Times New Roman"/>
      <w:color w:val="FFFFFF"/>
      <w:sz w:val="24"/>
    </w:rPr>
  </w:style>
  <w:style w:type="paragraph" w:customStyle="1" w:styleId="btn-state-alternate1">
    <w:name w:val="btn-state-alternate1"/>
    <w:basedOn w:val="Normal"/>
    <w:rsid w:val="00AB127A"/>
    <w:pPr>
      <w:spacing w:before="0" w:after="150"/>
    </w:pPr>
    <w:rPr>
      <w:rFonts w:ascii="Times New Roman" w:eastAsia="Times New Roman" w:hAnsi="Times New Roman"/>
      <w:vanish/>
      <w:sz w:val="24"/>
    </w:rPr>
  </w:style>
  <w:style w:type="paragraph" w:customStyle="1" w:styleId="btn-state-default1">
    <w:name w:val="btn-state-default1"/>
    <w:basedOn w:val="Normal"/>
    <w:rsid w:val="00AB127A"/>
    <w:pPr>
      <w:spacing w:before="0" w:after="150"/>
    </w:pPr>
    <w:rPr>
      <w:rFonts w:ascii="Times New Roman" w:eastAsia="Times New Roman" w:hAnsi="Times New Roman"/>
      <w:vanish/>
      <w:sz w:val="24"/>
    </w:rPr>
  </w:style>
  <w:style w:type="paragraph" w:customStyle="1" w:styleId="octicon86">
    <w:name w:val="octicon86"/>
    <w:basedOn w:val="Normal"/>
    <w:rsid w:val="00AB127A"/>
    <w:pPr>
      <w:spacing w:before="0" w:after="150"/>
      <w:textAlignment w:val="bottom"/>
    </w:pPr>
    <w:rPr>
      <w:rFonts w:ascii="Times New Roman" w:eastAsia="Times New Roman" w:hAnsi="Times New Roman"/>
      <w:color w:val="959DA5"/>
      <w:sz w:val="24"/>
    </w:rPr>
  </w:style>
  <w:style w:type="paragraph" w:customStyle="1" w:styleId="BodyText">
    <w:name w:val="BodyText"/>
    <w:basedOn w:val="Normal"/>
    <w:uiPriority w:val="1"/>
    <w:qFormat/>
    <w:rsid w:val="004F129B"/>
    <w:pPr>
      <w:spacing w:before="60" w:after="120" w:line="259" w:lineRule="auto"/>
    </w:pPr>
    <w:rPr>
      <w:rFonts w:ascii="Candara" w:eastAsia="Times New Roman" w:hAnsi="Candara" w:cs="Segoe UI"/>
      <w:color w:val="24292E"/>
      <w:sz w:val="22"/>
      <w:szCs w:val="21"/>
      <w:lang w:val="en"/>
    </w:rPr>
  </w:style>
  <w:style w:type="paragraph" w:customStyle="1" w:styleId="MoreInfo">
    <w:name w:val="MoreInfo"/>
    <w:basedOn w:val="BodyText"/>
    <w:uiPriority w:val="1"/>
    <w:qFormat/>
    <w:rsid w:val="00F34CEC"/>
    <w:pPr>
      <w:spacing w:after="0"/>
    </w:pPr>
    <w:rPr>
      <w:b/>
      <w:bCs/>
      <w:color w:val="1F3864" w:themeColor="accent1" w:themeShade="80"/>
    </w:rPr>
  </w:style>
  <w:style w:type="paragraph" w:customStyle="1" w:styleId="MoreInfoText">
    <w:name w:val="MoreInfoText"/>
    <w:basedOn w:val="MoreInfo"/>
    <w:next w:val="vat-field"/>
    <w:uiPriority w:val="1"/>
    <w:qFormat/>
    <w:rsid w:val="00501E90"/>
    <w:pPr>
      <w:spacing w:before="0"/>
    </w:pPr>
    <w:rPr>
      <w:b w:val="0"/>
      <w:color w:val="auto"/>
    </w:rPr>
  </w:style>
  <w:style w:type="paragraph" w:customStyle="1" w:styleId="BodyTextSpacer">
    <w:name w:val="BodyTextSpacer"/>
    <w:basedOn w:val="BodyText"/>
    <w:uiPriority w:val="1"/>
    <w:qFormat/>
    <w:rsid w:val="0035418A"/>
    <w:pPr>
      <w:spacing w:after="60" w:line="60" w:lineRule="exact"/>
    </w:pPr>
  </w:style>
  <w:style w:type="paragraph" w:customStyle="1" w:styleId="header-logo-invertocat2">
    <w:name w:val="header-logo-invertocat2"/>
    <w:basedOn w:val="Normal"/>
    <w:rsid w:val="00BB3EBD"/>
    <w:pPr>
      <w:spacing w:before="0" w:after="0"/>
      <w:ind w:left="-30" w:right="225"/>
    </w:pPr>
    <w:rPr>
      <w:rFonts w:ascii="Times New Roman" w:eastAsia="Times New Roman" w:hAnsi="Times New Roman"/>
      <w:color w:val="FFFFFF"/>
      <w:sz w:val="24"/>
    </w:rPr>
  </w:style>
  <w:style w:type="paragraph" w:customStyle="1" w:styleId="NormalLineSpacing">
    <w:name w:val="NormalLineSpacing"/>
    <w:basedOn w:val="Normal"/>
    <w:qFormat/>
    <w:rsid w:val="00140B17"/>
    <w:pPr>
      <w:spacing w:before="0" w:after="0" w:line="120" w:lineRule="exact"/>
      <w:ind w:left="288"/>
    </w:pPr>
    <w:rPr>
      <w:rFonts w:ascii="Candara" w:hAnsi="Candara" w:cstheme="minorBidi"/>
      <w:sz w:val="24"/>
      <w:szCs w:val="22"/>
    </w:rPr>
  </w:style>
  <w:style w:type="paragraph" w:styleId="Revision">
    <w:name w:val="Revision"/>
    <w:hidden/>
    <w:uiPriority w:val="99"/>
    <w:semiHidden/>
    <w:rsid w:val="002C6FEA"/>
    <w:rPr>
      <w:szCs w:val="24"/>
    </w:rPr>
  </w:style>
  <w:style w:type="paragraph" w:customStyle="1" w:styleId="Normal2">
    <w:name w:val="Normal2"/>
    <w:basedOn w:val="Normal"/>
    <w:link w:val="Normal2Char"/>
    <w:qFormat/>
    <w:rsid w:val="00A563B3"/>
    <w:pPr>
      <w:spacing w:before="60" w:after="80" w:line="240" w:lineRule="atLeast"/>
      <w:ind w:left="288"/>
    </w:pPr>
    <w:rPr>
      <w:rFonts w:ascii="Candara" w:hAnsi="Candara" w:cstheme="minorBidi"/>
      <w:sz w:val="24"/>
      <w:szCs w:val="22"/>
    </w:rPr>
  </w:style>
  <w:style w:type="character" w:customStyle="1" w:styleId="Normal2Char">
    <w:name w:val="Normal2 Char"/>
    <w:basedOn w:val="DefaultParagraphFont"/>
    <w:link w:val="Normal2"/>
    <w:rsid w:val="00A563B3"/>
    <w:rPr>
      <w:rFonts w:ascii="Candara" w:hAnsi="Candara" w:cstheme="minorBidi"/>
      <w:sz w:val="24"/>
      <w:szCs w:val="22"/>
    </w:rPr>
  </w:style>
  <w:style w:type="paragraph" w:customStyle="1" w:styleId="Normal3">
    <w:name w:val="Normal3"/>
    <w:basedOn w:val="Normal"/>
    <w:qFormat/>
    <w:rsid w:val="000C55F3"/>
    <w:pPr>
      <w:spacing w:before="120" w:after="60" w:line="240" w:lineRule="atLeast"/>
      <w:ind w:left="576"/>
    </w:pPr>
    <w:rPr>
      <w:rFonts w:ascii="Candara" w:hAnsi="Candara" w:cstheme="minorBidi"/>
      <w:sz w:val="24"/>
      <w:szCs w:val="22"/>
    </w:rPr>
  </w:style>
  <w:style w:type="paragraph" w:customStyle="1" w:styleId="ListParagraph0">
    <w:name w:val="ListParagraph"/>
    <w:basedOn w:val="ListParagraph"/>
    <w:link w:val="ListParagraphChar0"/>
    <w:qFormat/>
    <w:rsid w:val="000C55F3"/>
    <w:pPr>
      <w:spacing w:before="120" w:line="240" w:lineRule="atLeast"/>
    </w:pPr>
    <w:rPr>
      <w:rFonts w:cs="Segoe UI"/>
      <w:sz w:val="24"/>
      <w:lang w:val="en"/>
    </w:rPr>
  </w:style>
  <w:style w:type="character" w:customStyle="1" w:styleId="ListParagraphChar0">
    <w:name w:val="ListParagraph Char"/>
    <w:basedOn w:val="DefaultParagraphFont"/>
    <w:link w:val="ListParagraph0"/>
    <w:rsid w:val="000C55F3"/>
    <w:rPr>
      <w:rFonts w:ascii="Candara" w:eastAsia="Times New Roman" w:hAnsi="Candara" w:cs="Segoe UI"/>
      <w:sz w:val="24"/>
      <w:szCs w:val="24"/>
      <w:lang w:val="en"/>
    </w:rPr>
  </w:style>
  <w:style w:type="character" w:customStyle="1" w:styleId="ListParagraphChar">
    <w:name w:val="List Paragraph Char"/>
    <w:basedOn w:val="DefaultParagraphFont"/>
    <w:link w:val="ListParagraph"/>
    <w:uiPriority w:val="34"/>
    <w:rsid w:val="00D04D62"/>
    <w:rPr>
      <w:rFonts w:ascii="Candara" w:eastAsia="Times New Roman" w:hAnsi="Candara"/>
      <w:sz w:val="22"/>
      <w:szCs w:val="24"/>
    </w:rPr>
  </w:style>
  <w:style w:type="paragraph" w:customStyle="1" w:styleId="HeadingAlt">
    <w:name w:val="HeadingAlt"/>
    <w:basedOn w:val="Normal2"/>
    <w:link w:val="HeadingAltChar"/>
    <w:qFormat/>
    <w:rsid w:val="00D04D62"/>
    <w:pPr>
      <w:spacing w:before="0" w:after="0"/>
    </w:pPr>
    <w:rPr>
      <w:b/>
      <w:sz w:val="28"/>
      <w:szCs w:val="28"/>
    </w:rPr>
  </w:style>
  <w:style w:type="character" w:customStyle="1" w:styleId="HeadingAltChar">
    <w:name w:val="HeadingAlt Char"/>
    <w:basedOn w:val="Normal2Char"/>
    <w:link w:val="HeadingAlt"/>
    <w:rsid w:val="00D04D62"/>
    <w:rPr>
      <w:rFonts w:ascii="Candara" w:hAnsi="Candara" w:cstheme="minorBidi"/>
      <w:b/>
      <w:sz w:val="28"/>
      <w:szCs w:val="28"/>
    </w:rPr>
  </w:style>
  <w:style w:type="paragraph" w:styleId="NoSpacing">
    <w:name w:val="No Spacing"/>
    <w:link w:val="NoSpacingChar"/>
    <w:uiPriority w:val="1"/>
    <w:qFormat/>
    <w:locked/>
    <w:rsid w:val="00A27717"/>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A27717"/>
    <w:rPr>
      <w:rFonts w:asciiTheme="minorHAnsi" w:eastAsiaTheme="minorEastAsia" w:hAnsiTheme="minorHAnsi" w:cstheme="minorBidi"/>
      <w:sz w:val="22"/>
      <w:szCs w:val="22"/>
    </w:rPr>
  </w:style>
  <w:style w:type="paragraph" w:styleId="TableofFigures">
    <w:name w:val="table of figures"/>
    <w:basedOn w:val="Normal"/>
    <w:next w:val="Normal"/>
    <w:uiPriority w:val="99"/>
    <w:unhideWhenUsed/>
    <w:locked/>
    <w:rsid w:val="005B31B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0405895">
      <w:bodyDiv w:val="1"/>
      <w:marLeft w:val="0"/>
      <w:marRight w:val="0"/>
      <w:marTop w:val="0"/>
      <w:marBottom w:val="0"/>
      <w:divBdr>
        <w:top w:val="none" w:sz="0" w:space="0" w:color="auto"/>
        <w:left w:val="none" w:sz="0" w:space="0" w:color="auto"/>
        <w:bottom w:val="none" w:sz="0" w:space="0" w:color="auto"/>
        <w:right w:val="none" w:sz="0" w:space="0" w:color="auto"/>
      </w:divBdr>
    </w:div>
    <w:div w:id="929123037">
      <w:bodyDiv w:val="1"/>
      <w:marLeft w:val="0"/>
      <w:marRight w:val="0"/>
      <w:marTop w:val="0"/>
      <w:marBottom w:val="0"/>
      <w:divBdr>
        <w:top w:val="none" w:sz="0" w:space="0" w:color="auto"/>
        <w:left w:val="none" w:sz="0" w:space="0" w:color="auto"/>
        <w:bottom w:val="none" w:sz="0" w:space="0" w:color="auto"/>
        <w:right w:val="none" w:sz="0" w:space="0" w:color="auto"/>
      </w:divBdr>
    </w:div>
    <w:div w:id="1447001612">
      <w:bodyDiv w:val="1"/>
      <w:marLeft w:val="0"/>
      <w:marRight w:val="0"/>
      <w:marTop w:val="0"/>
      <w:marBottom w:val="0"/>
      <w:divBdr>
        <w:top w:val="none" w:sz="0" w:space="0" w:color="auto"/>
        <w:left w:val="none" w:sz="0" w:space="0" w:color="auto"/>
        <w:bottom w:val="none" w:sz="0" w:space="0" w:color="auto"/>
        <w:right w:val="none" w:sz="0" w:space="0" w:color="auto"/>
      </w:divBdr>
      <w:divsChild>
        <w:div w:id="1511993990">
          <w:marLeft w:val="0"/>
          <w:marRight w:val="0"/>
          <w:marTop w:val="0"/>
          <w:marBottom w:val="0"/>
          <w:divBdr>
            <w:top w:val="none" w:sz="0" w:space="0" w:color="auto"/>
            <w:left w:val="none" w:sz="0" w:space="0" w:color="auto"/>
            <w:bottom w:val="none" w:sz="0" w:space="0" w:color="auto"/>
            <w:right w:val="none" w:sz="0" w:space="0" w:color="auto"/>
          </w:divBdr>
          <w:divsChild>
            <w:div w:id="395474631">
              <w:marLeft w:val="0"/>
              <w:marRight w:val="0"/>
              <w:marTop w:val="0"/>
              <w:marBottom w:val="0"/>
              <w:divBdr>
                <w:top w:val="none" w:sz="0" w:space="0" w:color="auto"/>
                <w:left w:val="none" w:sz="0" w:space="0" w:color="auto"/>
                <w:bottom w:val="none" w:sz="0" w:space="0" w:color="auto"/>
                <w:right w:val="none" w:sz="0" w:space="0" w:color="auto"/>
              </w:divBdr>
              <w:divsChild>
                <w:div w:id="1307780793">
                  <w:marLeft w:val="0"/>
                  <w:marRight w:val="0"/>
                  <w:marTop w:val="0"/>
                  <w:marBottom w:val="0"/>
                  <w:divBdr>
                    <w:top w:val="none" w:sz="0" w:space="0" w:color="auto"/>
                    <w:left w:val="none" w:sz="0" w:space="0" w:color="auto"/>
                    <w:bottom w:val="none" w:sz="0" w:space="0" w:color="auto"/>
                    <w:right w:val="none" w:sz="0" w:space="0" w:color="auto"/>
                  </w:divBdr>
                  <w:divsChild>
                    <w:div w:id="175653091">
                      <w:marLeft w:val="0"/>
                      <w:marRight w:val="0"/>
                      <w:marTop w:val="0"/>
                      <w:marBottom w:val="0"/>
                      <w:divBdr>
                        <w:top w:val="none" w:sz="0" w:space="0" w:color="auto"/>
                        <w:left w:val="none" w:sz="0" w:space="0" w:color="auto"/>
                        <w:bottom w:val="none" w:sz="0" w:space="0" w:color="auto"/>
                        <w:right w:val="none" w:sz="0" w:space="0" w:color="auto"/>
                      </w:divBdr>
                      <w:divsChild>
                        <w:div w:id="1555659231">
                          <w:marLeft w:val="0"/>
                          <w:marRight w:val="0"/>
                          <w:marTop w:val="0"/>
                          <w:marBottom w:val="0"/>
                          <w:divBdr>
                            <w:top w:val="single" w:sz="6" w:space="0" w:color="D1D5DA"/>
                            <w:left w:val="single" w:sz="6" w:space="0" w:color="D1D5DA"/>
                            <w:bottom w:val="single" w:sz="6" w:space="0" w:color="D1D5DA"/>
                            <w:right w:val="single" w:sz="6" w:space="0" w:color="D1D5DA"/>
                          </w:divBdr>
                          <w:divsChild>
                            <w:div w:id="1382513428">
                              <w:marLeft w:val="0"/>
                              <w:marRight w:val="0"/>
                              <w:marTop w:val="0"/>
                              <w:marBottom w:val="0"/>
                              <w:divBdr>
                                <w:top w:val="none" w:sz="0" w:space="0" w:color="auto"/>
                                <w:left w:val="none" w:sz="0" w:space="0" w:color="auto"/>
                                <w:bottom w:val="single" w:sz="6" w:space="12" w:color="E1E4E8"/>
                                <w:right w:val="none" w:sz="0" w:space="0" w:color="auto"/>
                              </w:divBdr>
                              <w:divsChild>
                                <w:div w:id="7218773">
                                  <w:blockQuote w:val="1"/>
                                  <w:marLeft w:val="0"/>
                                  <w:marRight w:val="0"/>
                                  <w:marTop w:val="0"/>
                                  <w:marBottom w:val="0"/>
                                  <w:divBdr>
                                    <w:top w:val="none" w:sz="0" w:space="0" w:color="auto"/>
                                    <w:left w:val="none" w:sz="0" w:space="0" w:color="auto"/>
                                    <w:bottom w:val="none" w:sz="0" w:space="0" w:color="auto"/>
                                    <w:right w:val="none" w:sz="0" w:space="0" w:color="auto"/>
                                  </w:divBdr>
                                </w:div>
                                <w:div w:id="18700786">
                                  <w:blockQuote w:val="1"/>
                                  <w:marLeft w:val="0"/>
                                  <w:marRight w:val="0"/>
                                  <w:marTop w:val="0"/>
                                  <w:marBottom w:val="0"/>
                                  <w:divBdr>
                                    <w:top w:val="none" w:sz="0" w:space="0" w:color="auto"/>
                                    <w:left w:val="none" w:sz="0" w:space="0" w:color="auto"/>
                                    <w:bottom w:val="none" w:sz="0" w:space="0" w:color="auto"/>
                                    <w:right w:val="none" w:sz="0" w:space="0" w:color="auto"/>
                                  </w:divBdr>
                                </w:div>
                                <w:div w:id="20013679">
                                  <w:blockQuote w:val="1"/>
                                  <w:marLeft w:val="0"/>
                                  <w:marRight w:val="0"/>
                                  <w:marTop w:val="0"/>
                                  <w:marBottom w:val="0"/>
                                  <w:divBdr>
                                    <w:top w:val="none" w:sz="0" w:space="0" w:color="auto"/>
                                    <w:left w:val="none" w:sz="0" w:space="0" w:color="auto"/>
                                    <w:bottom w:val="none" w:sz="0" w:space="0" w:color="auto"/>
                                    <w:right w:val="none" w:sz="0" w:space="0" w:color="auto"/>
                                  </w:divBdr>
                                </w:div>
                                <w:div w:id="123934756">
                                  <w:blockQuote w:val="1"/>
                                  <w:marLeft w:val="0"/>
                                  <w:marRight w:val="0"/>
                                  <w:marTop w:val="0"/>
                                  <w:marBottom w:val="0"/>
                                  <w:divBdr>
                                    <w:top w:val="none" w:sz="0" w:space="0" w:color="auto"/>
                                    <w:left w:val="none" w:sz="0" w:space="0" w:color="auto"/>
                                    <w:bottom w:val="none" w:sz="0" w:space="0" w:color="auto"/>
                                    <w:right w:val="none" w:sz="0" w:space="0" w:color="auto"/>
                                  </w:divBdr>
                                </w:div>
                                <w:div w:id="228464607">
                                  <w:blockQuote w:val="1"/>
                                  <w:marLeft w:val="0"/>
                                  <w:marRight w:val="0"/>
                                  <w:marTop w:val="0"/>
                                  <w:marBottom w:val="0"/>
                                  <w:divBdr>
                                    <w:top w:val="none" w:sz="0" w:space="0" w:color="auto"/>
                                    <w:left w:val="none" w:sz="0" w:space="0" w:color="auto"/>
                                    <w:bottom w:val="none" w:sz="0" w:space="0" w:color="auto"/>
                                    <w:right w:val="none" w:sz="0" w:space="0" w:color="auto"/>
                                  </w:divBdr>
                                </w:div>
                                <w:div w:id="230193891">
                                  <w:blockQuote w:val="1"/>
                                  <w:marLeft w:val="0"/>
                                  <w:marRight w:val="0"/>
                                  <w:marTop w:val="0"/>
                                  <w:marBottom w:val="0"/>
                                  <w:divBdr>
                                    <w:top w:val="none" w:sz="0" w:space="0" w:color="auto"/>
                                    <w:left w:val="none" w:sz="0" w:space="0" w:color="auto"/>
                                    <w:bottom w:val="none" w:sz="0" w:space="0" w:color="auto"/>
                                    <w:right w:val="none" w:sz="0" w:space="0" w:color="auto"/>
                                  </w:divBdr>
                                </w:div>
                                <w:div w:id="233857338">
                                  <w:blockQuote w:val="1"/>
                                  <w:marLeft w:val="0"/>
                                  <w:marRight w:val="0"/>
                                  <w:marTop w:val="0"/>
                                  <w:marBottom w:val="0"/>
                                  <w:divBdr>
                                    <w:top w:val="none" w:sz="0" w:space="0" w:color="auto"/>
                                    <w:left w:val="none" w:sz="0" w:space="0" w:color="auto"/>
                                    <w:bottom w:val="none" w:sz="0" w:space="0" w:color="auto"/>
                                    <w:right w:val="none" w:sz="0" w:space="0" w:color="auto"/>
                                  </w:divBdr>
                                </w:div>
                                <w:div w:id="403724171">
                                  <w:blockQuote w:val="1"/>
                                  <w:marLeft w:val="0"/>
                                  <w:marRight w:val="0"/>
                                  <w:marTop w:val="0"/>
                                  <w:marBottom w:val="0"/>
                                  <w:divBdr>
                                    <w:top w:val="none" w:sz="0" w:space="0" w:color="auto"/>
                                    <w:left w:val="none" w:sz="0" w:space="0" w:color="auto"/>
                                    <w:bottom w:val="none" w:sz="0" w:space="0" w:color="auto"/>
                                    <w:right w:val="none" w:sz="0" w:space="0" w:color="auto"/>
                                  </w:divBdr>
                                </w:div>
                                <w:div w:id="406419077">
                                  <w:blockQuote w:val="1"/>
                                  <w:marLeft w:val="0"/>
                                  <w:marRight w:val="0"/>
                                  <w:marTop w:val="0"/>
                                  <w:marBottom w:val="0"/>
                                  <w:divBdr>
                                    <w:top w:val="none" w:sz="0" w:space="0" w:color="auto"/>
                                    <w:left w:val="none" w:sz="0" w:space="0" w:color="auto"/>
                                    <w:bottom w:val="none" w:sz="0" w:space="0" w:color="auto"/>
                                    <w:right w:val="none" w:sz="0" w:space="0" w:color="auto"/>
                                  </w:divBdr>
                                </w:div>
                                <w:div w:id="424035295">
                                  <w:blockQuote w:val="1"/>
                                  <w:marLeft w:val="0"/>
                                  <w:marRight w:val="0"/>
                                  <w:marTop w:val="0"/>
                                  <w:marBottom w:val="0"/>
                                  <w:divBdr>
                                    <w:top w:val="none" w:sz="0" w:space="0" w:color="auto"/>
                                    <w:left w:val="none" w:sz="0" w:space="0" w:color="auto"/>
                                    <w:bottom w:val="none" w:sz="0" w:space="0" w:color="auto"/>
                                    <w:right w:val="none" w:sz="0" w:space="0" w:color="auto"/>
                                  </w:divBdr>
                                </w:div>
                                <w:div w:id="435178143">
                                  <w:blockQuote w:val="1"/>
                                  <w:marLeft w:val="0"/>
                                  <w:marRight w:val="0"/>
                                  <w:marTop w:val="0"/>
                                  <w:marBottom w:val="0"/>
                                  <w:divBdr>
                                    <w:top w:val="none" w:sz="0" w:space="0" w:color="auto"/>
                                    <w:left w:val="none" w:sz="0" w:space="0" w:color="auto"/>
                                    <w:bottom w:val="none" w:sz="0" w:space="0" w:color="auto"/>
                                    <w:right w:val="none" w:sz="0" w:space="0" w:color="auto"/>
                                  </w:divBdr>
                                </w:div>
                                <w:div w:id="435559402">
                                  <w:blockQuote w:val="1"/>
                                  <w:marLeft w:val="0"/>
                                  <w:marRight w:val="0"/>
                                  <w:marTop w:val="0"/>
                                  <w:marBottom w:val="0"/>
                                  <w:divBdr>
                                    <w:top w:val="none" w:sz="0" w:space="0" w:color="auto"/>
                                    <w:left w:val="none" w:sz="0" w:space="0" w:color="auto"/>
                                    <w:bottom w:val="none" w:sz="0" w:space="0" w:color="auto"/>
                                    <w:right w:val="none" w:sz="0" w:space="0" w:color="auto"/>
                                  </w:divBdr>
                                </w:div>
                                <w:div w:id="490870906">
                                  <w:blockQuote w:val="1"/>
                                  <w:marLeft w:val="0"/>
                                  <w:marRight w:val="0"/>
                                  <w:marTop w:val="0"/>
                                  <w:marBottom w:val="0"/>
                                  <w:divBdr>
                                    <w:top w:val="none" w:sz="0" w:space="0" w:color="auto"/>
                                    <w:left w:val="none" w:sz="0" w:space="0" w:color="auto"/>
                                    <w:bottom w:val="none" w:sz="0" w:space="0" w:color="auto"/>
                                    <w:right w:val="none" w:sz="0" w:space="0" w:color="auto"/>
                                  </w:divBdr>
                                </w:div>
                                <w:div w:id="524096168">
                                  <w:blockQuote w:val="1"/>
                                  <w:marLeft w:val="0"/>
                                  <w:marRight w:val="0"/>
                                  <w:marTop w:val="0"/>
                                  <w:marBottom w:val="0"/>
                                  <w:divBdr>
                                    <w:top w:val="none" w:sz="0" w:space="0" w:color="auto"/>
                                    <w:left w:val="none" w:sz="0" w:space="0" w:color="auto"/>
                                    <w:bottom w:val="none" w:sz="0" w:space="0" w:color="auto"/>
                                    <w:right w:val="none" w:sz="0" w:space="0" w:color="auto"/>
                                  </w:divBdr>
                                </w:div>
                                <w:div w:id="526912610">
                                  <w:blockQuote w:val="1"/>
                                  <w:marLeft w:val="0"/>
                                  <w:marRight w:val="0"/>
                                  <w:marTop w:val="0"/>
                                  <w:marBottom w:val="0"/>
                                  <w:divBdr>
                                    <w:top w:val="none" w:sz="0" w:space="0" w:color="auto"/>
                                    <w:left w:val="none" w:sz="0" w:space="0" w:color="auto"/>
                                    <w:bottom w:val="none" w:sz="0" w:space="0" w:color="auto"/>
                                    <w:right w:val="none" w:sz="0" w:space="0" w:color="auto"/>
                                  </w:divBdr>
                                </w:div>
                                <w:div w:id="614142564">
                                  <w:blockQuote w:val="1"/>
                                  <w:marLeft w:val="0"/>
                                  <w:marRight w:val="0"/>
                                  <w:marTop w:val="0"/>
                                  <w:marBottom w:val="0"/>
                                  <w:divBdr>
                                    <w:top w:val="none" w:sz="0" w:space="0" w:color="auto"/>
                                    <w:left w:val="none" w:sz="0" w:space="0" w:color="auto"/>
                                    <w:bottom w:val="none" w:sz="0" w:space="0" w:color="auto"/>
                                    <w:right w:val="none" w:sz="0" w:space="0" w:color="auto"/>
                                  </w:divBdr>
                                </w:div>
                                <w:div w:id="683941758">
                                  <w:blockQuote w:val="1"/>
                                  <w:marLeft w:val="0"/>
                                  <w:marRight w:val="0"/>
                                  <w:marTop w:val="0"/>
                                  <w:marBottom w:val="0"/>
                                  <w:divBdr>
                                    <w:top w:val="none" w:sz="0" w:space="0" w:color="auto"/>
                                    <w:left w:val="none" w:sz="0" w:space="0" w:color="auto"/>
                                    <w:bottom w:val="none" w:sz="0" w:space="0" w:color="auto"/>
                                    <w:right w:val="none" w:sz="0" w:space="0" w:color="auto"/>
                                  </w:divBdr>
                                </w:div>
                                <w:div w:id="789125511">
                                  <w:blockQuote w:val="1"/>
                                  <w:marLeft w:val="0"/>
                                  <w:marRight w:val="0"/>
                                  <w:marTop w:val="0"/>
                                  <w:marBottom w:val="0"/>
                                  <w:divBdr>
                                    <w:top w:val="none" w:sz="0" w:space="0" w:color="auto"/>
                                    <w:left w:val="none" w:sz="0" w:space="0" w:color="auto"/>
                                    <w:bottom w:val="none" w:sz="0" w:space="0" w:color="auto"/>
                                    <w:right w:val="none" w:sz="0" w:space="0" w:color="auto"/>
                                  </w:divBdr>
                                </w:div>
                                <w:div w:id="888033460">
                                  <w:blockQuote w:val="1"/>
                                  <w:marLeft w:val="0"/>
                                  <w:marRight w:val="0"/>
                                  <w:marTop w:val="0"/>
                                  <w:marBottom w:val="0"/>
                                  <w:divBdr>
                                    <w:top w:val="none" w:sz="0" w:space="0" w:color="auto"/>
                                    <w:left w:val="none" w:sz="0" w:space="0" w:color="auto"/>
                                    <w:bottom w:val="none" w:sz="0" w:space="0" w:color="auto"/>
                                    <w:right w:val="none" w:sz="0" w:space="0" w:color="auto"/>
                                  </w:divBdr>
                                </w:div>
                                <w:div w:id="909852065">
                                  <w:blockQuote w:val="1"/>
                                  <w:marLeft w:val="0"/>
                                  <w:marRight w:val="0"/>
                                  <w:marTop w:val="0"/>
                                  <w:marBottom w:val="0"/>
                                  <w:divBdr>
                                    <w:top w:val="none" w:sz="0" w:space="0" w:color="auto"/>
                                    <w:left w:val="none" w:sz="0" w:space="0" w:color="auto"/>
                                    <w:bottom w:val="none" w:sz="0" w:space="0" w:color="auto"/>
                                    <w:right w:val="none" w:sz="0" w:space="0" w:color="auto"/>
                                  </w:divBdr>
                                </w:div>
                                <w:div w:id="1010569279">
                                  <w:blockQuote w:val="1"/>
                                  <w:marLeft w:val="0"/>
                                  <w:marRight w:val="0"/>
                                  <w:marTop w:val="0"/>
                                  <w:marBottom w:val="0"/>
                                  <w:divBdr>
                                    <w:top w:val="none" w:sz="0" w:space="0" w:color="auto"/>
                                    <w:left w:val="none" w:sz="0" w:space="0" w:color="auto"/>
                                    <w:bottom w:val="none" w:sz="0" w:space="0" w:color="auto"/>
                                    <w:right w:val="none" w:sz="0" w:space="0" w:color="auto"/>
                                  </w:divBdr>
                                </w:div>
                                <w:div w:id="1017124848">
                                  <w:blockQuote w:val="1"/>
                                  <w:marLeft w:val="0"/>
                                  <w:marRight w:val="0"/>
                                  <w:marTop w:val="0"/>
                                  <w:marBottom w:val="0"/>
                                  <w:divBdr>
                                    <w:top w:val="none" w:sz="0" w:space="0" w:color="auto"/>
                                    <w:left w:val="none" w:sz="0" w:space="0" w:color="auto"/>
                                    <w:bottom w:val="none" w:sz="0" w:space="0" w:color="auto"/>
                                    <w:right w:val="none" w:sz="0" w:space="0" w:color="auto"/>
                                  </w:divBdr>
                                </w:div>
                                <w:div w:id="1053966417">
                                  <w:blockQuote w:val="1"/>
                                  <w:marLeft w:val="0"/>
                                  <w:marRight w:val="0"/>
                                  <w:marTop w:val="0"/>
                                  <w:marBottom w:val="0"/>
                                  <w:divBdr>
                                    <w:top w:val="none" w:sz="0" w:space="0" w:color="auto"/>
                                    <w:left w:val="none" w:sz="0" w:space="0" w:color="auto"/>
                                    <w:bottom w:val="none" w:sz="0" w:space="0" w:color="auto"/>
                                    <w:right w:val="none" w:sz="0" w:space="0" w:color="auto"/>
                                  </w:divBdr>
                                </w:div>
                                <w:div w:id="1114708652">
                                  <w:blockQuote w:val="1"/>
                                  <w:marLeft w:val="0"/>
                                  <w:marRight w:val="0"/>
                                  <w:marTop w:val="0"/>
                                  <w:marBottom w:val="0"/>
                                  <w:divBdr>
                                    <w:top w:val="none" w:sz="0" w:space="0" w:color="auto"/>
                                    <w:left w:val="none" w:sz="0" w:space="0" w:color="auto"/>
                                    <w:bottom w:val="none" w:sz="0" w:space="0" w:color="auto"/>
                                    <w:right w:val="none" w:sz="0" w:space="0" w:color="auto"/>
                                  </w:divBdr>
                                </w:div>
                                <w:div w:id="1156187368">
                                  <w:blockQuote w:val="1"/>
                                  <w:marLeft w:val="0"/>
                                  <w:marRight w:val="0"/>
                                  <w:marTop w:val="0"/>
                                  <w:marBottom w:val="0"/>
                                  <w:divBdr>
                                    <w:top w:val="none" w:sz="0" w:space="0" w:color="auto"/>
                                    <w:left w:val="none" w:sz="0" w:space="0" w:color="auto"/>
                                    <w:bottom w:val="none" w:sz="0" w:space="0" w:color="auto"/>
                                    <w:right w:val="none" w:sz="0" w:space="0" w:color="auto"/>
                                  </w:divBdr>
                                </w:div>
                                <w:div w:id="1177579843">
                                  <w:blockQuote w:val="1"/>
                                  <w:marLeft w:val="0"/>
                                  <w:marRight w:val="0"/>
                                  <w:marTop w:val="0"/>
                                  <w:marBottom w:val="0"/>
                                  <w:divBdr>
                                    <w:top w:val="none" w:sz="0" w:space="0" w:color="auto"/>
                                    <w:left w:val="none" w:sz="0" w:space="0" w:color="auto"/>
                                    <w:bottom w:val="none" w:sz="0" w:space="0" w:color="auto"/>
                                    <w:right w:val="none" w:sz="0" w:space="0" w:color="auto"/>
                                  </w:divBdr>
                                </w:div>
                                <w:div w:id="1207525741">
                                  <w:blockQuote w:val="1"/>
                                  <w:marLeft w:val="0"/>
                                  <w:marRight w:val="0"/>
                                  <w:marTop w:val="0"/>
                                  <w:marBottom w:val="0"/>
                                  <w:divBdr>
                                    <w:top w:val="none" w:sz="0" w:space="0" w:color="auto"/>
                                    <w:left w:val="none" w:sz="0" w:space="0" w:color="auto"/>
                                    <w:bottom w:val="none" w:sz="0" w:space="0" w:color="auto"/>
                                    <w:right w:val="none" w:sz="0" w:space="0" w:color="auto"/>
                                  </w:divBdr>
                                </w:div>
                                <w:div w:id="1259292075">
                                  <w:blockQuote w:val="1"/>
                                  <w:marLeft w:val="0"/>
                                  <w:marRight w:val="0"/>
                                  <w:marTop w:val="0"/>
                                  <w:marBottom w:val="0"/>
                                  <w:divBdr>
                                    <w:top w:val="none" w:sz="0" w:space="0" w:color="auto"/>
                                    <w:left w:val="none" w:sz="0" w:space="0" w:color="auto"/>
                                    <w:bottom w:val="none" w:sz="0" w:space="0" w:color="auto"/>
                                    <w:right w:val="none" w:sz="0" w:space="0" w:color="auto"/>
                                  </w:divBdr>
                                </w:div>
                                <w:div w:id="1278562795">
                                  <w:blockQuote w:val="1"/>
                                  <w:marLeft w:val="0"/>
                                  <w:marRight w:val="0"/>
                                  <w:marTop w:val="0"/>
                                  <w:marBottom w:val="0"/>
                                  <w:divBdr>
                                    <w:top w:val="none" w:sz="0" w:space="0" w:color="auto"/>
                                    <w:left w:val="none" w:sz="0" w:space="0" w:color="auto"/>
                                    <w:bottom w:val="none" w:sz="0" w:space="0" w:color="auto"/>
                                    <w:right w:val="none" w:sz="0" w:space="0" w:color="auto"/>
                                  </w:divBdr>
                                </w:div>
                                <w:div w:id="1312635264">
                                  <w:blockQuote w:val="1"/>
                                  <w:marLeft w:val="0"/>
                                  <w:marRight w:val="0"/>
                                  <w:marTop w:val="0"/>
                                  <w:marBottom w:val="0"/>
                                  <w:divBdr>
                                    <w:top w:val="none" w:sz="0" w:space="0" w:color="auto"/>
                                    <w:left w:val="none" w:sz="0" w:space="0" w:color="auto"/>
                                    <w:bottom w:val="none" w:sz="0" w:space="0" w:color="auto"/>
                                    <w:right w:val="none" w:sz="0" w:space="0" w:color="auto"/>
                                  </w:divBdr>
                                </w:div>
                                <w:div w:id="1348290739">
                                  <w:blockQuote w:val="1"/>
                                  <w:marLeft w:val="0"/>
                                  <w:marRight w:val="0"/>
                                  <w:marTop w:val="0"/>
                                  <w:marBottom w:val="0"/>
                                  <w:divBdr>
                                    <w:top w:val="none" w:sz="0" w:space="0" w:color="auto"/>
                                    <w:left w:val="none" w:sz="0" w:space="0" w:color="auto"/>
                                    <w:bottom w:val="none" w:sz="0" w:space="0" w:color="auto"/>
                                    <w:right w:val="none" w:sz="0" w:space="0" w:color="auto"/>
                                  </w:divBdr>
                                </w:div>
                                <w:div w:id="1353217838">
                                  <w:blockQuote w:val="1"/>
                                  <w:marLeft w:val="0"/>
                                  <w:marRight w:val="0"/>
                                  <w:marTop w:val="0"/>
                                  <w:marBottom w:val="0"/>
                                  <w:divBdr>
                                    <w:top w:val="none" w:sz="0" w:space="0" w:color="auto"/>
                                    <w:left w:val="none" w:sz="0" w:space="0" w:color="auto"/>
                                    <w:bottom w:val="none" w:sz="0" w:space="0" w:color="auto"/>
                                    <w:right w:val="none" w:sz="0" w:space="0" w:color="auto"/>
                                  </w:divBdr>
                                </w:div>
                                <w:div w:id="1354265613">
                                  <w:blockQuote w:val="1"/>
                                  <w:marLeft w:val="0"/>
                                  <w:marRight w:val="0"/>
                                  <w:marTop w:val="0"/>
                                  <w:marBottom w:val="0"/>
                                  <w:divBdr>
                                    <w:top w:val="none" w:sz="0" w:space="0" w:color="auto"/>
                                    <w:left w:val="none" w:sz="0" w:space="0" w:color="auto"/>
                                    <w:bottom w:val="none" w:sz="0" w:space="0" w:color="auto"/>
                                    <w:right w:val="none" w:sz="0" w:space="0" w:color="auto"/>
                                  </w:divBdr>
                                </w:div>
                                <w:div w:id="1435202661">
                                  <w:blockQuote w:val="1"/>
                                  <w:marLeft w:val="0"/>
                                  <w:marRight w:val="0"/>
                                  <w:marTop w:val="0"/>
                                  <w:marBottom w:val="0"/>
                                  <w:divBdr>
                                    <w:top w:val="none" w:sz="0" w:space="0" w:color="auto"/>
                                    <w:left w:val="none" w:sz="0" w:space="0" w:color="auto"/>
                                    <w:bottom w:val="none" w:sz="0" w:space="0" w:color="auto"/>
                                    <w:right w:val="none" w:sz="0" w:space="0" w:color="auto"/>
                                  </w:divBdr>
                                </w:div>
                                <w:div w:id="1534731435">
                                  <w:blockQuote w:val="1"/>
                                  <w:marLeft w:val="0"/>
                                  <w:marRight w:val="0"/>
                                  <w:marTop w:val="0"/>
                                  <w:marBottom w:val="0"/>
                                  <w:divBdr>
                                    <w:top w:val="none" w:sz="0" w:space="0" w:color="auto"/>
                                    <w:left w:val="none" w:sz="0" w:space="0" w:color="auto"/>
                                    <w:bottom w:val="none" w:sz="0" w:space="0" w:color="auto"/>
                                    <w:right w:val="none" w:sz="0" w:space="0" w:color="auto"/>
                                  </w:divBdr>
                                </w:div>
                                <w:div w:id="1693189510">
                                  <w:blockQuote w:val="1"/>
                                  <w:marLeft w:val="0"/>
                                  <w:marRight w:val="0"/>
                                  <w:marTop w:val="0"/>
                                  <w:marBottom w:val="0"/>
                                  <w:divBdr>
                                    <w:top w:val="none" w:sz="0" w:space="0" w:color="auto"/>
                                    <w:left w:val="none" w:sz="0" w:space="0" w:color="auto"/>
                                    <w:bottom w:val="none" w:sz="0" w:space="0" w:color="auto"/>
                                    <w:right w:val="none" w:sz="0" w:space="0" w:color="auto"/>
                                  </w:divBdr>
                                </w:div>
                                <w:div w:id="1698507638">
                                  <w:blockQuote w:val="1"/>
                                  <w:marLeft w:val="0"/>
                                  <w:marRight w:val="0"/>
                                  <w:marTop w:val="0"/>
                                  <w:marBottom w:val="0"/>
                                  <w:divBdr>
                                    <w:top w:val="none" w:sz="0" w:space="0" w:color="auto"/>
                                    <w:left w:val="none" w:sz="0" w:space="0" w:color="auto"/>
                                    <w:bottom w:val="none" w:sz="0" w:space="0" w:color="auto"/>
                                    <w:right w:val="none" w:sz="0" w:space="0" w:color="auto"/>
                                  </w:divBdr>
                                </w:div>
                                <w:div w:id="1724405875">
                                  <w:blockQuote w:val="1"/>
                                  <w:marLeft w:val="0"/>
                                  <w:marRight w:val="0"/>
                                  <w:marTop w:val="0"/>
                                  <w:marBottom w:val="0"/>
                                  <w:divBdr>
                                    <w:top w:val="none" w:sz="0" w:space="0" w:color="auto"/>
                                    <w:left w:val="none" w:sz="0" w:space="0" w:color="auto"/>
                                    <w:bottom w:val="none" w:sz="0" w:space="0" w:color="auto"/>
                                    <w:right w:val="none" w:sz="0" w:space="0" w:color="auto"/>
                                  </w:divBdr>
                                </w:div>
                                <w:div w:id="1772317809">
                                  <w:blockQuote w:val="1"/>
                                  <w:marLeft w:val="0"/>
                                  <w:marRight w:val="0"/>
                                  <w:marTop w:val="0"/>
                                  <w:marBottom w:val="0"/>
                                  <w:divBdr>
                                    <w:top w:val="none" w:sz="0" w:space="0" w:color="auto"/>
                                    <w:left w:val="none" w:sz="0" w:space="0" w:color="auto"/>
                                    <w:bottom w:val="none" w:sz="0" w:space="0" w:color="auto"/>
                                    <w:right w:val="none" w:sz="0" w:space="0" w:color="auto"/>
                                  </w:divBdr>
                                </w:div>
                                <w:div w:id="1854680751">
                                  <w:blockQuote w:val="1"/>
                                  <w:marLeft w:val="0"/>
                                  <w:marRight w:val="0"/>
                                  <w:marTop w:val="0"/>
                                  <w:marBottom w:val="0"/>
                                  <w:divBdr>
                                    <w:top w:val="none" w:sz="0" w:space="0" w:color="auto"/>
                                    <w:left w:val="none" w:sz="0" w:space="0" w:color="auto"/>
                                    <w:bottom w:val="none" w:sz="0" w:space="0" w:color="auto"/>
                                    <w:right w:val="none" w:sz="0" w:space="0" w:color="auto"/>
                                  </w:divBdr>
                                </w:div>
                                <w:div w:id="1885098935">
                                  <w:blockQuote w:val="1"/>
                                  <w:marLeft w:val="0"/>
                                  <w:marRight w:val="0"/>
                                  <w:marTop w:val="0"/>
                                  <w:marBottom w:val="0"/>
                                  <w:divBdr>
                                    <w:top w:val="none" w:sz="0" w:space="0" w:color="auto"/>
                                    <w:left w:val="none" w:sz="0" w:space="0" w:color="auto"/>
                                    <w:bottom w:val="none" w:sz="0" w:space="0" w:color="auto"/>
                                    <w:right w:val="none" w:sz="0" w:space="0" w:color="auto"/>
                                  </w:divBdr>
                                </w:div>
                                <w:div w:id="1984432186">
                                  <w:blockQuote w:val="1"/>
                                  <w:marLeft w:val="0"/>
                                  <w:marRight w:val="0"/>
                                  <w:marTop w:val="0"/>
                                  <w:marBottom w:val="0"/>
                                  <w:divBdr>
                                    <w:top w:val="none" w:sz="0" w:space="0" w:color="auto"/>
                                    <w:left w:val="none" w:sz="0" w:space="0" w:color="auto"/>
                                    <w:bottom w:val="none" w:sz="0" w:space="0" w:color="auto"/>
                                    <w:right w:val="none" w:sz="0" w:space="0" w:color="auto"/>
                                  </w:divBdr>
                                </w:div>
                                <w:div w:id="20953231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3950035">
      <w:bodyDiv w:val="1"/>
      <w:marLeft w:val="0"/>
      <w:marRight w:val="0"/>
      <w:marTop w:val="0"/>
      <w:marBottom w:val="0"/>
      <w:divBdr>
        <w:top w:val="none" w:sz="0" w:space="0" w:color="auto"/>
        <w:left w:val="none" w:sz="0" w:space="0" w:color="auto"/>
        <w:bottom w:val="none" w:sz="0" w:space="0" w:color="auto"/>
        <w:right w:val="none" w:sz="0" w:space="0" w:color="auto"/>
      </w:divBdr>
    </w:div>
    <w:div w:id="2066299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microsoft/WindowsProtocolTestSuites/tree/main/TestSuites/RDP" TargetMode="External"/><Relationship Id="rId117" Type="http://schemas.openxmlformats.org/officeDocument/2006/relationships/theme" Target="theme/theme1.xml"/><Relationship Id="rId21" Type="http://schemas.openxmlformats.org/officeDocument/2006/relationships/hyperlink" Target="https://github.com/microsoft/WindowsProtocolTestSuites/blob/main/README.md" TargetMode="External"/><Relationship Id="rId42" Type="http://schemas.openxmlformats.org/officeDocument/2006/relationships/hyperlink" Target="https://github.com/microsoft/WindowsProtocolTestSuites/blob/staging/TestSuites/RDP/Client/docs/image/RDP_ClientUserGuide/image6.png" TargetMode="External"/><Relationship Id="rId47" Type="http://schemas.openxmlformats.org/officeDocument/2006/relationships/hyperlink" Target="https://docs.microsoft.com/en-us/openspecs/windows_protocols/ms-rdpbcgr/db98be23-733a-4fd2-b086-002cd2ba02e5" TargetMode="External"/><Relationship Id="rId63" Type="http://schemas.openxmlformats.org/officeDocument/2006/relationships/hyperlink" Target="https://github.com/microsoft/WindowsProtocolTestSuites/blob/staging/TestSuites/RDP/Client/docs/image/RDP_ClientUserGuide/image8.jpg" TargetMode="External"/><Relationship Id="rId68" Type="http://schemas.openxmlformats.org/officeDocument/2006/relationships/image" Target="media/image13.png"/><Relationship Id="rId84" Type="http://schemas.openxmlformats.org/officeDocument/2006/relationships/image" Target="media/image25.png"/><Relationship Id="rId89" Type="http://schemas.openxmlformats.org/officeDocument/2006/relationships/image" Target="media/image29.png"/><Relationship Id="rId112" Type="http://schemas.openxmlformats.org/officeDocument/2006/relationships/hyperlink" Target="https://github.com/Microsoft/ProtocolTestFramework/releases/tag/1.0.7500.0" TargetMode="External"/><Relationship Id="rId16" Type="http://schemas.openxmlformats.org/officeDocument/2006/relationships/hyperlink" Target="https://github.com/microsoft/WindowsProtocolTestSuites/blob/staging/TestSuites/RDP/Client/docs/image/RDP_ClientUserGuide/image2.png" TargetMode="External"/><Relationship Id="rId107" Type="http://schemas.openxmlformats.org/officeDocument/2006/relationships/hyperlink" Target="https://github.com/microsoft/WindowsProtocolTestSuites/blob/main/README.md" TargetMode="External"/><Relationship Id="rId11" Type="http://schemas.openxmlformats.org/officeDocument/2006/relationships/hyperlink" Target="https://docs.microsoft.com/en-us/openspecs/windows_protocols/MS-WINPROTLP/e36c976a-6263-42a8-b119-7a3cc41ddd2a" TargetMode="External"/><Relationship Id="rId32" Type="http://schemas.openxmlformats.org/officeDocument/2006/relationships/hyperlink" Target="mailto:getmma@microsoft.com" TargetMode="External"/><Relationship Id="rId37" Type="http://schemas.openxmlformats.org/officeDocument/2006/relationships/image" Target="media/image7.png"/><Relationship Id="rId53" Type="http://schemas.openxmlformats.org/officeDocument/2006/relationships/hyperlink" Target="https://github.com/microsoft/WindowsProtocolTestSuites/tree/main/TestSuites/RDP/RDPSUTControlAgent/Docs" TargetMode="External"/><Relationship Id="rId58" Type="http://schemas.openxmlformats.org/officeDocument/2006/relationships/image" Target="media/image9.jpeg"/><Relationship Id="rId74" Type="http://schemas.openxmlformats.org/officeDocument/2006/relationships/image" Target="media/image16.svg"/><Relationship Id="rId79" Type="http://schemas.openxmlformats.org/officeDocument/2006/relationships/image" Target="media/image20.png"/><Relationship Id="rId102" Type="http://schemas.openxmlformats.org/officeDocument/2006/relationships/image" Target="media/image41.png"/><Relationship Id="rId5" Type="http://schemas.openxmlformats.org/officeDocument/2006/relationships/settings" Target="settings.xml"/><Relationship Id="rId90" Type="http://schemas.openxmlformats.org/officeDocument/2006/relationships/image" Target="media/image30.png"/><Relationship Id="rId95" Type="http://schemas.openxmlformats.org/officeDocument/2006/relationships/image" Target="media/image35.png"/><Relationship Id="rId22" Type="http://schemas.openxmlformats.org/officeDocument/2006/relationships/hyperlink" Target="https://github.com/microsoft/WindowsProtocolTestSuites/tree/main/InstallPrerequisites" TargetMode="External"/><Relationship Id="rId27" Type="http://schemas.openxmlformats.org/officeDocument/2006/relationships/hyperlink" Target="https://aka.ms/vs/15/release/vs_community.exe" TargetMode="External"/><Relationship Id="rId43" Type="http://schemas.openxmlformats.org/officeDocument/2006/relationships/hyperlink" Target="https://docs.microsoft.com/en-us/openspecs/windows_protocols/ms-rdpbcgr/b2bd18fa-0066-4a57-ac25-9139c0df31e0" TargetMode="External"/><Relationship Id="rId48" Type="http://schemas.openxmlformats.org/officeDocument/2006/relationships/hyperlink" Target="https://docs.microsoft.com/en-us/openspecs/windows_protocols/ms-rdpbcgr/b2bd18fa-0066-4a57-ac25-9139c0df31e0" TargetMode="External"/><Relationship Id="rId64" Type="http://schemas.openxmlformats.org/officeDocument/2006/relationships/image" Target="media/image11.jpeg"/><Relationship Id="rId69" Type="http://schemas.openxmlformats.org/officeDocument/2006/relationships/hyperlink" Target="https://github.com/microsoft/WindowsProtocolTestSuites/blob/staging/TestSuites/RDP/Client/docs/image/RDP_ClientUserGuide/image10.png" TargetMode="External"/><Relationship Id="rId113" Type="http://schemas.openxmlformats.org/officeDocument/2006/relationships/hyperlink" Target="https://docs.microsoft.com/en-us/message-analyzer/microsoft-message-analyzer-operating-guide" TargetMode="External"/><Relationship Id="rId80" Type="http://schemas.openxmlformats.org/officeDocument/2006/relationships/image" Target="media/image21.png"/><Relationship Id="rId85" Type="http://schemas.openxmlformats.org/officeDocument/2006/relationships/image" Target="media/image26.png"/><Relationship Id="rId12" Type="http://schemas.openxmlformats.org/officeDocument/2006/relationships/image" Target="media/image1.png"/><Relationship Id="rId17" Type="http://schemas.openxmlformats.org/officeDocument/2006/relationships/image" Target="media/image4.png"/><Relationship Id="rId33" Type="http://schemas.openxmlformats.org/officeDocument/2006/relationships/hyperlink" Target="https://docs.microsoft.com/en-us/virtualization/hyper-v-on-windows/quick-start/create-virtual-machine" TargetMode="External"/><Relationship Id="rId38" Type="http://schemas.openxmlformats.org/officeDocument/2006/relationships/hyperlink" Target="https://github.com/microsoft/WindowsProtocolTestSuites/blob/staging/TestSuites/RDP/Client/docs/image/RDP_ClientUserGuide/image6.png" TargetMode="External"/><Relationship Id="rId59" Type="http://schemas.openxmlformats.org/officeDocument/2006/relationships/image" Target="media/image10.jpeg"/><Relationship Id="rId103" Type="http://schemas.openxmlformats.org/officeDocument/2006/relationships/hyperlink" Target="https://docs.microsoft.com/en-us/message-analyzer/using-and-managing-color-rules" TargetMode="External"/><Relationship Id="rId108" Type="http://schemas.openxmlformats.org/officeDocument/2006/relationships/hyperlink" Target="https://github.com/microsoft/WindowsProtocolTestSuites/releases" TargetMode="External"/><Relationship Id="rId54" Type="http://schemas.openxmlformats.org/officeDocument/2006/relationships/hyperlink" Target="https://github.com/microsoft/WindowsProtocolTestSuites/tree/main/TestSuites/RDP/RDPSUTControlAgent/Docs" TargetMode="External"/><Relationship Id="rId70" Type="http://schemas.openxmlformats.org/officeDocument/2006/relationships/image" Target="media/image14.png"/><Relationship Id="rId75" Type="http://schemas.openxmlformats.org/officeDocument/2006/relationships/hyperlink" Target="https://github.com/microsoft/WindowsProtocolTestSuites/releases" TargetMode="External"/><Relationship Id="rId91" Type="http://schemas.openxmlformats.org/officeDocument/2006/relationships/image" Target="media/image31.png"/><Relationship Id="rId96"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ocs.microsoft.com/en-us/powershell/scripting/install/installing-powershell-core-on-windows?view=powershell-7" TargetMode="External"/><Relationship Id="rId28" Type="http://schemas.openxmlformats.org/officeDocument/2006/relationships/hyperlink" Target="https://github.com/microsoft/WindowsProtocolTestSuites/releases" TargetMode="External"/><Relationship Id="rId49" Type="http://schemas.openxmlformats.org/officeDocument/2006/relationships/hyperlink" Target="https://docs.microsoft.com/en-us/openspecs/windows_protocols/ms-rdprfx/62495a4a-a495-46ea-b459-5cde04c44549" TargetMode="External"/><Relationship Id="rId114" Type="http://schemas.openxmlformats.org/officeDocument/2006/relationships/footer" Target="footer1.xml"/><Relationship Id="rId10" Type="http://schemas.openxmlformats.org/officeDocument/2006/relationships/image" Target="media/image310.png"/><Relationship Id="rId31" Type="http://schemas.openxmlformats.org/officeDocument/2006/relationships/hyperlink" Target="https://github.com/Microsoft/ProtocolTestFramework/blob/main/docs/PTFUserGuide.md" TargetMode="External"/><Relationship Id="rId44" Type="http://schemas.openxmlformats.org/officeDocument/2006/relationships/hyperlink" Target="https://github.com/microsoft/WindowsProtocolTestSuites/blob/staging/TestSuites/RDP/Client/docs/image/RDP_ClientUserGuide/image6.png" TargetMode="External"/><Relationship Id="rId52" Type="http://schemas.openxmlformats.org/officeDocument/2006/relationships/hyperlink" Target="https://github.com/microsoft/WindowsProtocolTestSuites/tree/main/TestSuites/RDP/RDPSUTControlAgent/Docs" TargetMode="External"/><Relationship Id="rId60" Type="http://schemas.openxmlformats.org/officeDocument/2006/relationships/hyperlink" Target="https://docs.microsoft.com/en-us/openspecs/windows_protocols/ms-rdpbcgr/db98be23-733a-4fd2-b086-002cd2ba02e5" TargetMode="External"/><Relationship Id="rId65" Type="http://schemas.openxmlformats.org/officeDocument/2006/relationships/image" Target="media/image12.jpeg"/><Relationship Id="rId73" Type="http://schemas.openxmlformats.org/officeDocument/2006/relationships/image" Target="media/image15.png"/><Relationship Id="rId78" Type="http://schemas.openxmlformats.org/officeDocument/2006/relationships/image" Target="media/image19.png"/><Relationship Id="rId81" Type="http://schemas.openxmlformats.org/officeDocument/2006/relationships/image" Target="media/image22.png"/><Relationship Id="rId86" Type="http://schemas.openxmlformats.org/officeDocument/2006/relationships/hyperlink" Target="https://github.com/microsoft/WindowsProtocolTestSuites/blob/main/TestSuites/RDP/Client/docs/RDP_Overview_ClientTestDesignSpecification.md" TargetMode="External"/><Relationship Id="rId94" Type="http://schemas.openxmlformats.org/officeDocument/2006/relationships/image" Target="media/image34.png"/><Relationship Id="rId99" Type="http://schemas.openxmlformats.org/officeDocument/2006/relationships/image" Target="media/image38.png"/><Relationship Id="rId101" Type="http://schemas.openxmlformats.org/officeDocument/2006/relationships/image" Target="media/image40.png"/><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hyperlink" Target="https://github.com/microsoft/WindowsProtocolTestSuites/blob/staging/TestSuites/RDP/Client/docs/image/RDP_ClientUserGuide/image6.png" TargetMode="External"/><Relationship Id="rId18" Type="http://schemas.microsoft.com/office/2007/relationships/hdphoto" Target="media/hdphoto1.wdp"/><Relationship Id="rId39" Type="http://schemas.openxmlformats.org/officeDocument/2006/relationships/hyperlink" Target="https://github.com/microsoft/WindowsProtocolTestSuites/blob/main/README.md" TargetMode="External"/><Relationship Id="rId109" Type="http://schemas.openxmlformats.org/officeDocument/2006/relationships/hyperlink" Target="https://github.com/microsoft/WindowsProtocolTestSuites/blob/main/TestSuites/RDP/Client/docs/RDP_Overview_ClientTestDesignSpecification.md" TargetMode="External"/><Relationship Id="rId34" Type="http://schemas.openxmlformats.org/officeDocument/2006/relationships/image" Target="media/image5.png"/><Relationship Id="rId50" Type="http://schemas.openxmlformats.org/officeDocument/2006/relationships/hyperlink" Target="https://docs.microsoft.com/en-us/openspecs/windows_protocols/ms-rdpefs/34d9de58-b2b5-40b6-b970-f82d4603bdb5" TargetMode="External"/><Relationship Id="rId55" Type="http://schemas.openxmlformats.org/officeDocument/2006/relationships/hyperlink" Target="https://github.com/microsoft/WindowsProtocolTestSuites/blob/main/TestSuites/RDP/Client/docs/RDP_Overview_ClientTestDesignSpecification.md" TargetMode="External"/><Relationship Id="rId76" Type="http://schemas.openxmlformats.org/officeDocument/2006/relationships/image" Target="media/image17.png"/><Relationship Id="rId97" Type="http://schemas.openxmlformats.org/officeDocument/2006/relationships/hyperlink" Target="mailto:getmma@microsoft.com" TargetMode="External"/><Relationship Id="rId104" Type="http://schemas.openxmlformats.org/officeDocument/2006/relationships/hyperlink" Target="https://docs.microsoft.com/en-us/message-analyzer/grouping-viewer" TargetMode="External"/><Relationship Id="rId7" Type="http://schemas.openxmlformats.org/officeDocument/2006/relationships/footnotes" Target="footnotes.xml"/><Relationship Id="rId71" Type="http://schemas.openxmlformats.org/officeDocument/2006/relationships/hyperlink" Target="https://github.com/microsoft/WindowsProtocolTestSuites/tree/main/TestSuites/RDP/Client/src" TargetMode="External"/><Relationship Id="rId92" Type="http://schemas.openxmlformats.org/officeDocument/2006/relationships/image" Target="media/image32.png"/><Relationship Id="rId2" Type="http://schemas.openxmlformats.org/officeDocument/2006/relationships/customXml" Target="../customXml/item2.xml"/><Relationship Id="rId29" Type="http://schemas.openxmlformats.org/officeDocument/2006/relationships/hyperlink" Target="https://github.com/Microsoft/ProtocolTestFramework/blob/main/docs/PTFUserGuide.md" TargetMode="External"/><Relationship Id="rId24" Type="http://schemas.openxmlformats.org/officeDocument/2006/relationships/hyperlink" Target="https://github.com/microsoft/WindowsProtocolTestSuites/releases" TargetMode="External"/><Relationship Id="rId40" Type="http://schemas.openxmlformats.org/officeDocument/2006/relationships/hyperlink" Target="https://github.com/microsoft/WindowsProtocolTestSuites/releases" TargetMode="External"/><Relationship Id="rId45" Type="http://schemas.openxmlformats.org/officeDocument/2006/relationships/hyperlink" Target="https://github.com/microsoft/WindowsProtocolTestSuites/blob/staging/TestSuites/RDP/Client/docs/image/RDP_ClientUserGuide/image6.png" TargetMode="External"/><Relationship Id="rId66" Type="http://schemas.openxmlformats.org/officeDocument/2006/relationships/hyperlink" Target="https://docs.microsoft.com/en-us/openspecs/windows_protocols/ms-rdpbcgr/db98be23-733a-4fd2-b086-002cd2ba02e5" TargetMode="External"/><Relationship Id="rId87" Type="http://schemas.openxmlformats.org/officeDocument/2006/relationships/image" Target="media/image27.png"/><Relationship Id="rId110" Type="http://schemas.openxmlformats.org/officeDocument/2006/relationships/hyperlink" Target="https://github.com/microsoft/protocoltestframework" TargetMode="External"/><Relationship Id="rId115" Type="http://schemas.openxmlformats.org/officeDocument/2006/relationships/fontTable" Target="fontTable.xml"/><Relationship Id="rId61" Type="http://schemas.openxmlformats.org/officeDocument/2006/relationships/hyperlink" Target="https://docs.microsoft.com/en-us/openspecs/windows_protocols/ms-rdpbcgr/8e8b2cca-c1fa-456c-8ecb-a82fc60b2322" TargetMode="External"/><Relationship Id="rId82" Type="http://schemas.openxmlformats.org/officeDocument/2006/relationships/image" Target="media/image23.png"/><Relationship Id="rId19" Type="http://schemas.openxmlformats.org/officeDocument/2006/relationships/hyperlink" Target="https://github.com/microsoft/WindowsProtocolTestSuites/blob/main/TestSuites/RDP/Client/docs/RDP_Overview_ClientTestDesignSpecification.md" TargetMode="External"/><Relationship Id="rId14" Type="http://schemas.openxmlformats.org/officeDocument/2006/relationships/image" Target="media/image3.png"/><Relationship Id="rId30" Type="http://schemas.openxmlformats.org/officeDocument/2006/relationships/hyperlink" Target="https://github.com/microsoft/WindowsProtocolTestSuites/releases" TargetMode="External"/><Relationship Id="rId35" Type="http://schemas.openxmlformats.org/officeDocument/2006/relationships/image" Target="media/image6.png"/><Relationship Id="rId56" Type="http://schemas.openxmlformats.org/officeDocument/2006/relationships/hyperlink" Target="https://github.com/microsoft/WindowsProtocolTestSuites/blob/main/TestSuites/RDP/Client/docs/RDP_Overview_ClientTestDesignSpecification.md" TargetMode="External"/><Relationship Id="rId77" Type="http://schemas.openxmlformats.org/officeDocument/2006/relationships/image" Target="media/image18.png"/><Relationship Id="rId100" Type="http://schemas.openxmlformats.org/officeDocument/2006/relationships/image" Target="media/image39.png"/><Relationship Id="rId105" Type="http://schemas.openxmlformats.org/officeDocument/2006/relationships/hyperlink" Target="https://docs.microsoft.com/en-us/message-analyzer/microsoft-message-analyzer-operating-guide" TargetMode="External"/><Relationship Id="rId8" Type="http://schemas.openxmlformats.org/officeDocument/2006/relationships/endnotes" Target="endnotes.xml"/><Relationship Id="rId51" Type="http://schemas.openxmlformats.org/officeDocument/2006/relationships/hyperlink" Target="https://docs.microsoft.com/en-us/powershell/scripting/windows-powershell/starting-windows-powershell?view=powershell-7" TargetMode="External"/><Relationship Id="rId72" Type="http://schemas.openxmlformats.org/officeDocument/2006/relationships/hyperlink" Target="https://github.com/microsoft/WindowsProtocolTestSuites/tree/main" TargetMode="External"/><Relationship Id="rId93" Type="http://schemas.openxmlformats.org/officeDocument/2006/relationships/image" Target="media/image33.png"/><Relationship Id="rId98" Type="http://schemas.openxmlformats.org/officeDocument/2006/relationships/image" Target="media/image37.png"/><Relationship Id="rId3" Type="http://schemas.openxmlformats.org/officeDocument/2006/relationships/numbering" Target="numbering.xml"/><Relationship Id="rId25" Type="http://schemas.openxmlformats.org/officeDocument/2006/relationships/hyperlink" Target="https://docs.github.com/en/github/creating-cloning-and-archiving-repositories/cloning-a-repository" TargetMode="External"/><Relationship Id="rId46" Type="http://schemas.openxmlformats.org/officeDocument/2006/relationships/image" Target="media/image8.png"/><Relationship Id="rId67" Type="http://schemas.openxmlformats.org/officeDocument/2006/relationships/hyperlink" Target="https://github.com/microsoft/WindowsProtocolTestSuites/blob/staging/TestSuites/RDP/Client/docs/image/RDP_ClientUserGuide/image9.png" TargetMode="External"/><Relationship Id="rId116" Type="http://schemas.microsoft.com/office/2011/relationships/people" Target="people.xml"/><Relationship Id="rId20" Type="http://schemas.openxmlformats.org/officeDocument/2006/relationships/hyperlink" Target="https://store.osr.com/" TargetMode="External"/><Relationship Id="rId41" Type="http://schemas.openxmlformats.org/officeDocument/2006/relationships/hyperlink" Target="https://github.com/microsoft/WindowsProtocolTestSuites/releases" TargetMode="External"/><Relationship Id="rId62" Type="http://schemas.openxmlformats.org/officeDocument/2006/relationships/hyperlink" Target="https://docs.microsoft.com/en-us/openspecs/windows_protocols/ms-rdpbcgr/592a0337-dc91-4de3-a901-e1829665291d" TargetMode="External"/><Relationship Id="rId83" Type="http://schemas.openxmlformats.org/officeDocument/2006/relationships/image" Target="media/image24.png"/><Relationship Id="rId88" Type="http://schemas.openxmlformats.org/officeDocument/2006/relationships/image" Target="media/image28.png"/><Relationship Id="rId111" Type="http://schemas.openxmlformats.org/officeDocument/2006/relationships/hyperlink" Target="https://github.com/Microsoft/ProtocolTestFramework/blob/main/docs/PTFUserGuide.md" TargetMode="External"/><Relationship Id="rId15" Type="http://schemas.openxmlformats.org/officeDocument/2006/relationships/hyperlink" Target="mailto:dochelp@microsoft.com" TargetMode="External"/><Relationship Id="rId36" Type="http://schemas.openxmlformats.org/officeDocument/2006/relationships/hyperlink" Target="https://github.com/microsoft/WindowsProtocolTestSuites/blob/staging/TestSuites/RDP/Client/docs/image/RDP_ClientUserGuide/image6.png" TargetMode="External"/><Relationship Id="rId57" Type="http://schemas.openxmlformats.org/officeDocument/2006/relationships/hyperlink" Target="https://github.com/microsoft/WindowsProtocolTestSuites/blob/staging/TestSuites/RDP/Client/docs/image/RDP_ClientUserGuide/image7.jpg" TargetMode="External"/><Relationship Id="rId106" Type="http://schemas.openxmlformats.org/officeDocument/2006/relationships/hyperlink" Target="https://github.com/microsoft/WindowsProtocolTestSuites/tree/main/TestSuites/RD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greggill@microsoft.com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87C013-8FD9-421A-B09B-9087E130EBB6}">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9500</TotalTime>
  <Pages>83</Pages>
  <Words>25038</Words>
  <Characters>142718</Characters>
  <Application>Microsoft Office Word</Application>
  <DocSecurity>0</DocSecurity>
  <Lines>1189</Lines>
  <Paragraphs>334</Paragraphs>
  <ScaleCrop>false</ScaleCrop>
  <HeadingPairs>
    <vt:vector size="2" baseType="variant">
      <vt:variant>
        <vt:lpstr>Title</vt:lpstr>
      </vt:variant>
      <vt:variant>
        <vt:i4>1</vt:i4>
      </vt:variant>
    </vt:vector>
  </HeadingPairs>
  <TitlesOfParts>
    <vt:vector size="1" baseType="lpstr">
      <vt:lpstr>RDP Client Test Suite User Guide</vt:lpstr>
    </vt:vector>
  </TitlesOfParts>
  <Company/>
  <LinksUpToDate>false</LinksUpToDate>
  <CharactersWithSpaces>167422</CharactersWithSpaces>
  <SharedDoc>false</SharedDoc>
  <HLinks>
    <vt:vector size="1620" baseType="variant">
      <vt:variant>
        <vt:i4>1048606</vt:i4>
      </vt:variant>
      <vt:variant>
        <vt:i4>1059</vt:i4>
      </vt:variant>
      <vt:variant>
        <vt:i4>0</vt:i4>
      </vt:variant>
      <vt:variant>
        <vt:i4>5</vt:i4>
      </vt:variant>
      <vt:variant>
        <vt:lpwstr>https://docs.microsoft.com/en-us/message-analyzer/microsoft-message-analyzer-operating-guide</vt:lpwstr>
      </vt:variant>
      <vt:variant>
        <vt:lpwstr/>
      </vt:variant>
      <vt:variant>
        <vt:i4>3539071</vt:i4>
      </vt:variant>
      <vt:variant>
        <vt:i4>1056</vt:i4>
      </vt:variant>
      <vt:variant>
        <vt:i4>0</vt:i4>
      </vt:variant>
      <vt:variant>
        <vt:i4>5</vt:i4>
      </vt:variant>
      <vt:variant>
        <vt:lpwstr>https://github.com/Microsoft/ProtocolTestFramework/releases/tag/1.0.7500.0</vt:lpwstr>
      </vt:variant>
      <vt:variant>
        <vt:lpwstr/>
      </vt:variant>
      <vt:variant>
        <vt:i4>2031701</vt:i4>
      </vt:variant>
      <vt:variant>
        <vt:i4>1053</vt:i4>
      </vt:variant>
      <vt:variant>
        <vt:i4>0</vt:i4>
      </vt:variant>
      <vt:variant>
        <vt:i4>5</vt:i4>
      </vt:variant>
      <vt:variant>
        <vt:lpwstr>https://github.com/Microsoft/ProtocolTestFramework/blob/main/docs/PTFUserGuide.md</vt:lpwstr>
      </vt:variant>
      <vt:variant>
        <vt:lpwstr/>
      </vt:variant>
      <vt:variant>
        <vt:i4>7864427</vt:i4>
      </vt:variant>
      <vt:variant>
        <vt:i4>1050</vt:i4>
      </vt:variant>
      <vt:variant>
        <vt:i4>0</vt:i4>
      </vt:variant>
      <vt:variant>
        <vt:i4>5</vt:i4>
      </vt:variant>
      <vt:variant>
        <vt:lpwstr>https://github.com/microsoft/protocoltestframework</vt:lpwstr>
      </vt:variant>
      <vt:variant>
        <vt:lpwstr/>
      </vt:variant>
      <vt:variant>
        <vt:i4>2228257</vt:i4>
      </vt:variant>
      <vt:variant>
        <vt:i4>1047</vt:i4>
      </vt:variant>
      <vt:variant>
        <vt:i4>0</vt:i4>
      </vt:variant>
      <vt:variant>
        <vt:i4>5</vt:i4>
      </vt:variant>
      <vt:variant>
        <vt:lpwstr>https://github.com/microsoft/WindowsProtocolTestSuites/blob/main/TestSuites/RDP/Client/docs/RDP_Overview_ClientTestDesignSpecification.md</vt:lpwstr>
      </vt:variant>
      <vt:variant>
        <vt:lpwstr/>
      </vt:variant>
      <vt:variant>
        <vt:i4>7536680</vt:i4>
      </vt:variant>
      <vt:variant>
        <vt:i4>1044</vt:i4>
      </vt:variant>
      <vt:variant>
        <vt:i4>0</vt:i4>
      </vt:variant>
      <vt:variant>
        <vt:i4>5</vt:i4>
      </vt:variant>
      <vt:variant>
        <vt:lpwstr>https://github.com/microsoft/WindowsProtocolTestSuites/releases</vt:lpwstr>
      </vt:variant>
      <vt:variant>
        <vt:lpwstr/>
      </vt:variant>
      <vt:variant>
        <vt:i4>7340151</vt:i4>
      </vt:variant>
      <vt:variant>
        <vt:i4>1041</vt:i4>
      </vt:variant>
      <vt:variant>
        <vt:i4>0</vt:i4>
      </vt:variant>
      <vt:variant>
        <vt:i4>5</vt:i4>
      </vt:variant>
      <vt:variant>
        <vt:lpwstr>https://github.com/microsoft/WindowsProtocolTestSuites/blob/main/README.md</vt:lpwstr>
      </vt:variant>
      <vt:variant>
        <vt:lpwstr/>
      </vt:variant>
      <vt:variant>
        <vt:i4>852015</vt:i4>
      </vt:variant>
      <vt:variant>
        <vt:i4>1038</vt:i4>
      </vt:variant>
      <vt:variant>
        <vt:i4>0</vt:i4>
      </vt:variant>
      <vt:variant>
        <vt:i4>5</vt:i4>
      </vt:variant>
      <vt:variant>
        <vt:lpwstr/>
      </vt:variant>
      <vt:variant>
        <vt:lpwstr>_Configure_the_Driver</vt:lpwstr>
      </vt:variant>
      <vt:variant>
        <vt:i4>1966138</vt:i4>
      </vt:variant>
      <vt:variant>
        <vt:i4>1035</vt:i4>
      </vt:variant>
      <vt:variant>
        <vt:i4>0</vt:i4>
      </vt:variant>
      <vt:variant>
        <vt:i4>5</vt:i4>
      </vt:variant>
      <vt:variant>
        <vt:lpwstr/>
      </vt:variant>
      <vt:variant>
        <vt:lpwstr>_Optional_Configuration_Settings</vt:lpwstr>
      </vt:variant>
      <vt:variant>
        <vt:i4>852015</vt:i4>
      </vt:variant>
      <vt:variant>
        <vt:i4>1032</vt:i4>
      </vt:variant>
      <vt:variant>
        <vt:i4>0</vt:i4>
      </vt:variant>
      <vt:variant>
        <vt:i4>5</vt:i4>
      </vt:variant>
      <vt:variant>
        <vt:lpwstr/>
      </vt:variant>
      <vt:variant>
        <vt:lpwstr>_Configure_the_Driver</vt:lpwstr>
      </vt:variant>
      <vt:variant>
        <vt:i4>6422622</vt:i4>
      </vt:variant>
      <vt:variant>
        <vt:i4>1029</vt:i4>
      </vt:variant>
      <vt:variant>
        <vt:i4>0</vt:i4>
      </vt:variant>
      <vt:variant>
        <vt:i4>5</vt:i4>
      </vt:variant>
      <vt:variant>
        <vt:lpwstr/>
      </vt:variant>
      <vt:variant>
        <vt:lpwstr>_Configure_the_SUT</vt:lpwstr>
      </vt:variant>
      <vt:variant>
        <vt:i4>3538963</vt:i4>
      </vt:variant>
      <vt:variant>
        <vt:i4>1026</vt:i4>
      </vt:variant>
      <vt:variant>
        <vt:i4>0</vt:i4>
      </vt:variant>
      <vt:variant>
        <vt:i4>5</vt:i4>
      </vt:variant>
      <vt:variant>
        <vt:lpwstr/>
      </vt:variant>
      <vt:variant>
        <vt:lpwstr>_Common_Required_Property</vt:lpwstr>
      </vt:variant>
      <vt:variant>
        <vt:i4>6422622</vt:i4>
      </vt:variant>
      <vt:variant>
        <vt:i4>1023</vt:i4>
      </vt:variant>
      <vt:variant>
        <vt:i4>0</vt:i4>
      </vt:variant>
      <vt:variant>
        <vt:i4>5</vt:i4>
      </vt:variant>
      <vt:variant>
        <vt:lpwstr/>
      </vt:variant>
      <vt:variant>
        <vt:lpwstr>_Configure_the_SUT</vt:lpwstr>
      </vt:variant>
      <vt:variant>
        <vt:i4>5046380</vt:i4>
      </vt:variant>
      <vt:variant>
        <vt:i4>1020</vt:i4>
      </vt:variant>
      <vt:variant>
        <vt:i4>0</vt:i4>
      </vt:variant>
      <vt:variant>
        <vt:i4>5</vt:i4>
      </vt:variant>
      <vt:variant>
        <vt:lpwstr/>
      </vt:variant>
      <vt:variant>
        <vt:lpwstr>_Environment_Computer_Requirements</vt:lpwstr>
      </vt:variant>
      <vt:variant>
        <vt:i4>6422622</vt:i4>
      </vt:variant>
      <vt:variant>
        <vt:i4>1017</vt:i4>
      </vt:variant>
      <vt:variant>
        <vt:i4>0</vt:i4>
      </vt:variant>
      <vt:variant>
        <vt:i4>5</vt:i4>
      </vt:variant>
      <vt:variant>
        <vt:lpwstr/>
      </vt:variant>
      <vt:variant>
        <vt:lpwstr>_Configure_the_SUT</vt:lpwstr>
      </vt:variant>
      <vt:variant>
        <vt:i4>4456454</vt:i4>
      </vt:variant>
      <vt:variant>
        <vt:i4>1014</vt:i4>
      </vt:variant>
      <vt:variant>
        <vt:i4>0</vt:i4>
      </vt:variant>
      <vt:variant>
        <vt:i4>5</vt:i4>
      </vt:variant>
      <vt:variant>
        <vt:lpwstr>https://github.com/microsoft/WindowsProtocolTestSuites/tree/main/TestSuites/RDP/</vt:lpwstr>
      </vt:variant>
      <vt:variant>
        <vt:lpwstr/>
      </vt:variant>
      <vt:variant>
        <vt:i4>1048606</vt:i4>
      </vt:variant>
      <vt:variant>
        <vt:i4>1011</vt:i4>
      </vt:variant>
      <vt:variant>
        <vt:i4>0</vt:i4>
      </vt:variant>
      <vt:variant>
        <vt:i4>5</vt:i4>
      </vt:variant>
      <vt:variant>
        <vt:lpwstr>https://docs.microsoft.com/en-us/message-analyzer/microsoft-message-analyzer-operating-guide</vt:lpwstr>
      </vt:variant>
      <vt:variant>
        <vt:lpwstr/>
      </vt:variant>
      <vt:variant>
        <vt:i4>1310798</vt:i4>
      </vt:variant>
      <vt:variant>
        <vt:i4>1008</vt:i4>
      </vt:variant>
      <vt:variant>
        <vt:i4>0</vt:i4>
      </vt:variant>
      <vt:variant>
        <vt:i4>5</vt:i4>
      </vt:variant>
      <vt:variant>
        <vt:lpwstr>https://docs.microsoft.com/en-us/message-analyzer/grouping-viewer</vt:lpwstr>
      </vt:variant>
      <vt:variant>
        <vt:lpwstr/>
      </vt:variant>
      <vt:variant>
        <vt:i4>393231</vt:i4>
      </vt:variant>
      <vt:variant>
        <vt:i4>1005</vt:i4>
      </vt:variant>
      <vt:variant>
        <vt:i4>0</vt:i4>
      </vt:variant>
      <vt:variant>
        <vt:i4>5</vt:i4>
      </vt:variant>
      <vt:variant>
        <vt:lpwstr>https://docs.microsoft.com/en-us/message-analyzer/using-and-managing-color-rules</vt:lpwstr>
      </vt:variant>
      <vt:variant>
        <vt:lpwstr/>
      </vt:variant>
      <vt:variant>
        <vt:i4>1179710</vt:i4>
      </vt:variant>
      <vt:variant>
        <vt:i4>1002</vt:i4>
      </vt:variant>
      <vt:variant>
        <vt:i4>0</vt:i4>
      </vt:variant>
      <vt:variant>
        <vt:i4>5</vt:i4>
      </vt:variant>
      <vt:variant>
        <vt:lpwstr/>
      </vt:variant>
      <vt:variant>
        <vt:lpwstr>_Test_Results_Output</vt:lpwstr>
      </vt:variant>
      <vt:variant>
        <vt:i4>3538963</vt:i4>
      </vt:variant>
      <vt:variant>
        <vt:i4>999</vt:i4>
      </vt:variant>
      <vt:variant>
        <vt:i4>0</vt:i4>
      </vt:variant>
      <vt:variant>
        <vt:i4>5</vt:i4>
      </vt:variant>
      <vt:variant>
        <vt:lpwstr/>
      </vt:variant>
      <vt:variant>
        <vt:lpwstr>_Common_Required_Property</vt:lpwstr>
      </vt:variant>
      <vt:variant>
        <vt:i4>5570644</vt:i4>
      </vt:variant>
      <vt:variant>
        <vt:i4>996</vt:i4>
      </vt:variant>
      <vt:variant>
        <vt:i4>0</vt:i4>
      </vt:variant>
      <vt:variant>
        <vt:i4>5</vt:i4>
      </vt:variant>
      <vt:variant>
        <vt:lpwstr/>
      </vt:variant>
      <vt:variant>
        <vt:lpwstr>_Optional_Software</vt:lpwstr>
      </vt:variant>
      <vt:variant>
        <vt:i4>7733339</vt:i4>
      </vt:variant>
      <vt:variant>
        <vt:i4>993</vt:i4>
      </vt:variant>
      <vt:variant>
        <vt:i4>0</vt:i4>
      </vt:variant>
      <vt:variant>
        <vt:i4>5</vt:i4>
      </vt:variant>
      <vt:variant>
        <vt:lpwstr/>
      </vt:variant>
      <vt:variant>
        <vt:lpwstr>DriverComputer_trm</vt:lpwstr>
      </vt:variant>
      <vt:variant>
        <vt:i4>7864438</vt:i4>
      </vt:variant>
      <vt:variant>
        <vt:i4>990</vt:i4>
      </vt:variant>
      <vt:variant>
        <vt:i4>0</vt:i4>
      </vt:variant>
      <vt:variant>
        <vt:i4>5</vt:i4>
      </vt:variant>
      <vt:variant>
        <vt:lpwstr/>
      </vt:variant>
      <vt:variant>
        <vt:lpwstr>Profile</vt:lpwstr>
      </vt:variant>
      <vt:variant>
        <vt:i4>262183</vt:i4>
      </vt:variant>
      <vt:variant>
        <vt:i4>987</vt:i4>
      </vt:variant>
      <vt:variant>
        <vt:i4>0</vt:i4>
      </vt:variant>
      <vt:variant>
        <vt:i4>5</vt:i4>
      </vt:variant>
      <vt:variant>
        <vt:lpwstr/>
      </vt:variant>
      <vt:variant>
        <vt:lpwstr>_Running_the_Test</vt:lpwstr>
      </vt:variant>
      <vt:variant>
        <vt:i4>7405634</vt:i4>
      </vt:variant>
      <vt:variant>
        <vt:i4>984</vt:i4>
      </vt:variant>
      <vt:variant>
        <vt:i4>0</vt:i4>
      </vt:variant>
      <vt:variant>
        <vt:i4>5</vt:i4>
      </vt:variant>
      <vt:variant>
        <vt:lpwstr/>
      </vt:variant>
      <vt:variant>
        <vt:lpwstr>_Capturinge_RDP_Traffic</vt:lpwstr>
      </vt:variant>
      <vt:variant>
        <vt:i4>7471173</vt:i4>
      </vt:variant>
      <vt:variant>
        <vt:i4>981</vt:i4>
      </vt:variant>
      <vt:variant>
        <vt:i4>0</vt:i4>
      </vt:variant>
      <vt:variant>
        <vt:i4>5</vt:i4>
      </vt:variant>
      <vt:variant>
        <vt:lpwstr/>
      </vt:variant>
      <vt:variant>
        <vt:lpwstr>_StartRunning_the_Protocol</vt:lpwstr>
      </vt:variant>
      <vt:variant>
        <vt:i4>6946929</vt:i4>
      </vt:variant>
      <vt:variant>
        <vt:i4>978</vt:i4>
      </vt:variant>
      <vt:variant>
        <vt:i4>0</vt:i4>
      </vt:variant>
      <vt:variant>
        <vt:i4>5</vt:i4>
      </vt:variant>
      <vt:variant>
        <vt:lpwstr/>
      </vt:variant>
      <vt:variant>
        <vt:lpwstr>AutoDetectPage</vt:lpwstr>
      </vt:variant>
      <vt:variant>
        <vt:i4>5832794</vt:i4>
      </vt:variant>
      <vt:variant>
        <vt:i4>975</vt:i4>
      </vt:variant>
      <vt:variant>
        <vt:i4>0</vt:i4>
      </vt:variant>
      <vt:variant>
        <vt:i4>5</vt:i4>
      </vt:variant>
      <vt:variant>
        <vt:lpwstr/>
      </vt:variant>
      <vt:variant>
        <vt:lpwstr>_ErrorMessage_Category</vt:lpwstr>
      </vt:variant>
      <vt:variant>
        <vt:i4>30</vt:i4>
      </vt:variant>
      <vt:variant>
        <vt:i4>972</vt:i4>
      </vt:variant>
      <vt:variant>
        <vt:i4>0</vt:i4>
      </vt:variant>
      <vt:variant>
        <vt:i4>5</vt:i4>
      </vt:variant>
      <vt:variant>
        <vt:lpwstr/>
      </vt:variant>
      <vt:variant>
        <vt:lpwstr>_ErrorStackTrace_Category</vt:lpwstr>
      </vt:variant>
      <vt:variant>
        <vt:i4>3211295</vt:i4>
      </vt:variant>
      <vt:variant>
        <vt:i4>969</vt:i4>
      </vt:variant>
      <vt:variant>
        <vt:i4>0</vt:i4>
      </vt:variant>
      <vt:variant>
        <vt:i4>5</vt:i4>
      </vt:variant>
      <vt:variant>
        <vt:lpwstr/>
      </vt:variant>
      <vt:variant>
        <vt:lpwstr>_StandardOut_Category_Status</vt:lpwstr>
      </vt:variant>
      <vt:variant>
        <vt:i4>3211295</vt:i4>
      </vt:variant>
      <vt:variant>
        <vt:i4>966</vt:i4>
      </vt:variant>
      <vt:variant>
        <vt:i4>0</vt:i4>
      </vt:variant>
      <vt:variant>
        <vt:i4>5</vt:i4>
      </vt:variant>
      <vt:variant>
        <vt:lpwstr/>
      </vt:variant>
      <vt:variant>
        <vt:lpwstr>_StandardOut_Category_Status</vt:lpwstr>
      </vt:variant>
      <vt:variant>
        <vt:i4>3211295</vt:i4>
      </vt:variant>
      <vt:variant>
        <vt:i4>963</vt:i4>
      </vt:variant>
      <vt:variant>
        <vt:i4>0</vt:i4>
      </vt:variant>
      <vt:variant>
        <vt:i4>5</vt:i4>
      </vt:variant>
      <vt:variant>
        <vt:lpwstr/>
      </vt:variant>
      <vt:variant>
        <vt:lpwstr>_StandardOut_Category_Status</vt:lpwstr>
      </vt:variant>
      <vt:variant>
        <vt:i4>3473409</vt:i4>
      </vt:variant>
      <vt:variant>
        <vt:i4>960</vt:i4>
      </vt:variant>
      <vt:variant>
        <vt:i4>0</vt:i4>
      </vt:variant>
      <vt:variant>
        <vt:i4>5</vt:i4>
      </vt:variant>
      <vt:variant>
        <vt:lpwstr/>
      </vt:variant>
      <vt:variant>
        <vt:lpwstr>_Monitoring_Test_Case</vt:lpwstr>
      </vt:variant>
      <vt:variant>
        <vt:i4>6488172</vt:i4>
      </vt:variant>
      <vt:variant>
        <vt:i4>954</vt:i4>
      </vt:variant>
      <vt:variant>
        <vt:i4>0</vt:i4>
      </vt:variant>
      <vt:variant>
        <vt:i4>5</vt:i4>
      </vt:variant>
      <vt:variant>
        <vt:lpwstr/>
      </vt:variant>
      <vt:variant>
        <vt:lpwstr>TestRunOptions</vt:lpwstr>
      </vt:variant>
      <vt:variant>
        <vt:i4>2228257</vt:i4>
      </vt:variant>
      <vt:variant>
        <vt:i4>948</vt:i4>
      </vt:variant>
      <vt:variant>
        <vt:i4>0</vt:i4>
      </vt:variant>
      <vt:variant>
        <vt:i4>5</vt:i4>
      </vt:variant>
      <vt:variant>
        <vt:lpwstr>https://github.com/microsoft/WindowsProtocolTestSuites/blob/main/TestSuites/RDP/Client/docs/RDP_Overview_ClientTestDesignSpecification.md</vt:lpwstr>
      </vt:variant>
      <vt:variant>
        <vt:lpwstr>2.2.1</vt:lpwstr>
      </vt:variant>
      <vt:variant>
        <vt:i4>262183</vt:i4>
      </vt:variant>
      <vt:variant>
        <vt:i4>945</vt:i4>
      </vt:variant>
      <vt:variant>
        <vt:i4>0</vt:i4>
      </vt:variant>
      <vt:variant>
        <vt:i4>5</vt:i4>
      </vt:variant>
      <vt:variant>
        <vt:lpwstr/>
      </vt:variant>
      <vt:variant>
        <vt:lpwstr>_Running_the_Test</vt:lpwstr>
      </vt:variant>
      <vt:variant>
        <vt:i4>262183</vt:i4>
      </vt:variant>
      <vt:variant>
        <vt:i4>942</vt:i4>
      </vt:variant>
      <vt:variant>
        <vt:i4>0</vt:i4>
      </vt:variant>
      <vt:variant>
        <vt:i4>5</vt:i4>
      </vt:variant>
      <vt:variant>
        <vt:lpwstr/>
      </vt:variant>
      <vt:variant>
        <vt:lpwstr>_Running_the_Test</vt:lpwstr>
      </vt:variant>
      <vt:variant>
        <vt:i4>262183</vt:i4>
      </vt:variant>
      <vt:variant>
        <vt:i4>939</vt:i4>
      </vt:variant>
      <vt:variant>
        <vt:i4>0</vt:i4>
      </vt:variant>
      <vt:variant>
        <vt:i4>5</vt:i4>
      </vt:variant>
      <vt:variant>
        <vt:lpwstr/>
      </vt:variant>
      <vt:variant>
        <vt:lpwstr>_Running_the_Test</vt:lpwstr>
      </vt:variant>
      <vt:variant>
        <vt:i4>2752606</vt:i4>
      </vt:variant>
      <vt:variant>
        <vt:i4>936</vt:i4>
      </vt:variant>
      <vt:variant>
        <vt:i4>0</vt:i4>
      </vt:variant>
      <vt:variant>
        <vt:i4>5</vt:i4>
      </vt:variant>
      <vt:variant>
        <vt:lpwstr/>
      </vt:variant>
      <vt:variant>
        <vt:lpwstr>_Test_Run_Pre-Configuration</vt:lpwstr>
      </vt:variant>
      <vt:variant>
        <vt:i4>5636180</vt:i4>
      </vt:variant>
      <vt:variant>
        <vt:i4>933</vt:i4>
      </vt:variant>
      <vt:variant>
        <vt:i4>0</vt:i4>
      </vt:variant>
      <vt:variant>
        <vt:i4>5</vt:i4>
      </vt:variant>
      <vt:variant>
        <vt:lpwstr/>
      </vt:variant>
      <vt:variant>
        <vt:lpwstr>_Configuring_the_Test_1</vt:lpwstr>
      </vt:variant>
      <vt:variant>
        <vt:i4>2031742</vt:i4>
      </vt:variant>
      <vt:variant>
        <vt:i4>930</vt:i4>
      </vt:variant>
      <vt:variant>
        <vt:i4>0</vt:i4>
      </vt:variant>
      <vt:variant>
        <vt:i4>5</vt:i4>
      </vt:variant>
      <vt:variant>
        <vt:lpwstr/>
      </vt:variant>
      <vt:variant>
        <vt:lpwstr>_MS-RDPEI_Test_Case</vt:lpwstr>
      </vt:variant>
      <vt:variant>
        <vt:i4>3997754</vt:i4>
      </vt:variant>
      <vt:variant>
        <vt:i4>927</vt:i4>
      </vt:variant>
      <vt:variant>
        <vt:i4>0</vt:i4>
      </vt:variant>
      <vt:variant>
        <vt:i4>5</vt:i4>
      </vt:variant>
      <vt:variant>
        <vt:lpwstr/>
      </vt:variant>
      <vt:variant>
        <vt:lpwstr>_Configure_the_Test_1</vt:lpwstr>
      </vt:variant>
      <vt:variant>
        <vt:i4>5570644</vt:i4>
      </vt:variant>
      <vt:variant>
        <vt:i4>924</vt:i4>
      </vt:variant>
      <vt:variant>
        <vt:i4>0</vt:i4>
      </vt:variant>
      <vt:variant>
        <vt:i4>5</vt:i4>
      </vt:variant>
      <vt:variant>
        <vt:lpwstr/>
      </vt:variant>
      <vt:variant>
        <vt:lpwstr>_Optional_Software</vt:lpwstr>
      </vt:variant>
      <vt:variant>
        <vt:i4>3997754</vt:i4>
      </vt:variant>
      <vt:variant>
        <vt:i4>921</vt:i4>
      </vt:variant>
      <vt:variant>
        <vt:i4>0</vt:i4>
      </vt:variant>
      <vt:variant>
        <vt:i4>5</vt:i4>
      </vt:variant>
      <vt:variant>
        <vt:lpwstr/>
      </vt:variant>
      <vt:variant>
        <vt:lpwstr>_Configure_the_Test_2</vt:lpwstr>
      </vt:variant>
      <vt:variant>
        <vt:i4>5701750</vt:i4>
      </vt:variant>
      <vt:variant>
        <vt:i4>918</vt:i4>
      </vt:variant>
      <vt:variant>
        <vt:i4>0</vt:i4>
      </vt:variant>
      <vt:variant>
        <vt:i4>5</vt:i4>
      </vt:variant>
      <vt:variant>
        <vt:lpwstr/>
      </vt:variant>
      <vt:variant>
        <vt:lpwstr>_Running_Verification_</vt:lpwstr>
      </vt:variant>
      <vt:variant>
        <vt:i4>2752606</vt:i4>
      </vt:variant>
      <vt:variant>
        <vt:i4>915</vt:i4>
      </vt:variant>
      <vt:variant>
        <vt:i4>0</vt:i4>
      </vt:variant>
      <vt:variant>
        <vt:i4>5</vt:i4>
      </vt:variant>
      <vt:variant>
        <vt:lpwstr/>
      </vt:variant>
      <vt:variant>
        <vt:lpwstr>_Test_Run_Pre-Configuration</vt:lpwstr>
      </vt:variant>
      <vt:variant>
        <vt:i4>6422606</vt:i4>
      </vt:variant>
      <vt:variant>
        <vt:i4>912</vt:i4>
      </vt:variant>
      <vt:variant>
        <vt:i4>0</vt:i4>
      </vt:variant>
      <vt:variant>
        <vt:i4>5</vt:i4>
      </vt:variant>
      <vt:variant>
        <vt:lpwstr/>
      </vt:variant>
      <vt:variant>
        <vt:lpwstr>_Configure_the_Test</vt:lpwstr>
      </vt:variant>
      <vt:variant>
        <vt:i4>7143494</vt:i4>
      </vt:variant>
      <vt:variant>
        <vt:i4>909</vt:i4>
      </vt:variant>
      <vt:variant>
        <vt:i4>0</vt:i4>
      </vt:variant>
      <vt:variant>
        <vt:i4>5</vt:i4>
      </vt:variant>
      <vt:variant>
        <vt:lpwstr/>
      </vt:variant>
      <vt:variant>
        <vt:lpwstr>_Manually_Configuring_Test</vt:lpwstr>
      </vt:variant>
      <vt:variant>
        <vt:i4>5701739</vt:i4>
      </vt:variant>
      <vt:variant>
        <vt:i4>906</vt:i4>
      </vt:variant>
      <vt:variant>
        <vt:i4>0</vt:i4>
      </vt:variant>
      <vt:variant>
        <vt:i4>5</vt:i4>
      </vt:variant>
      <vt:variant>
        <vt:lpwstr/>
      </vt:variant>
      <vt:variant>
        <vt:lpwstr>_Working_with_a</vt:lpwstr>
      </vt:variant>
      <vt:variant>
        <vt:i4>7536680</vt:i4>
      </vt:variant>
      <vt:variant>
        <vt:i4>903</vt:i4>
      </vt:variant>
      <vt:variant>
        <vt:i4>0</vt:i4>
      </vt:variant>
      <vt:variant>
        <vt:i4>5</vt:i4>
      </vt:variant>
      <vt:variant>
        <vt:lpwstr>https://github.com/microsoft/WindowsProtocolTestSuites/releases</vt:lpwstr>
      </vt:variant>
      <vt:variant>
        <vt:lpwstr/>
      </vt:variant>
      <vt:variant>
        <vt:i4>1048613</vt:i4>
      </vt:variant>
      <vt:variant>
        <vt:i4>900</vt:i4>
      </vt:variant>
      <vt:variant>
        <vt:i4>0</vt:i4>
      </vt:variant>
      <vt:variant>
        <vt:i4>5</vt:i4>
      </vt:variant>
      <vt:variant>
        <vt:lpwstr/>
      </vt:variant>
      <vt:variant>
        <vt:lpwstr>_Software</vt:lpwstr>
      </vt:variant>
      <vt:variant>
        <vt:i4>6422606</vt:i4>
      </vt:variant>
      <vt:variant>
        <vt:i4>897</vt:i4>
      </vt:variant>
      <vt:variant>
        <vt:i4>0</vt:i4>
      </vt:variant>
      <vt:variant>
        <vt:i4>5</vt:i4>
      </vt:variant>
      <vt:variant>
        <vt:lpwstr/>
      </vt:variant>
      <vt:variant>
        <vt:lpwstr>_Configure_the_Test</vt:lpwstr>
      </vt:variant>
      <vt:variant>
        <vt:i4>7012470</vt:i4>
      </vt:variant>
      <vt:variant>
        <vt:i4>891</vt:i4>
      </vt:variant>
      <vt:variant>
        <vt:i4>0</vt:i4>
      </vt:variant>
      <vt:variant>
        <vt:i4>5</vt:i4>
      </vt:variant>
      <vt:variant>
        <vt:lpwstr>https://github.com/microsoft/WindowsProtocolTestSuites/tree/main/TestSuites/RDP</vt:lpwstr>
      </vt:variant>
      <vt:variant>
        <vt:lpwstr/>
      </vt:variant>
      <vt:variant>
        <vt:i4>7340111</vt:i4>
      </vt:variant>
      <vt:variant>
        <vt:i4>888</vt:i4>
      </vt:variant>
      <vt:variant>
        <vt:i4>0</vt:i4>
      </vt:variant>
      <vt:variant>
        <vt:i4>5</vt:i4>
      </vt:variant>
      <vt:variant>
        <vt:lpwstr/>
      </vt:variant>
      <vt:variant>
        <vt:lpwstr>_Other_RDP_Test</vt:lpwstr>
      </vt:variant>
      <vt:variant>
        <vt:i4>2687039</vt:i4>
      </vt:variant>
      <vt:variant>
        <vt:i4>885</vt:i4>
      </vt:variant>
      <vt:variant>
        <vt:i4>0</vt:i4>
      </vt:variant>
      <vt:variant>
        <vt:i4>5</vt:i4>
      </vt:variant>
      <vt:variant>
        <vt:lpwstr>https://github.com/microsoft/WindowsProtocolTestSuites/tree/main/TestSuites/RDP/Client/src</vt:lpwstr>
      </vt:variant>
      <vt:variant>
        <vt:lpwstr/>
      </vt:variant>
      <vt:variant>
        <vt:i4>4915236</vt:i4>
      </vt:variant>
      <vt:variant>
        <vt:i4>882</vt:i4>
      </vt:variant>
      <vt:variant>
        <vt:i4>0</vt:i4>
      </vt:variant>
      <vt:variant>
        <vt:i4>5</vt:i4>
      </vt:variant>
      <vt:variant>
        <vt:lpwstr>https://docs.microsoft.com/en-us/openspecs/windows_protocols/ms-rdpbcgr/db98be23-733a-4fd2-b086-002cd2ba02e5</vt:lpwstr>
      </vt:variant>
      <vt:variant>
        <vt:lpwstr/>
      </vt:variant>
      <vt:variant>
        <vt:i4>5636180</vt:i4>
      </vt:variant>
      <vt:variant>
        <vt:i4>879</vt:i4>
      </vt:variant>
      <vt:variant>
        <vt:i4>0</vt:i4>
      </vt:variant>
      <vt:variant>
        <vt:i4>5</vt:i4>
      </vt:variant>
      <vt:variant>
        <vt:lpwstr/>
      </vt:variant>
      <vt:variant>
        <vt:lpwstr>_Configuring_the_Test_1</vt:lpwstr>
      </vt:variant>
      <vt:variant>
        <vt:i4>1048610</vt:i4>
      </vt:variant>
      <vt:variant>
        <vt:i4>876</vt:i4>
      </vt:variant>
      <vt:variant>
        <vt:i4>0</vt:i4>
      </vt:variant>
      <vt:variant>
        <vt:i4>5</vt:i4>
      </vt:variant>
      <vt:variant>
        <vt:lpwstr>https://docs.microsoft.com/en-us/openspecs/windows_protocols/ms-rdpbcgr/592a0337-dc91-4de3-a901-e1829665291d</vt:lpwstr>
      </vt:variant>
      <vt:variant>
        <vt:lpwstr/>
      </vt:variant>
      <vt:variant>
        <vt:i4>4980856</vt:i4>
      </vt:variant>
      <vt:variant>
        <vt:i4>873</vt:i4>
      </vt:variant>
      <vt:variant>
        <vt:i4>0</vt:i4>
      </vt:variant>
      <vt:variant>
        <vt:i4>5</vt:i4>
      </vt:variant>
      <vt:variant>
        <vt:lpwstr>https://docs.microsoft.com/en-us/openspecs/windows_protocols/ms-rdpbcgr/8e8b2cca-c1fa-456c-8ecb-a82fc60b2322</vt:lpwstr>
      </vt:variant>
      <vt:variant>
        <vt:lpwstr/>
      </vt:variant>
      <vt:variant>
        <vt:i4>4915236</vt:i4>
      </vt:variant>
      <vt:variant>
        <vt:i4>870</vt:i4>
      </vt:variant>
      <vt:variant>
        <vt:i4>0</vt:i4>
      </vt:variant>
      <vt:variant>
        <vt:i4>5</vt:i4>
      </vt:variant>
      <vt:variant>
        <vt:lpwstr>https://docs.microsoft.com/en-us/openspecs/windows_protocols/ms-rdpbcgr/db98be23-733a-4fd2-b086-002cd2ba02e5</vt:lpwstr>
      </vt:variant>
      <vt:variant>
        <vt:lpwstr/>
      </vt:variant>
      <vt:variant>
        <vt:i4>3145753</vt:i4>
      </vt:variant>
      <vt:variant>
        <vt:i4>867</vt:i4>
      </vt:variant>
      <vt:variant>
        <vt:i4>0</vt:i4>
      </vt:variant>
      <vt:variant>
        <vt:i4>5</vt:i4>
      </vt:variant>
      <vt:variant>
        <vt:lpwstr/>
      </vt:variant>
      <vt:variant>
        <vt:lpwstr>_Configuring_Common_Test</vt:lpwstr>
      </vt:variant>
      <vt:variant>
        <vt:i4>2228257</vt:i4>
      </vt:variant>
      <vt:variant>
        <vt:i4>864</vt:i4>
      </vt:variant>
      <vt:variant>
        <vt:i4>0</vt:i4>
      </vt:variant>
      <vt:variant>
        <vt:i4>5</vt:i4>
      </vt:variant>
      <vt:variant>
        <vt:lpwstr>https://github.com/microsoft/WindowsProtocolTestSuites/blob/main/TestSuites/RDP/Client/docs/RDP_Overview_ClientTestDesignSpecification.md</vt:lpwstr>
      </vt:variant>
      <vt:variant>
        <vt:lpwstr/>
      </vt:variant>
      <vt:variant>
        <vt:i4>2228257</vt:i4>
      </vt:variant>
      <vt:variant>
        <vt:i4>861</vt:i4>
      </vt:variant>
      <vt:variant>
        <vt:i4>0</vt:i4>
      </vt:variant>
      <vt:variant>
        <vt:i4>5</vt:i4>
      </vt:variant>
      <vt:variant>
        <vt:lpwstr>https://github.com/microsoft/WindowsProtocolTestSuites/blob/main/TestSuites/RDP/Client/docs/RDP_Overview_ClientTestDesignSpecification.md</vt:lpwstr>
      </vt:variant>
      <vt:variant>
        <vt:lpwstr/>
      </vt:variant>
      <vt:variant>
        <vt:i4>3801132</vt:i4>
      </vt:variant>
      <vt:variant>
        <vt:i4>858</vt:i4>
      </vt:variant>
      <vt:variant>
        <vt:i4>0</vt:i4>
      </vt:variant>
      <vt:variant>
        <vt:i4>5</vt:i4>
      </vt:variant>
      <vt:variant>
        <vt:lpwstr>https://github.com/microsoft/WindowsProtocolTestSuites/tree/staging/TestSuites/RDP/RDPSUTControlAgent/Docs</vt:lpwstr>
      </vt:variant>
      <vt:variant>
        <vt:lpwstr/>
      </vt:variant>
      <vt:variant>
        <vt:i4>5046313</vt:i4>
      </vt:variant>
      <vt:variant>
        <vt:i4>855</vt:i4>
      </vt:variant>
      <vt:variant>
        <vt:i4>0</vt:i4>
      </vt:variant>
      <vt:variant>
        <vt:i4>5</vt:i4>
      </vt:variant>
      <vt:variant>
        <vt:lpwstr/>
      </vt:variant>
      <vt:variant>
        <vt:lpwstr>_Running_MS-RDPEDISP_Test</vt:lpwstr>
      </vt:variant>
      <vt:variant>
        <vt:i4>3997754</vt:i4>
      </vt:variant>
      <vt:variant>
        <vt:i4>852</vt:i4>
      </vt:variant>
      <vt:variant>
        <vt:i4>0</vt:i4>
      </vt:variant>
      <vt:variant>
        <vt:i4>5</vt:i4>
      </vt:variant>
      <vt:variant>
        <vt:lpwstr/>
      </vt:variant>
      <vt:variant>
        <vt:lpwstr>_Configure_the_Test_1</vt:lpwstr>
      </vt:variant>
      <vt:variant>
        <vt:i4>3801132</vt:i4>
      </vt:variant>
      <vt:variant>
        <vt:i4>849</vt:i4>
      </vt:variant>
      <vt:variant>
        <vt:i4>0</vt:i4>
      </vt:variant>
      <vt:variant>
        <vt:i4>5</vt:i4>
      </vt:variant>
      <vt:variant>
        <vt:lpwstr>https://github.com/microsoft/WindowsProtocolTestSuites/tree/staging/TestSuites/RDP/RDPSUTControlAgent/Docs</vt:lpwstr>
      </vt:variant>
      <vt:variant>
        <vt:lpwstr/>
      </vt:variant>
      <vt:variant>
        <vt:i4>1900650</vt:i4>
      </vt:variant>
      <vt:variant>
        <vt:i4>846</vt:i4>
      </vt:variant>
      <vt:variant>
        <vt:i4>0</vt:i4>
      </vt:variant>
      <vt:variant>
        <vt:i4>5</vt:i4>
      </vt:variant>
      <vt:variant>
        <vt:lpwstr/>
      </vt:variant>
      <vt:variant>
        <vt:lpwstr>_Running_MS-RDPEI_Test</vt:lpwstr>
      </vt:variant>
      <vt:variant>
        <vt:i4>3997754</vt:i4>
      </vt:variant>
      <vt:variant>
        <vt:i4>843</vt:i4>
      </vt:variant>
      <vt:variant>
        <vt:i4>0</vt:i4>
      </vt:variant>
      <vt:variant>
        <vt:i4>5</vt:i4>
      </vt:variant>
      <vt:variant>
        <vt:lpwstr/>
      </vt:variant>
      <vt:variant>
        <vt:lpwstr>_Configure_the_Test_1</vt:lpwstr>
      </vt:variant>
      <vt:variant>
        <vt:i4>3801132</vt:i4>
      </vt:variant>
      <vt:variant>
        <vt:i4>840</vt:i4>
      </vt:variant>
      <vt:variant>
        <vt:i4>0</vt:i4>
      </vt:variant>
      <vt:variant>
        <vt:i4>5</vt:i4>
      </vt:variant>
      <vt:variant>
        <vt:lpwstr>https://github.com/microsoft/WindowsProtocolTestSuites/tree/staging/TestSuites/RDP/RDPSUTControlAgent/Docs</vt:lpwstr>
      </vt:variant>
      <vt:variant>
        <vt:lpwstr/>
      </vt:variant>
      <vt:variant>
        <vt:i4>7274600</vt:i4>
      </vt:variant>
      <vt:variant>
        <vt:i4>837</vt:i4>
      </vt:variant>
      <vt:variant>
        <vt:i4>0</vt:i4>
      </vt:variant>
      <vt:variant>
        <vt:i4>5</vt:i4>
      </vt:variant>
      <vt:variant>
        <vt:lpwstr>https://docs.microsoft.com/en-us/powershell/scripting/windows-powershell/starting-windows-powershell?view=powershell-7</vt:lpwstr>
      </vt:variant>
      <vt:variant>
        <vt:lpwstr/>
      </vt:variant>
      <vt:variant>
        <vt:i4>5111924</vt:i4>
      </vt:variant>
      <vt:variant>
        <vt:i4>834</vt:i4>
      </vt:variant>
      <vt:variant>
        <vt:i4>0</vt:i4>
      </vt:variant>
      <vt:variant>
        <vt:i4>5</vt:i4>
      </vt:variant>
      <vt:variant>
        <vt:lpwstr/>
      </vt:variant>
      <vt:variant>
        <vt:lpwstr>_Running_Test_Cases</vt:lpwstr>
      </vt:variant>
      <vt:variant>
        <vt:i4>5636180</vt:i4>
      </vt:variant>
      <vt:variant>
        <vt:i4>831</vt:i4>
      </vt:variant>
      <vt:variant>
        <vt:i4>0</vt:i4>
      </vt:variant>
      <vt:variant>
        <vt:i4>5</vt:i4>
      </vt:variant>
      <vt:variant>
        <vt:lpwstr/>
      </vt:variant>
      <vt:variant>
        <vt:lpwstr>_Configuring_the_Test_1</vt:lpwstr>
      </vt:variant>
      <vt:variant>
        <vt:i4>2031742</vt:i4>
      </vt:variant>
      <vt:variant>
        <vt:i4>828</vt:i4>
      </vt:variant>
      <vt:variant>
        <vt:i4>0</vt:i4>
      </vt:variant>
      <vt:variant>
        <vt:i4>5</vt:i4>
      </vt:variant>
      <vt:variant>
        <vt:lpwstr/>
      </vt:variant>
      <vt:variant>
        <vt:lpwstr>_MS-RDPEI_Test_Case</vt:lpwstr>
      </vt:variant>
      <vt:variant>
        <vt:i4>3997754</vt:i4>
      </vt:variant>
      <vt:variant>
        <vt:i4>825</vt:i4>
      </vt:variant>
      <vt:variant>
        <vt:i4>0</vt:i4>
      </vt:variant>
      <vt:variant>
        <vt:i4>5</vt:i4>
      </vt:variant>
      <vt:variant>
        <vt:lpwstr/>
      </vt:variant>
      <vt:variant>
        <vt:lpwstr>_Configure_the_Test_1</vt:lpwstr>
      </vt:variant>
      <vt:variant>
        <vt:i4>2752531</vt:i4>
      </vt:variant>
      <vt:variant>
        <vt:i4>822</vt:i4>
      </vt:variant>
      <vt:variant>
        <vt:i4>0</vt:i4>
      </vt:variant>
      <vt:variant>
        <vt:i4>5</vt:i4>
      </vt:variant>
      <vt:variant>
        <vt:lpwstr/>
      </vt:variant>
      <vt:variant>
        <vt:lpwstr>_Using_Protocol_Test</vt:lpwstr>
      </vt:variant>
      <vt:variant>
        <vt:i4>5111924</vt:i4>
      </vt:variant>
      <vt:variant>
        <vt:i4>819</vt:i4>
      </vt:variant>
      <vt:variant>
        <vt:i4>0</vt:i4>
      </vt:variant>
      <vt:variant>
        <vt:i4>5</vt:i4>
      </vt:variant>
      <vt:variant>
        <vt:lpwstr/>
      </vt:variant>
      <vt:variant>
        <vt:lpwstr>_Running_Test_Cases</vt:lpwstr>
      </vt:variant>
      <vt:variant>
        <vt:i4>3080192</vt:i4>
      </vt:variant>
      <vt:variant>
        <vt:i4>816</vt:i4>
      </vt:variant>
      <vt:variant>
        <vt:i4>0</vt:i4>
      </vt:variant>
      <vt:variant>
        <vt:i4>5</vt:i4>
      </vt:variant>
      <vt:variant>
        <vt:lpwstr/>
      </vt:variant>
      <vt:variant>
        <vt:lpwstr>_Running_Specificed_Test</vt:lpwstr>
      </vt:variant>
      <vt:variant>
        <vt:i4>1572899</vt:i4>
      </vt:variant>
      <vt:variant>
        <vt:i4>813</vt:i4>
      </vt:variant>
      <vt:variant>
        <vt:i4>0</vt:i4>
      </vt:variant>
      <vt:variant>
        <vt:i4>5</vt:i4>
      </vt:variant>
      <vt:variant>
        <vt:lpwstr/>
      </vt:variant>
      <vt:variant>
        <vt:lpwstr>_Running_All_Test</vt:lpwstr>
      </vt:variant>
      <vt:variant>
        <vt:i4>5701750</vt:i4>
      </vt:variant>
      <vt:variant>
        <vt:i4>810</vt:i4>
      </vt:variant>
      <vt:variant>
        <vt:i4>0</vt:i4>
      </vt:variant>
      <vt:variant>
        <vt:i4>5</vt:i4>
      </vt:variant>
      <vt:variant>
        <vt:lpwstr/>
      </vt:variant>
      <vt:variant>
        <vt:lpwstr>_Running_Verification_</vt:lpwstr>
      </vt:variant>
      <vt:variant>
        <vt:i4>7864346</vt:i4>
      </vt:variant>
      <vt:variant>
        <vt:i4>807</vt:i4>
      </vt:variant>
      <vt:variant>
        <vt:i4>0</vt:i4>
      </vt:variant>
      <vt:variant>
        <vt:i4>5</vt:i4>
      </vt:variant>
      <vt:variant>
        <vt:lpwstr>https://docs.microsoft.com/en-us/openspecs/windows_protocols/ms-rdpefs/34d9de58-b2b5-40b6-b970-f82d4603bdb5</vt:lpwstr>
      </vt:variant>
      <vt:variant>
        <vt:lpwstr/>
      </vt:variant>
      <vt:variant>
        <vt:i4>3539012</vt:i4>
      </vt:variant>
      <vt:variant>
        <vt:i4>804</vt:i4>
      </vt:variant>
      <vt:variant>
        <vt:i4>0</vt:i4>
      </vt:variant>
      <vt:variant>
        <vt:i4>5</vt:i4>
      </vt:variant>
      <vt:variant>
        <vt:lpwstr>https://docs.microsoft.com/en-us/openspecs/windows_protocols/ms-rdprfx/62495a4a-a495-46ea-b459-5cde04c44549</vt:lpwstr>
      </vt:variant>
      <vt:variant>
        <vt:lpwstr/>
      </vt:variant>
      <vt:variant>
        <vt:i4>3997754</vt:i4>
      </vt:variant>
      <vt:variant>
        <vt:i4>801</vt:i4>
      </vt:variant>
      <vt:variant>
        <vt:i4>0</vt:i4>
      </vt:variant>
      <vt:variant>
        <vt:i4>5</vt:i4>
      </vt:variant>
      <vt:variant>
        <vt:lpwstr/>
      </vt:variant>
      <vt:variant>
        <vt:lpwstr>_Configure_the_Test_1</vt:lpwstr>
      </vt:variant>
      <vt:variant>
        <vt:i4>1638433</vt:i4>
      </vt:variant>
      <vt:variant>
        <vt:i4>798</vt:i4>
      </vt:variant>
      <vt:variant>
        <vt:i4>0</vt:i4>
      </vt:variant>
      <vt:variant>
        <vt:i4>5</vt:i4>
      </vt:variant>
      <vt:variant>
        <vt:lpwstr>https://docs.microsoft.com/en-us/openspecs/windows_protocols/ms-rdpbcgr/b2bd18fa-0066-4a57-ac25-9139c0df31e0</vt:lpwstr>
      </vt:variant>
      <vt:variant>
        <vt:lpwstr/>
      </vt:variant>
      <vt:variant>
        <vt:i4>4915236</vt:i4>
      </vt:variant>
      <vt:variant>
        <vt:i4>795</vt:i4>
      </vt:variant>
      <vt:variant>
        <vt:i4>0</vt:i4>
      </vt:variant>
      <vt:variant>
        <vt:i4>5</vt:i4>
      </vt:variant>
      <vt:variant>
        <vt:lpwstr>https://docs.microsoft.com/en-us/openspecs/windows_protocols/ms-rdpbcgr/db98be23-733a-4fd2-b086-002cd2ba02e5</vt:lpwstr>
      </vt:variant>
      <vt:variant>
        <vt:lpwstr/>
      </vt:variant>
      <vt:variant>
        <vt:i4>5374050</vt:i4>
      </vt:variant>
      <vt:variant>
        <vt:i4>792</vt:i4>
      </vt:variant>
      <vt:variant>
        <vt:i4>0</vt:i4>
      </vt:variant>
      <vt:variant>
        <vt:i4>5</vt:i4>
      </vt:variant>
      <vt:variant>
        <vt:lpwstr/>
      </vt:variant>
      <vt:variant>
        <vt:lpwstr>_Property_Settings_Required</vt:lpwstr>
      </vt:variant>
      <vt:variant>
        <vt:i4>3538963</vt:i4>
      </vt:variant>
      <vt:variant>
        <vt:i4>789</vt:i4>
      </vt:variant>
      <vt:variant>
        <vt:i4>0</vt:i4>
      </vt:variant>
      <vt:variant>
        <vt:i4>5</vt:i4>
      </vt:variant>
      <vt:variant>
        <vt:lpwstr/>
      </vt:variant>
      <vt:variant>
        <vt:lpwstr>_Common_Required_Property</vt:lpwstr>
      </vt:variant>
      <vt:variant>
        <vt:i4>1966138</vt:i4>
      </vt:variant>
      <vt:variant>
        <vt:i4>786</vt:i4>
      </vt:variant>
      <vt:variant>
        <vt:i4>0</vt:i4>
      </vt:variant>
      <vt:variant>
        <vt:i4>5</vt:i4>
      </vt:variant>
      <vt:variant>
        <vt:lpwstr/>
      </vt:variant>
      <vt:variant>
        <vt:lpwstr>_Optional_Configuration_Settings</vt:lpwstr>
      </vt:variant>
      <vt:variant>
        <vt:i4>262183</vt:i4>
      </vt:variant>
      <vt:variant>
        <vt:i4>783</vt:i4>
      </vt:variant>
      <vt:variant>
        <vt:i4>0</vt:i4>
      </vt:variant>
      <vt:variant>
        <vt:i4>5</vt:i4>
      </vt:variant>
      <vt:variant>
        <vt:lpwstr/>
      </vt:variant>
      <vt:variant>
        <vt:lpwstr>_Required_Configuration_Settings</vt:lpwstr>
      </vt:variant>
      <vt:variant>
        <vt:i4>852015</vt:i4>
      </vt:variant>
      <vt:variant>
        <vt:i4>780</vt:i4>
      </vt:variant>
      <vt:variant>
        <vt:i4>0</vt:i4>
      </vt:variant>
      <vt:variant>
        <vt:i4>5</vt:i4>
      </vt:variant>
      <vt:variant>
        <vt:lpwstr/>
      </vt:variant>
      <vt:variant>
        <vt:lpwstr>_Configure_the_Driver</vt:lpwstr>
      </vt:variant>
      <vt:variant>
        <vt:i4>7667790</vt:i4>
      </vt:variant>
      <vt:variant>
        <vt:i4>777</vt:i4>
      </vt:variant>
      <vt:variant>
        <vt:i4>0</vt:i4>
      </vt:variant>
      <vt:variant>
        <vt:i4>5</vt:i4>
      </vt:variant>
      <vt:variant>
        <vt:lpwstr/>
      </vt:variant>
      <vt:variant>
        <vt:lpwstr>_Test_Environment_Computer</vt:lpwstr>
      </vt:variant>
      <vt:variant>
        <vt:i4>3276825</vt:i4>
      </vt:variant>
      <vt:variant>
        <vt:i4>774</vt:i4>
      </vt:variant>
      <vt:variant>
        <vt:i4>0</vt:i4>
      </vt:variant>
      <vt:variant>
        <vt:i4>5</vt:i4>
      </vt:variant>
      <vt:variant>
        <vt:lpwstr/>
      </vt:variant>
      <vt:variant>
        <vt:lpwstr>_Verify_Test_Environment</vt:lpwstr>
      </vt:variant>
      <vt:variant>
        <vt:i4>7471120</vt:i4>
      </vt:variant>
      <vt:variant>
        <vt:i4>771</vt:i4>
      </vt:variant>
      <vt:variant>
        <vt:i4>0</vt:i4>
      </vt:variant>
      <vt:variant>
        <vt:i4>5</vt:i4>
      </vt:variant>
      <vt:variant>
        <vt:lpwstr>https://github.com/microsoft/WindowsProtocolTestSuites/blob/staging/TestSuites/RDP/Client/docs/image/RDP_ClientUserGuide/image6.png</vt:lpwstr>
      </vt:variant>
      <vt:variant>
        <vt:lpwstr/>
      </vt:variant>
      <vt:variant>
        <vt:i4>7471120</vt:i4>
      </vt:variant>
      <vt:variant>
        <vt:i4>768</vt:i4>
      </vt:variant>
      <vt:variant>
        <vt:i4>0</vt:i4>
      </vt:variant>
      <vt:variant>
        <vt:i4>5</vt:i4>
      </vt:variant>
      <vt:variant>
        <vt:lpwstr>https://github.com/microsoft/WindowsProtocolTestSuites/blob/staging/TestSuites/RDP/Client/docs/image/RDP_ClientUserGuide/image6.png</vt:lpwstr>
      </vt:variant>
      <vt:variant>
        <vt:lpwstr/>
      </vt:variant>
      <vt:variant>
        <vt:i4>7471124</vt:i4>
      </vt:variant>
      <vt:variant>
        <vt:i4>765</vt:i4>
      </vt:variant>
      <vt:variant>
        <vt:i4>0</vt:i4>
      </vt:variant>
      <vt:variant>
        <vt:i4>5</vt:i4>
      </vt:variant>
      <vt:variant>
        <vt:lpwstr>https://github.com/microsoft/WindowsProtocolTestSuites/blob/staging/TestSuites/RDP/Client/docs/image/RDP_ClientUserGuide/image2.png</vt:lpwstr>
      </vt:variant>
      <vt:variant>
        <vt:lpwstr/>
      </vt:variant>
      <vt:variant>
        <vt:i4>7471124</vt:i4>
      </vt:variant>
      <vt:variant>
        <vt:i4>762</vt:i4>
      </vt:variant>
      <vt:variant>
        <vt:i4>0</vt:i4>
      </vt:variant>
      <vt:variant>
        <vt:i4>5</vt:i4>
      </vt:variant>
      <vt:variant>
        <vt:lpwstr>https://github.com/microsoft/WindowsProtocolTestSuites/blob/staging/TestSuites/RDP/Client/docs/image/RDP_ClientUserGuide/image2.png</vt:lpwstr>
      </vt:variant>
      <vt:variant>
        <vt:lpwstr/>
      </vt:variant>
      <vt:variant>
        <vt:i4>7471124</vt:i4>
      </vt:variant>
      <vt:variant>
        <vt:i4>759</vt:i4>
      </vt:variant>
      <vt:variant>
        <vt:i4>0</vt:i4>
      </vt:variant>
      <vt:variant>
        <vt:i4>5</vt:i4>
      </vt:variant>
      <vt:variant>
        <vt:lpwstr>https://github.com/microsoft/WindowsProtocolTestSuites/blob/staging/TestSuites/RDP/Client/docs/image/RDP_ClientUserGuide/image2.png</vt:lpwstr>
      </vt:variant>
      <vt:variant>
        <vt:lpwstr/>
      </vt:variant>
      <vt:variant>
        <vt:i4>7667790</vt:i4>
      </vt:variant>
      <vt:variant>
        <vt:i4>756</vt:i4>
      </vt:variant>
      <vt:variant>
        <vt:i4>0</vt:i4>
      </vt:variant>
      <vt:variant>
        <vt:i4>5</vt:i4>
      </vt:variant>
      <vt:variant>
        <vt:lpwstr/>
      </vt:variant>
      <vt:variant>
        <vt:lpwstr>_Test_Environment_Computer</vt:lpwstr>
      </vt:variant>
      <vt:variant>
        <vt:i4>1638433</vt:i4>
      </vt:variant>
      <vt:variant>
        <vt:i4>753</vt:i4>
      </vt:variant>
      <vt:variant>
        <vt:i4>0</vt:i4>
      </vt:variant>
      <vt:variant>
        <vt:i4>5</vt:i4>
      </vt:variant>
      <vt:variant>
        <vt:lpwstr>https://docs.microsoft.com/en-us/openspecs/windows_protocols/ms-rdpbcgr/b2bd18fa-0066-4a57-ac25-9139c0df31e0</vt:lpwstr>
      </vt:variant>
      <vt:variant>
        <vt:lpwstr/>
      </vt:variant>
      <vt:variant>
        <vt:i4>4915236</vt:i4>
      </vt:variant>
      <vt:variant>
        <vt:i4>750</vt:i4>
      </vt:variant>
      <vt:variant>
        <vt:i4>0</vt:i4>
      </vt:variant>
      <vt:variant>
        <vt:i4>5</vt:i4>
      </vt:variant>
      <vt:variant>
        <vt:lpwstr>https://docs.microsoft.com/en-us/openspecs/windows_protocols/ms-rdpbcgr/db98be23-733a-4fd2-b086-002cd2ba02e5</vt:lpwstr>
      </vt:variant>
      <vt:variant>
        <vt:lpwstr/>
      </vt:variant>
      <vt:variant>
        <vt:i4>7471124</vt:i4>
      </vt:variant>
      <vt:variant>
        <vt:i4>747</vt:i4>
      </vt:variant>
      <vt:variant>
        <vt:i4>0</vt:i4>
      </vt:variant>
      <vt:variant>
        <vt:i4>5</vt:i4>
      </vt:variant>
      <vt:variant>
        <vt:lpwstr>https://github.com/microsoft/WindowsProtocolTestSuites/blob/staging/TestSuites/RDP/Client/docs/image/RDP_ClientUserGuide/image2.png</vt:lpwstr>
      </vt:variant>
      <vt:variant>
        <vt:lpwstr/>
      </vt:variant>
      <vt:variant>
        <vt:i4>7471120</vt:i4>
      </vt:variant>
      <vt:variant>
        <vt:i4>744</vt:i4>
      </vt:variant>
      <vt:variant>
        <vt:i4>0</vt:i4>
      </vt:variant>
      <vt:variant>
        <vt:i4>5</vt:i4>
      </vt:variant>
      <vt:variant>
        <vt:lpwstr>https://github.com/microsoft/WindowsProtocolTestSuites/blob/staging/TestSuites/RDP/Client/docs/image/RDP_ClientUserGuide/image6.png</vt:lpwstr>
      </vt:variant>
      <vt:variant>
        <vt:lpwstr/>
      </vt:variant>
      <vt:variant>
        <vt:i4>1900656</vt:i4>
      </vt:variant>
      <vt:variant>
        <vt:i4>741</vt:i4>
      </vt:variant>
      <vt:variant>
        <vt:i4>0</vt:i4>
      </vt:variant>
      <vt:variant>
        <vt:i4>5</vt:i4>
      </vt:variant>
      <vt:variant>
        <vt:lpwstr/>
      </vt:variant>
      <vt:variant>
        <vt:lpwstr>_Configuring_Non-Windows_Test</vt:lpwstr>
      </vt:variant>
      <vt:variant>
        <vt:i4>1900656</vt:i4>
      </vt:variant>
      <vt:variant>
        <vt:i4>738</vt:i4>
      </vt:variant>
      <vt:variant>
        <vt:i4>0</vt:i4>
      </vt:variant>
      <vt:variant>
        <vt:i4>5</vt:i4>
      </vt:variant>
      <vt:variant>
        <vt:lpwstr/>
      </vt:variant>
      <vt:variant>
        <vt:lpwstr>_Configuring_Non-Windows_Test</vt:lpwstr>
      </vt:variant>
      <vt:variant>
        <vt:i4>7471124</vt:i4>
      </vt:variant>
      <vt:variant>
        <vt:i4>735</vt:i4>
      </vt:variant>
      <vt:variant>
        <vt:i4>0</vt:i4>
      </vt:variant>
      <vt:variant>
        <vt:i4>5</vt:i4>
      </vt:variant>
      <vt:variant>
        <vt:lpwstr>https://github.com/microsoft/WindowsProtocolTestSuites/blob/staging/TestSuites/RDP/Client/docs/image/RDP_ClientUserGuide/image2.png</vt:lpwstr>
      </vt:variant>
      <vt:variant>
        <vt:lpwstr/>
      </vt:variant>
      <vt:variant>
        <vt:i4>7471124</vt:i4>
      </vt:variant>
      <vt:variant>
        <vt:i4>732</vt:i4>
      </vt:variant>
      <vt:variant>
        <vt:i4>0</vt:i4>
      </vt:variant>
      <vt:variant>
        <vt:i4>5</vt:i4>
      </vt:variant>
      <vt:variant>
        <vt:lpwstr>https://github.com/microsoft/WindowsProtocolTestSuites/blob/staging/TestSuites/RDP/Client/docs/image/RDP_ClientUserGuide/image2.png</vt:lpwstr>
      </vt:variant>
      <vt:variant>
        <vt:lpwstr/>
      </vt:variant>
      <vt:variant>
        <vt:i4>1376373</vt:i4>
      </vt:variant>
      <vt:variant>
        <vt:i4>729</vt:i4>
      </vt:variant>
      <vt:variant>
        <vt:i4>0</vt:i4>
      </vt:variant>
      <vt:variant>
        <vt:i4>5</vt:i4>
      </vt:variant>
      <vt:variant>
        <vt:lpwstr>https://github.com/microsoft/WindowsProtocolTestSuites/blob/staging/TestSuites/RDP/Client/docs/RDP_ClientUserGuide.md</vt:lpwstr>
      </vt:variant>
      <vt:variant>
        <vt:lpwstr>configure-computers-that-are-not-based-on-windows</vt:lpwstr>
      </vt:variant>
      <vt:variant>
        <vt:i4>7471124</vt:i4>
      </vt:variant>
      <vt:variant>
        <vt:i4>726</vt:i4>
      </vt:variant>
      <vt:variant>
        <vt:i4>0</vt:i4>
      </vt:variant>
      <vt:variant>
        <vt:i4>5</vt:i4>
      </vt:variant>
      <vt:variant>
        <vt:lpwstr>https://github.com/microsoft/WindowsProtocolTestSuites/blob/staging/TestSuites/RDP/Client/docs/image/RDP_ClientUserGuide/image2.png</vt:lpwstr>
      </vt:variant>
      <vt:variant>
        <vt:lpwstr/>
      </vt:variant>
      <vt:variant>
        <vt:i4>7536680</vt:i4>
      </vt:variant>
      <vt:variant>
        <vt:i4>723</vt:i4>
      </vt:variant>
      <vt:variant>
        <vt:i4>0</vt:i4>
      </vt:variant>
      <vt:variant>
        <vt:i4>5</vt:i4>
      </vt:variant>
      <vt:variant>
        <vt:lpwstr>https://github.com/microsoft/WindowsProtocolTestSuites/releases</vt:lpwstr>
      </vt:variant>
      <vt:variant>
        <vt:lpwstr/>
      </vt:variant>
      <vt:variant>
        <vt:i4>7536680</vt:i4>
      </vt:variant>
      <vt:variant>
        <vt:i4>720</vt:i4>
      </vt:variant>
      <vt:variant>
        <vt:i4>0</vt:i4>
      </vt:variant>
      <vt:variant>
        <vt:i4>5</vt:i4>
      </vt:variant>
      <vt:variant>
        <vt:lpwstr>https://github.com/microsoft/WindowsProtocolTestSuites/releases</vt:lpwstr>
      </vt:variant>
      <vt:variant>
        <vt:lpwstr/>
      </vt:variant>
      <vt:variant>
        <vt:i4>5570644</vt:i4>
      </vt:variant>
      <vt:variant>
        <vt:i4>717</vt:i4>
      </vt:variant>
      <vt:variant>
        <vt:i4>0</vt:i4>
      </vt:variant>
      <vt:variant>
        <vt:i4>5</vt:i4>
      </vt:variant>
      <vt:variant>
        <vt:lpwstr/>
      </vt:variant>
      <vt:variant>
        <vt:lpwstr>_Optional_Software</vt:lpwstr>
      </vt:variant>
      <vt:variant>
        <vt:i4>131155</vt:i4>
      </vt:variant>
      <vt:variant>
        <vt:i4>714</vt:i4>
      </vt:variant>
      <vt:variant>
        <vt:i4>0</vt:i4>
      </vt:variant>
      <vt:variant>
        <vt:i4>5</vt:i4>
      </vt:variant>
      <vt:variant>
        <vt:lpwstr>https://github.com/microsoft/WindowsProtocolTestSuites/tree/staging/InstallPrerequisites</vt:lpwstr>
      </vt:variant>
      <vt:variant>
        <vt:lpwstr/>
      </vt:variant>
      <vt:variant>
        <vt:i4>5505150</vt:i4>
      </vt:variant>
      <vt:variant>
        <vt:i4>711</vt:i4>
      </vt:variant>
      <vt:variant>
        <vt:i4>0</vt:i4>
      </vt:variant>
      <vt:variant>
        <vt:i4>5</vt:i4>
      </vt:variant>
      <vt:variant>
        <vt:lpwstr/>
      </vt:variant>
      <vt:variant>
        <vt:lpwstr>_Required_Prerequisite_Software</vt:lpwstr>
      </vt:variant>
      <vt:variant>
        <vt:i4>1048601</vt:i4>
      </vt:variant>
      <vt:variant>
        <vt:i4>708</vt:i4>
      </vt:variant>
      <vt:variant>
        <vt:i4>0</vt:i4>
      </vt:variant>
      <vt:variant>
        <vt:i4>5</vt:i4>
      </vt:variant>
      <vt:variant>
        <vt:lpwstr>https://github.com/microsoft/WindowsProtocolTestSuites/blob/staging/README.md</vt:lpwstr>
      </vt:variant>
      <vt:variant>
        <vt:lpwstr/>
      </vt:variant>
      <vt:variant>
        <vt:i4>7471120</vt:i4>
      </vt:variant>
      <vt:variant>
        <vt:i4>705</vt:i4>
      </vt:variant>
      <vt:variant>
        <vt:i4>0</vt:i4>
      </vt:variant>
      <vt:variant>
        <vt:i4>5</vt:i4>
      </vt:variant>
      <vt:variant>
        <vt:lpwstr>https://github.com/microsoft/WindowsProtocolTestSuites/blob/staging/TestSuites/RDP/Client/docs/image/RDP_ClientUserGuide/image6.png</vt:lpwstr>
      </vt:variant>
      <vt:variant>
        <vt:lpwstr/>
      </vt:variant>
      <vt:variant>
        <vt:i4>7471120</vt:i4>
      </vt:variant>
      <vt:variant>
        <vt:i4>702</vt:i4>
      </vt:variant>
      <vt:variant>
        <vt:i4>0</vt:i4>
      </vt:variant>
      <vt:variant>
        <vt:i4>5</vt:i4>
      </vt:variant>
      <vt:variant>
        <vt:lpwstr>https://github.com/microsoft/WindowsProtocolTestSuites/blob/staging/TestSuites/RDP/Client/docs/image/RDP_ClientUserGuide/image6.png</vt:lpwstr>
      </vt:variant>
      <vt:variant>
        <vt:lpwstr/>
      </vt:variant>
      <vt:variant>
        <vt:i4>8257614</vt:i4>
      </vt:variant>
      <vt:variant>
        <vt:i4>699</vt:i4>
      </vt:variant>
      <vt:variant>
        <vt:i4>0</vt:i4>
      </vt:variant>
      <vt:variant>
        <vt:i4>5</vt:i4>
      </vt:variant>
      <vt:variant>
        <vt:lpwstr/>
      </vt:variant>
      <vt:variant>
        <vt:lpwstr>_Test_Environment_Requirements</vt:lpwstr>
      </vt:variant>
      <vt:variant>
        <vt:i4>1704027</vt:i4>
      </vt:variant>
      <vt:variant>
        <vt:i4>696</vt:i4>
      </vt:variant>
      <vt:variant>
        <vt:i4>0</vt:i4>
      </vt:variant>
      <vt:variant>
        <vt:i4>5</vt:i4>
      </vt:variant>
      <vt:variant>
        <vt:lpwstr>https://docs.microsoft.com/en-us/virtualization/hyper-v-on-windows/quick-start/create-virtual-machine</vt:lpwstr>
      </vt:variant>
      <vt:variant>
        <vt:lpwstr/>
      </vt:variant>
      <vt:variant>
        <vt:i4>5505109</vt:i4>
      </vt:variant>
      <vt:variant>
        <vt:i4>693</vt:i4>
      </vt:variant>
      <vt:variant>
        <vt:i4>0</vt:i4>
      </vt:variant>
      <vt:variant>
        <vt:i4>5</vt:i4>
      </vt:variant>
      <vt:variant>
        <vt:lpwstr/>
      </vt:variant>
      <vt:variant>
        <vt:lpwstr>_Domain_Environment</vt:lpwstr>
      </vt:variant>
      <vt:variant>
        <vt:i4>6488168</vt:i4>
      </vt:variant>
      <vt:variant>
        <vt:i4>690</vt:i4>
      </vt:variant>
      <vt:variant>
        <vt:i4>0</vt:i4>
      </vt:variant>
      <vt:variant>
        <vt:i4>5</vt:i4>
      </vt:variant>
      <vt:variant>
        <vt:lpwstr/>
      </vt:variant>
      <vt:variant>
        <vt:lpwstr>_Workgroup_Environment</vt:lpwstr>
      </vt:variant>
      <vt:variant>
        <vt:i4>1245242</vt:i4>
      </vt:variant>
      <vt:variant>
        <vt:i4>687</vt:i4>
      </vt:variant>
      <vt:variant>
        <vt:i4>0</vt:i4>
      </vt:variant>
      <vt:variant>
        <vt:i4>5</vt:i4>
      </vt:variant>
      <vt:variant>
        <vt:lpwstr>mailto:getmma@microsoft.com</vt:lpwstr>
      </vt:variant>
      <vt:variant>
        <vt:lpwstr/>
      </vt:variant>
      <vt:variant>
        <vt:i4>7405634</vt:i4>
      </vt:variant>
      <vt:variant>
        <vt:i4>684</vt:i4>
      </vt:variant>
      <vt:variant>
        <vt:i4>0</vt:i4>
      </vt:variant>
      <vt:variant>
        <vt:i4>5</vt:i4>
      </vt:variant>
      <vt:variant>
        <vt:lpwstr/>
      </vt:variant>
      <vt:variant>
        <vt:lpwstr>_Capturinge_RDP_Traffic</vt:lpwstr>
      </vt:variant>
      <vt:variant>
        <vt:i4>7733288</vt:i4>
      </vt:variant>
      <vt:variant>
        <vt:i4>681</vt:i4>
      </vt:variant>
      <vt:variant>
        <vt:i4>0</vt:i4>
      </vt:variant>
      <vt:variant>
        <vt:i4>5</vt:i4>
      </vt:variant>
      <vt:variant>
        <vt:lpwstr>https://github.com/Microsoft/ProtocolTestFramework/blob/staging/docs/PTFUserGuide.md</vt:lpwstr>
      </vt:variant>
      <vt:variant>
        <vt:lpwstr>4.9</vt:lpwstr>
      </vt:variant>
      <vt:variant>
        <vt:i4>2752531</vt:i4>
      </vt:variant>
      <vt:variant>
        <vt:i4>678</vt:i4>
      </vt:variant>
      <vt:variant>
        <vt:i4>0</vt:i4>
      </vt:variant>
      <vt:variant>
        <vt:i4>5</vt:i4>
      </vt:variant>
      <vt:variant>
        <vt:lpwstr/>
      </vt:variant>
      <vt:variant>
        <vt:lpwstr>_Using_Protocol_Test</vt:lpwstr>
      </vt:variant>
      <vt:variant>
        <vt:i4>7536680</vt:i4>
      </vt:variant>
      <vt:variant>
        <vt:i4>675</vt:i4>
      </vt:variant>
      <vt:variant>
        <vt:i4>0</vt:i4>
      </vt:variant>
      <vt:variant>
        <vt:i4>5</vt:i4>
      </vt:variant>
      <vt:variant>
        <vt:lpwstr>https://github.com/microsoft/WindowsProtocolTestSuites/releases</vt:lpwstr>
      </vt:variant>
      <vt:variant>
        <vt:lpwstr/>
      </vt:variant>
      <vt:variant>
        <vt:i4>786490</vt:i4>
      </vt:variant>
      <vt:variant>
        <vt:i4>672</vt:i4>
      </vt:variant>
      <vt:variant>
        <vt:i4>0</vt:i4>
      </vt:variant>
      <vt:variant>
        <vt:i4>5</vt:i4>
      </vt:variant>
      <vt:variant>
        <vt:lpwstr/>
      </vt:variant>
      <vt:variant>
        <vt:lpwstr>TestCase_trm</vt:lpwstr>
      </vt:variant>
      <vt:variant>
        <vt:i4>3539071</vt:i4>
      </vt:variant>
      <vt:variant>
        <vt:i4>669</vt:i4>
      </vt:variant>
      <vt:variant>
        <vt:i4>0</vt:i4>
      </vt:variant>
      <vt:variant>
        <vt:i4>5</vt:i4>
      </vt:variant>
      <vt:variant>
        <vt:lpwstr>https://github.com/Microsoft/ProtocolTestFramework/releases/tag/1.0.7500.0</vt:lpwstr>
      </vt:variant>
      <vt:variant>
        <vt:lpwstr/>
      </vt:variant>
      <vt:variant>
        <vt:i4>1048601</vt:i4>
      </vt:variant>
      <vt:variant>
        <vt:i4>666</vt:i4>
      </vt:variant>
      <vt:variant>
        <vt:i4>0</vt:i4>
      </vt:variant>
      <vt:variant>
        <vt:i4>5</vt:i4>
      </vt:variant>
      <vt:variant>
        <vt:lpwstr>https://github.com/microsoft/WindowsProtocolTestSuites/blob/staging/README.md</vt:lpwstr>
      </vt:variant>
      <vt:variant>
        <vt:lpwstr/>
      </vt:variant>
      <vt:variant>
        <vt:i4>3932287</vt:i4>
      </vt:variant>
      <vt:variant>
        <vt:i4>663</vt:i4>
      </vt:variant>
      <vt:variant>
        <vt:i4>0</vt:i4>
      </vt:variant>
      <vt:variant>
        <vt:i4>5</vt:i4>
      </vt:variant>
      <vt:variant>
        <vt:lpwstr>https://github.com/Microsoft/ProtocolTestFramework/blob/staging/docs/PTFUserGuide.md</vt:lpwstr>
      </vt:variant>
      <vt:variant>
        <vt:lpwstr>CreatingaTestSuiteManually</vt:lpwstr>
      </vt:variant>
      <vt:variant>
        <vt:i4>7536680</vt:i4>
      </vt:variant>
      <vt:variant>
        <vt:i4>660</vt:i4>
      </vt:variant>
      <vt:variant>
        <vt:i4>0</vt:i4>
      </vt:variant>
      <vt:variant>
        <vt:i4>5</vt:i4>
      </vt:variant>
      <vt:variant>
        <vt:lpwstr>https://github.com/microsoft/WindowsProtocolTestSuites/releases</vt:lpwstr>
      </vt:variant>
      <vt:variant>
        <vt:lpwstr/>
      </vt:variant>
      <vt:variant>
        <vt:i4>3539022</vt:i4>
      </vt:variant>
      <vt:variant>
        <vt:i4>657</vt:i4>
      </vt:variant>
      <vt:variant>
        <vt:i4>0</vt:i4>
      </vt:variant>
      <vt:variant>
        <vt:i4>5</vt:i4>
      </vt:variant>
      <vt:variant>
        <vt:lpwstr>https://aka.ms/vs/15/release/vs_community.exe</vt:lpwstr>
      </vt:variant>
      <vt:variant>
        <vt:lpwstr/>
      </vt:variant>
      <vt:variant>
        <vt:i4>6553699</vt:i4>
      </vt:variant>
      <vt:variant>
        <vt:i4>654</vt:i4>
      </vt:variant>
      <vt:variant>
        <vt:i4>0</vt:i4>
      </vt:variant>
      <vt:variant>
        <vt:i4>5</vt:i4>
      </vt:variant>
      <vt:variant>
        <vt:lpwstr>https://github.com/microsoft/WindowsProtocolTestSuites/tree/staging/TestSuites/RDP</vt:lpwstr>
      </vt:variant>
      <vt:variant>
        <vt:lpwstr/>
      </vt:variant>
      <vt:variant>
        <vt:i4>7864413</vt:i4>
      </vt:variant>
      <vt:variant>
        <vt:i4>651</vt:i4>
      </vt:variant>
      <vt:variant>
        <vt:i4>0</vt:i4>
      </vt:variant>
      <vt:variant>
        <vt:i4>5</vt:i4>
      </vt:variant>
      <vt:variant>
        <vt:lpwstr/>
      </vt:variant>
      <vt:variant>
        <vt:lpwstr>_Running_and_Debugging</vt:lpwstr>
      </vt:variant>
      <vt:variant>
        <vt:i4>7929907</vt:i4>
      </vt:variant>
      <vt:variant>
        <vt:i4>648</vt:i4>
      </vt:variant>
      <vt:variant>
        <vt:i4>0</vt:i4>
      </vt:variant>
      <vt:variant>
        <vt:i4>5</vt:i4>
      </vt:variant>
      <vt:variant>
        <vt:lpwstr>https://docs.github.com/en/github/creating-cloning-and-archiving-repositories/cloning-a-repository</vt:lpwstr>
      </vt:variant>
      <vt:variant>
        <vt:lpwstr/>
      </vt:variant>
      <vt:variant>
        <vt:i4>7536680</vt:i4>
      </vt:variant>
      <vt:variant>
        <vt:i4>645</vt:i4>
      </vt:variant>
      <vt:variant>
        <vt:i4>0</vt:i4>
      </vt:variant>
      <vt:variant>
        <vt:i4>5</vt:i4>
      </vt:variant>
      <vt:variant>
        <vt:lpwstr>https://github.com/microsoft/WindowsProtocolTestSuites/releases</vt:lpwstr>
      </vt:variant>
      <vt:variant>
        <vt:lpwstr/>
      </vt:variant>
      <vt:variant>
        <vt:i4>5570644</vt:i4>
      </vt:variant>
      <vt:variant>
        <vt:i4>642</vt:i4>
      </vt:variant>
      <vt:variant>
        <vt:i4>0</vt:i4>
      </vt:variant>
      <vt:variant>
        <vt:i4>5</vt:i4>
      </vt:variant>
      <vt:variant>
        <vt:lpwstr/>
      </vt:variant>
      <vt:variant>
        <vt:lpwstr>_Optional_Software</vt:lpwstr>
      </vt:variant>
      <vt:variant>
        <vt:i4>1114120</vt:i4>
      </vt:variant>
      <vt:variant>
        <vt:i4>639</vt:i4>
      </vt:variant>
      <vt:variant>
        <vt:i4>0</vt:i4>
      </vt:variant>
      <vt:variant>
        <vt:i4>5</vt:i4>
      </vt:variant>
      <vt:variant>
        <vt:lpwstr>https://docs.microsoft.com/en-us/powershell/scripting/install/installing-powershell-core-on-windows?view=powershell-7</vt:lpwstr>
      </vt:variant>
      <vt:variant>
        <vt:lpwstr/>
      </vt:variant>
      <vt:variant>
        <vt:i4>5963795</vt:i4>
      </vt:variant>
      <vt:variant>
        <vt:i4>636</vt:i4>
      </vt:variant>
      <vt:variant>
        <vt:i4>0</vt:i4>
      </vt:variant>
      <vt:variant>
        <vt:i4>5</vt:i4>
      </vt:variant>
      <vt:variant>
        <vt:lpwstr>https://github.com/microsoft/WindowsProtocolTestSuites/tree/main/InstallPrerequisites</vt:lpwstr>
      </vt:variant>
      <vt:variant>
        <vt:lpwstr/>
      </vt:variant>
      <vt:variant>
        <vt:i4>7340151</vt:i4>
      </vt:variant>
      <vt:variant>
        <vt:i4>633</vt:i4>
      </vt:variant>
      <vt:variant>
        <vt:i4>0</vt:i4>
      </vt:variant>
      <vt:variant>
        <vt:i4>5</vt:i4>
      </vt:variant>
      <vt:variant>
        <vt:lpwstr>https://github.com/microsoft/WindowsProtocolTestSuites/blob/main/README.md</vt:lpwstr>
      </vt:variant>
      <vt:variant>
        <vt:lpwstr/>
      </vt:variant>
      <vt:variant>
        <vt:i4>852041</vt:i4>
      </vt:variant>
      <vt:variant>
        <vt:i4>630</vt:i4>
      </vt:variant>
      <vt:variant>
        <vt:i4>0</vt:i4>
      </vt:variant>
      <vt:variant>
        <vt:i4>5</vt:i4>
      </vt:variant>
      <vt:variant>
        <vt:lpwstr>https://github.com/microsoft/WindowsProtocolTestSuites/releases/tag/3.20.1.0</vt:lpwstr>
      </vt:variant>
      <vt:variant>
        <vt:lpwstr/>
      </vt:variant>
      <vt:variant>
        <vt:i4>5046380</vt:i4>
      </vt:variant>
      <vt:variant>
        <vt:i4>627</vt:i4>
      </vt:variant>
      <vt:variant>
        <vt:i4>0</vt:i4>
      </vt:variant>
      <vt:variant>
        <vt:i4>5</vt:i4>
      </vt:variant>
      <vt:variant>
        <vt:lpwstr/>
      </vt:variant>
      <vt:variant>
        <vt:lpwstr>_Environment_Computer_Requirements</vt:lpwstr>
      </vt:variant>
      <vt:variant>
        <vt:i4>5046380</vt:i4>
      </vt:variant>
      <vt:variant>
        <vt:i4>624</vt:i4>
      </vt:variant>
      <vt:variant>
        <vt:i4>0</vt:i4>
      </vt:variant>
      <vt:variant>
        <vt:i4>5</vt:i4>
      </vt:variant>
      <vt:variant>
        <vt:lpwstr/>
      </vt:variant>
      <vt:variant>
        <vt:lpwstr>_Environment_Computer_Requirements</vt:lpwstr>
      </vt:variant>
      <vt:variant>
        <vt:i4>1900650</vt:i4>
      </vt:variant>
      <vt:variant>
        <vt:i4>621</vt:i4>
      </vt:variant>
      <vt:variant>
        <vt:i4>0</vt:i4>
      </vt:variant>
      <vt:variant>
        <vt:i4>5</vt:i4>
      </vt:variant>
      <vt:variant>
        <vt:lpwstr/>
      </vt:variant>
      <vt:variant>
        <vt:lpwstr>_Running_MS-RDPEI_Test</vt:lpwstr>
      </vt:variant>
      <vt:variant>
        <vt:i4>2359338</vt:i4>
      </vt:variant>
      <vt:variant>
        <vt:i4>618</vt:i4>
      </vt:variant>
      <vt:variant>
        <vt:i4>0</vt:i4>
      </vt:variant>
      <vt:variant>
        <vt:i4>5</vt:i4>
      </vt:variant>
      <vt:variant>
        <vt:lpwstr>https://store.osr.com/</vt:lpwstr>
      </vt:variant>
      <vt:variant>
        <vt:lpwstr/>
      </vt:variant>
      <vt:variant>
        <vt:i4>3997754</vt:i4>
      </vt:variant>
      <vt:variant>
        <vt:i4>615</vt:i4>
      </vt:variant>
      <vt:variant>
        <vt:i4>0</vt:i4>
      </vt:variant>
      <vt:variant>
        <vt:i4>5</vt:i4>
      </vt:variant>
      <vt:variant>
        <vt:lpwstr/>
      </vt:variant>
      <vt:variant>
        <vt:lpwstr>_Configure_the_Test_1</vt:lpwstr>
      </vt:variant>
      <vt:variant>
        <vt:i4>5570633</vt:i4>
      </vt:variant>
      <vt:variant>
        <vt:i4>612</vt:i4>
      </vt:variant>
      <vt:variant>
        <vt:i4>0</vt:i4>
      </vt:variant>
      <vt:variant>
        <vt:i4>5</vt:i4>
      </vt:variant>
      <vt:variant>
        <vt:lpwstr/>
      </vt:variant>
      <vt:variant>
        <vt:lpwstr>_Domain_Controller</vt:lpwstr>
      </vt:variant>
      <vt:variant>
        <vt:i4>8323163</vt:i4>
      </vt:variant>
      <vt:variant>
        <vt:i4>609</vt:i4>
      </vt:variant>
      <vt:variant>
        <vt:i4>0</vt:i4>
      </vt:variant>
      <vt:variant>
        <vt:i4>5</vt:i4>
      </vt:variant>
      <vt:variant>
        <vt:lpwstr/>
      </vt:variant>
      <vt:variant>
        <vt:lpwstr>_System_Under_Test</vt:lpwstr>
      </vt:variant>
      <vt:variant>
        <vt:i4>3014711</vt:i4>
      </vt:variant>
      <vt:variant>
        <vt:i4>606</vt:i4>
      </vt:variant>
      <vt:variant>
        <vt:i4>0</vt:i4>
      </vt:variant>
      <vt:variant>
        <vt:i4>5</vt:i4>
      </vt:variant>
      <vt:variant>
        <vt:lpwstr/>
      </vt:variant>
      <vt:variant>
        <vt:lpwstr>_Driver_Computer</vt:lpwstr>
      </vt:variant>
      <vt:variant>
        <vt:i4>5046380</vt:i4>
      </vt:variant>
      <vt:variant>
        <vt:i4>603</vt:i4>
      </vt:variant>
      <vt:variant>
        <vt:i4>0</vt:i4>
      </vt:variant>
      <vt:variant>
        <vt:i4>5</vt:i4>
      </vt:variant>
      <vt:variant>
        <vt:lpwstr/>
      </vt:variant>
      <vt:variant>
        <vt:lpwstr>_Environment_Computer_Requirements</vt:lpwstr>
      </vt:variant>
      <vt:variant>
        <vt:i4>3276825</vt:i4>
      </vt:variant>
      <vt:variant>
        <vt:i4>600</vt:i4>
      </vt:variant>
      <vt:variant>
        <vt:i4>0</vt:i4>
      </vt:variant>
      <vt:variant>
        <vt:i4>5</vt:i4>
      </vt:variant>
      <vt:variant>
        <vt:lpwstr/>
      </vt:variant>
      <vt:variant>
        <vt:lpwstr>_Verify_Test_Environment</vt:lpwstr>
      </vt:variant>
      <vt:variant>
        <vt:i4>5505109</vt:i4>
      </vt:variant>
      <vt:variant>
        <vt:i4>597</vt:i4>
      </vt:variant>
      <vt:variant>
        <vt:i4>0</vt:i4>
      </vt:variant>
      <vt:variant>
        <vt:i4>5</vt:i4>
      </vt:variant>
      <vt:variant>
        <vt:lpwstr/>
      </vt:variant>
      <vt:variant>
        <vt:lpwstr>_Domain_Environment</vt:lpwstr>
      </vt:variant>
      <vt:variant>
        <vt:i4>7929927</vt:i4>
      </vt:variant>
      <vt:variant>
        <vt:i4>594</vt:i4>
      </vt:variant>
      <vt:variant>
        <vt:i4>0</vt:i4>
      </vt:variant>
      <vt:variant>
        <vt:i4>5</vt:i4>
      </vt:variant>
      <vt:variant>
        <vt:lpwstr/>
      </vt:variant>
      <vt:variant>
        <vt:lpwstr>_Reviewing_the_Test</vt:lpwstr>
      </vt:variant>
      <vt:variant>
        <vt:i4>5701739</vt:i4>
      </vt:variant>
      <vt:variant>
        <vt:i4>591</vt:i4>
      </vt:variant>
      <vt:variant>
        <vt:i4>0</vt:i4>
      </vt:variant>
      <vt:variant>
        <vt:i4>5</vt:i4>
      </vt:variant>
      <vt:variant>
        <vt:lpwstr/>
      </vt:variant>
      <vt:variant>
        <vt:lpwstr>_Working_with_a</vt:lpwstr>
      </vt:variant>
      <vt:variant>
        <vt:i4>2752531</vt:i4>
      </vt:variant>
      <vt:variant>
        <vt:i4>588</vt:i4>
      </vt:variant>
      <vt:variant>
        <vt:i4>0</vt:i4>
      </vt:variant>
      <vt:variant>
        <vt:i4>5</vt:i4>
      </vt:variant>
      <vt:variant>
        <vt:lpwstr/>
      </vt:variant>
      <vt:variant>
        <vt:lpwstr>_Using_Protocol_Test</vt:lpwstr>
      </vt:variant>
      <vt:variant>
        <vt:i4>4849764</vt:i4>
      </vt:variant>
      <vt:variant>
        <vt:i4>585</vt:i4>
      </vt:variant>
      <vt:variant>
        <vt:i4>0</vt:i4>
      </vt:variant>
      <vt:variant>
        <vt:i4>5</vt:i4>
      </vt:variant>
      <vt:variant>
        <vt:lpwstr/>
      </vt:variant>
      <vt:variant>
        <vt:lpwstr>_Running_Specific_Test</vt:lpwstr>
      </vt:variant>
      <vt:variant>
        <vt:i4>1572899</vt:i4>
      </vt:variant>
      <vt:variant>
        <vt:i4>582</vt:i4>
      </vt:variant>
      <vt:variant>
        <vt:i4>0</vt:i4>
      </vt:variant>
      <vt:variant>
        <vt:i4>5</vt:i4>
      </vt:variant>
      <vt:variant>
        <vt:lpwstr/>
      </vt:variant>
      <vt:variant>
        <vt:lpwstr>_Running_All_Test</vt:lpwstr>
      </vt:variant>
      <vt:variant>
        <vt:i4>7602268</vt:i4>
      </vt:variant>
      <vt:variant>
        <vt:i4>579</vt:i4>
      </vt:variant>
      <vt:variant>
        <vt:i4>0</vt:i4>
      </vt:variant>
      <vt:variant>
        <vt:i4>5</vt:i4>
      </vt:variant>
      <vt:variant>
        <vt:lpwstr/>
      </vt:variant>
      <vt:variant>
        <vt:lpwstr>_Quick_Start_ChecklistTest</vt:lpwstr>
      </vt:variant>
      <vt:variant>
        <vt:i4>1900597</vt:i4>
      </vt:variant>
      <vt:variant>
        <vt:i4>576</vt:i4>
      </vt:variant>
      <vt:variant>
        <vt:i4>0</vt:i4>
      </vt:variant>
      <vt:variant>
        <vt:i4>5</vt:i4>
      </vt:variant>
      <vt:variant>
        <vt:lpwstr/>
      </vt:variant>
      <vt:variant>
        <vt:lpwstr>_Choosing_the_RDP</vt:lpwstr>
      </vt:variant>
      <vt:variant>
        <vt:i4>5701750</vt:i4>
      </vt:variant>
      <vt:variant>
        <vt:i4>573</vt:i4>
      </vt:variant>
      <vt:variant>
        <vt:i4>0</vt:i4>
      </vt:variant>
      <vt:variant>
        <vt:i4>5</vt:i4>
      </vt:variant>
      <vt:variant>
        <vt:lpwstr/>
      </vt:variant>
      <vt:variant>
        <vt:lpwstr>_Running_Verification_</vt:lpwstr>
      </vt:variant>
      <vt:variant>
        <vt:i4>2752606</vt:i4>
      </vt:variant>
      <vt:variant>
        <vt:i4>570</vt:i4>
      </vt:variant>
      <vt:variant>
        <vt:i4>0</vt:i4>
      </vt:variant>
      <vt:variant>
        <vt:i4>5</vt:i4>
      </vt:variant>
      <vt:variant>
        <vt:lpwstr/>
      </vt:variant>
      <vt:variant>
        <vt:lpwstr>_Test_Run_Pre-Configuration</vt:lpwstr>
      </vt:variant>
      <vt:variant>
        <vt:i4>6422606</vt:i4>
      </vt:variant>
      <vt:variant>
        <vt:i4>567</vt:i4>
      </vt:variant>
      <vt:variant>
        <vt:i4>0</vt:i4>
      </vt:variant>
      <vt:variant>
        <vt:i4>5</vt:i4>
      </vt:variant>
      <vt:variant>
        <vt:lpwstr/>
      </vt:variant>
      <vt:variant>
        <vt:lpwstr>_Configure_the_Test</vt:lpwstr>
      </vt:variant>
      <vt:variant>
        <vt:i4>1900656</vt:i4>
      </vt:variant>
      <vt:variant>
        <vt:i4>564</vt:i4>
      </vt:variant>
      <vt:variant>
        <vt:i4>0</vt:i4>
      </vt:variant>
      <vt:variant>
        <vt:i4>5</vt:i4>
      </vt:variant>
      <vt:variant>
        <vt:lpwstr/>
      </vt:variant>
      <vt:variant>
        <vt:lpwstr>_Configuring_Non-Windows_Test</vt:lpwstr>
      </vt:variant>
      <vt:variant>
        <vt:i4>852015</vt:i4>
      </vt:variant>
      <vt:variant>
        <vt:i4>561</vt:i4>
      </vt:variant>
      <vt:variant>
        <vt:i4>0</vt:i4>
      </vt:variant>
      <vt:variant>
        <vt:i4>5</vt:i4>
      </vt:variant>
      <vt:variant>
        <vt:lpwstr/>
      </vt:variant>
      <vt:variant>
        <vt:lpwstr>_Configure_the_Driver</vt:lpwstr>
      </vt:variant>
      <vt:variant>
        <vt:i4>6422622</vt:i4>
      </vt:variant>
      <vt:variant>
        <vt:i4>558</vt:i4>
      </vt:variant>
      <vt:variant>
        <vt:i4>0</vt:i4>
      </vt:variant>
      <vt:variant>
        <vt:i4>5</vt:i4>
      </vt:variant>
      <vt:variant>
        <vt:lpwstr/>
      </vt:variant>
      <vt:variant>
        <vt:lpwstr>_Configure_the_SUT</vt:lpwstr>
      </vt:variant>
      <vt:variant>
        <vt:i4>1179689</vt:i4>
      </vt:variant>
      <vt:variant>
        <vt:i4>555</vt:i4>
      </vt:variant>
      <vt:variant>
        <vt:i4>0</vt:i4>
      </vt:variant>
      <vt:variant>
        <vt:i4>5</vt:i4>
      </vt:variant>
      <vt:variant>
        <vt:lpwstr/>
      </vt:variant>
      <vt:variant>
        <vt:lpwstr>_Configuratingon_Windows_Test</vt:lpwstr>
      </vt:variant>
      <vt:variant>
        <vt:i4>6226016</vt:i4>
      </vt:variant>
      <vt:variant>
        <vt:i4>552</vt:i4>
      </vt:variant>
      <vt:variant>
        <vt:i4>0</vt:i4>
      </vt:variant>
      <vt:variant>
        <vt:i4>5</vt:i4>
      </vt:variant>
      <vt:variant>
        <vt:lpwstr/>
      </vt:variant>
      <vt:variant>
        <vt:lpwstr>_Verifying_Test_Environment</vt:lpwstr>
      </vt:variant>
      <vt:variant>
        <vt:i4>6881383</vt:i4>
      </vt:variant>
      <vt:variant>
        <vt:i4>549</vt:i4>
      </vt:variant>
      <vt:variant>
        <vt:i4>0</vt:i4>
      </vt:variant>
      <vt:variant>
        <vt:i4>5</vt:i4>
      </vt:variant>
      <vt:variant>
        <vt:lpwstr/>
      </vt:variant>
      <vt:variant>
        <vt:lpwstr>_Network_Configuration</vt:lpwstr>
      </vt:variant>
      <vt:variant>
        <vt:i4>1703940</vt:i4>
      </vt:variant>
      <vt:variant>
        <vt:i4>546</vt:i4>
      </vt:variant>
      <vt:variant>
        <vt:i4>0</vt:i4>
      </vt:variant>
      <vt:variant>
        <vt:i4>5</vt:i4>
      </vt:variant>
      <vt:variant>
        <vt:lpwstr/>
      </vt:variant>
      <vt:variant>
        <vt:lpwstr>_Set_Up_the_2</vt:lpwstr>
      </vt:variant>
      <vt:variant>
        <vt:i4>983086</vt:i4>
      </vt:variant>
      <vt:variant>
        <vt:i4>543</vt:i4>
      </vt:variant>
      <vt:variant>
        <vt:i4>0</vt:i4>
      </vt:variant>
      <vt:variant>
        <vt:i4>5</vt:i4>
      </vt:variant>
      <vt:variant>
        <vt:lpwstr/>
      </vt:variant>
      <vt:variant>
        <vt:lpwstr>_Installed_Files_and</vt:lpwstr>
      </vt:variant>
      <vt:variant>
        <vt:i4>1703940</vt:i4>
      </vt:variant>
      <vt:variant>
        <vt:i4>540</vt:i4>
      </vt:variant>
      <vt:variant>
        <vt:i4>0</vt:i4>
      </vt:variant>
      <vt:variant>
        <vt:i4>5</vt:i4>
      </vt:variant>
      <vt:variant>
        <vt:lpwstr/>
      </vt:variant>
      <vt:variant>
        <vt:lpwstr>_Set_Up_the_1</vt:lpwstr>
      </vt:variant>
      <vt:variant>
        <vt:i4>983086</vt:i4>
      </vt:variant>
      <vt:variant>
        <vt:i4>537</vt:i4>
      </vt:variant>
      <vt:variant>
        <vt:i4>0</vt:i4>
      </vt:variant>
      <vt:variant>
        <vt:i4>5</vt:i4>
      </vt:variant>
      <vt:variant>
        <vt:lpwstr/>
      </vt:variant>
      <vt:variant>
        <vt:lpwstr>_Installed_Files_and</vt:lpwstr>
      </vt:variant>
      <vt:variant>
        <vt:i4>4522081</vt:i4>
      </vt:variant>
      <vt:variant>
        <vt:i4>534</vt:i4>
      </vt:variant>
      <vt:variant>
        <vt:i4>0</vt:i4>
      </vt:variant>
      <vt:variant>
        <vt:i4>5</vt:i4>
      </vt:variant>
      <vt:variant>
        <vt:lpwstr/>
      </vt:variant>
      <vt:variant>
        <vt:lpwstr>_Set_Up_the</vt:lpwstr>
      </vt:variant>
      <vt:variant>
        <vt:i4>1048613</vt:i4>
      </vt:variant>
      <vt:variant>
        <vt:i4>531</vt:i4>
      </vt:variant>
      <vt:variant>
        <vt:i4>0</vt:i4>
      </vt:variant>
      <vt:variant>
        <vt:i4>5</vt:i4>
      </vt:variant>
      <vt:variant>
        <vt:lpwstr/>
      </vt:variant>
      <vt:variant>
        <vt:lpwstr>_Software</vt:lpwstr>
      </vt:variant>
      <vt:variant>
        <vt:i4>5046380</vt:i4>
      </vt:variant>
      <vt:variant>
        <vt:i4>528</vt:i4>
      </vt:variant>
      <vt:variant>
        <vt:i4>0</vt:i4>
      </vt:variant>
      <vt:variant>
        <vt:i4>5</vt:i4>
      </vt:variant>
      <vt:variant>
        <vt:lpwstr/>
      </vt:variant>
      <vt:variant>
        <vt:lpwstr>_Environment_Computer_Requirements</vt:lpwstr>
      </vt:variant>
      <vt:variant>
        <vt:i4>6488168</vt:i4>
      </vt:variant>
      <vt:variant>
        <vt:i4>525</vt:i4>
      </vt:variant>
      <vt:variant>
        <vt:i4>0</vt:i4>
      </vt:variant>
      <vt:variant>
        <vt:i4>5</vt:i4>
      </vt:variant>
      <vt:variant>
        <vt:lpwstr/>
      </vt:variant>
      <vt:variant>
        <vt:lpwstr>_Workgroup_Environment</vt:lpwstr>
      </vt:variant>
      <vt:variant>
        <vt:i4>7471124</vt:i4>
      </vt:variant>
      <vt:variant>
        <vt:i4>522</vt:i4>
      </vt:variant>
      <vt:variant>
        <vt:i4>0</vt:i4>
      </vt:variant>
      <vt:variant>
        <vt:i4>5</vt:i4>
      </vt:variant>
      <vt:variant>
        <vt:lpwstr>https://github.com/microsoft/WindowsProtocolTestSuites/blob/staging/TestSuites/RDP/Client/docs/image/RDP_ClientUserGuide/image2.png</vt:lpwstr>
      </vt:variant>
      <vt:variant>
        <vt:lpwstr/>
      </vt:variant>
      <vt:variant>
        <vt:i4>262190</vt:i4>
      </vt:variant>
      <vt:variant>
        <vt:i4>519</vt:i4>
      </vt:variant>
      <vt:variant>
        <vt:i4>0</vt:i4>
      </vt:variant>
      <vt:variant>
        <vt:i4>5</vt:i4>
      </vt:variant>
      <vt:variant>
        <vt:lpwstr>mailto:dochelp@microsoft.com</vt:lpwstr>
      </vt:variant>
      <vt:variant>
        <vt:lpwstr/>
      </vt:variant>
      <vt:variant>
        <vt:i4>983086</vt:i4>
      </vt:variant>
      <vt:variant>
        <vt:i4>516</vt:i4>
      </vt:variant>
      <vt:variant>
        <vt:i4>0</vt:i4>
      </vt:variant>
      <vt:variant>
        <vt:i4>5</vt:i4>
      </vt:variant>
      <vt:variant>
        <vt:lpwstr/>
      </vt:variant>
      <vt:variant>
        <vt:lpwstr>_Installed_Files_and</vt:lpwstr>
      </vt:variant>
      <vt:variant>
        <vt:i4>7602268</vt:i4>
      </vt:variant>
      <vt:variant>
        <vt:i4>513</vt:i4>
      </vt:variant>
      <vt:variant>
        <vt:i4>0</vt:i4>
      </vt:variant>
      <vt:variant>
        <vt:i4>5</vt:i4>
      </vt:variant>
      <vt:variant>
        <vt:lpwstr/>
      </vt:variant>
      <vt:variant>
        <vt:lpwstr>_Quick_Start_ChecklistTest</vt:lpwstr>
      </vt:variant>
      <vt:variant>
        <vt:i4>786474</vt:i4>
      </vt:variant>
      <vt:variant>
        <vt:i4>510</vt:i4>
      </vt:variant>
      <vt:variant>
        <vt:i4>0</vt:i4>
      </vt:variant>
      <vt:variant>
        <vt:i4>5</vt:i4>
      </vt:variant>
      <vt:variant>
        <vt:lpwstr/>
      </vt:variant>
      <vt:variant>
        <vt:lpwstr>_Resources_and_References</vt:lpwstr>
      </vt:variant>
      <vt:variant>
        <vt:i4>3735552</vt:i4>
      </vt:variant>
      <vt:variant>
        <vt:i4>507</vt:i4>
      </vt:variant>
      <vt:variant>
        <vt:i4>0</vt:i4>
      </vt:variant>
      <vt:variant>
        <vt:i4>5</vt:i4>
      </vt:variant>
      <vt:variant>
        <vt:lpwstr>https://docs.microsoft.com/en-us/openspecs/windows_protocols/MS-WINPROTLP/e36c976a-6263-42a8-b119-7a3cc41ddd2a</vt:lpwstr>
      </vt:variant>
      <vt:variant>
        <vt:lpwstr/>
      </vt:variant>
      <vt:variant>
        <vt:i4>1179709</vt:i4>
      </vt:variant>
      <vt:variant>
        <vt:i4>500</vt:i4>
      </vt:variant>
      <vt:variant>
        <vt:i4>0</vt:i4>
      </vt:variant>
      <vt:variant>
        <vt:i4>5</vt:i4>
      </vt:variant>
      <vt:variant>
        <vt:lpwstr/>
      </vt:variant>
      <vt:variant>
        <vt:lpwstr>_Toc49252099</vt:lpwstr>
      </vt:variant>
      <vt:variant>
        <vt:i4>1245245</vt:i4>
      </vt:variant>
      <vt:variant>
        <vt:i4>494</vt:i4>
      </vt:variant>
      <vt:variant>
        <vt:i4>0</vt:i4>
      </vt:variant>
      <vt:variant>
        <vt:i4>5</vt:i4>
      </vt:variant>
      <vt:variant>
        <vt:lpwstr/>
      </vt:variant>
      <vt:variant>
        <vt:lpwstr>_Toc49252098</vt:lpwstr>
      </vt:variant>
      <vt:variant>
        <vt:i4>1835069</vt:i4>
      </vt:variant>
      <vt:variant>
        <vt:i4>488</vt:i4>
      </vt:variant>
      <vt:variant>
        <vt:i4>0</vt:i4>
      </vt:variant>
      <vt:variant>
        <vt:i4>5</vt:i4>
      </vt:variant>
      <vt:variant>
        <vt:lpwstr/>
      </vt:variant>
      <vt:variant>
        <vt:lpwstr>_Toc49252097</vt:lpwstr>
      </vt:variant>
      <vt:variant>
        <vt:i4>1900605</vt:i4>
      </vt:variant>
      <vt:variant>
        <vt:i4>482</vt:i4>
      </vt:variant>
      <vt:variant>
        <vt:i4>0</vt:i4>
      </vt:variant>
      <vt:variant>
        <vt:i4>5</vt:i4>
      </vt:variant>
      <vt:variant>
        <vt:lpwstr/>
      </vt:variant>
      <vt:variant>
        <vt:lpwstr>_Toc49252096</vt:lpwstr>
      </vt:variant>
      <vt:variant>
        <vt:i4>1966141</vt:i4>
      </vt:variant>
      <vt:variant>
        <vt:i4>476</vt:i4>
      </vt:variant>
      <vt:variant>
        <vt:i4>0</vt:i4>
      </vt:variant>
      <vt:variant>
        <vt:i4>5</vt:i4>
      </vt:variant>
      <vt:variant>
        <vt:lpwstr/>
      </vt:variant>
      <vt:variant>
        <vt:lpwstr>_Toc49252095</vt:lpwstr>
      </vt:variant>
      <vt:variant>
        <vt:i4>2031677</vt:i4>
      </vt:variant>
      <vt:variant>
        <vt:i4>470</vt:i4>
      </vt:variant>
      <vt:variant>
        <vt:i4>0</vt:i4>
      </vt:variant>
      <vt:variant>
        <vt:i4>5</vt:i4>
      </vt:variant>
      <vt:variant>
        <vt:lpwstr/>
      </vt:variant>
      <vt:variant>
        <vt:lpwstr>_Toc49252094</vt:lpwstr>
      </vt:variant>
      <vt:variant>
        <vt:i4>1572925</vt:i4>
      </vt:variant>
      <vt:variant>
        <vt:i4>464</vt:i4>
      </vt:variant>
      <vt:variant>
        <vt:i4>0</vt:i4>
      </vt:variant>
      <vt:variant>
        <vt:i4>5</vt:i4>
      </vt:variant>
      <vt:variant>
        <vt:lpwstr/>
      </vt:variant>
      <vt:variant>
        <vt:lpwstr>_Toc49252093</vt:lpwstr>
      </vt:variant>
      <vt:variant>
        <vt:i4>1638461</vt:i4>
      </vt:variant>
      <vt:variant>
        <vt:i4>458</vt:i4>
      </vt:variant>
      <vt:variant>
        <vt:i4>0</vt:i4>
      </vt:variant>
      <vt:variant>
        <vt:i4>5</vt:i4>
      </vt:variant>
      <vt:variant>
        <vt:lpwstr/>
      </vt:variant>
      <vt:variant>
        <vt:lpwstr>_Toc49252092</vt:lpwstr>
      </vt:variant>
      <vt:variant>
        <vt:i4>1703997</vt:i4>
      </vt:variant>
      <vt:variant>
        <vt:i4>452</vt:i4>
      </vt:variant>
      <vt:variant>
        <vt:i4>0</vt:i4>
      </vt:variant>
      <vt:variant>
        <vt:i4>5</vt:i4>
      </vt:variant>
      <vt:variant>
        <vt:lpwstr/>
      </vt:variant>
      <vt:variant>
        <vt:lpwstr>_Toc49252091</vt:lpwstr>
      </vt:variant>
      <vt:variant>
        <vt:i4>1769533</vt:i4>
      </vt:variant>
      <vt:variant>
        <vt:i4>446</vt:i4>
      </vt:variant>
      <vt:variant>
        <vt:i4>0</vt:i4>
      </vt:variant>
      <vt:variant>
        <vt:i4>5</vt:i4>
      </vt:variant>
      <vt:variant>
        <vt:lpwstr/>
      </vt:variant>
      <vt:variant>
        <vt:lpwstr>_Toc49252090</vt:lpwstr>
      </vt:variant>
      <vt:variant>
        <vt:i4>1179708</vt:i4>
      </vt:variant>
      <vt:variant>
        <vt:i4>440</vt:i4>
      </vt:variant>
      <vt:variant>
        <vt:i4>0</vt:i4>
      </vt:variant>
      <vt:variant>
        <vt:i4>5</vt:i4>
      </vt:variant>
      <vt:variant>
        <vt:lpwstr/>
      </vt:variant>
      <vt:variant>
        <vt:lpwstr>_Toc49252089</vt:lpwstr>
      </vt:variant>
      <vt:variant>
        <vt:i4>1245244</vt:i4>
      </vt:variant>
      <vt:variant>
        <vt:i4>434</vt:i4>
      </vt:variant>
      <vt:variant>
        <vt:i4>0</vt:i4>
      </vt:variant>
      <vt:variant>
        <vt:i4>5</vt:i4>
      </vt:variant>
      <vt:variant>
        <vt:lpwstr/>
      </vt:variant>
      <vt:variant>
        <vt:lpwstr>_Toc49252088</vt:lpwstr>
      </vt:variant>
      <vt:variant>
        <vt:i4>1835068</vt:i4>
      </vt:variant>
      <vt:variant>
        <vt:i4>428</vt:i4>
      </vt:variant>
      <vt:variant>
        <vt:i4>0</vt:i4>
      </vt:variant>
      <vt:variant>
        <vt:i4>5</vt:i4>
      </vt:variant>
      <vt:variant>
        <vt:lpwstr/>
      </vt:variant>
      <vt:variant>
        <vt:lpwstr>_Toc49252087</vt:lpwstr>
      </vt:variant>
      <vt:variant>
        <vt:i4>1900604</vt:i4>
      </vt:variant>
      <vt:variant>
        <vt:i4>422</vt:i4>
      </vt:variant>
      <vt:variant>
        <vt:i4>0</vt:i4>
      </vt:variant>
      <vt:variant>
        <vt:i4>5</vt:i4>
      </vt:variant>
      <vt:variant>
        <vt:lpwstr/>
      </vt:variant>
      <vt:variant>
        <vt:lpwstr>_Toc49252086</vt:lpwstr>
      </vt:variant>
      <vt:variant>
        <vt:i4>1966140</vt:i4>
      </vt:variant>
      <vt:variant>
        <vt:i4>416</vt:i4>
      </vt:variant>
      <vt:variant>
        <vt:i4>0</vt:i4>
      </vt:variant>
      <vt:variant>
        <vt:i4>5</vt:i4>
      </vt:variant>
      <vt:variant>
        <vt:lpwstr/>
      </vt:variant>
      <vt:variant>
        <vt:lpwstr>_Toc49252085</vt:lpwstr>
      </vt:variant>
      <vt:variant>
        <vt:i4>2031676</vt:i4>
      </vt:variant>
      <vt:variant>
        <vt:i4>410</vt:i4>
      </vt:variant>
      <vt:variant>
        <vt:i4>0</vt:i4>
      </vt:variant>
      <vt:variant>
        <vt:i4>5</vt:i4>
      </vt:variant>
      <vt:variant>
        <vt:lpwstr/>
      </vt:variant>
      <vt:variant>
        <vt:lpwstr>_Toc49252084</vt:lpwstr>
      </vt:variant>
      <vt:variant>
        <vt:i4>1572924</vt:i4>
      </vt:variant>
      <vt:variant>
        <vt:i4>404</vt:i4>
      </vt:variant>
      <vt:variant>
        <vt:i4>0</vt:i4>
      </vt:variant>
      <vt:variant>
        <vt:i4>5</vt:i4>
      </vt:variant>
      <vt:variant>
        <vt:lpwstr/>
      </vt:variant>
      <vt:variant>
        <vt:lpwstr>_Toc49252083</vt:lpwstr>
      </vt:variant>
      <vt:variant>
        <vt:i4>1638460</vt:i4>
      </vt:variant>
      <vt:variant>
        <vt:i4>398</vt:i4>
      </vt:variant>
      <vt:variant>
        <vt:i4>0</vt:i4>
      </vt:variant>
      <vt:variant>
        <vt:i4>5</vt:i4>
      </vt:variant>
      <vt:variant>
        <vt:lpwstr/>
      </vt:variant>
      <vt:variant>
        <vt:lpwstr>_Toc49252082</vt:lpwstr>
      </vt:variant>
      <vt:variant>
        <vt:i4>1703996</vt:i4>
      </vt:variant>
      <vt:variant>
        <vt:i4>392</vt:i4>
      </vt:variant>
      <vt:variant>
        <vt:i4>0</vt:i4>
      </vt:variant>
      <vt:variant>
        <vt:i4>5</vt:i4>
      </vt:variant>
      <vt:variant>
        <vt:lpwstr/>
      </vt:variant>
      <vt:variant>
        <vt:lpwstr>_Toc49252081</vt:lpwstr>
      </vt:variant>
      <vt:variant>
        <vt:i4>1769532</vt:i4>
      </vt:variant>
      <vt:variant>
        <vt:i4>386</vt:i4>
      </vt:variant>
      <vt:variant>
        <vt:i4>0</vt:i4>
      </vt:variant>
      <vt:variant>
        <vt:i4>5</vt:i4>
      </vt:variant>
      <vt:variant>
        <vt:lpwstr/>
      </vt:variant>
      <vt:variant>
        <vt:lpwstr>_Toc49252080</vt:lpwstr>
      </vt:variant>
      <vt:variant>
        <vt:i4>1179699</vt:i4>
      </vt:variant>
      <vt:variant>
        <vt:i4>380</vt:i4>
      </vt:variant>
      <vt:variant>
        <vt:i4>0</vt:i4>
      </vt:variant>
      <vt:variant>
        <vt:i4>5</vt:i4>
      </vt:variant>
      <vt:variant>
        <vt:lpwstr/>
      </vt:variant>
      <vt:variant>
        <vt:lpwstr>_Toc49252079</vt:lpwstr>
      </vt:variant>
      <vt:variant>
        <vt:i4>1245235</vt:i4>
      </vt:variant>
      <vt:variant>
        <vt:i4>374</vt:i4>
      </vt:variant>
      <vt:variant>
        <vt:i4>0</vt:i4>
      </vt:variant>
      <vt:variant>
        <vt:i4>5</vt:i4>
      </vt:variant>
      <vt:variant>
        <vt:lpwstr/>
      </vt:variant>
      <vt:variant>
        <vt:lpwstr>_Toc49252078</vt:lpwstr>
      </vt:variant>
      <vt:variant>
        <vt:i4>1835059</vt:i4>
      </vt:variant>
      <vt:variant>
        <vt:i4>368</vt:i4>
      </vt:variant>
      <vt:variant>
        <vt:i4>0</vt:i4>
      </vt:variant>
      <vt:variant>
        <vt:i4>5</vt:i4>
      </vt:variant>
      <vt:variant>
        <vt:lpwstr/>
      </vt:variant>
      <vt:variant>
        <vt:lpwstr>_Toc49252077</vt:lpwstr>
      </vt:variant>
      <vt:variant>
        <vt:i4>1900595</vt:i4>
      </vt:variant>
      <vt:variant>
        <vt:i4>362</vt:i4>
      </vt:variant>
      <vt:variant>
        <vt:i4>0</vt:i4>
      </vt:variant>
      <vt:variant>
        <vt:i4>5</vt:i4>
      </vt:variant>
      <vt:variant>
        <vt:lpwstr/>
      </vt:variant>
      <vt:variant>
        <vt:lpwstr>_Toc49252076</vt:lpwstr>
      </vt:variant>
      <vt:variant>
        <vt:i4>1966131</vt:i4>
      </vt:variant>
      <vt:variant>
        <vt:i4>356</vt:i4>
      </vt:variant>
      <vt:variant>
        <vt:i4>0</vt:i4>
      </vt:variant>
      <vt:variant>
        <vt:i4>5</vt:i4>
      </vt:variant>
      <vt:variant>
        <vt:lpwstr/>
      </vt:variant>
      <vt:variant>
        <vt:lpwstr>_Toc49252075</vt:lpwstr>
      </vt:variant>
      <vt:variant>
        <vt:i4>2031667</vt:i4>
      </vt:variant>
      <vt:variant>
        <vt:i4>350</vt:i4>
      </vt:variant>
      <vt:variant>
        <vt:i4>0</vt:i4>
      </vt:variant>
      <vt:variant>
        <vt:i4>5</vt:i4>
      </vt:variant>
      <vt:variant>
        <vt:lpwstr/>
      </vt:variant>
      <vt:variant>
        <vt:lpwstr>_Toc49252074</vt:lpwstr>
      </vt:variant>
      <vt:variant>
        <vt:i4>1572915</vt:i4>
      </vt:variant>
      <vt:variant>
        <vt:i4>344</vt:i4>
      </vt:variant>
      <vt:variant>
        <vt:i4>0</vt:i4>
      </vt:variant>
      <vt:variant>
        <vt:i4>5</vt:i4>
      </vt:variant>
      <vt:variant>
        <vt:lpwstr/>
      </vt:variant>
      <vt:variant>
        <vt:lpwstr>_Toc49252073</vt:lpwstr>
      </vt:variant>
      <vt:variant>
        <vt:i4>1638451</vt:i4>
      </vt:variant>
      <vt:variant>
        <vt:i4>338</vt:i4>
      </vt:variant>
      <vt:variant>
        <vt:i4>0</vt:i4>
      </vt:variant>
      <vt:variant>
        <vt:i4>5</vt:i4>
      </vt:variant>
      <vt:variant>
        <vt:lpwstr/>
      </vt:variant>
      <vt:variant>
        <vt:lpwstr>_Toc49252072</vt:lpwstr>
      </vt:variant>
      <vt:variant>
        <vt:i4>1703987</vt:i4>
      </vt:variant>
      <vt:variant>
        <vt:i4>332</vt:i4>
      </vt:variant>
      <vt:variant>
        <vt:i4>0</vt:i4>
      </vt:variant>
      <vt:variant>
        <vt:i4>5</vt:i4>
      </vt:variant>
      <vt:variant>
        <vt:lpwstr/>
      </vt:variant>
      <vt:variant>
        <vt:lpwstr>_Toc49252071</vt:lpwstr>
      </vt:variant>
      <vt:variant>
        <vt:i4>1769523</vt:i4>
      </vt:variant>
      <vt:variant>
        <vt:i4>326</vt:i4>
      </vt:variant>
      <vt:variant>
        <vt:i4>0</vt:i4>
      </vt:variant>
      <vt:variant>
        <vt:i4>5</vt:i4>
      </vt:variant>
      <vt:variant>
        <vt:lpwstr/>
      </vt:variant>
      <vt:variant>
        <vt:lpwstr>_Toc49252070</vt:lpwstr>
      </vt:variant>
      <vt:variant>
        <vt:i4>1179698</vt:i4>
      </vt:variant>
      <vt:variant>
        <vt:i4>320</vt:i4>
      </vt:variant>
      <vt:variant>
        <vt:i4>0</vt:i4>
      </vt:variant>
      <vt:variant>
        <vt:i4>5</vt:i4>
      </vt:variant>
      <vt:variant>
        <vt:lpwstr/>
      </vt:variant>
      <vt:variant>
        <vt:lpwstr>_Toc49252069</vt:lpwstr>
      </vt:variant>
      <vt:variant>
        <vt:i4>1245234</vt:i4>
      </vt:variant>
      <vt:variant>
        <vt:i4>314</vt:i4>
      </vt:variant>
      <vt:variant>
        <vt:i4>0</vt:i4>
      </vt:variant>
      <vt:variant>
        <vt:i4>5</vt:i4>
      </vt:variant>
      <vt:variant>
        <vt:lpwstr/>
      </vt:variant>
      <vt:variant>
        <vt:lpwstr>_Toc49252068</vt:lpwstr>
      </vt:variant>
      <vt:variant>
        <vt:i4>1835058</vt:i4>
      </vt:variant>
      <vt:variant>
        <vt:i4>308</vt:i4>
      </vt:variant>
      <vt:variant>
        <vt:i4>0</vt:i4>
      </vt:variant>
      <vt:variant>
        <vt:i4>5</vt:i4>
      </vt:variant>
      <vt:variant>
        <vt:lpwstr/>
      </vt:variant>
      <vt:variant>
        <vt:lpwstr>_Toc49252067</vt:lpwstr>
      </vt:variant>
      <vt:variant>
        <vt:i4>1900594</vt:i4>
      </vt:variant>
      <vt:variant>
        <vt:i4>302</vt:i4>
      </vt:variant>
      <vt:variant>
        <vt:i4>0</vt:i4>
      </vt:variant>
      <vt:variant>
        <vt:i4>5</vt:i4>
      </vt:variant>
      <vt:variant>
        <vt:lpwstr/>
      </vt:variant>
      <vt:variant>
        <vt:lpwstr>_Toc49252066</vt:lpwstr>
      </vt:variant>
      <vt:variant>
        <vt:i4>1966130</vt:i4>
      </vt:variant>
      <vt:variant>
        <vt:i4>296</vt:i4>
      </vt:variant>
      <vt:variant>
        <vt:i4>0</vt:i4>
      </vt:variant>
      <vt:variant>
        <vt:i4>5</vt:i4>
      </vt:variant>
      <vt:variant>
        <vt:lpwstr/>
      </vt:variant>
      <vt:variant>
        <vt:lpwstr>_Toc49252065</vt:lpwstr>
      </vt:variant>
      <vt:variant>
        <vt:i4>2031666</vt:i4>
      </vt:variant>
      <vt:variant>
        <vt:i4>290</vt:i4>
      </vt:variant>
      <vt:variant>
        <vt:i4>0</vt:i4>
      </vt:variant>
      <vt:variant>
        <vt:i4>5</vt:i4>
      </vt:variant>
      <vt:variant>
        <vt:lpwstr/>
      </vt:variant>
      <vt:variant>
        <vt:lpwstr>_Toc49252064</vt:lpwstr>
      </vt:variant>
      <vt:variant>
        <vt:i4>1572914</vt:i4>
      </vt:variant>
      <vt:variant>
        <vt:i4>284</vt:i4>
      </vt:variant>
      <vt:variant>
        <vt:i4>0</vt:i4>
      </vt:variant>
      <vt:variant>
        <vt:i4>5</vt:i4>
      </vt:variant>
      <vt:variant>
        <vt:lpwstr/>
      </vt:variant>
      <vt:variant>
        <vt:lpwstr>_Toc49252063</vt:lpwstr>
      </vt:variant>
      <vt:variant>
        <vt:i4>1638450</vt:i4>
      </vt:variant>
      <vt:variant>
        <vt:i4>278</vt:i4>
      </vt:variant>
      <vt:variant>
        <vt:i4>0</vt:i4>
      </vt:variant>
      <vt:variant>
        <vt:i4>5</vt:i4>
      </vt:variant>
      <vt:variant>
        <vt:lpwstr/>
      </vt:variant>
      <vt:variant>
        <vt:lpwstr>_Toc49252062</vt:lpwstr>
      </vt:variant>
      <vt:variant>
        <vt:i4>1703986</vt:i4>
      </vt:variant>
      <vt:variant>
        <vt:i4>272</vt:i4>
      </vt:variant>
      <vt:variant>
        <vt:i4>0</vt:i4>
      </vt:variant>
      <vt:variant>
        <vt:i4>5</vt:i4>
      </vt:variant>
      <vt:variant>
        <vt:lpwstr/>
      </vt:variant>
      <vt:variant>
        <vt:lpwstr>_Toc49252061</vt:lpwstr>
      </vt:variant>
      <vt:variant>
        <vt:i4>1769522</vt:i4>
      </vt:variant>
      <vt:variant>
        <vt:i4>266</vt:i4>
      </vt:variant>
      <vt:variant>
        <vt:i4>0</vt:i4>
      </vt:variant>
      <vt:variant>
        <vt:i4>5</vt:i4>
      </vt:variant>
      <vt:variant>
        <vt:lpwstr/>
      </vt:variant>
      <vt:variant>
        <vt:lpwstr>_Toc49252060</vt:lpwstr>
      </vt:variant>
      <vt:variant>
        <vt:i4>1179697</vt:i4>
      </vt:variant>
      <vt:variant>
        <vt:i4>260</vt:i4>
      </vt:variant>
      <vt:variant>
        <vt:i4>0</vt:i4>
      </vt:variant>
      <vt:variant>
        <vt:i4>5</vt:i4>
      </vt:variant>
      <vt:variant>
        <vt:lpwstr/>
      </vt:variant>
      <vt:variant>
        <vt:lpwstr>_Toc49252059</vt:lpwstr>
      </vt:variant>
      <vt:variant>
        <vt:i4>1245233</vt:i4>
      </vt:variant>
      <vt:variant>
        <vt:i4>254</vt:i4>
      </vt:variant>
      <vt:variant>
        <vt:i4>0</vt:i4>
      </vt:variant>
      <vt:variant>
        <vt:i4>5</vt:i4>
      </vt:variant>
      <vt:variant>
        <vt:lpwstr/>
      </vt:variant>
      <vt:variant>
        <vt:lpwstr>_Toc49252058</vt:lpwstr>
      </vt:variant>
      <vt:variant>
        <vt:i4>1835057</vt:i4>
      </vt:variant>
      <vt:variant>
        <vt:i4>248</vt:i4>
      </vt:variant>
      <vt:variant>
        <vt:i4>0</vt:i4>
      </vt:variant>
      <vt:variant>
        <vt:i4>5</vt:i4>
      </vt:variant>
      <vt:variant>
        <vt:lpwstr/>
      </vt:variant>
      <vt:variant>
        <vt:lpwstr>_Toc49252057</vt:lpwstr>
      </vt:variant>
      <vt:variant>
        <vt:i4>1900593</vt:i4>
      </vt:variant>
      <vt:variant>
        <vt:i4>242</vt:i4>
      </vt:variant>
      <vt:variant>
        <vt:i4>0</vt:i4>
      </vt:variant>
      <vt:variant>
        <vt:i4>5</vt:i4>
      </vt:variant>
      <vt:variant>
        <vt:lpwstr/>
      </vt:variant>
      <vt:variant>
        <vt:lpwstr>_Toc49252056</vt:lpwstr>
      </vt:variant>
      <vt:variant>
        <vt:i4>1966129</vt:i4>
      </vt:variant>
      <vt:variant>
        <vt:i4>236</vt:i4>
      </vt:variant>
      <vt:variant>
        <vt:i4>0</vt:i4>
      </vt:variant>
      <vt:variant>
        <vt:i4>5</vt:i4>
      </vt:variant>
      <vt:variant>
        <vt:lpwstr/>
      </vt:variant>
      <vt:variant>
        <vt:lpwstr>_Toc49252055</vt:lpwstr>
      </vt:variant>
      <vt:variant>
        <vt:i4>2031665</vt:i4>
      </vt:variant>
      <vt:variant>
        <vt:i4>230</vt:i4>
      </vt:variant>
      <vt:variant>
        <vt:i4>0</vt:i4>
      </vt:variant>
      <vt:variant>
        <vt:i4>5</vt:i4>
      </vt:variant>
      <vt:variant>
        <vt:lpwstr/>
      </vt:variant>
      <vt:variant>
        <vt:lpwstr>_Toc49252054</vt:lpwstr>
      </vt:variant>
      <vt:variant>
        <vt:i4>1572913</vt:i4>
      </vt:variant>
      <vt:variant>
        <vt:i4>224</vt:i4>
      </vt:variant>
      <vt:variant>
        <vt:i4>0</vt:i4>
      </vt:variant>
      <vt:variant>
        <vt:i4>5</vt:i4>
      </vt:variant>
      <vt:variant>
        <vt:lpwstr/>
      </vt:variant>
      <vt:variant>
        <vt:lpwstr>_Toc49252053</vt:lpwstr>
      </vt:variant>
      <vt:variant>
        <vt:i4>1638449</vt:i4>
      </vt:variant>
      <vt:variant>
        <vt:i4>218</vt:i4>
      </vt:variant>
      <vt:variant>
        <vt:i4>0</vt:i4>
      </vt:variant>
      <vt:variant>
        <vt:i4>5</vt:i4>
      </vt:variant>
      <vt:variant>
        <vt:lpwstr/>
      </vt:variant>
      <vt:variant>
        <vt:lpwstr>_Toc49252052</vt:lpwstr>
      </vt:variant>
      <vt:variant>
        <vt:i4>1703985</vt:i4>
      </vt:variant>
      <vt:variant>
        <vt:i4>212</vt:i4>
      </vt:variant>
      <vt:variant>
        <vt:i4>0</vt:i4>
      </vt:variant>
      <vt:variant>
        <vt:i4>5</vt:i4>
      </vt:variant>
      <vt:variant>
        <vt:lpwstr/>
      </vt:variant>
      <vt:variant>
        <vt:lpwstr>_Toc49252051</vt:lpwstr>
      </vt:variant>
      <vt:variant>
        <vt:i4>1769521</vt:i4>
      </vt:variant>
      <vt:variant>
        <vt:i4>206</vt:i4>
      </vt:variant>
      <vt:variant>
        <vt:i4>0</vt:i4>
      </vt:variant>
      <vt:variant>
        <vt:i4>5</vt:i4>
      </vt:variant>
      <vt:variant>
        <vt:lpwstr/>
      </vt:variant>
      <vt:variant>
        <vt:lpwstr>_Toc49252050</vt:lpwstr>
      </vt:variant>
      <vt:variant>
        <vt:i4>1179696</vt:i4>
      </vt:variant>
      <vt:variant>
        <vt:i4>200</vt:i4>
      </vt:variant>
      <vt:variant>
        <vt:i4>0</vt:i4>
      </vt:variant>
      <vt:variant>
        <vt:i4>5</vt:i4>
      </vt:variant>
      <vt:variant>
        <vt:lpwstr/>
      </vt:variant>
      <vt:variant>
        <vt:lpwstr>_Toc49252049</vt:lpwstr>
      </vt:variant>
      <vt:variant>
        <vt:i4>1245232</vt:i4>
      </vt:variant>
      <vt:variant>
        <vt:i4>194</vt:i4>
      </vt:variant>
      <vt:variant>
        <vt:i4>0</vt:i4>
      </vt:variant>
      <vt:variant>
        <vt:i4>5</vt:i4>
      </vt:variant>
      <vt:variant>
        <vt:lpwstr/>
      </vt:variant>
      <vt:variant>
        <vt:lpwstr>_Toc49252048</vt:lpwstr>
      </vt:variant>
      <vt:variant>
        <vt:i4>1835056</vt:i4>
      </vt:variant>
      <vt:variant>
        <vt:i4>188</vt:i4>
      </vt:variant>
      <vt:variant>
        <vt:i4>0</vt:i4>
      </vt:variant>
      <vt:variant>
        <vt:i4>5</vt:i4>
      </vt:variant>
      <vt:variant>
        <vt:lpwstr/>
      </vt:variant>
      <vt:variant>
        <vt:lpwstr>_Toc49252047</vt:lpwstr>
      </vt:variant>
      <vt:variant>
        <vt:i4>1900592</vt:i4>
      </vt:variant>
      <vt:variant>
        <vt:i4>182</vt:i4>
      </vt:variant>
      <vt:variant>
        <vt:i4>0</vt:i4>
      </vt:variant>
      <vt:variant>
        <vt:i4>5</vt:i4>
      </vt:variant>
      <vt:variant>
        <vt:lpwstr/>
      </vt:variant>
      <vt:variant>
        <vt:lpwstr>_Toc49252046</vt:lpwstr>
      </vt:variant>
      <vt:variant>
        <vt:i4>1966128</vt:i4>
      </vt:variant>
      <vt:variant>
        <vt:i4>176</vt:i4>
      </vt:variant>
      <vt:variant>
        <vt:i4>0</vt:i4>
      </vt:variant>
      <vt:variant>
        <vt:i4>5</vt:i4>
      </vt:variant>
      <vt:variant>
        <vt:lpwstr/>
      </vt:variant>
      <vt:variant>
        <vt:lpwstr>_Toc49252045</vt:lpwstr>
      </vt:variant>
      <vt:variant>
        <vt:i4>2031664</vt:i4>
      </vt:variant>
      <vt:variant>
        <vt:i4>170</vt:i4>
      </vt:variant>
      <vt:variant>
        <vt:i4>0</vt:i4>
      </vt:variant>
      <vt:variant>
        <vt:i4>5</vt:i4>
      </vt:variant>
      <vt:variant>
        <vt:lpwstr/>
      </vt:variant>
      <vt:variant>
        <vt:lpwstr>_Toc49252044</vt:lpwstr>
      </vt:variant>
      <vt:variant>
        <vt:i4>1572912</vt:i4>
      </vt:variant>
      <vt:variant>
        <vt:i4>164</vt:i4>
      </vt:variant>
      <vt:variant>
        <vt:i4>0</vt:i4>
      </vt:variant>
      <vt:variant>
        <vt:i4>5</vt:i4>
      </vt:variant>
      <vt:variant>
        <vt:lpwstr/>
      </vt:variant>
      <vt:variant>
        <vt:lpwstr>_Toc49252043</vt:lpwstr>
      </vt:variant>
      <vt:variant>
        <vt:i4>1638448</vt:i4>
      </vt:variant>
      <vt:variant>
        <vt:i4>158</vt:i4>
      </vt:variant>
      <vt:variant>
        <vt:i4>0</vt:i4>
      </vt:variant>
      <vt:variant>
        <vt:i4>5</vt:i4>
      </vt:variant>
      <vt:variant>
        <vt:lpwstr/>
      </vt:variant>
      <vt:variant>
        <vt:lpwstr>_Toc49252042</vt:lpwstr>
      </vt:variant>
      <vt:variant>
        <vt:i4>1703984</vt:i4>
      </vt:variant>
      <vt:variant>
        <vt:i4>152</vt:i4>
      </vt:variant>
      <vt:variant>
        <vt:i4>0</vt:i4>
      </vt:variant>
      <vt:variant>
        <vt:i4>5</vt:i4>
      </vt:variant>
      <vt:variant>
        <vt:lpwstr/>
      </vt:variant>
      <vt:variant>
        <vt:lpwstr>_Toc49252041</vt:lpwstr>
      </vt:variant>
      <vt:variant>
        <vt:i4>1769520</vt:i4>
      </vt:variant>
      <vt:variant>
        <vt:i4>146</vt:i4>
      </vt:variant>
      <vt:variant>
        <vt:i4>0</vt:i4>
      </vt:variant>
      <vt:variant>
        <vt:i4>5</vt:i4>
      </vt:variant>
      <vt:variant>
        <vt:lpwstr/>
      </vt:variant>
      <vt:variant>
        <vt:lpwstr>_Toc49252040</vt:lpwstr>
      </vt:variant>
      <vt:variant>
        <vt:i4>1179703</vt:i4>
      </vt:variant>
      <vt:variant>
        <vt:i4>140</vt:i4>
      </vt:variant>
      <vt:variant>
        <vt:i4>0</vt:i4>
      </vt:variant>
      <vt:variant>
        <vt:i4>5</vt:i4>
      </vt:variant>
      <vt:variant>
        <vt:lpwstr/>
      </vt:variant>
      <vt:variant>
        <vt:lpwstr>_Toc49252039</vt:lpwstr>
      </vt:variant>
      <vt:variant>
        <vt:i4>1245239</vt:i4>
      </vt:variant>
      <vt:variant>
        <vt:i4>134</vt:i4>
      </vt:variant>
      <vt:variant>
        <vt:i4>0</vt:i4>
      </vt:variant>
      <vt:variant>
        <vt:i4>5</vt:i4>
      </vt:variant>
      <vt:variant>
        <vt:lpwstr/>
      </vt:variant>
      <vt:variant>
        <vt:lpwstr>_Toc49252038</vt:lpwstr>
      </vt:variant>
      <vt:variant>
        <vt:i4>1835063</vt:i4>
      </vt:variant>
      <vt:variant>
        <vt:i4>128</vt:i4>
      </vt:variant>
      <vt:variant>
        <vt:i4>0</vt:i4>
      </vt:variant>
      <vt:variant>
        <vt:i4>5</vt:i4>
      </vt:variant>
      <vt:variant>
        <vt:lpwstr/>
      </vt:variant>
      <vt:variant>
        <vt:lpwstr>_Toc49252037</vt:lpwstr>
      </vt:variant>
      <vt:variant>
        <vt:i4>1900599</vt:i4>
      </vt:variant>
      <vt:variant>
        <vt:i4>122</vt:i4>
      </vt:variant>
      <vt:variant>
        <vt:i4>0</vt:i4>
      </vt:variant>
      <vt:variant>
        <vt:i4>5</vt:i4>
      </vt:variant>
      <vt:variant>
        <vt:lpwstr/>
      </vt:variant>
      <vt:variant>
        <vt:lpwstr>_Toc49252036</vt:lpwstr>
      </vt:variant>
      <vt:variant>
        <vt:i4>1966135</vt:i4>
      </vt:variant>
      <vt:variant>
        <vt:i4>116</vt:i4>
      </vt:variant>
      <vt:variant>
        <vt:i4>0</vt:i4>
      </vt:variant>
      <vt:variant>
        <vt:i4>5</vt:i4>
      </vt:variant>
      <vt:variant>
        <vt:lpwstr/>
      </vt:variant>
      <vt:variant>
        <vt:lpwstr>_Toc49252035</vt:lpwstr>
      </vt:variant>
      <vt:variant>
        <vt:i4>2031671</vt:i4>
      </vt:variant>
      <vt:variant>
        <vt:i4>110</vt:i4>
      </vt:variant>
      <vt:variant>
        <vt:i4>0</vt:i4>
      </vt:variant>
      <vt:variant>
        <vt:i4>5</vt:i4>
      </vt:variant>
      <vt:variant>
        <vt:lpwstr/>
      </vt:variant>
      <vt:variant>
        <vt:lpwstr>_Toc49252034</vt:lpwstr>
      </vt:variant>
      <vt:variant>
        <vt:i4>1572919</vt:i4>
      </vt:variant>
      <vt:variant>
        <vt:i4>104</vt:i4>
      </vt:variant>
      <vt:variant>
        <vt:i4>0</vt:i4>
      </vt:variant>
      <vt:variant>
        <vt:i4>5</vt:i4>
      </vt:variant>
      <vt:variant>
        <vt:lpwstr/>
      </vt:variant>
      <vt:variant>
        <vt:lpwstr>_Toc49252033</vt:lpwstr>
      </vt:variant>
      <vt:variant>
        <vt:i4>1638455</vt:i4>
      </vt:variant>
      <vt:variant>
        <vt:i4>98</vt:i4>
      </vt:variant>
      <vt:variant>
        <vt:i4>0</vt:i4>
      </vt:variant>
      <vt:variant>
        <vt:i4>5</vt:i4>
      </vt:variant>
      <vt:variant>
        <vt:lpwstr/>
      </vt:variant>
      <vt:variant>
        <vt:lpwstr>_Toc49252032</vt:lpwstr>
      </vt:variant>
      <vt:variant>
        <vt:i4>1703991</vt:i4>
      </vt:variant>
      <vt:variant>
        <vt:i4>92</vt:i4>
      </vt:variant>
      <vt:variant>
        <vt:i4>0</vt:i4>
      </vt:variant>
      <vt:variant>
        <vt:i4>5</vt:i4>
      </vt:variant>
      <vt:variant>
        <vt:lpwstr/>
      </vt:variant>
      <vt:variant>
        <vt:lpwstr>_Toc49252031</vt:lpwstr>
      </vt:variant>
      <vt:variant>
        <vt:i4>1769527</vt:i4>
      </vt:variant>
      <vt:variant>
        <vt:i4>86</vt:i4>
      </vt:variant>
      <vt:variant>
        <vt:i4>0</vt:i4>
      </vt:variant>
      <vt:variant>
        <vt:i4>5</vt:i4>
      </vt:variant>
      <vt:variant>
        <vt:lpwstr/>
      </vt:variant>
      <vt:variant>
        <vt:lpwstr>_Toc49252030</vt:lpwstr>
      </vt:variant>
      <vt:variant>
        <vt:i4>1179702</vt:i4>
      </vt:variant>
      <vt:variant>
        <vt:i4>80</vt:i4>
      </vt:variant>
      <vt:variant>
        <vt:i4>0</vt:i4>
      </vt:variant>
      <vt:variant>
        <vt:i4>5</vt:i4>
      </vt:variant>
      <vt:variant>
        <vt:lpwstr/>
      </vt:variant>
      <vt:variant>
        <vt:lpwstr>_Toc49252029</vt:lpwstr>
      </vt:variant>
      <vt:variant>
        <vt:i4>1245238</vt:i4>
      </vt:variant>
      <vt:variant>
        <vt:i4>74</vt:i4>
      </vt:variant>
      <vt:variant>
        <vt:i4>0</vt:i4>
      </vt:variant>
      <vt:variant>
        <vt:i4>5</vt:i4>
      </vt:variant>
      <vt:variant>
        <vt:lpwstr/>
      </vt:variant>
      <vt:variant>
        <vt:lpwstr>_Toc49252028</vt:lpwstr>
      </vt:variant>
      <vt:variant>
        <vt:i4>1835062</vt:i4>
      </vt:variant>
      <vt:variant>
        <vt:i4>68</vt:i4>
      </vt:variant>
      <vt:variant>
        <vt:i4>0</vt:i4>
      </vt:variant>
      <vt:variant>
        <vt:i4>5</vt:i4>
      </vt:variant>
      <vt:variant>
        <vt:lpwstr/>
      </vt:variant>
      <vt:variant>
        <vt:lpwstr>_Toc49252027</vt:lpwstr>
      </vt:variant>
      <vt:variant>
        <vt:i4>1900598</vt:i4>
      </vt:variant>
      <vt:variant>
        <vt:i4>62</vt:i4>
      </vt:variant>
      <vt:variant>
        <vt:i4>0</vt:i4>
      </vt:variant>
      <vt:variant>
        <vt:i4>5</vt:i4>
      </vt:variant>
      <vt:variant>
        <vt:lpwstr/>
      </vt:variant>
      <vt:variant>
        <vt:lpwstr>_Toc49252026</vt:lpwstr>
      </vt:variant>
      <vt:variant>
        <vt:i4>1966134</vt:i4>
      </vt:variant>
      <vt:variant>
        <vt:i4>56</vt:i4>
      </vt:variant>
      <vt:variant>
        <vt:i4>0</vt:i4>
      </vt:variant>
      <vt:variant>
        <vt:i4>5</vt:i4>
      </vt:variant>
      <vt:variant>
        <vt:lpwstr/>
      </vt:variant>
      <vt:variant>
        <vt:lpwstr>_Toc49252025</vt:lpwstr>
      </vt:variant>
      <vt:variant>
        <vt:i4>2031670</vt:i4>
      </vt:variant>
      <vt:variant>
        <vt:i4>50</vt:i4>
      </vt:variant>
      <vt:variant>
        <vt:i4>0</vt:i4>
      </vt:variant>
      <vt:variant>
        <vt:i4>5</vt:i4>
      </vt:variant>
      <vt:variant>
        <vt:lpwstr/>
      </vt:variant>
      <vt:variant>
        <vt:lpwstr>_Toc49252024</vt:lpwstr>
      </vt:variant>
      <vt:variant>
        <vt:i4>1572918</vt:i4>
      </vt:variant>
      <vt:variant>
        <vt:i4>44</vt:i4>
      </vt:variant>
      <vt:variant>
        <vt:i4>0</vt:i4>
      </vt:variant>
      <vt:variant>
        <vt:i4>5</vt:i4>
      </vt:variant>
      <vt:variant>
        <vt:lpwstr/>
      </vt:variant>
      <vt:variant>
        <vt:lpwstr>_Toc49252023</vt:lpwstr>
      </vt:variant>
      <vt:variant>
        <vt:i4>1638454</vt:i4>
      </vt:variant>
      <vt:variant>
        <vt:i4>38</vt:i4>
      </vt:variant>
      <vt:variant>
        <vt:i4>0</vt:i4>
      </vt:variant>
      <vt:variant>
        <vt:i4>5</vt:i4>
      </vt:variant>
      <vt:variant>
        <vt:lpwstr/>
      </vt:variant>
      <vt:variant>
        <vt:lpwstr>_Toc49252022</vt:lpwstr>
      </vt:variant>
      <vt:variant>
        <vt:i4>1703990</vt:i4>
      </vt:variant>
      <vt:variant>
        <vt:i4>32</vt:i4>
      </vt:variant>
      <vt:variant>
        <vt:i4>0</vt:i4>
      </vt:variant>
      <vt:variant>
        <vt:i4>5</vt:i4>
      </vt:variant>
      <vt:variant>
        <vt:lpwstr/>
      </vt:variant>
      <vt:variant>
        <vt:lpwstr>_Toc49252021</vt:lpwstr>
      </vt:variant>
      <vt:variant>
        <vt:i4>1769526</vt:i4>
      </vt:variant>
      <vt:variant>
        <vt:i4>26</vt:i4>
      </vt:variant>
      <vt:variant>
        <vt:i4>0</vt:i4>
      </vt:variant>
      <vt:variant>
        <vt:i4>5</vt:i4>
      </vt:variant>
      <vt:variant>
        <vt:lpwstr/>
      </vt:variant>
      <vt:variant>
        <vt:lpwstr>_Toc49252020</vt:lpwstr>
      </vt:variant>
      <vt:variant>
        <vt:i4>1179701</vt:i4>
      </vt:variant>
      <vt:variant>
        <vt:i4>20</vt:i4>
      </vt:variant>
      <vt:variant>
        <vt:i4>0</vt:i4>
      </vt:variant>
      <vt:variant>
        <vt:i4>5</vt:i4>
      </vt:variant>
      <vt:variant>
        <vt:lpwstr/>
      </vt:variant>
      <vt:variant>
        <vt:lpwstr>_Toc49252019</vt:lpwstr>
      </vt:variant>
      <vt:variant>
        <vt:i4>1245237</vt:i4>
      </vt:variant>
      <vt:variant>
        <vt:i4>14</vt:i4>
      </vt:variant>
      <vt:variant>
        <vt:i4>0</vt:i4>
      </vt:variant>
      <vt:variant>
        <vt:i4>5</vt:i4>
      </vt:variant>
      <vt:variant>
        <vt:lpwstr/>
      </vt:variant>
      <vt:variant>
        <vt:lpwstr>_Toc49252018</vt:lpwstr>
      </vt:variant>
      <vt:variant>
        <vt:i4>1835061</vt:i4>
      </vt:variant>
      <vt:variant>
        <vt:i4>8</vt:i4>
      </vt:variant>
      <vt:variant>
        <vt:i4>0</vt:i4>
      </vt:variant>
      <vt:variant>
        <vt:i4>5</vt:i4>
      </vt:variant>
      <vt:variant>
        <vt:lpwstr/>
      </vt:variant>
      <vt:variant>
        <vt:lpwstr>_Toc49252017</vt:lpwstr>
      </vt:variant>
      <vt:variant>
        <vt:i4>1900597</vt:i4>
      </vt:variant>
      <vt:variant>
        <vt:i4>2</vt:i4>
      </vt:variant>
      <vt:variant>
        <vt:i4>0</vt:i4>
      </vt:variant>
      <vt:variant>
        <vt:i4>5</vt:i4>
      </vt:variant>
      <vt:variant>
        <vt:lpwstr/>
      </vt:variant>
      <vt:variant>
        <vt:lpwstr>_Toc49252016</vt:lpwstr>
      </vt:variant>
      <vt:variant>
        <vt:i4>7012470</vt:i4>
      </vt:variant>
      <vt:variant>
        <vt:i4>9</vt:i4>
      </vt:variant>
      <vt:variant>
        <vt:i4>0</vt:i4>
      </vt:variant>
      <vt:variant>
        <vt:i4>5</vt:i4>
      </vt:variant>
      <vt:variant>
        <vt:lpwstr>https://github.com/microsoft/WindowsProtocolTestSuites/tree/main/TestSuites/RDP</vt:lpwstr>
      </vt:variant>
      <vt:variant>
        <vt:lpwstr/>
      </vt:variant>
      <vt:variant>
        <vt:i4>5767240</vt:i4>
      </vt:variant>
      <vt:variant>
        <vt:i4>6</vt:i4>
      </vt:variant>
      <vt:variant>
        <vt:i4>0</vt:i4>
      </vt:variant>
      <vt:variant>
        <vt:i4>5</vt:i4>
      </vt:variant>
      <vt:variant>
        <vt:lpwstr>https://github.com/microsoft/WindowsProtocolTestSuites/tree/main</vt:lpwstr>
      </vt:variant>
      <vt:variant>
        <vt:lpwstr/>
      </vt:variant>
      <vt:variant>
        <vt:i4>5767240</vt:i4>
      </vt:variant>
      <vt:variant>
        <vt:i4>3</vt:i4>
      </vt:variant>
      <vt:variant>
        <vt:i4>0</vt:i4>
      </vt:variant>
      <vt:variant>
        <vt:i4>5</vt:i4>
      </vt:variant>
      <vt:variant>
        <vt:lpwstr>https://github.com/microsoft/WindowsProtocolTestSuites/tree/main</vt:lpwstr>
      </vt:variant>
      <vt:variant>
        <vt:lpwstr/>
      </vt:variant>
      <vt:variant>
        <vt:i4>2228257</vt:i4>
      </vt:variant>
      <vt:variant>
        <vt:i4>0</vt:i4>
      </vt:variant>
      <vt:variant>
        <vt:i4>0</vt:i4>
      </vt:variant>
      <vt:variant>
        <vt:i4>5</vt:i4>
      </vt:variant>
      <vt:variant>
        <vt:lpwstr>https://github.com/microsoft/WindowsProtocolTestSuites/blob/main/TestSuites/RDP/Client/docs/RDP_Overview_ClientTestDesignSpecification.md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RDP Client Test Suite User Guide</dc:title>
  <dc:subject/>
  <dc:creator>Greg Gille</dc:creator>
  <cp:keywords/>
  <dc:description/>
  <cp:lastModifiedBy>Harley Zhang</cp:lastModifiedBy>
  <cp:revision>743</cp:revision>
  <cp:lastPrinted>2021-03-11T08:47:00Z</cp:lastPrinted>
  <dcterms:created xsi:type="dcterms:W3CDTF">2020-09-02T17:06:00Z</dcterms:created>
  <dcterms:modified xsi:type="dcterms:W3CDTF">2021-03-25T07:35:00Z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2020-05-26T22:42:11Z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8fa0f74a-24a7-423d-a604-dd7819737acc</vt:lpwstr>
  </property>
  <property fmtid="{D5CDD505-2E9C-101B-9397-08002B2CF9AE}" pid="8" name="MSIP_Label_f42aa342-8706-4288-bd11-ebb85995028c_ContentBits">
    <vt:lpwstr>0</vt:lpwstr>
  </property>
</Properties>
</file>